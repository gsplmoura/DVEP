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Pr="00A164B9" w:rsidRDefault="00FB3365" w:rsidP="005D53BD">
      <w:pPr>
        <w:pStyle w:val="Capa"/>
      </w:pPr>
      <w:r w:rsidRPr="00A164B9">
        <w:t>UNIVERSIDADE DE SÃO PAULO</w:t>
      </w:r>
    </w:p>
    <w:p w14:paraId="556B74B9" w14:textId="3D28FCD0" w:rsidR="005D53BD" w:rsidRPr="00A164B9" w:rsidRDefault="005D53BD" w:rsidP="005D53BD">
      <w:pPr>
        <w:pStyle w:val="Capa"/>
      </w:pPr>
      <w:r w:rsidRPr="00A164B9">
        <w:t>FACULDADE DE MEDICINA DE RIBEIRÃO PRETO</w:t>
      </w:r>
    </w:p>
    <w:p w14:paraId="0BFC891F" w14:textId="77777777" w:rsidR="00FB3365" w:rsidRPr="00A164B9" w:rsidRDefault="00FB3365" w:rsidP="00994CE8">
      <w:pPr>
        <w:jc w:val="center"/>
        <w:rPr>
          <w:rFonts w:ascii="Aptos" w:hAnsi="Aptos" w:cstheme="majorHAnsi"/>
        </w:rPr>
      </w:pPr>
    </w:p>
    <w:p w14:paraId="2469C375" w14:textId="77777777" w:rsidR="00034EB2" w:rsidRPr="00A164B9" w:rsidRDefault="00034EB2" w:rsidP="00994CE8">
      <w:pPr>
        <w:jc w:val="center"/>
        <w:rPr>
          <w:rFonts w:ascii="Aptos" w:hAnsi="Aptos" w:cstheme="majorHAnsi"/>
        </w:rPr>
      </w:pPr>
    </w:p>
    <w:p w14:paraId="2009FE25" w14:textId="77777777" w:rsidR="00034EB2" w:rsidRPr="00A164B9" w:rsidRDefault="00034EB2" w:rsidP="00994CE8">
      <w:pPr>
        <w:jc w:val="center"/>
        <w:rPr>
          <w:rFonts w:ascii="Aptos" w:hAnsi="Aptos" w:cstheme="majorHAnsi"/>
          <w:b/>
          <w:bCs/>
        </w:rPr>
      </w:pPr>
    </w:p>
    <w:p w14:paraId="31A4EE8F" w14:textId="77777777" w:rsidR="00034EB2" w:rsidRPr="00A164B9" w:rsidRDefault="00034EB2" w:rsidP="00994CE8">
      <w:pPr>
        <w:jc w:val="center"/>
        <w:rPr>
          <w:rFonts w:ascii="Aptos" w:hAnsi="Aptos" w:cstheme="majorHAnsi"/>
          <w:b/>
          <w:bCs/>
        </w:rPr>
      </w:pPr>
    </w:p>
    <w:p w14:paraId="5D1E82E6" w14:textId="77777777" w:rsidR="00034EB2" w:rsidRPr="00A164B9" w:rsidRDefault="00034EB2" w:rsidP="00994CE8">
      <w:pPr>
        <w:jc w:val="center"/>
        <w:rPr>
          <w:rFonts w:ascii="Aptos" w:hAnsi="Aptos" w:cstheme="majorHAnsi"/>
          <w:b/>
          <w:bCs/>
        </w:rPr>
      </w:pPr>
    </w:p>
    <w:p w14:paraId="2AAC806B" w14:textId="6D951967" w:rsidR="0007052D" w:rsidRPr="00A164B9" w:rsidRDefault="0007052D" w:rsidP="005D53BD">
      <w:pPr>
        <w:pStyle w:val="Capa"/>
      </w:pPr>
      <w:r w:rsidRPr="00A164B9">
        <w:t>GUSTAVO SANTOS PAIVA LAENDER MOURA</w:t>
      </w:r>
    </w:p>
    <w:p w14:paraId="7F8694B1" w14:textId="77777777" w:rsidR="00994CE8" w:rsidRPr="00A164B9" w:rsidRDefault="00994CE8" w:rsidP="00994CE8">
      <w:pPr>
        <w:rPr>
          <w:rFonts w:ascii="Aptos" w:hAnsi="Aptos" w:cstheme="majorHAnsi"/>
        </w:rPr>
      </w:pPr>
    </w:p>
    <w:p w14:paraId="0F3BD5EA" w14:textId="77777777" w:rsidR="004C2436" w:rsidRPr="00A164B9" w:rsidRDefault="004C2436" w:rsidP="00994CE8">
      <w:pPr>
        <w:rPr>
          <w:rFonts w:ascii="Aptos" w:hAnsi="Aptos" w:cstheme="majorHAnsi"/>
        </w:rPr>
      </w:pPr>
    </w:p>
    <w:p w14:paraId="1F59DCE5" w14:textId="77777777" w:rsidR="004C2436" w:rsidRPr="00A164B9" w:rsidRDefault="004C2436" w:rsidP="00994CE8">
      <w:pPr>
        <w:rPr>
          <w:rFonts w:ascii="Aptos" w:hAnsi="Aptos" w:cstheme="majorHAnsi"/>
        </w:rPr>
      </w:pPr>
    </w:p>
    <w:p w14:paraId="77CCA702" w14:textId="77777777" w:rsidR="006210B7" w:rsidRPr="00A164B9" w:rsidRDefault="006210B7" w:rsidP="00994CE8">
      <w:pPr>
        <w:rPr>
          <w:rFonts w:ascii="Aptos" w:hAnsi="Aptos" w:cstheme="majorHAnsi"/>
        </w:rPr>
      </w:pPr>
    </w:p>
    <w:p w14:paraId="25D1B375" w14:textId="77777777" w:rsidR="006210B7" w:rsidRPr="00A164B9" w:rsidRDefault="006210B7" w:rsidP="00994CE8">
      <w:pPr>
        <w:rPr>
          <w:rFonts w:ascii="Aptos" w:hAnsi="Aptos" w:cstheme="majorHAnsi"/>
        </w:rPr>
      </w:pPr>
    </w:p>
    <w:p w14:paraId="3F4151B5" w14:textId="77777777" w:rsidR="0007052D" w:rsidRPr="00A164B9" w:rsidRDefault="0007052D" w:rsidP="00994CE8">
      <w:pPr>
        <w:rPr>
          <w:rFonts w:ascii="Aptos" w:hAnsi="Aptos" w:cstheme="majorHAnsi"/>
        </w:rPr>
      </w:pPr>
    </w:p>
    <w:p w14:paraId="096EF008" w14:textId="77777777" w:rsidR="0019398A" w:rsidRPr="00A164B9" w:rsidRDefault="0019398A" w:rsidP="00994CE8">
      <w:pPr>
        <w:rPr>
          <w:rFonts w:ascii="Aptos" w:hAnsi="Aptos" w:cstheme="majorHAnsi"/>
        </w:rPr>
      </w:pPr>
    </w:p>
    <w:p w14:paraId="5CEBC2DE" w14:textId="1BDF9EA2" w:rsidR="00911E90" w:rsidRPr="00A164B9" w:rsidRDefault="00B21128" w:rsidP="005D53BD">
      <w:pPr>
        <w:pStyle w:val="TtuloCapa"/>
      </w:pPr>
      <w:r w:rsidRPr="00A164B9">
        <w:t xml:space="preserve">Ensaio clínico randomizado: efeito da droga vegetal de </w:t>
      </w:r>
      <w:proofErr w:type="spellStart"/>
      <w:r w:rsidRPr="00A164B9">
        <w:t>Eclipta</w:t>
      </w:r>
      <w:proofErr w:type="spellEnd"/>
      <w:r w:rsidRPr="00A164B9">
        <w:t xml:space="preserve"> </w:t>
      </w:r>
      <w:proofErr w:type="spellStart"/>
      <w:r w:rsidRPr="00A164B9">
        <w:t>prostrata</w:t>
      </w:r>
      <w:proofErr w:type="spellEnd"/>
      <w:r w:rsidRPr="00A164B9">
        <w:t xml:space="preserve"> (L.) L. (Asteraceae) no ângulo de fase em adultos com obesidade grau I</w:t>
      </w:r>
    </w:p>
    <w:p w14:paraId="1610B640" w14:textId="7E795CF3" w:rsidR="00F60213" w:rsidRPr="00A164B9" w:rsidRDefault="00F60213" w:rsidP="00994CE8">
      <w:pPr>
        <w:rPr>
          <w:rFonts w:ascii="Aptos" w:hAnsi="Aptos" w:cstheme="majorHAnsi"/>
        </w:rPr>
      </w:pPr>
    </w:p>
    <w:p w14:paraId="2B583EAE" w14:textId="77777777" w:rsidR="007544A3" w:rsidRPr="00A164B9" w:rsidRDefault="007544A3" w:rsidP="00994CE8">
      <w:pPr>
        <w:rPr>
          <w:rFonts w:ascii="Aptos" w:hAnsi="Aptos" w:cstheme="majorHAnsi"/>
        </w:rPr>
      </w:pPr>
    </w:p>
    <w:p w14:paraId="38EC36F9" w14:textId="77777777" w:rsidR="00034EB2" w:rsidRPr="00A164B9" w:rsidRDefault="00034EB2" w:rsidP="00034EB2">
      <w:pPr>
        <w:ind w:firstLine="0"/>
        <w:rPr>
          <w:rFonts w:ascii="Aptos" w:hAnsi="Aptos" w:cstheme="majorHAnsi"/>
        </w:rPr>
      </w:pPr>
    </w:p>
    <w:p w14:paraId="46FB1B1C" w14:textId="77777777" w:rsidR="0007052D" w:rsidRPr="00A164B9" w:rsidRDefault="0007052D" w:rsidP="00827242">
      <w:pPr>
        <w:ind w:firstLine="0"/>
        <w:rPr>
          <w:rFonts w:ascii="Aptos" w:hAnsi="Aptos" w:cstheme="majorHAnsi"/>
        </w:rPr>
      </w:pPr>
    </w:p>
    <w:p w14:paraId="398B65DE" w14:textId="77777777" w:rsidR="0007052D" w:rsidRPr="00A164B9" w:rsidRDefault="0007052D" w:rsidP="00994CE8">
      <w:pPr>
        <w:rPr>
          <w:rFonts w:ascii="Aptos" w:hAnsi="Aptos" w:cstheme="majorHAnsi"/>
        </w:rPr>
      </w:pPr>
    </w:p>
    <w:p w14:paraId="467FFE45" w14:textId="77777777" w:rsidR="0007052D" w:rsidRPr="00A164B9" w:rsidRDefault="0007052D" w:rsidP="00994CE8">
      <w:pPr>
        <w:rPr>
          <w:rFonts w:ascii="Aptos" w:hAnsi="Aptos" w:cstheme="majorHAnsi"/>
        </w:rPr>
      </w:pPr>
    </w:p>
    <w:p w14:paraId="7549AFB1" w14:textId="77777777" w:rsidR="001B5BDA" w:rsidRPr="00A164B9" w:rsidRDefault="001B5BDA" w:rsidP="00994CE8">
      <w:pPr>
        <w:rPr>
          <w:rFonts w:ascii="Aptos" w:hAnsi="Aptos" w:cstheme="majorHAnsi"/>
        </w:rPr>
      </w:pPr>
    </w:p>
    <w:p w14:paraId="009BF860" w14:textId="77777777" w:rsidR="007266AD" w:rsidRPr="00A164B9" w:rsidRDefault="007266AD" w:rsidP="00994CE8">
      <w:pPr>
        <w:rPr>
          <w:rFonts w:ascii="Aptos" w:hAnsi="Aptos" w:cstheme="majorHAnsi"/>
        </w:rPr>
      </w:pPr>
    </w:p>
    <w:p w14:paraId="7428B0C2" w14:textId="77777777" w:rsidR="003D755B" w:rsidRPr="00A164B9" w:rsidRDefault="003D755B" w:rsidP="00994CE8">
      <w:pPr>
        <w:jc w:val="center"/>
        <w:rPr>
          <w:rFonts w:ascii="Aptos" w:hAnsi="Aptos" w:cstheme="majorHAnsi"/>
          <w:b/>
          <w:bCs/>
        </w:rPr>
      </w:pPr>
    </w:p>
    <w:p w14:paraId="25A6116C" w14:textId="77777777" w:rsidR="005D53BD" w:rsidRPr="00A164B9" w:rsidRDefault="005D53BD" w:rsidP="00994CE8">
      <w:pPr>
        <w:jc w:val="center"/>
        <w:rPr>
          <w:rFonts w:ascii="Aptos" w:hAnsi="Aptos" w:cstheme="majorHAnsi"/>
          <w:b/>
          <w:bCs/>
        </w:rPr>
      </w:pPr>
    </w:p>
    <w:p w14:paraId="19029532" w14:textId="77777777" w:rsidR="005D53BD" w:rsidRPr="00A164B9" w:rsidRDefault="005D53BD" w:rsidP="00994CE8">
      <w:pPr>
        <w:jc w:val="center"/>
        <w:rPr>
          <w:rFonts w:ascii="Aptos" w:hAnsi="Aptos" w:cstheme="majorHAnsi"/>
          <w:b/>
          <w:bCs/>
        </w:rPr>
      </w:pPr>
    </w:p>
    <w:p w14:paraId="2713EBE4" w14:textId="77777777" w:rsidR="005D53BD" w:rsidRPr="00A164B9" w:rsidRDefault="005D53BD" w:rsidP="00994CE8">
      <w:pPr>
        <w:jc w:val="center"/>
        <w:rPr>
          <w:rFonts w:ascii="Aptos" w:hAnsi="Aptos" w:cstheme="majorHAnsi"/>
          <w:b/>
          <w:bCs/>
        </w:rPr>
      </w:pPr>
    </w:p>
    <w:p w14:paraId="6D3E695B" w14:textId="77777777" w:rsidR="00D056A2" w:rsidRPr="00A164B9" w:rsidRDefault="00D056A2" w:rsidP="00994CE8">
      <w:pPr>
        <w:jc w:val="center"/>
        <w:rPr>
          <w:rFonts w:ascii="Aptos" w:hAnsi="Aptos" w:cstheme="majorHAnsi"/>
          <w:b/>
          <w:bCs/>
        </w:rPr>
      </w:pPr>
    </w:p>
    <w:p w14:paraId="5CBA8959" w14:textId="77777777" w:rsidR="00734DCE" w:rsidRPr="00A164B9" w:rsidRDefault="00734DCE" w:rsidP="005D53BD">
      <w:pPr>
        <w:pStyle w:val="Capa"/>
      </w:pPr>
      <w:r w:rsidRPr="00A164B9">
        <w:t>RIBEIRÃO PRETO</w:t>
      </w:r>
    </w:p>
    <w:p w14:paraId="0B26DE7A" w14:textId="29551E14" w:rsidR="00735896" w:rsidRPr="00A164B9" w:rsidRDefault="00734DCE" w:rsidP="005D53BD">
      <w:pPr>
        <w:pStyle w:val="Capa"/>
      </w:pPr>
      <w:r w:rsidRPr="00A164B9">
        <w:t>202</w:t>
      </w:r>
      <w:r w:rsidR="005D53BD" w:rsidRPr="00A164B9">
        <w:t>5</w:t>
      </w:r>
    </w:p>
    <w:p w14:paraId="1602C6C6" w14:textId="632B2987" w:rsidR="0018553F" w:rsidRPr="00A164B9" w:rsidRDefault="00894C18" w:rsidP="005D53BD">
      <w:pPr>
        <w:pStyle w:val="Capa"/>
      </w:pPr>
      <w:r w:rsidRPr="00A164B9">
        <w:lastRenderedPageBreak/>
        <w:t>GUSTAVO SANTOS PAIVA LAENDER MOURA</w:t>
      </w:r>
    </w:p>
    <w:p w14:paraId="4186CE82" w14:textId="77777777" w:rsidR="00CF330E" w:rsidRPr="00A164B9" w:rsidRDefault="00CF330E" w:rsidP="00994CE8">
      <w:pPr>
        <w:rPr>
          <w:rFonts w:ascii="Aptos" w:hAnsi="Aptos" w:cstheme="majorHAnsi"/>
          <w:b/>
        </w:rPr>
      </w:pPr>
    </w:p>
    <w:p w14:paraId="47C0284F" w14:textId="77777777" w:rsidR="00191BA5" w:rsidRPr="00A164B9" w:rsidRDefault="00191BA5" w:rsidP="00994CE8">
      <w:pPr>
        <w:rPr>
          <w:rFonts w:ascii="Aptos" w:hAnsi="Aptos" w:cstheme="majorHAnsi"/>
        </w:rPr>
      </w:pPr>
    </w:p>
    <w:p w14:paraId="7514A9AC" w14:textId="77777777" w:rsidR="005D53BD" w:rsidRPr="00A164B9" w:rsidRDefault="005D53BD" w:rsidP="00994CE8">
      <w:pPr>
        <w:rPr>
          <w:rFonts w:ascii="Aptos" w:hAnsi="Aptos" w:cstheme="majorHAnsi"/>
        </w:rPr>
      </w:pPr>
    </w:p>
    <w:p w14:paraId="268C5156" w14:textId="77777777" w:rsidR="0018553F" w:rsidRPr="00A164B9" w:rsidRDefault="0018553F" w:rsidP="00AA77C0">
      <w:pPr>
        <w:ind w:firstLine="0"/>
        <w:rPr>
          <w:rFonts w:ascii="Aptos" w:hAnsi="Aptos" w:cstheme="majorHAnsi"/>
        </w:rPr>
      </w:pPr>
    </w:p>
    <w:p w14:paraId="0B65935F" w14:textId="77777777" w:rsidR="0018553F" w:rsidRPr="00A164B9" w:rsidRDefault="0018553F" w:rsidP="00994CE8">
      <w:pPr>
        <w:rPr>
          <w:rFonts w:ascii="Aptos" w:hAnsi="Aptos" w:cstheme="majorHAnsi"/>
        </w:rPr>
      </w:pPr>
    </w:p>
    <w:p w14:paraId="1FF45137" w14:textId="528C74CA" w:rsidR="005D53BD" w:rsidRPr="00A164B9" w:rsidRDefault="00B21128" w:rsidP="005D53BD">
      <w:pPr>
        <w:pStyle w:val="TtuloCapa"/>
      </w:pPr>
      <w:r w:rsidRPr="00A164B9">
        <w:t xml:space="preserve">Ensaio clínico randomizado: efeito da droga vegetal de </w:t>
      </w:r>
      <w:proofErr w:type="spellStart"/>
      <w:r w:rsidRPr="00A164B9">
        <w:t>Eclipta</w:t>
      </w:r>
      <w:proofErr w:type="spellEnd"/>
      <w:r w:rsidRPr="00A164B9">
        <w:t xml:space="preserve"> </w:t>
      </w:r>
      <w:proofErr w:type="spellStart"/>
      <w:r w:rsidRPr="00A164B9">
        <w:t>prostrata</w:t>
      </w:r>
      <w:proofErr w:type="spellEnd"/>
      <w:r w:rsidRPr="00A164B9">
        <w:t xml:space="preserve"> (L.) L. (Asteraceae) no ângulo de fase em adultos com obesidade grau I</w:t>
      </w:r>
    </w:p>
    <w:p w14:paraId="7D0B36EE" w14:textId="77777777" w:rsidR="005D53BD" w:rsidRPr="00A164B9" w:rsidRDefault="005D53BD" w:rsidP="005D53BD">
      <w:pPr>
        <w:ind w:firstLine="0"/>
        <w:jc w:val="center"/>
        <w:rPr>
          <w:rFonts w:ascii="Aptos" w:hAnsi="Aptos" w:cstheme="majorHAnsi"/>
          <w:b/>
          <w:bCs/>
        </w:rPr>
      </w:pPr>
    </w:p>
    <w:p w14:paraId="24311E93" w14:textId="77777777" w:rsidR="005D53BD" w:rsidRPr="00A164B9" w:rsidRDefault="005D53BD" w:rsidP="005D53BD">
      <w:pPr>
        <w:ind w:firstLine="0"/>
        <w:jc w:val="center"/>
        <w:rPr>
          <w:rFonts w:ascii="Aptos" w:hAnsi="Aptos" w:cstheme="majorHAnsi"/>
          <w:b/>
          <w:bCs/>
        </w:rPr>
      </w:pPr>
    </w:p>
    <w:p w14:paraId="300FF30A" w14:textId="77777777" w:rsidR="005D53BD" w:rsidRPr="00A164B9" w:rsidRDefault="005D53BD" w:rsidP="005D53BD">
      <w:pPr>
        <w:ind w:firstLine="0"/>
        <w:jc w:val="center"/>
        <w:rPr>
          <w:rFonts w:ascii="Aptos" w:hAnsi="Aptos" w:cstheme="majorHAnsi"/>
          <w:b/>
          <w:bCs/>
        </w:rPr>
      </w:pPr>
    </w:p>
    <w:p w14:paraId="5D0B5B12" w14:textId="163AB91D" w:rsidR="005D53BD" w:rsidRPr="00A164B9" w:rsidRDefault="005D53BD" w:rsidP="005D53BD">
      <w:pPr>
        <w:pStyle w:val="TtuloCapa"/>
      </w:pPr>
      <w:r w:rsidRPr="00A164B9">
        <w:t>Versão Original</w:t>
      </w:r>
    </w:p>
    <w:p w14:paraId="6FFBAF2C" w14:textId="77777777" w:rsidR="00E735B1" w:rsidRPr="00A164B9" w:rsidRDefault="00E735B1" w:rsidP="00994CE8">
      <w:pPr>
        <w:rPr>
          <w:rFonts w:ascii="Aptos" w:hAnsi="Aptos" w:cstheme="majorHAnsi"/>
        </w:rPr>
      </w:pPr>
    </w:p>
    <w:p w14:paraId="2F2098DA" w14:textId="77777777" w:rsidR="00CF330E" w:rsidRPr="00A164B9" w:rsidRDefault="00CF330E" w:rsidP="00843AD9">
      <w:pPr>
        <w:ind w:firstLine="0"/>
        <w:rPr>
          <w:rFonts w:ascii="Aptos" w:hAnsi="Aptos" w:cstheme="majorHAnsi"/>
        </w:rPr>
      </w:pPr>
    </w:p>
    <w:p w14:paraId="7A93FF3D" w14:textId="77777777" w:rsidR="005D53BD" w:rsidRPr="00A164B9" w:rsidRDefault="005D53BD" w:rsidP="00843AD9">
      <w:pPr>
        <w:ind w:firstLine="0"/>
        <w:rPr>
          <w:rFonts w:ascii="Aptos" w:hAnsi="Aptos" w:cstheme="majorHAnsi"/>
        </w:rPr>
      </w:pPr>
    </w:p>
    <w:p w14:paraId="2F345769" w14:textId="77777777" w:rsidR="0018553F" w:rsidRPr="00A164B9" w:rsidRDefault="0018553F" w:rsidP="00994CE8">
      <w:pPr>
        <w:rPr>
          <w:rFonts w:ascii="Aptos" w:hAnsi="Aptos" w:cstheme="majorHAnsi"/>
        </w:rPr>
      </w:pPr>
    </w:p>
    <w:p w14:paraId="1371E7AC" w14:textId="77777777" w:rsidR="005D53BD" w:rsidRPr="00A164B9" w:rsidRDefault="005D53BD" w:rsidP="005D53BD">
      <w:pPr>
        <w:pStyle w:val="Folhaderosto"/>
      </w:pPr>
      <w:r w:rsidRPr="00A164B9">
        <w:t>Tese apresentada à Faculdade de Medicina de Ribeirão Preto da Universidade de São Paulo para obtenção do título de Doutor em Clínica Médica.</w:t>
      </w:r>
    </w:p>
    <w:p w14:paraId="14C923A5" w14:textId="2934DE02" w:rsidR="005D53BD" w:rsidRPr="00A164B9" w:rsidRDefault="005D53BD" w:rsidP="005D53BD">
      <w:pPr>
        <w:pStyle w:val="Folhaderosto"/>
      </w:pPr>
      <w:r w:rsidRPr="00A164B9">
        <w:t>Área de Concentração: Clínica Médica</w:t>
      </w:r>
    </w:p>
    <w:p w14:paraId="0BF05A4E" w14:textId="77777777" w:rsidR="005D53BD" w:rsidRPr="00A164B9" w:rsidRDefault="57A0C36F" w:rsidP="005D53BD">
      <w:pPr>
        <w:pStyle w:val="Folhaderosto"/>
      </w:pPr>
      <w:r w:rsidRPr="00A164B9">
        <w:t xml:space="preserve">Orientadora: Prof.ª Dra. Vivian Marques Miguel </w:t>
      </w:r>
      <w:proofErr w:type="spellStart"/>
      <w:r w:rsidRPr="00A164B9">
        <w:t>Suen</w:t>
      </w:r>
      <w:proofErr w:type="spellEnd"/>
    </w:p>
    <w:p w14:paraId="525974B8" w14:textId="5F9255BF" w:rsidR="00430FC9" w:rsidRPr="00A164B9" w:rsidRDefault="00DA4295" w:rsidP="005D53BD">
      <w:pPr>
        <w:pStyle w:val="Folhaderosto"/>
      </w:pPr>
      <w:r w:rsidRPr="00A164B9">
        <w:t>Coorientador: Prof. Dr. Fábio Carmona</w:t>
      </w:r>
    </w:p>
    <w:p w14:paraId="4F47C1E0" w14:textId="77777777" w:rsidR="00E735B1" w:rsidRPr="00A164B9" w:rsidRDefault="00E735B1" w:rsidP="00994CE8">
      <w:pPr>
        <w:rPr>
          <w:rFonts w:ascii="Aptos" w:hAnsi="Aptos" w:cstheme="majorHAnsi"/>
        </w:rPr>
      </w:pPr>
    </w:p>
    <w:p w14:paraId="632F4A5A" w14:textId="77777777" w:rsidR="0018553F" w:rsidRPr="00A164B9" w:rsidRDefault="0018553F" w:rsidP="005D53BD">
      <w:pPr>
        <w:ind w:firstLine="0"/>
        <w:rPr>
          <w:rFonts w:ascii="Aptos" w:hAnsi="Aptos" w:cstheme="majorHAnsi"/>
        </w:rPr>
      </w:pPr>
    </w:p>
    <w:p w14:paraId="7130C473" w14:textId="77777777" w:rsidR="005D53BD" w:rsidRPr="00A164B9" w:rsidRDefault="005D53BD" w:rsidP="005D53BD">
      <w:pPr>
        <w:ind w:firstLine="0"/>
        <w:rPr>
          <w:rFonts w:ascii="Aptos" w:hAnsi="Aptos" w:cstheme="majorHAnsi"/>
        </w:rPr>
      </w:pPr>
    </w:p>
    <w:p w14:paraId="60BF39C2" w14:textId="77777777" w:rsidR="005D53BD" w:rsidRPr="00A164B9" w:rsidRDefault="005D53BD" w:rsidP="005D53BD">
      <w:pPr>
        <w:ind w:firstLine="0"/>
        <w:rPr>
          <w:rFonts w:ascii="Aptos" w:hAnsi="Aptos" w:cstheme="majorHAnsi"/>
        </w:rPr>
      </w:pPr>
    </w:p>
    <w:p w14:paraId="0E34B1FB" w14:textId="77777777" w:rsidR="00E64F1D" w:rsidRPr="00A164B9" w:rsidRDefault="00E64F1D" w:rsidP="00843AD9">
      <w:pPr>
        <w:ind w:firstLine="0"/>
        <w:rPr>
          <w:rFonts w:ascii="Aptos" w:hAnsi="Aptos" w:cstheme="majorHAnsi"/>
        </w:rPr>
      </w:pPr>
    </w:p>
    <w:p w14:paraId="58C915A7" w14:textId="611635CE" w:rsidR="003D755B" w:rsidRPr="00A164B9" w:rsidRDefault="00DA4295" w:rsidP="005D53BD">
      <w:pPr>
        <w:pStyle w:val="Capa"/>
      </w:pPr>
      <w:r w:rsidRPr="00A164B9">
        <w:t>RIBEIRÃO PRETO</w:t>
      </w:r>
    </w:p>
    <w:p w14:paraId="2663ADD1" w14:textId="77777777" w:rsidR="005D53BD" w:rsidRPr="00A164B9" w:rsidRDefault="00DA4295" w:rsidP="005D53BD">
      <w:pPr>
        <w:pStyle w:val="Capa"/>
      </w:pPr>
      <w:r w:rsidRPr="00A164B9">
        <w:t>202</w:t>
      </w:r>
      <w:r w:rsidR="007A5B53" w:rsidRPr="00A164B9">
        <w:t>3</w:t>
      </w:r>
    </w:p>
    <w:p w14:paraId="46805DFE" w14:textId="77777777" w:rsidR="005D53BD" w:rsidRPr="00A164B9" w:rsidRDefault="005D53BD" w:rsidP="00301402">
      <w:pPr>
        <w:pStyle w:val="Normalsemrecuo"/>
      </w:pPr>
      <w:r w:rsidRPr="00A164B9">
        <w:lastRenderedPageBreak/>
        <w:t xml:space="preserve">Autorizo a </w:t>
      </w:r>
      <w:proofErr w:type="spellStart"/>
      <w:r w:rsidRPr="00A164B9">
        <w:t>reprodução</w:t>
      </w:r>
      <w:proofErr w:type="spellEnd"/>
      <w:r w:rsidRPr="00A164B9">
        <w:t xml:space="preserve"> e </w:t>
      </w:r>
      <w:proofErr w:type="spellStart"/>
      <w:r w:rsidRPr="00A164B9">
        <w:t>divulgação</w:t>
      </w:r>
      <w:proofErr w:type="spellEnd"/>
      <w:r w:rsidRPr="00A164B9">
        <w:t xml:space="preserve"> total deste trabalho, por qualquer meio convencional ou </w:t>
      </w:r>
      <w:proofErr w:type="spellStart"/>
      <w:r w:rsidRPr="00A164B9">
        <w:t>eletrônico</w:t>
      </w:r>
      <w:proofErr w:type="spellEnd"/>
      <w:r w:rsidRPr="00A164B9">
        <w:t xml:space="preserve">, para fins de estudo e pesquisa, desde que citada a fonte. </w:t>
      </w:r>
    </w:p>
    <w:p w14:paraId="45A2B283" w14:textId="77777777" w:rsidR="005D53BD" w:rsidRPr="00A164B9" w:rsidRDefault="005D53BD" w:rsidP="005D53BD"/>
    <w:p w14:paraId="0DA7323F" w14:textId="77777777" w:rsidR="005D53BD" w:rsidRPr="00A164B9" w:rsidRDefault="005D53BD" w:rsidP="005D53BD"/>
    <w:p w14:paraId="623F4884" w14:textId="77777777" w:rsidR="005D53BD" w:rsidRPr="00A164B9" w:rsidRDefault="005D53BD" w:rsidP="005D53BD"/>
    <w:p w14:paraId="30CDE18C" w14:textId="77777777" w:rsidR="005D53BD" w:rsidRPr="00A164B9" w:rsidRDefault="005D53BD" w:rsidP="005D53BD"/>
    <w:p w14:paraId="6552796B" w14:textId="77777777" w:rsidR="005D53BD" w:rsidRPr="00A164B9" w:rsidRDefault="005D53BD" w:rsidP="005D53BD"/>
    <w:p w14:paraId="19900437" w14:textId="77777777" w:rsidR="005D53BD" w:rsidRPr="00A164B9" w:rsidRDefault="005D53BD" w:rsidP="005D53BD">
      <w:pPr>
        <w:ind w:firstLine="0"/>
      </w:pPr>
    </w:p>
    <w:p w14:paraId="7301F792" w14:textId="77777777" w:rsidR="005D53BD" w:rsidRPr="00A164B9" w:rsidRDefault="005D53BD" w:rsidP="005D53BD">
      <w:pPr>
        <w:ind w:firstLine="0"/>
      </w:pPr>
    </w:p>
    <w:p w14:paraId="5F9F545D" w14:textId="77777777" w:rsidR="005D53BD" w:rsidRPr="00A164B9" w:rsidRDefault="005D53BD" w:rsidP="005D53BD"/>
    <w:p w14:paraId="7E7461B4" w14:textId="77777777" w:rsidR="005D53BD" w:rsidRPr="00A164B9" w:rsidRDefault="005D53BD" w:rsidP="005D53BD"/>
    <w:p w14:paraId="51D52223" w14:textId="77777777" w:rsidR="005D53BD" w:rsidRPr="00A164B9" w:rsidRDefault="005D53BD" w:rsidP="005D53BD"/>
    <w:p w14:paraId="788B7A32" w14:textId="77777777" w:rsidR="005D53BD" w:rsidRPr="00A164B9" w:rsidRDefault="005D53BD" w:rsidP="005D53BD"/>
    <w:p w14:paraId="19DBB612" w14:textId="77777777" w:rsidR="005D53BD" w:rsidRPr="00A164B9" w:rsidRDefault="005D53BD" w:rsidP="005D53BD"/>
    <w:p w14:paraId="1CE48537" w14:textId="77777777" w:rsidR="005D53BD" w:rsidRPr="00A164B9" w:rsidRDefault="005D53BD" w:rsidP="005D53BD"/>
    <w:p w14:paraId="05D75D0F" w14:textId="77777777" w:rsidR="005D53BD" w:rsidRPr="00A164B9" w:rsidRDefault="005D53BD" w:rsidP="005D53BD"/>
    <w:p w14:paraId="21D7F2ED" w14:textId="77777777" w:rsidR="005D53BD" w:rsidRPr="00A164B9" w:rsidRDefault="005D53BD" w:rsidP="005D53BD">
      <w:pPr>
        <w:ind w:firstLine="0"/>
      </w:pPr>
    </w:p>
    <w:tbl>
      <w:tblPr>
        <w:tblW w:w="8827" w:type="dxa"/>
        <w:tblInd w:w="-5" w:type="dxa"/>
        <w:tblLook w:val="04A0" w:firstRow="1" w:lastRow="0" w:firstColumn="1" w:lastColumn="0" w:noHBand="0" w:noVBand="1"/>
      </w:tblPr>
      <w:tblGrid>
        <w:gridCol w:w="8827"/>
      </w:tblGrid>
      <w:tr w:rsidR="005D53BD" w:rsidRPr="00A164B9"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A164B9" w:rsidRDefault="005D53BD" w:rsidP="00301402">
            <w:pPr>
              <w:pStyle w:val="Normalsemrecuo"/>
            </w:pPr>
            <w:r w:rsidRPr="00A164B9">
              <w:t xml:space="preserve">Moura, Gustavo Santos Paiva </w:t>
            </w:r>
            <w:proofErr w:type="spellStart"/>
            <w:r w:rsidRPr="00A164B9">
              <w:t>Laender</w:t>
            </w:r>
            <w:proofErr w:type="spellEnd"/>
          </w:p>
          <w:p w14:paraId="59DEA8EE" w14:textId="5C5683B1" w:rsidR="00301402" w:rsidRPr="00A164B9" w:rsidRDefault="005D53BD" w:rsidP="00301402">
            <w:pPr>
              <w:pStyle w:val="Normalsemrecuo"/>
              <w:ind w:firstLine="604"/>
            </w:pPr>
            <w:r w:rsidRPr="00A164B9">
              <w:t xml:space="preserve">Ensaio clínico randomizado: efeito da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(L.) L. (</w:t>
            </w:r>
            <w:r w:rsidRPr="00A164B9">
              <w:rPr>
                <w:i/>
                <w:iCs/>
              </w:rPr>
              <w:t>Asteraceae</w:t>
            </w:r>
            <w:r w:rsidRPr="00A164B9">
              <w:t>) no ângulo de fase em adultos com obesidade grau I. Ribeirão Preto, 2024. 200 p.</w:t>
            </w:r>
          </w:p>
          <w:p w14:paraId="29F0553C" w14:textId="77777777" w:rsidR="00301402" w:rsidRPr="00A164B9" w:rsidRDefault="005D53BD" w:rsidP="00301402">
            <w:pPr>
              <w:pStyle w:val="Normalsemrecuo"/>
              <w:ind w:firstLine="604"/>
            </w:pPr>
            <w:r w:rsidRPr="00A164B9">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Pr="00A164B9" w:rsidRDefault="005D53BD" w:rsidP="00301402">
            <w:pPr>
              <w:pStyle w:val="Normalsemrecuo"/>
              <w:ind w:firstLine="604"/>
            </w:pPr>
            <w:r w:rsidRPr="00A164B9">
              <w:t xml:space="preserve">Orientadora: Prof.ª Dra. Vivian Marques Miguel </w:t>
            </w:r>
            <w:proofErr w:type="spellStart"/>
            <w:r w:rsidRPr="00A164B9">
              <w:t>Suen</w:t>
            </w:r>
            <w:proofErr w:type="spellEnd"/>
          </w:p>
          <w:p w14:paraId="112E87D9" w14:textId="77777777" w:rsidR="00301402" w:rsidRPr="00A164B9" w:rsidRDefault="005D53BD" w:rsidP="00301402">
            <w:pPr>
              <w:pStyle w:val="Normalsemrecuo"/>
              <w:ind w:firstLine="604"/>
            </w:pPr>
            <w:r w:rsidRPr="00A164B9">
              <w:t>Coorientador: Prof. Dr. Fábio Carmona</w:t>
            </w:r>
          </w:p>
          <w:p w14:paraId="48FDF23C" w14:textId="6EC22080" w:rsidR="005D53BD" w:rsidRPr="00A164B9" w:rsidRDefault="005D53BD" w:rsidP="00301402">
            <w:pPr>
              <w:pStyle w:val="Normalsemrecuo"/>
              <w:ind w:firstLine="604"/>
            </w:pPr>
            <w:r w:rsidRPr="00A164B9">
              <w:t xml:space="preserve">1.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2. Ângulo de fase. 3. Obesidade grau I. 4. Ensaio clínico randomizado. 5. Asteraceae.</w:t>
            </w:r>
          </w:p>
        </w:tc>
      </w:tr>
    </w:tbl>
    <w:p w14:paraId="24A10B9F" w14:textId="77777777" w:rsidR="00301402" w:rsidRPr="00A164B9" w:rsidRDefault="001A0133" w:rsidP="00301402">
      <w:pPr>
        <w:pStyle w:val="Normalsemrecuo"/>
      </w:pPr>
      <w:r w:rsidRPr="00A164B9">
        <w:br w:type="page"/>
      </w:r>
      <w:r w:rsidR="00301402" w:rsidRPr="00A164B9">
        <w:lastRenderedPageBreak/>
        <w:t xml:space="preserve">Nome: MOURA, Gustavo Santos Paiva </w:t>
      </w:r>
      <w:proofErr w:type="spellStart"/>
      <w:r w:rsidR="00301402" w:rsidRPr="00A164B9">
        <w:t>Laender</w:t>
      </w:r>
      <w:proofErr w:type="spellEnd"/>
    </w:p>
    <w:p w14:paraId="2C0EB39D" w14:textId="6455E588" w:rsidR="00301402" w:rsidRPr="00A164B9" w:rsidRDefault="00301402" w:rsidP="00301402">
      <w:pPr>
        <w:pStyle w:val="Normalsemrecuo"/>
      </w:pPr>
      <w:r w:rsidRPr="00A164B9">
        <w:t xml:space="preserve">Título: Ensaio clínico randomizado: efeito da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(L.) L. (</w:t>
      </w:r>
      <w:r w:rsidRPr="00A164B9">
        <w:rPr>
          <w:i/>
          <w:iCs/>
        </w:rPr>
        <w:t>Asteraceae</w:t>
      </w:r>
      <w:r w:rsidRPr="00A164B9">
        <w:t>) no ângulo de fase em adultos com obesidade grau I</w:t>
      </w:r>
    </w:p>
    <w:p w14:paraId="1CCBF5ED" w14:textId="77777777" w:rsidR="00301402" w:rsidRPr="00A164B9" w:rsidRDefault="00301402" w:rsidP="00301402">
      <w:pPr>
        <w:pStyle w:val="Normalsemrecuo"/>
      </w:pPr>
      <w:r w:rsidRPr="00A164B9">
        <w:t xml:space="preserve">Tese apresentada ao Programa de </w:t>
      </w:r>
      <w:proofErr w:type="spellStart"/>
      <w:r w:rsidRPr="00A164B9">
        <w:t>Pós-graduação</w:t>
      </w:r>
      <w:proofErr w:type="spellEnd"/>
      <w:r w:rsidRPr="00A164B9">
        <w:t xml:space="preserve"> em </w:t>
      </w:r>
      <w:proofErr w:type="spellStart"/>
      <w:r w:rsidRPr="00A164B9">
        <w:t>Clínica</w:t>
      </w:r>
      <w:proofErr w:type="spellEnd"/>
      <w:r w:rsidRPr="00A164B9">
        <w:t xml:space="preserve"> </w:t>
      </w:r>
      <w:proofErr w:type="spellStart"/>
      <w:r w:rsidRPr="00A164B9">
        <w:t>Médica</w:t>
      </w:r>
      <w:proofErr w:type="spellEnd"/>
      <w:r w:rsidRPr="00A164B9">
        <w:t xml:space="preserve"> para a </w:t>
      </w:r>
      <w:proofErr w:type="spellStart"/>
      <w:r w:rsidRPr="00A164B9">
        <w:t>obtenção</w:t>
      </w:r>
      <w:proofErr w:type="spellEnd"/>
      <w:r w:rsidRPr="00A164B9">
        <w:t xml:space="preserve"> do </w:t>
      </w:r>
      <w:proofErr w:type="spellStart"/>
      <w:r w:rsidRPr="00A164B9">
        <w:t>título</w:t>
      </w:r>
      <w:proofErr w:type="spellEnd"/>
      <w:r w:rsidRPr="00A164B9">
        <w:t xml:space="preserve"> de Doutor em </w:t>
      </w:r>
      <w:proofErr w:type="spellStart"/>
      <w:r w:rsidRPr="00A164B9">
        <w:t>Clínica</w:t>
      </w:r>
      <w:proofErr w:type="spellEnd"/>
      <w:r w:rsidRPr="00A164B9">
        <w:t xml:space="preserve"> </w:t>
      </w:r>
      <w:proofErr w:type="spellStart"/>
      <w:r w:rsidRPr="00A164B9">
        <w:t>Médica</w:t>
      </w:r>
      <w:proofErr w:type="spellEnd"/>
      <w:r w:rsidRPr="00A164B9">
        <w:t xml:space="preserve">. </w:t>
      </w:r>
    </w:p>
    <w:p w14:paraId="4E1B4EF2" w14:textId="5CBB6985" w:rsidR="00301402" w:rsidRPr="00A164B9" w:rsidRDefault="00301402" w:rsidP="00301402">
      <w:pPr>
        <w:pStyle w:val="Normalsemrecuo"/>
      </w:pPr>
      <w:r w:rsidRPr="00A164B9">
        <w:t xml:space="preserve">Aprovado em: </w:t>
      </w:r>
    </w:p>
    <w:p w14:paraId="2FBE7287" w14:textId="13B5B7A0" w:rsidR="00301402" w:rsidRPr="00A164B9" w:rsidRDefault="00301402" w:rsidP="00301402">
      <w:pPr>
        <w:pStyle w:val="Folhaderosto"/>
      </w:pPr>
      <w:r w:rsidRPr="00A164B9">
        <w:t>Banca Examinadora</w:t>
      </w:r>
    </w:p>
    <w:p w14:paraId="44691BC7" w14:textId="77777777" w:rsidR="00301402" w:rsidRPr="00A164B9" w:rsidRDefault="00301402" w:rsidP="00301402">
      <w:pPr>
        <w:pStyle w:val="Folhaderosto"/>
      </w:pPr>
    </w:p>
    <w:p w14:paraId="136B1371" w14:textId="54BD9CDB" w:rsidR="00301402" w:rsidRPr="00A164B9" w:rsidRDefault="00301402" w:rsidP="00301402">
      <w:pPr>
        <w:pStyle w:val="Normalsemrecuo"/>
      </w:pPr>
      <w:r w:rsidRPr="00A164B9">
        <w:t>Prof. Dr.</w:t>
      </w:r>
      <w:r w:rsidRPr="00A164B9">
        <w:tab/>
      </w:r>
      <w:r w:rsidRPr="00A164B9">
        <w:tab/>
      </w:r>
      <w:r w:rsidRPr="00A164B9">
        <w:tab/>
      </w:r>
      <w:r w:rsidRPr="00A164B9">
        <w:tab/>
      </w:r>
      <w:r w:rsidRPr="00A164B9">
        <w:tab/>
        <w:t xml:space="preserve">  _________________________________________</w:t>
      </w:r>
    </w:p>
    <w:p w14:paraId="7EA2AA28" w14:textId="1F429EAD" w:rsidR="00301402" w:rsidRPr="00A164B9" w:rsidRDefault="00301402" w:rsidP="00301402">
      <w:pPr>
        <w:pStyle w:val="Normalsemrecuo"/>
      </w:pPr>
      <w:r w:rsidRPr="00A164B9">
        <w:t>Instituição:</w:t>
      </w:r>
      <w:r w:rsidRPr="00A164B9">
        <w:tab/>
      </w:r>
      <w:r w:rsidRPr="00A164B9">
        <w:tab/>
        <w:t xml:space="preserve">   </w:t>
      </w:r>
      <w:r w:rsidRPr="00A164B9">
        <w:tab/>
      </w:r>
      <w:r w:rsidRPr="00A164B9">
        <w:tab/>
      </w:r>
      <w:r w:rsidRPr="00A164B9">
        <w:tab/>
        <w:t xml:space="preserve">  _________________________________________</w:t>
      </w:r>
    </w:p>
    <w:p w14:paraId="1F0EAE7D" w14:textId="749511B8" w:rsidR="00301402" w:rsidRPr="00A164B9" w:rsidRDefault="00301402" w:rsidP="00301402">
      <w:pPr>
        <w:pStyle w:val="Normalsemrecuo"/>
      </w:pPr>
      <w:r w:rsidRPr="00A164B9">
        <w:t>Julgamento:</w:t>
      </w:r>
      <w:r w:rsidRPr="00A164B9">
        <w:tab/>
      </w:r>
      <w:r w:rsidRPr="00A164B9">
        <w:tab/>
      </w:r>
      <w:r w:rsidRPr="00A164B9">
        <w:tab/>
      </w:r>
      <w:r w:rsidRPr="00A164B9">
        <w:tab/>
      </w:r>
      <w:r w:rsidRPr="00A164B9">
        <w:tab/>
        <w:t xml:space="preserve">  _________________________________________</w:t>
      </w:r>
    </w:p>
    <w:p w14:paraId="66D93F45" w14:textId="77777777" w:rsidR="00301402" w:rsidRPr="00A164B9" w:rsidRDefault="00301402" w:rsidP="00301402">
      <w:pPr>
        <w:pStyle w:val="Normalsemrecuo"/>
      </w:pPr>
    </w:p>
    <w:p w14:paraId="3FD44F1B" w14:textId="77777777" w:rsidR="00301402" w:rsidRPr="00A164B9" w:rsidRDefault="00301402" w:rsidP="00301402">
      <w:pPr>
        <w:pStyle w:val="Normalsemrecuo"/>
      </w:pPr>
      <w:r w:rsidRPr="00A164B9">
        <w:t>Prof. Dr.</w:t>
      </w:r>
      <w:r w:rsidRPr="00A164B9">
        <w:tab/>
      </w:r>
      <w:r w:rsidRPr="00A164B9">
        <w:tab/>
      </w:r>
      <w:r w:rsidRPr="00A164B9">
        <w:tab/>
      </w:r>
      <w:r w:rsidRPr="00A164B9">
        <w:tab/>
      </w:r>
      <w:r w:rsidRPr="00A164B9">
        <w:tab/>
        <w:t xml:space="preserve">  _________________________________________</w:t>
      </w:r>
    </w:p>
    <w:p w14:paraId="4EEB8B29" w14:textId="77777777" w:rsidR="00301402" w:rsidRPr="00A164B9" w:rsidRDefault="00301402" w:rsidP="00301402">
      <w:pPr>
        <w:pStyle w:val="Normalsemrecuo"/>
      </w:pPr>
      <w:r w:rsidRPr="00A164B9">
        <w:t>Instituição:</w:t>
      </w:r>
      <w:r w:rsidRPr="00A164B9">
        <w:tab/>
      </w:r>
      <w:r w:rsidRPr="00A164B9">
        <w:tab/>
        <w:t xml:space="preserve">   </w:t>
      </w:r>
      <w:r w:rsidRPr="00A164B9">
        <w:tab/>
      </w:r>
      <w:r w:rsidRPr="00A164B9">
        <w:tab/>
      </w:r>
      <w:r w:rsidRPr="00A164B9">
        <w:tab/>
        <w:t xml:space="preserve">  _________________________________________</w:t>
      </w:r>
    </w:p>
    <w:p w14:paraId="3D468141" w14:textId="77777777" w:rsidR="00301402" w:rsidRPr="00A164B9" w:rsidRDefault="00301402" w:rsidP="00301402">
      <w:pPr>
        <w:pStyle w:val="Normalsemrecuo"/>
      </w:pPr>
      <w:r w:rsidRPr="00A164B9">
        <w:t>Julgamento:</w:t>
      </w:r>
      <w:r w:rsidRPr="00A164B9">
        <w:tab/>
      </w:r>
      <w:r w:rsidRPr="00A164B9">
        <w:tab/>
      </w:r>
      <w:r w:rsidRPr="00A164B9">
        <w:tab/>
      </w:r>
      <w:r w:rsidRPr="00A164B9">
        <w:tab/>
      </w:r>
      <w:r w:rsidRPr="00A164B9">
        <w:tab/>
        <w:t xml:space="preserve">  _________________________________________</w:t>
      </w:r>
    </w:p>
    <w:p w14:paraId="61DF66B7" w14:textId="77777777" w:rsidR="00301402" w:rsidRPr="00A164B9" w:rsidRDefault="00301402" w:rsidP="00301402">
      <w:pPr>
        <w:pStyle w:val="Normalsemrecuo"/>
      </w:pPr>
    </w:p>
    <w:p w14:paraId="63692115" w14:textId="77777777" w:rsidR="00301402" w:rsidRPr="00A164B9" w:rsidRDefault="00301402" w:rsidP="00301402">
      <w:pPr>
        <w:pStyle w:val="Normalsemrecuo"/>
      </w:pPr>
      <w:r w:rsidRPr="00A164B9">
        <w:t>Prof. Dr.</w:t>
      </w:r>
      <w:r w:rsidRPr="00A164B9">
        <w:tab/>
      </w:r>
      <w:r w:rsidRPr="00A164B9">
        <w:tab/>
      </w:r>
      <w:r w:rsidRPr="00A164B9">
        <w:tab/>
      </w:r>
      <w:r w:rsidRPr="00A164B9">
        <w:tab/>
      </w:r>
      <w:r w:rsidRPr="00A164B9">
        <w:tab/>
        <w:t xml:space="preserve">  _________________________________________</w:t>
      </w:r>
    </w:p>
    <w:p w14:paraId="5327120C" w14:textId="77777777" w:rsidR="00301402" w:rsidRPr="00A164B9" w:rsidRDefault="00301402" w:rsidP="00301402">
      <w:pPr>
        <w:pStyle w:val="Normalsemrecuo"/>
      </w:pPr>
      <w:r w:rsidRPr="00A164B9">
        <w:t>Instituição:</w:t>
      </w:r>
      <w:r w:rsidRPr="00A164B9">
        <w:tab/>
      </w:r>
      <w:r w:rsidRPr="00A164B9">
        <w:tab/>
        <w:t xml:space="preserve">   </w:t>
      </w:r>
      <w:r w:rsidRPr="00A164B9">
        <w:tab/>
      </w:r>
      <w:r w:rsidRPr="00A164B9">
        <w:tab/>
      </w:r>
      <w:r w:rsidRPr="00A164B9">
        <w:tab/>
        <w:t xml:space="preserve">  _________________________________________</w:t>
      </w:r>
    </w:p>
    <w:p w14:paraId="1CEC3406" w14:textId="77777777" w:rsidR="00301402" w:rsidRPr="00A164B9" w:rsidRDefault="00301402" w:rsidP="00301402">
      <w:pPr>
        <w:pStyle w:val="Normalsemrecuo"/>
      </w:pPr>
      <w:r w:rsidRPr="00A164B9">
        <w:t>Julgamento:</w:t>
      </w:r>
      <w:r w:rsidRPr="00A164B9">
        <w:tab/>
      </w:r>
      <w:r w:rsidRPr="00A164B9">
        <w:tab/>
      </w:r>
      <w:r w:rsidRPr="00A164B9">
        <w:tab/>
      </w:r>
      <w:r w:rsidRPr="00A164B9">
        <w:tab/>
      </w:r>
      <w:r w:rsidRPr="00A164B9">
        <w:tab/>
        <w:t xml:space="preserve">  _________________________________________</w:t>
      </w:r>
    </w:p>
    <w:p w14:paraId="295956F1" w14:textId="77777777" w:rsidR="00301402" w:rsidRPr="00A164B9" w:rsidRDefault="00301402" w:rsidP="00301402">
      <w:pPr>
        <w:pStyle w:val="Normalsemrecuo"/>
      </w:pPr>
    </w:p>
    <w:p w14:paraId="493D271D" w14:textId="57A63A12" w:rsidR="00301402" w:rsidRPr="00A164B9" w:rsidRDefault="00301402" w:rsidP="00301402">
      <w:r w:rsidRPr="00A164B9">
        <w:br w:type="page"/>
      </w:r>
    </w:p>
    <w:p w14:paraId="4F125E90" w14:textId="6DFC5BDC" w:rsidR="00E94484" w:rsidRPr="00A164B9" w:rsidRDefault="008209CC" w:rsidP="00301402">
      <w:pPr>
        <w:pStyle w:val="Heading7"/>
      </w:pPr>
      <w:r w:rsidRPr="00A164B9">
        <w:lastRenderedPageBreak/>
        <w:t>Resumo</w:t>
      </w:r>
    </w:p>
    <w:p w14:paraId="08A5FA0A" w14:textId="6D8CBBA7" w:rsidR="00301402" w:rsidRPr="00A164B9" w:rsidRDefault="00301402" w:rsidP="00301402">
      <w:pPr>
        <w:pStyle w:val="Normalsemrecuo"/>
      </w:pPr>
      <w:r w:rsidRPr="00A164B9">
        <w:t xml:space="preserve">MOURA, G. S. P. L. </w:t>
      </w:r>
      <w:r w:rsidR="00B21128" w:rsidRPr="00A164B9">
        <w:rPr>
          <w:b/>
          <w:bCs/>
        </w:rPr>
        <w:t xml:space="preserve">Ensaio clínico randomizado: efeito da droga vegetal de </w:t>
      </w:r>
      <w:proofErr w:type="spellStart"/>
      <w:r w:rsidR="00B21128" w:rsidRPr="00A164B9">
        <w:rPr>
          <w:b/>
          <w:bCs/>
        </w:rPr>
        <w:t>Eclipta</w:t>
      </w:r>
      <w:proofErr w:type="spellEnd"/>
      <w:r w:rsidR="00B21128" w:rsidRPr="00A164B9">
        <w:rPr>
          <w:b/>
          <w:bCs/>
        </w:rPr>
        <w:t xml:space="preserve"> </w:t>
      </w:r>
      <w:proofErr w:type="spellStart"/>
      <w:r w:rsidR="00B21128" w:rsidRPr="00A164B9">
        <w:rPr>
          <w:b/>
          <w:bCs/>
        </w:rPr>
        <w:t>prostrata</w:t>
      </w:r>
      <w:proofErr w:type="spellEnd"/>
      <w:r w:rsidR="00B21128" w:rsidRPr="00A164B9">
        <w:rPr>
          <w:b/>
          <w:bCs/>
        </w:rPr>
        <w:t xml:space="preserve"> (L.) L. (Asteraceae) no ângulo de fase em adultos com obesidade grau I</w:t>
      </w:r>
      <w:r w:rsidRPr="00A164B9">
        <w:t>. 2025. Tese (Doutorado em Clínica Médica) – Faculdade de Medicina de Ribeirão Preto, Universidade de São Paulo, São Paulo, 2025.</w:t>
      </w:r>
    </w:p>
    <w:p w14:paraId="24FEC528" w14:textId="77777777" w:rsidR="00E95246" w:rsidRPr="00A164B9" w:rsidRDefault="00E95246" w:rsidP="00301402">
      <w:pPr>
        <w:pStyle w:val="Normalsemrecuo"/>
      </w:pPr>
    </w:p>
    <w:p w14:paraId="2F0C5549" w14:textId="51C4F4A3" w:rsidR="00301402" w:rsidRPr="00A164B9" w:rsidRDefault="00862E0D" w:rsidP="00301402">
      <w:pPr>
        <w:pStyle w:val="Normalsemrecuo"/>
      </w:pPr>
      <w:r w:rsidRPr="00A164B9">
        <w:t>A obesidade</w:t>
      </w:r>
      <w:r w:rsidR="00C16E5E" w:rsidRPr="00A164B9">
        <w:t>, condição de alta prevalência e morbi</w:t>
      </w:r>
      <w:r w:rsidR="00B04029" w:rsidRPr="00A164B9">
        <w:t>dade</w:t>
      </w:r>
      <w:r w:rsidR="00C16E5E" w:rsidRPr="00A164B9">
        <w:t xml:space="preserve">, </w:t>
      </w:r>
      <w:r w:rsidR="00F3731B" w:rsidRPr="00A164B9">
        <w:t xml:space="preserve">está </w:t>
      </w:r>
      <w:r w:rsidR="00C16E5E" w:rsidRPr="00A164B9">
        <w:t>associa</w:t>
      </w:r>
      <w:r w:rsidR="00F3731B" w:rsidRPr="00A164B9">
        <w:t>da</w:t>
      </w:r>
      <w:r w:rsidR="00C16E5E" w:rsidRPr="00A164B9">
        <w:t xml:space="preserve"> à um estado de </w:t>
      </w:r>
      <w:r w:rsidR="00F808A3" w:rsidRPr="00A164B9">
        <w:t>inflamação crônica de baixo grau</w:t>
      </w:r>
      <w:r w:rsidR="00C16E5E" w:rsidRPr="00A164B9">
        <w:t>.</w:t>
      </w:r>
      <w:r w:rsidR="00D00668" w:rsidRPr="00A164B9">
        <w:t xml:space="preserve"> </w:t>
      </w:r>
      <w:r w:rsidR="00B6437C" w:rsidRPr="00A164B9">
        <w:t xml:space="preserve">Tem sido </w:t>
      </w:r>
      <w:r w:rsidR="00A7443D" w:rsidRPr="00A164B9">
        <w:t xml:space="preserve">sugerido que a </w:t>
      </w:r>
      <w:r w:rsidR="007F2C2A" w:rsidRPr="00A164B9">
        <w:t xml:space="preserve">resposta inflamatória crônica </w:t>
      </w:r>
      <w:r w:rsidR="00A7443D" w:rsidRPr="00A164B9">
        <w:t xml:space="preserve">é o mecanismo central que liga a obesidade às suas complicações metabólicas. </w:t>
      </w:r>
      <w:r w:rsidR="007F2C2A" w:rsidRPr="00A164B9">
        <w:t xml:space="preserve">Neste contexto, </w:t>
      </w:r>
      <w:r w:rsidR="00537AE7" w:rsidRPr="00A164B9">
        <w:t>o</w:t>
      </w:r>
      <w:r w:rsidR="00F84A6F" w:rsidRPr="00A164B9">
        <w:t xml:space="preserve"> ângulo de fase</w:t>
      </w:r>
      <w:r w:rsidR="00B25A00" w:rsidRPr="00A164B9">
        <w:t xml:space="preserve"> derivado da bioimpedância</w:t>
      </w:r>
      <w:r w:rsidR="00F84A6F" w:rsidRPr="00A164B9">
        <w:t xml:space="preserve"> </w:t>
      </w:r>
      <w:r w:rsidR="00896762" w:rsidRPr="00A164B9">
        <w:t xml:space="preserve">tem </w:t>
      </w:r>
      <w:r w:rsidR="00F32806" w:rsidRPr="00A164B9">
        <w:t xml:space="preserve">se </w:t>
      </w:r>
      <w:r w:rsidR="00896762" w:rsidRPr="00A164B9">
        <w:t>destacado</w:t>
      </w:r>
      <w:r w:rsidR="00F32806" w:rsidRPr="00A164B9">
        <w:t xml:space="preserve"> como uma </w:t>
      </w:r>
      <w:r w:rsidR="006F0E7D" w:rsidRPr="00A164B9">
        <w:t>ferramenta</w:t>
      </w:r>
      <w:r w:rsidR="00F32806" w:rsidRPr="00A164B9">
        <w:t xml:space="preserve"> de baixo custo </w:t>
      </w:r>
      <w:r w:rsidR="003574A2" w:rsidRPr="00A164B9">
        <w:t xml:space="preserve">para avaliação de inflamação </w:t>
      </w:r>
      <w:r w:rsidR="00004026" w:rsidRPr="00A164B9">
        <w:t>crônica</w:t>
      </w:r>
      <w:r w:rsidR="00896762" w:rsidRPr="00A164B9">
        <w:t xml:space="preserve">, correlacionando-se inversamente aos níveis séricos de proteína C reativa. </w:t>
      </w:r>
      <w:r w:rsidR="0052425B" w:rsidRPr="00A164B9">
        <w:t>Estudos clínicos e pré-clínicos t</w:t>
      </w:r>
      <w:r w:rsidR="00A2772C" w:rsidRPr="00A164B9">
        <w:t>ê</w:t>
      </w:r>
      <w:r w:rsidR="0052425B" w:rsidRPr="00A164B9">
        <w:t xml:space="preserve">m </w:t>
      </w:r>
      <w:r w:rsidR="007C2B9A" w:rsidRPr="00A164B9">
        <w:t>de</w:t>
      </w:r>
      <w:r w:rsidR="0052425B" w:rsidRPr="00A164B9">
        <w:t>mo</w:t>
      </w:r>
      <w:r w:rsidR="007C2B9A" w:rsidRPr="00A164B9">
        <w:t>n</w:t>
      </w:r>
      <w:r w:rsidR="0052425B" w:rsidRPr="00A164B9">
        <w:t>strado que a</w:t>
      </w:r>
      <w:r w:rsidR="00537AE7" w:rsidRPr="00A164B9">
        <w:t xml:space="preserv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91234B" w:rsidRPr="00A164B9">
        <w:rPr>
          <w:iCs/>
        </w:rPr>
        <w:t xml:space="preserve"> </w:t>
      </w:r>
      <w:r w:rsidR="00911E90" w:rsidRPr="00A164B9">
        <w:rPr>
          <w:iCs/>
        </w:rPr>
        <w:t>(L.)</w:t>
      </w:r>
      <w:r w:rsidR="00301402" w:rsidRPr="00A164B9">
        <w:rPr>
          <w:iCs/>
        </w:rPr>
        <w:t xml:space="preserve"> </w:t>
      </w:r>
      <w:r w:rsidR="0091234B" w:rsidRPr="00A164B9">
        <w:rPr>
          <w:iCs/>
        </w:rPr>
        <w:t>L.</w:t>
      </w:r>
      <w:r w:rsidR="0091234B" w:rsidRPr="00A164B9">
        <w:rPr>
          <w:i/>
        </w:rPr>
        <w:t xml:space="preserve"> </w:t>
      </w:r>
      <w:r w:rsidR="0091234B" w:rsidRPr="00A164B9">
        <w:rPr>
          <w:i/>
          <w:iCs/>
        </w:rPr>
        <w:t>(Asteraceae</w:t>
      </w:r>
      <w:r w:rsidR="0091234B" w:rsidRPr="00A164B9">
        <w:rPr>
          <w:i/>
        </w:rPr>
        <w:t>)</w:t>
      </w:r>
      <w:r w:rsidR="00911E90" w:rsidRPr="00A164B9">
        <w:rPr>
          <w:b/>
          <w:i/>
        </w:rPr>
        <w:t xml:space="preserve"> - </w:t>
      </w:r>
      <w:r w:rsidR="0091234B" w:rsidRPr="00A164B9">
        <w:rPr>
          <w:iCs/>
        </w:rPr>
        <w:t>sinonímia botânica</w:t>
      </w:r>
      <w:r w:rsidR="0091234B" w:rsidRPr="00A164B9">
        <w:rPr>
          <w:i/>
        </w:rPr>
        <w:t xml:space="preserve"> </w:t>
      </w:r>
      <w:proofErr w:type="spellStart"/>
      <w:r w:rsidR="0091234B" w:rsidRPr="00A164B9">
        <w:rPr>
          <w:i/>
        </w:rPr>
        <w:t>Eclipta</w:t>
      </w:r>
      <w:proofErr w:type="spellEnd"/>
      <w:r w:rsidR="0091234B" w:rsidRPr="00A164B9">
        <w:rPr>
          <w:i/>
        </w:rPr>
        <w:t xml:space="preserve"> alba</w:t>
      </w:r>
      <w:r w:rsidR="0052425B" w:rsidRPr="00A164B9">
        <w:rPr>
          <w:i/>
          <w:iCs/>
        </w:rPr>
        <w:t>,</w:t>
      </w:r>
      <w:r w:rsidR="00E94484" w:rsidRPr="00A164B9">
        <w:t xml:space="preserve"> uma planta medicinal </w:t>
      </w:r>
      <w:r w:rsidR="0044660C" w:rsidRPr="00A164B9">
        <w:t xml:space="preserve">de uso </w:t>
      </w:r>
      <w:r w:rsidR="00E94484" w:rsidRPr="00A164B9">
        <w:t>tradicional</w:t>
      </w:r>
      <w:r w:rsidR="00C938AD" w:rsidRPr="00A164B9">
        <w:t xml:space="preserve">, </w:t>
      </w:r>
      <w:r w:rsidR="00A2772C" w:rsidRPr="00A164B9">
        <w:t xml:space="preserve">apresenta </w:t>
      </w:r>
      <w:r w:rsidR="00F77094" w:rsidRPr="00A164B9">
        <w:t xml:space="preserve">atividades metabólicas com potencial benefício na obesidade, dentre eles, sua </w:t>
      </w:r>
      <w:r w:rsidR="003A4294" w:rsidRPr="00A164B9">
        <w:t>atividade</w:t>
      </w:r>
      <w:r w:rsidR="00A50D80" w:rsidRPr="00A164B9">
        <w:t xml:space="preserve"> </w:t>
      </w:r>
      <w:r w:rsidR="0095534E" w:rsidRPr="00A164B9">
        <w:t>anti-inflamatória</w:t>
      </w:r>
      <w:r w:rsidR="007F5765" w:rsidRPr="00A164B9">
        <w:t xml:space="preserve">. </w:t>
      </w:r>
      <w:r w:rsidR="00C41335" w:rsidRPr="00A164B9">
        <w:t>No entanto, a</w:t>
      </w:r>
      <w:r w:rsidR="007F5765" w:rsidRPr="00A164B9">
        <w:t xml:space="preserve">inda não há estudos </w:t>
      </w:r>
      <w:r w:rsidR="00FE2322" w:rsidRPr="00A164B9">
        <w:t xml:space="preserve">avaliando </w:t>
      </w:r>
      <w:r w:rsidR="00026BDB" w:rsidRPr="00A164B9">
        <w:t xml:space="preserve">o efeito </w:t>
      </w:r>
      <w:r w:rsidR="00FE2322" w:rsidRPr="00A164B9">
        <w:t xml:space="preserve">desta planta em </w:t>
      </w:r>
      <w:r w:rsidR="001D6892" w:rsidRPr="00A164B9">
        <w:t xml:space="preserve">indivíduos </w:t>
      </w:r>
      <w:r w:rsidR="00FE2322" w:rsidRPr="00A164B9">
        <w:t>com obesidade</w:t>
      </w:r>
      <w:r w:rsidR="00CD4E98" w:rsidRPr="00A164B9">
        <w:t xml:space="preserve">. </w:t>
      </w:r>
      <w:r w:rsidR="00F77094" w:rsidRPr="00A164B9">
        <w:t>Desta forma, o</w:t>
      </w:r>
      <w:r w:rsidR="00FF1EBF" w:rsidRPr="00A164B9">
        <w:t xml:space="preserve"> objetivo deste estudo é avaliar o efeito da 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FF1EBF" w:rsidRPr="00A164B9">
        <w:t xml:space="preserve"> no ângulo de</w:t>
      </w:r>
      <w:r w:rsidR="00537AE7" w:rsidRPr="00A164B9">
        <w:t xml:space="preserve"> </w:t>
      </w:r>
      <w:r w:rsidR="00FF1EBF" w:rsidRPr="00A164B9">
        <w:t xml:space="preserve">fase </w:t>
      </w:r>
      <w:r w:rsidR="00DC79E7" w:rsidRPr="00A164B9">
        <w:t xml:space="preserve">em indivíduos com obesidade grau </w:t>
      </w:r>
      <w:r w:rsidR="00220C07" w:rsidRPr="00A164B9">
        <w:t>I</w:t>
      </w:r>
      <w:r w:rsidR="00D03763" w:rsidRPr="00A164B9">
        <w:t>.</w:t>
      </w:r>
      <w:r w:rsidR="00537AE7" w:rsidRPr="00A164B9">
        <w:t xml:space="preserve"> </w:t>
      </w:r>
      <w:r w:rsidR="00D03763" w:rsidRPr="00A164B9">
        <w:t xml:space="preserve">Trata-se de </w:t>
      </w:r>
      <w:r w:rsidR="00E94484" w:rsidRPr="00A164B9">
        <w:t>um ensaio clínico</w:t>
      </w:r>
      <w:r w:rsidR="007B3B6B" w:rsidRPr="00A164B9">
        <w:t xml:space="preserve"> </w:t>
      </w:r>
      <w:r w:rsidR="005223C6" w:rsidRPr="00A164B9">
        <w:t xml:space="preserve">randomizado, </w:t>
      </w:r>
      <w:r w:rsidR="007B3B6B" w:rsidRPr="00A164B9">
        <w:t>de fase II,</w:t>
      </w:r>
      <w:r w:rsidR="00E94484" w:rsidRPr="00A164B9">
        <w:t xml:space="preserve"> </w:t>
      </w:r>
      <w:r w:rsidR="00AE158C" w:rsidRPr="00A164B9">
        <w:t>triplo</w:t>
      </w:r>
      <w:r w:rsidR="00E94484" w:rsidRPr="00A164B9">
        <w:t xml:space="preserve"> cego</w:t>
      </w:r>
      <w:r w:rsidR="00173418" w:rsidRPr="00A164B9">
        <w:t xml:space="preserve">, </w:t>
      </w:r>
      <w:r w:rsidR="009E0005" w:rsidRPr="00A164B9">
        <w:t>em que</w:t>
      </w:r>
      <w:r w:rsidR="00E84675" w:rsidRPr="00A164B9">
        <w:t xml:space="preserve"> </w:t>
      </w:r>
      <w:r w:rsidR="003636C7" w:rsidRPr="00A164B9">
        <w:t xml:space="preserve">os </w:t>
      </w:r>
      <w:r w:rsidR="005F1725" w:rsidRPr="00A164B9">
        <w:t>participantes de pesquisa</w:t>
      </w:r>
      <w:r w:rsidR="008C77FD" w:rsidRPr="00A164B9">
        <w:t xml:space="preserve"> </w:t>
      </w:r>
      <w:r w:rsidR="00464957" w:rsidRPr="00A164B9">
        <w:t xml:space="preserve">com obesidade grau I </w:t>
      </w:r>
      <w:r w:rsidR="008C77FD" w:rsidRPr="00A164B9">
        <w:t xml:space="preserve">serão randomizados para receberem </w:t>
      </w:r>
      <w:r w:rsidR="000F6AE8" w:rsidRPr="00A164B9">
        <w:t>intervenção nutricional associado</w:t>
      </w:r>
      <w:r w:rsidR="00540BC9" w:rsidRPr="00A164B9">
        <w:t xml:space="preserve"> a</w:t>
      </w:r>
      <w:r w:rsidR="000F6AE8" w:rsidRPr="00A164B9">
        <w:t xml:space="preserve"> </w:t>
      </w:r>
      <w:r w:rsidR="00F425F2" w:rsidRPr="00A164B9">
        <w:t xml:space="preserve">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E94484" w:rsidRPr="00A164B9">
        <w:t xml:space="preserve"> na dose de </w:t>
      </w:r>
      <w:r w:rsidR="00054633" w:rsidRPr="00A164B9">
        <w:t>2250</w:t>
      </w:r>
      <w:r w:rsidR="00E94484" w:rsidRPr="00A164B9">
        <w:t xml:space="preserve"> </w:t>
      </w:r>
      <w:r w:rsidR="000437C4" w:rsidRPr="00A164B9">
        <w:t>mg</w:t>
      </w:r>
      <w:r w:rsidR="00E94484" w:rsidRPr="00A164B9">
        <w:t xml:space="preserve"> ao dia</w:t>
      </w:r>
      <w:r w:rsidR="00954817" w:rsidRPr="00A164B9">
        <w:t xml:space="preserve"> por 3 meses</w:t>
      </w:r>
      <w:r w:rsidR="00867E7A" w:rsidRPr="00A164B9">
        <w:t xml:space="preserve"> ou intervenção nutricional associado a placebo</w:t>
      </w:r>
      <w:r w:rsidR="00E94484" w:rsidRPr="00A164B9">
        <w:t xml:space="preserve">. </w:t>
      </w:r>
      <w:r w:rsidR="00954817" w:rsidRPr="00A164B9">
        <w:t xml:space="preserve">Ao final </w:t>
      </w:r>
      <w:r w:rsidR="00C7071E" w:rsidRPr="00A164B9">
        <w:t>da intervenção</w:t>
      </w:r>
      <w:r w:rsidR="00954817" w:rsidRPr="00A164B9">
        <w:t>, e</w:t>
      </w:r>
      <w:r w:rsidR="00E94484" w:rsidRPr="00A164B9">
        <w:t>spera-se observar</w:t>
      </w:r>
      <w:r w:rsidR="002A567A" w:rsidRPr="00A164B9">
        <w:t xml:space="preserve"> um aumento do ângulo de fase no grupo</w:t>
      </w:r>
      <w:r w:rsidR="00760BAA" w:rsidRPr="00A164B9">
        <w:t xml:space="preserve"> que recebeu 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2A567A" w:rsidRPr="00A164B9">
        <w:t xml:space="preserve">, </w:t>
      </w:r>
      <w:r w:rsidR="00BB7795" w:rsidRPr="00A164B9">
        <w:t>indicando</w:t>
      </w:r>
      <w:r w:rsidR="002A567A" w:rsidRPr="00A164B9">
        <w:t xml:space="preserve"> </w:t>
      </w:r>
      <w:r w:rsidR="001F58DE" w:rsidRPr="00A164B9">
        <w:t xml:space="preserve">a necessidade de </w:t>
      </w:r>
      <w:r w:rsidR="00D742C3" w:rsidRPr="00A164B9">
        <w:t>aprofundar a investigação do</w:t>
      </w:r>
      <w:r w:rsidR="002D3824" w:rsidRPr="00A164B9">
        <w:t xml:space="preserve"> seu potencial na </w:t>
      </w:r>
      <w:r w:rsidR="00FB2DE5" w:rsidRPr="00A164B9">
        <w:t>modificação</w:t>
      </w:r>
      <w:r w:rsidR="002D3824" w:rsidRPr="00A164B9">
        <w:t xml:space="preserve"> da história natural da obesidade</w:t>
      </w:r>
      <w:r w:rsidR="00B35F3E" w:rsidRPr="00A164B9">
        <w:t>.</w:t>
      </w:r>
    </w:p>
    <w:p w14:paraId="7075D5C2" w14:textId="6548803A" w:rsidR="00423865" w:rsidRPr="00A164B9" w:rsidRDefault="00351E46" w:rsidP="00301402">
      <w:pPr>
        <w:pStyle w:val="Normalsemrecuo"/>
      </w:pPr>
      <w:r w:rsidRPr="00A164B9">
        <w:rPr>
          <w:bCs/>
        </w:rPr>
        <w:t>Palavras-chave:</w:t>
      </w:r>
      <w:r w:rsidR="00DC6979" w:rsidRPr="00A164B9">
        <w:rPr>
          <w:b/>
        </w:rPr>
        <w:t xml:space="preserve"> </w:t>
      </w:r>
      <w:r w:rsidR="00301402" w:rsidRPr="00A164B9">
        <w:t>O</w:t>
      </w:r>
      <w:r w:rsidR="000F5F2D" w:rsidRPr="00A164B9">
        <w:t>besidade</w:t>
      </w:r>
      <w:r w:rsidR="00301402" w:rsidRPr="00A164B9">
        <w:t>.</w:t>
      </w:r>
      <w:r w:rsidR="00A83381" w:rsidRPr="00A164B9">
        <w:t xml:space="preserve"> </w:t>
      </w:r>
      <w:r w:rsidR="00301402" w:rsidRPr="00A164B9">
        <w:t>Inflamação.</w:t>
      </w:r>
      <w:r w:rsidR="000F5F2D" w:rsidRPr="00A164B9">
        <w:t xml:space="preserve"> </w:t>
      </w:r>
      <w:r w:rsidR="00301402" w:rsidRPr="00A164B9">
        <w:t xml:space="preserve">Ângulo </w:t>
      </w:r>
      <w:r w:rsidR="00A83381" w:rsidRPr="00A164B9">
        <w:t>de fase</w:t>
      </w:r>
      <w:r w:rsidR="00301402" w:rsidRPr="00A164B9">
        <w:t>.</w:t>
      </w:r>
      <w:r w:rsidR="00A83381" w:rsidRPr="00A164B9">
        <w:t xml:space="preserve"> </w:t>
      </w:r>
      <w:r w:rsidR="00301402" w:rsidRPr="00A164B9">
        <w:t>Bioimpedância.</w:t>
      </w:r>
      <w:r w:rsidR="00A83381" w:rsidRPr="00A164B9">
        <w:rPr>
          <w:i/>
          <w:iCs/>
        </w:rPr>
        <w:t xml:space="preserv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301402" w:rsidRPr="00A164B9">
        <w:rPr>
          <w:i/>
        </w:rPr>
        <w:t>.</w:t>
      </w:r>
      <w:r w:rsidR="00A83381" w:rsidRPr="00A164B9">
        <w:rPr>
          <w:i/>
          <w:iCs/>
        </w:rPr>
        <w:t xml:space="preserve"> </w:t>
      </w:r>
      <w:proofErr w:type="spellStart"/>
      <w:r w:rsidR="00A83381" w:rsidRPr="00A164B9">
        <w:rPr>
          <w:i/>
          <w:iCs/>
        </w:rPr>
        <w:t>Eclipta</w:t>
      </w:r>
      <w:proofErr w:type="spellEnd"/>
      <w:r w:rsidR="00A83381" w:rsidRPr="00A164B9">
        <w:rPr>
          <w:i/>
          <w:iCs/>
        </w:rPr>
        <w:t xml:space="preserve"> alba</w:t>
      </w:r>
      <w:r w:rsidR="00301402" w:rsidRPr="00A164B9">
        <w:t>.</w:t>
      </w:r>
      <w:r w:rsidR="00B003C4" w:rsidRPr="00A164B9">
        <w:rPr>
          <w:i/>
        </w:rPr>
        <w:t xml:space="preserve"> </w:t>
      </w:r>
      <w:proofErr w:type="spellStart"/>
      <w:r w:rsidR="00301402" w:rsidRPr="00A164B9">
        <w:t>Wedelolactona</w:t>
      </w:r>
      <w:proofErr w:type="spellEnd"/>
      <w:r w:rsidR="00301402" w:rsidRPr="00A164B9">
        <w:t>.</w:t>
      </w:r>
      <w:r w:rsidR="00AD3C07" w:rsidRPr="00A164B9">
        <w:t xml:space="preserve"> </w:t>
      </w:r>
      <w:r w:rsidR="00301402" w:rsidRPr="00A164B9">
        <w:t>Ensaio</w:t>
      </w:r>
      <w:r w:rsidR="00F50074" w:rsidRPr="00A164B9">
        <w:rPr>
          <w:i/>
          <w:iCs/>
        </w:rPr>
        <w:t xml:space="preserve"> </w:t>
      </w:r>
      <w:r w:rsidR="00A83381" w:rsidRPr="00A164B9">
        <w:t>clí</w:t>
      </w:r>
      <w:r w:rsidR="00F50074" w:rsidRPr="00A164B9">
        <w:t>nico randomizado.</w:t>
      </w:r>
      <w:r w:rsidR="00B003C4" w:rsidRPr="00A164B9">
        <w:t xml:space="preserve"> </w:t>
      </w:r>
    </w:p>
    <w:p w14:paraId="178ADBA8" w14:textId="47A87C4F" w:rsidR="001355B9" w:rsidRPr="00A164B9" w:rsidRDefault="00423865" w:rsidP="00994CE8">
      <w:pPr>
        <w:rPr>
          <w:rFonts w:ascii="Aptos" w:hAnsi="Aptos" w:cstheme="majorHAnsi"/>
        </w:rPr>
      </w:pPr>
      <w:r w:rsidRPr="00A164B9">
        <w:rPr>
          <w:rFonts w:ascii="Aptos" w:hAnsi="Aptos" w:cstheme="majorHAnsi"/>
        </w:rPr>
        <w:br w:type="page"/>
      </w:r>
    </w:p>
    <w:p w14:paraId="6DF4D72F" w14:textId="6D5357B6" w:rsidR="00423865" w:rsidRPr="00A164B9" w:rsidRDefault="008209CC" w:rsidP="00301402">
      <w:pPr>
        <w:pStyle w:val="Heading7"/>
      </w:pPr>
      <w:r w:rsidRPr="00A164B9">
        <w:lastRenderedPageBreak/>
        <w:t>Abstract</w:t>
      </w:r>
    </w:p>
    <w:p w14:paraId="5AD325DE" w14:textId="6270AAD9" w:rsidR="00E95246" w:rsidRPr="00A164B9" w:rsidRDefault="00E95246" w:rsidP="00301402">
      <w:pPr>
        <w:pStyle w:val="Normalsemrecuo"/>
      </w:pPr>
      <w:r w:rsidRPr="00A164B9">
        <w:t xml:space="preserve">MOURA, G. S. P. L. </w:t>
      </w:r>
      <w:proofErr w:type="spellStart"/>
      <w:r w:rsidR="00B21128" w:rsidRPr="00A164B9">
        <w:rPr>
          <w:b/>
          <w:bCs/>
        </w:rPr>
        <w:t>Randomized</w:t>
      </w:r>
      <w:proofErr w:type="spellEnd"/>
      <w:r w:rsidR="00B21128" w:rsidRPr="00A164B9">
        <w:rPr>
          <w:b/>
          <w:bCs/>
        </w:rPr>
        <w:t xml:space="preserve"> </w:t>
      </w:r>
      <w:proofErr w:type="spellStart"/>
      <w:r w:rsidR="00B21128" w:rsidRPr="00A164B9">
        <w:rPr>
          <w:b/>
          <w:bCs/>
        </w:rPr>
        <w:t>clinical</w:t>
      </w:r>
      <w:proofErr w:type="spellEnd"/>
      <w:r w:rsidR="00B21128" w:rsidRPr="00A164B9">
        <w:rPr>
          <w:b/>
          <w:bCs/>
        </w:rPr>
        <w:t xml:space="preserve"> </w:t>
      </w:r>
      <w:proofErr w:type="spellStart"/>
      <w:r w:rsidR="00B21128" w:rsidRPr="00A164B9">
        <w:rPr>
          <w:b/>
          <w:bCs/>
        </w:rPr>
        <w:t>trial</w:t>
      </w:r>
      <w:proofErr w:type="spellEnd"/>
      <w:r w:rsidR="00B21128" w:rsidRPr="00A164B9">
        <w:rPr>
          <w:b/>
          <w:bCs/>
        </w:rPr>
        <w:t xml:space="preserve">: </w:t>
      </w:r>
      <w:proofErr w:type="spellStart"/>
      <w:r w:rsidR="00B21128" w:rsidRPr="00A164B9">
        <w:rPr>
          <w:b/>
          <w:bCs/>
        </w:rPr>
        <w:t>e</w:t>
      </w:r>
      <w:r w:rsidRPr="00A164B9">
        <w:rPr>
          <w:b/>
          <w:bCs/>
        </w:rPr>
        <w:t>ffect</w:t>
      </w:r>
      <w:proofErr w:type="spellEnd"/>
      <w:r w:rsidRPr="00A164B9">
        <w:rPr>
          <w:b/>
          <w:bCs/>
        </w:rPr>
        <w:t xml:space="preserve"> </w:t>
      </w:r>
      <w:proofErr w:type="spellStart"/>
      <w:r w:rsidRPr="00A164B9">
        <w:rPr>
          <w:b/>
          <w:bCs/>
        </w:rPr>
        <w:t>of</w:t>
      </w:r>
      <w:proofErr w:type="spellEnd"/>
      <w:r w:rsidRPr="00A164B9">
        <w:rPr>
          <w:b/>
          <w:bCs/>
        </w:rPr>
        <w:t xml:space="preserve"> </w:t>
      </w:r>
      <w:proofErr w:type="spellStart"/>
      <w:r w:rsidRPr="00A164B9">
        <w:rPr>
          <w:b/>
          <w:bCs/>
        </w:rPr>
        <w:t>the</w:t>
      </w:r>
      <w:proofErr w:type="spellEnd"/>
      <w:r w:rsidRPr="00A164B9">
        <w:rPr>
          <w:b/>
          <w:bCs/>
        </w:rPr>
        <w:t xml:space="preserve"> herbal </w:t>
      </w:r>
      <w:proofErr w:type="spellStart"/>
      <w:r w:rsidRPr="00A164B9">
        <w:rPr>
          <w:b/>
          <w:bCs/>
        </w:rPr>
        <w:t>drug</w:t>
      </w:r>
      <w:proofErr w:type="spellEnd"/>
      <w:r w:rsidRPr="00A164B9">
        <w:rPr>
          <w:b/>
          <w:bCs/>
        </w:rPr>
        <w:t xml:space="preserve"> </w:t>
      </w:r>
      <w:proofErr w:type="spellStart"/>
      <w:r w:rsidRPr="00A164B9">
        <w:rPr>
          <w:b/>
          <w:bCs/>
        </w:rPr>
        <w:t>of</w:t>
      </w:r>
      <w:proofErr w:type="spellEnd"/>
      <w:r w:rsidRPr="00A164B9">
        <w:rPr>
          <w:b/>
          <w:bCs/>
        </w:rPr>
        <w:t> </w:t>
      </w:r>
      <w:proofErr w:type="spellStart"/>
      <w:r w:rsidR="00535D0B" w:rsidRPr="00A164B9">
        <w:rPr>
          <w:b/>
          <w:bCs/>
          <w:i/>
          <w:iCs/>
        </w:rPr>
        <w:t>Eclipta</w:t>
      </w:r>
      <w:proofErr w:type="spellEnd"/>
      <w:r w:rsidR="00535D0B" w:rsidRPr="00A164B9">
        <w:rPr>
          <w:b/>
          <w:bCs/>
          <w:i/>
          <w:iCs/>
        </w:rPr>
        <w:t xml:space="preserve"> </w:t>
      </w:r>
      <w:proofErr w:type="spellStart"/>
      <w:r w:rsidR="00535D0B" w:rsidRPr="00A164B9">
        <w:rPr>
          <w:b/>
          <w:bCs/>
          <w:i/>
          <w:iCs/>
        </w:rPr>
        <w:t>prostrata</w:t>
      </w:r>
      <w:proofErr w:type="spellEnd"/>
      <w:r w:rsidRPr="00A164B9">
        <w:rPr>
          <w:b/>
          <w:bCs/>
        </w:rPr>
        <w:t xml:space="preserve"> (L.) L. (Asteraceae) </w:t>
      </w:r>
      <w:proofErr w:type="spellStart"/>
      <w:r w:rsidRPr="00A164B9">
        <w:rPr>
          <w:b/>
          <w:bCs/>
        </w:rPr>
        <w:t>on</w:t>
      </w:r>
      <w:proofErr w:type="spellEnd"/>
      <w:r w:rsidRPr="00A164B9">
        <w:rPr>
          <w:b/>
          <w:bCs/>
        </w:rPr>
        <w:t xml:space="preserve"> </w:t>
      </w:r>
      <w:proofErr w:type="spellStart"/>
      <w:r w:rsidRPr="00A164B9">
        <w:rPr>
          <w:b/>
          <w:bCs/>
        </w:rPr>
        <w:t>phase</w:t>
      </w:r>
      <w:proofErr w:type="spellEnd"/>
      <w:r w:rsidRPr="00A164B9">
        <w:rPr>
          <w:b/>
          <w:bCs/>
        </w:rPr>
        <w:t xml:space="preserve"> </w:t>
      </w:r>
      <w:proofErr w:type="spellStart"/>
      <w:r w:rsidRPr="00A164B9">
        <w:rPr>
          <w:b/>
          <w:bCs/>
        </w:rPr>
        <w:t>angle</w:t>
      </w:r>
      <w:proofErr w:type="spellEnd"/>
      <w:r w:rsidRPr="00A164B9">
        <w:rPr>
          <w:b/>
          <w:bCs/>
        </w:rPr>
        <w:t xml:space="preserve"> in </w:t>
      </w:r>
      <w:proofErr w:type="spellStart"/>
      <w:r w:rsidRPr="00A164B9">
        <w:rPr>
          <w:b/>
          <w:bCs/>
        </w:rPr>
        <w:t>adults</w:t>
      </w:r>
      <w:proofErr w:type="spellEnd"/>
      <w:r w:rsidRPr="00A164B9">
        <w:rPr>
          <w:b/>
          <w:bCs/>
        </w:rPr>
        <w:t xml:space="preserve"> </w:t>
      </w:r>
      <w:proofErr w:type="spellStart"/>
      <w:r w:rsidRPr="00A164B9">
        <w:rPr>
          <w:b/>
          <w:bCs/>
        </w:rPr>
        <w:t>with</w:t>
      </w:r>
      <w:proofErr w:type="spellEnd"/>
      <w:r w:rsidRPr="00A164B9">
        <w:rPr>
          <w:b/>
          <w:bCs/>
        </w:rPr>
        <w:t xml:space="preserve"> grade I </w:t>
      </w:r>
      <w:proofErr w:type="spellStart"/>
      <w:r w:rsidRPr="00A164B9">
        <w:rPr>
          <w:b/>
          <w:bCs/>
        </w:rPr>
        <w:t>obesity</w:t>
      </w:r>
      <w:proofErr w:type="spellEnd"/>
      <w:r w:rsidRPr="00A164B9">
        <w:t>. 2025. Tese (Doutorado em Clínica Médica) – Faculdade de Medicina de Ribeirão Preto, Universidade de São Paulo, São Paulo, 2025.</w:t>
      </w:r>
    </w:p>
    <w:p w14:paraId="5F527D66" w14:textId="77777777" w:rsidR="00E95246" w:rsidRPr="00A164B9" w:rsidRDefault="00E95246" w:rsidP="00301402">
      <w:pPr>
        <w:pStyle w:val="Normalsemrecuo"/>
      </w:pPr>
    </w:p>
    <w:p w14:paraId="4DD475C1" w14:textId="1567ABFE" w:rsidR="000F5F2D" w:rsidRPr="00A164B9" w:rsidRDefault="00984703" w:rsidP="00301402">
      <w:pPr>
        <w:pStyle w:val="Normalsemrecuo"/>
      </w:pPr>
      <w:proofErr w:type="spellStart"/>
      <w:r w:rsidRPr="00A164B9">
        <w:t>Obesity</w:t>
      </w:r>
      <w:proofErr w:type="spellEnd"/>
      <w:r w:rsidRPr="00A164B9">
        <w:t xml:space="preserve">, a </w:t>
      </w:r>
      <w:proofErr w:type="spellStart"/>
      <w:r w:rsidRPr="00A164B9">
        <w:t>condition</w:t>
      </w:r>
      <w:proofErr w:type="spellEnd"/>
      <w:r w:rsidRPr="00A164B9">
        <w:t xml:space="preserve"> </w:t>
      </w:r>
      <w:proofErr w:type="spellStart"/>
      <w:r w:rsidRPr="00A164B9">
        <w:t>of</w:t>
      </w:r>
      <w:proofErr w:type="spellEnd"/>
      <w:r w:rsidRPr="00A164B9">
        <w:t xml:space="preserve"> high </w:t>
      </w:r>
      <w:proofErr w:type="spellStart"/>
      <w:r w:rsidRPr="00A164B9">
        <w:t>prevalence</w:t>
      </w:r>
      <w:proofErr w:type="spellEnd"/>
      <w:r w:rsidR="00B04029" w:rsidRPr="00A164B9">
        <w:t xml:space="preserve"> </w:t>
      </w:r>
      <w:proofErr w:type="spellStart"/>
      <w:r w:rsidR="00B04029" w:rsidRPr="00A164B9">
        <w:t>and</w:t>
      </w:r>
      <w:proofErr w:type="spellEnd"/>
      <w:r w:rsidR="00B04029" w:rsidRPr="00A164B9">
        <w:t xml:space="preserve"> </w:t>
      </w:r>
      <w:proofErr w:type="spellStart"/>
      <w:r w:rsidRPr="00A164B9">
        <w:t>morbidity</w:t>
      </w:r>
      <w:proofErr w:type="spellEnd"/>
      <w:r w:rsidRPr="00A164B9">
        <w:t xml:space="preserve">, </w:t>
      </w:r>
      <w:proofErr w:type="spellStart"/>
      <w:r w:rsidRPr="00A164B9">
        <w:t>is</w:t>
      </w:r>
      <w:proofErr w:type="spellEnd"/>
      <w:r w:rsidRPr="00A164B9">
        <w:t xml:space="preserve"> </w:t>
      </w:r>
      <w:proofErr w:type="spellStart"/>
      <w:r w:rsidRPr="00A164B9">
        <w:t>associated</w:t>
      </w:r>
      <w:proofErr w:type="spellEnd"/>
      <w:r w:rsidRPr="00A164B9">
        <w:t xml:space="preserve"> </w:t>
      </w:r>
      <w:proofErr w:type="spellStart"/>
      <w:r w:rsidRPr="00A164B9">
        <w:t>with</w:t>
      </w:r>
      <w:proofErr w:type="spellEnd"/>
      <w:r w:rsidRPr="00A164B9">
        <w:t xml:space="preserve"> </w:t>
      </w:r>
      <w:proofErr w:type="spellStart"/>
      <w:r w:rsidRPr="00A164B9">
        <w:t>chronic</w:t>
      </w:r>
      <w:proofErr w:type="spellEnd"/>
      <w:r w:rsidRPr="00A164B9">
        <w:t xml:space="preserve"> </w:t>
      </w:r>
      <w:proofErr w:type="spellStart"/>
      <w:r w:rsidRPr="00A164B9">
        <w:t>low</w:t>
      </w:r>
      <w:proofErr w:type="spellEnd"/>
      <w:r w:rsidRPr="00A164B9">
        <w:t xml:space="preserve">-grade </w:t>
      </w:r>
      <w:proofErr w:type="spellStart"/>
      <w:r w:rsidRPr="00A164B9">
        <w:t>inflammation</w:t>
      </w:r>
      <w:proofErr w:type="spellEnd"/>
      <w:r w:rsidRPr="00A164B9">
        <w:t xml:space="preserve">. It </w:t>
      </w:r>
      <w:proofErr w:type="spellStart"/>
      <w:r w:rsidRPr="00A164B9">
        <w:t>has</w:t>
      </w:r>
      <w:proofErr w:type="spellEnd"/>
      <w:r w:rsidRPr="00A164B9">
        <w:t xml:space="preserve"> </w:t>
      </w:r>
      <w:proofErr w:type="spellStart"/>
      <w:r w:rsidRPr="00A164B9">
        <w:t>been</w:t>
      </w:r>
      <w:proofErr w:type="spellEnd"/>
      <w:r w:rsidRPr="00A164B9">
        <w:t xml:space="preserve"> </w:t>
      </w:r>
      <w:proofErr w:type="spellStart"/>
      <w:r w:rsidRPr="00A164B9">
        <w:t>suggested</w:t>
      </w:r>
      <w:proofErr w:type="spellEnd"/>
      <w:r w:rsidRPr="00A164B9">
        <w:t xml:space="preserve"> </w:t>
      </w:r>
      <w:proofErr w:type="spellStart"/>
      <w:r w:rsidRPr="00A164B9">
        <w:t>that</w:t>
      </w:r>
      <w:proofErr w:type="spellEnd"/>
      <w:r w:rsidRPr="00A164B9">
        <w:t xml:space="preserve"> </w:t>
      </w:r>
      <w:proofErr w:type="spellStart"/>
      <w:r w:rsidRPr="00A164B9">
        <w:t>the</w:t>
      </w:r>
      <w:proofErr w:type="spellEnd"/>
      <w:r w:rsidRPr="00A164B9">
        <w:t xml:space="preserve"> </w:t>
      </w:r>
      <w:proofErr w:type="spellStart"/>
      <w:r w:rsidRPr="00A164B9">
        <w:t>chronic</w:t>
      </w:r>
      <w:proofErr w:type="spellEnd"/>
      <w:r w:rsidRPr="00A164B9">
        <w:t xml:space="preserve"> </w:t>
      </w:r>
      <w:proofErr w:type="spellStart"/>
      <w:r w:rsidRPr="00A164B9">
        <w:t>inflammatory</w:t>
      </w:r>
      <w:proofErr w:type="spellEnd"/>
      <w:r w:rsidRPr="00A164B9">
        <w:t xml:space="preserve"> response </w:t>
      </w:r>
      <w:proofErr w:type="spellStart"/>
      <w:r w:rsidRPr="00A164B9">
        <w:t>is</w:t>
      </w:r>
      <w:proofErr w:type="spellEnd"/>
      <w:r w:rsidRPr="00A164B9">
        <w:t xml:space="preserve"> </w:t>
      </w:r>
      <w:proofErr w:type="spellStart"/>
      <w:r w:rsidRPr="00A164B9">
        <w:t>the</w:t>
      </w:r>
      <w:proofErr w:type="spellEnd"/>
      <w:r w:rsidRPr="00A164B9">
        <w:t xml:space="preserve"> central </w:t>
      </w:r>
      <w:proofErr w:type="spellStart"/>
      <w:r w:rsidRPr="00A164B9">
        <w:t>mechanism</w:t>
      </w:r>
      <w:proofErr w:type="spellEnd"/>
      <w:r w:rsidRPr="00A164B9">
        <w:t xml:space="preserve"> </w:t>
      </w:r>
      <w:proofErr w:type="spellStart"/>
      <w:r w:rsidRPr="00A164B9">
        <w:t>linking</w:t>
      </w:r>
      <w:proofErr w:type="spellEnd"/>
      <w:r w:rsidRPr="00A164B9">
        <w:t xml:space="preserve"> </w:t>
      </w:r>
      <w:proofErr w:type="spellStart"/>
      <w:r w:rsidRPr="00A164B9">
        <w:t>obesity</w:t>
      </w:r>
      <w:proofErr w:type="spellEnd"/>
      <w:r w:rsidRPr="00A164B9">
        <w:t xml:space="preserve"> </w:t>
      </w:r>
      <w:proofErr w:type="spellStart"/>
      <w:r w:rsidRPr="00A164B9">
        <w:t>to</w:t>
      </w:r>
      <w:proofErr w:type="spellEnd"/>
      <w:r w:rsidRPr="00A164B9">
        <w:t xml:space="preserve"> its </w:t>
      </w:r>
      <w:proofErr w:type="spellStart"/>
      <w:r w:rsidRPr="00A164B9">
        <w:t>metabolic</w:t>
      </w:r>
      <w:proofErr w:type="spellEnd"/>
      <w:r w:rsidRPr="00A164B9">
        <w:t xml:space="preserve"> </w:t>
      </w:r>
      <w:proofErr w:type="spellStart"/>
      <w:r w:rsidRPr="00A164B9">
        <w:t>complications</w:t>
      </w:r>
      <w:proofErr w:type="spellEnd"/>
      <w:r w:rsidRPr="00A164B9">
        <w:t xml:space="preserve">. In </w:t>
      </w:r>
      <w:proofErr w:type="spellStart"/>
      <w:r w:rsidRPr="00A164B9">
        <w:t>this</w:t>
      </w:r>
      <w:proofErr w:type="spellEnd"/>
      <w:r w:rsidRPr="00A164B9">
        <w:t xml:space="preserve"> </w:t>
      </w:r>
      <w:proofErr w:type="spellStart"/>
      <w:r w:rsidRPr="00A164B9">
        <w:t>context</w:t>
      </w:r>
      <w:proofErr w:type="spellEnd"/>
      <w:r w:rsidRPr="00A164B9">
        <w:t xml:space="preserve">, </w:t>
      </w:r>
      <w:proofErr w:type="spellStart"/>
      <w:r w:rsidRPr="00A164B9">
        <w:t>the</w:t>
      </w:r>
      <w:proofErr w:type="spellEnd"/>
      <w:r w:rsidRPr="00A164B9">
        <w:t xml:space="preserve"> </w:t>
      </w:r>
      <w:proofErr w:type="spellStart"/>
      <w:r w:rsidRPr="00A164B9">
        <w:t>phase</w:t>
      </w:r>
      <w:proofErr w:type="spellEnd"/>
      <w:r w:rsidRPr="00A164B9">
        <w:t xml:space="preserve"> </w:t>
      </w:r>
      <w:proofErr w:type="spellStart"/>
      <w:r w:rsidRPr="00A164B9">
        <w:t>angle</w:t>
      </w:r>
      <w:proofErr w:type="spellEnd"/>
      <w:r w:rsidRPr="00A164B9">
        <w:t xml:space="preserve"> </w:t>
      </w:r>
      <w:proofErr w:type="spellStart"/>
      <w:r w:rsidRPr="00A164B9">
        <w:t>derived</w:t>
      </w:r>
      <w:proofErr w:type="spellEnd"/>
      <w:r w:rsidRPr="00A164B9">
        <w:t xml:space="preserve"> </w:t>
      </w:r>
      <w:proofErr w:type="spellStart"/>
      <w:r w:rsidRPr="00A164B9">
        <w:t>from</w:t>
      </w:r>
      <w:proofErr w:type="spellEnd"/>
      <w:r w:rsidRPr="00A164B9">
        <w:t xml:space="preserve"> </w:t>
      </w:r>
      <w:proofErr w:type="spellStart"/>
      <w:r w:rsidR="00FE3385" w:rsidRPr="00A164B9">
        <w:t>bioelectrical</w:t>
      </w:r>
      <w:proofErr w:type="spellEnd"/>
      <w:r w:rsidR="00FE3385" w:rsidRPr="00A164B9">
        <w:t xml:space="preserve"> </w:t>
      </w:r>
      <w:proofErr w:type="spellStart"/>
      <w:r w:rsidR="00FE3385" w:rsidRPr="00A164B9">
        <w:t>impedance</w:t>
      </w:r>
      <w:proofErr w:type="spellEnd"/>
      <w:r w:rsidR="00FE3385" w:rsidRPr="00A164B9">
        <w:t xml:space="preserve"> </w:t>
      </w:r>
      <w:proofErr w:type="spellStart"/>
      <w:r w:rsidR="00FE3385" w:rsidRPr="00A164B9">
        <w:t>analysis</w:t>
      </w:r>
      <w:proofErr w:type="spellEnd"/>
      <w:r w:rsidRPr="00A164B9">
        <w:t xml:space="preserve"> </w:t>
      </w:r>
      <w:proofErr w:type="spellStart"/>
      <w:r w:rsidRPr="00A164B9">
        <w:t>has</w:t>
      </w:r>
      <w:proofErr w:type="spellEnd"/>
      <w:r w:rsidRPr="00A164B9">
        <w:t xml:space="preserve"> </w:t>
      </w:r>
      <w:proofErr w:type="spellStart"/>
      <w:r w:rsidRPr="00A164B9">
        <w:t>stood</w:t>
      </w:r>
      <w:proofErr w:type="spellEnd"/>
      <w:r w:rsidRPr="00A164B9">
        <w:t xml:space="preserve"> out as a </w:t>
      </w:r>
      <w:proofErr w:type="spellStart"/>
      <w:r w:rsidRPr="00A164B9">
        <w:t>low-cost</w:t>
      </w:r>
      <w:proofErr w:type="spellEnd"/>
      <w:r w:rsidRPr="00A164B9">
        <w:t xml:space="preserve"> tool for </w:t>
      </w:r>
      <w:proofErr w:type="spellStart"/>
      <w:r w:rsidRPr="00A164B9">
        <w:t>the</w:t>
      </w:r>
      <w:proofErr w:type="spellEnd"/>
      <w:r w:rsidRPr="00A164B9">
        <w:t xml:space="preserve"> </w:t>
      </w:r>
      <w:proofErr w:type="spellStart"/>
      <w:r w:rsidRPr="00A164B9">
        <w:t>evaluation</w:t>
      </w:r>
      <w:proofErr w:type="spellEnd"/>
      <w:r w:rsidRPr="00A164B9">
        <w:t xml:space="preserve"> </w:t>
      </w:r>
      <w:proofErr w:type="spellStart"/>
      <w:r w:rsidRPr="00A164B9">
        <w:t>of</w:t>
      </w:r>
      <w:proofErr w:type="spellEnd"/>
      <w:r w:rsidRPr="00A164B9">
        <w:t xml:space="preserve"> </w:t>
      </w:r>
      <w:proofErr w:type="spellStart"/>
      <w:r w:rsidRPr="00A164B9">
        <w:t>chronic</w:t>
      </w:r>
      <w:proofErr w:type="spellEnd"/>
      <w:r w:rsidRPr="00A164B9">
        <w:t xml:space="preserve"> </w:t>
      </w:r>
      <w:proofErr w:type="spellStart"/>
      <w:r w:rsidRPr="00A164B9">
        <w:t>inflammation</w:t>
      </w:r>
      <w:proofErr w:type="spellEnd"/>
      <w:r w:rsidRPr="00A164B9">
        <w:t xml:space="preserve">, </w:t>
      </w:r>
      <w:proofErr w:type="spellStart"/>
      <w:r w:rsidRPr="00A164B9">
        <w:t>correlating</w:t>
      </w:r>
      <w:proofErr w:type="spellEnd"/>
      <w:r w:rsidRPr="00A164B9">
        <w:t xml:space="preserve"> </w:t>
      </w:r>
      <w:proofErr w:type="spellStart"/>
      <w:r w:rsidRPr="00A164B9">
        <w:t>inversely</w:t>
      </w:r>
      <w:proofErr w:type="spellEnd"/>
      <w:r w:rsidRPr="00A164B9">
        <w:t xml:space="preserve"> </w:t>
      </w:r>
      <w:proofErr w:type="spellStart"/>
      <w:r w:rsidRPr="00A164B9">
        <w:t>with</w:t>
      </w:r>
      <w:proofErr w:type="spellEnd"/>
      <w:r w:rsidRPr="00A164B9">
        <w:t xml:space="preserve"> </w:t>
      </w:r>
      <w:proofErr w:type="spellStart"/>
      <w:r w:rsidRPr="00A164B9">
        <w:t>serum</w:t>
      </w:r>
      <w:proofErr w:type="spellEnd"/>
      <w:r w:rsidRPr="00A164B9">
        <w:t xml:space="preserve"> </w:t>
      </w:r>
      <w:proofErr w:type="spellStart"/>
      <w:r w:rsidRPr="00A164B9">
        <w:t>levels</w:t>
      </w:r>
      <w:proofErr w:type="spellEnd"/>
      <w:r w:rsidRPr="00A164B9">
        <w:t xml:space="preserve"> </w:t>
      </w:r>
      <w:proofErr w:type="spellStart"/>
      <w:r w:rsidRPr="00A164B9">
        <w:t>of</w:t>
      </w:r>
      <w:proofErr w:type="spellEnd"/>
      <w:r w:rsidRPr="00A164B9">
        <w:t xml:space="preserve"> C-</w:t>
      </w:r>
      <w:proofErr w:type="spellStart"/>
      <w:r w:rsidRPr="00A164B9">
        <w:t>reactive</w:t>
      </w:r>
      <w:proofErr w:type="spellEnd"/>
      <w:r w:rsidRPr="00A164B9">
        <w:t xml:space="preserve"> protein. Clinical </w:t>
      </w:r>
      <w:proofErr w:type="spellStart"/>
      <w:r w:rsidRPr="00A164B9">
        <w:t>and</w:t>
      </w:r>
      <w:proofErr w:type="spellEnd"/>
      <w:r w:rsidRPr="00A164B9">
        <w:t xml:space="preserve"> </w:t>
      </w:r>
      <w:proofErr w:type="spellStart"/>
      <w:r w:rsidRPr="00A164B9">
        <w:t>preclinical</w:t>
      </w:r>
      <w:proofErr w:type="spellEnd"/>
      <w:r w:rsidRPr="00A164B9">
        <w:t xml:space="preserve"> </w:t>
      </w:r>
      <w:proofErr w:type="spellStart"/>
      <w:r w:rsidRPr="00A164B9">
        <w:t>studies</w:t>
      </w:r>
      <w:proofErr w:type="spellEnd"/>
      <w:r w:rsidRPr="00A164B9">
        <w:t xml:space="preserve"> </w:t>
      </w:r>
      <w:proofErr w:type="spellStart"/>
      <w:r w:rsidRPr="00A164B9">
        <w:t>have</w:t>
      </w:r>
      <w:proofErr w:type="spellEnd"/>
      <w:r w:rsidRPr="00A164B9">
        <w:t xml:space="preserve"> </w:t>
      </w:r>
      <w:proofErr w:type="spellStart"/>
      <w:r w:rsidRPr="00A164B9">
        <w:t>shown</w:t>
      </w:r>
      <w:proofErr w:type="spellEnd"/>
      <w:r w:rsidRPr="00A164B9">
        <w:t xml:space="preserve"> </w:t>
      </w:r>
      <w:proofErr w:type="spellStart"/>
      <w:r w:rsidRPr="00A164B9">
        <w:t>that</w:t>
      </w:r>
      <w:proofErr w:type="spellEnd"/>
      <w:r w:rsidRPr="00A164B9">
        <w:t xml:space="preserv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4B4DC5" w:rsidRPr="00A164B9">
        <w:rPr>
          <w:i/>
          <w:iCs/>
        </w:rPr>
        <w:t xml:space="preserve"> </w:t>
      </w:r>
      <w:r w:rsidR="004B4DC5" w:rsidRPr="00A164B9">
        <w:t>(L.) L. (Asteracea</w:t>
      </w:r>
      <w:r w:rsidR="00AD33BF" w:rsidRPr="00A164B9">
        <w:t>e</w:t>
      </w:r>
      <w:r w:rsidR="004B4DC5" w:rsidRPr="00A164B9">
        <w:t>)</w:t>
      </w:r>
      <w:r w:rsidR="009242BF" w:rsidRPr="00A164B9">
        <w:t xml:space="preserve"> - </w:t>
      </w:r>
      <w:r w:rsidR="00762556" w:rsidRPr="00A164B9">
        <w:t xml:space="preserve">a </w:t>
      </w:r>
      <w:proofErr w:type="spellStart"/>
      <w:r w:rsidR="00762556" w:rsidRPr="00A164B9">
        <w:t>botanical</w:t>
      </w:r>
      <w:proofErr w:type="spellEnd"/>
      <w:r w:rsidR="00762556" w:rsidRPr="00A164B9">
        <w:t xml:space="preserve"> </w:t>
      </w:r>
      <w:proofErr w:type="spellStart"/>
      <w:r w:rsidR="00762556" w:rsidRPr="00A164B9">
        <w:t>synonym</w:t>
      </w:r>
      <w:proofErr w:type="spellEnd"/>
      <w:r w:rsidR="00762556" w:rsidRPr="00A164B9">
        <w:t xml:space="preserve"> for </w:t>
      </w:r>
      <w:proofErr w:type="spellStart"/>
      <w:r w:rsidR="00762556" w:rsidRPr="00A164B9">
        <w:rPr>
          <w:i/>
          <w:iCs/>
        </w:rPr>
        <w:t>Eclipta</w:t>
      </w:r>
      <w:proofErr w:type="spellEnd"/>
      <w:r w:rsidR="00762556" w:rsidRPr="00A164B9">
        <w:rPr>
          <w:i/>
          <w:iCs/>
        </w:rPr>
        <w:t xml:space="preserve"> alba</w:t>
      </w:r>
      <w:r w:rsidRPr="00A164B9">
        <w:t xml:space="preserve">, a medicinal </w:t>
      </w:r>
      <w:proofErr w:type="spellStart"/>
      <w:r w:rsidRPr="00A164B9">
        <w:t>plant</w:t>
      </w:r>
      <w:proofErr w:type="spellEnd"/>
      <w:r w:rsidRPr="00A164B9">
        <w:t xml:space="preserve"> </w:t>
      </w:r>
      <w:proofErr w:type="spellStart"/>
      <w:r w:rsidRPr="00A164B9">
        <w:t>of</w:t>
      </w:r>
      <w:proofErr w:type="spellEnd"/>
      <w:r w:rsidRPr="00A164B9">
        <w:t xml:space="preserve"> </w:t>
      </w:r>
      <w:proofErr w:type="spellStart"/>
      <w:r w:rsidRPr="00A164B9">
        <w:t>traditional</w:t>
      </w:r>
      <w:proofErr w:type="spellEnd"/>
      <w:r w:rsidRPr="00A164B9">
        <w:t xml:space="preserve"> use, </w:t>
      </w:r>
      <w:proofErr w:type="spellStart"/>
      <w:r w:rsidRPr="00A164B9">
        <w:t>has</w:t>
      </w:r>
      <w:proofErr w:type="spellEnd"/>
      <w:r w:rsidRPr="00A164B9">
        <w:t xml:space="preserve"> </w:t>
      </w:r>
      <w:proofErr w:type="spellStart"/>
      <w:r w:rsidRPr="00A164B9">
        <w:t>metabolic</w:t>
      </w:r>
      <w:proofErr w:type="spellEnd"/>
      <w:r w:rsidRPr="00A164B9">
        <w:t xml:space="preserve"> </w:t>
      </w:r>
      <w:proofErr w:type="spellStart"/>
      <w:r w:rsidRPr="00A164B9">
        <w:t>activities</w:t>
      </w:r>
      <w:proofErr w:type="spellEnd"/>
      <w:r w:rsidRPr="00A164B9">
        <w:t xml:space="preserve"> </w:t>
      </w:r>
      <w:proofErr w:type="spellStart"/>
      <w:r w:rsidRPr="00A164B9">
        <w:t>with</w:t>
      </w:r>
      <w:proofErr w:type="spellEnd"/>
      <w:r w:rsidRPr="00A164B9">
        <w:t xml:space="preserve"> </w:t>
      </w:r>
      <w:proofErr w:type="spellStart"/>
      <w:r w:rsidRPr="00A164B9">
        <w:t>potential</w:t>
      </w:r>
      <w:proofErr w:type="spellEnd"/>
      <w:r w:rsidRPr="00A164B9">
        <w:t xml:space="preserve"> </w:t>
      </w:r>
      <w:proofErr w:type="spellStart"/>
      <w:r w:rsidRPr="00A164B9">
        <w:t>benefit</w:t>
      </w:r>
      <w:proofErr w:type="spellEnd"/>
      <w:r w:rsidRPr="00A164B9">
        <w:t xml:space="preserve"> in </w:t>
      </w:r>
      <w:proofErr w:type="spellStart"/>
      <w:r w:rsidRPr="00A164B9">
        <w:t>obesity</w:t>
      </w:r>
      <w:proofErr w:type="spellEnd"/>
      <w:r w:rsidRPr="00A164B9">
        <w:t xml:space="preserve">, </w:t>
      </w:r>
      <w:proofErr w:type="spellStart"/>
      <w:r w:rsidRPr="00A164B9">
        <w:t>among</w:t>
      </w:r>
      <w:proofErr w:type="spellEnd"/>
      <w:r w:rsidRPr="00A164B9">
        <w:t xml:space="preserve"> </w:t>
      </w:r>
      <w:proofErr w:type="spellStart"/>
      <w:r w:rsidRPr="00A164B9">
        <w:t>them</w:t>
      </w:r>
      <w:proofErr w:type="spellEnd"/>
      <w:r w:rsidRPr="00A164B9">
        <w:t xml:space="preserve">, its </w:t>
      </w:r>
      <w:proofErr w:type="spellStart"/>
      <w:r w:rsidRPr="00A164B9">
        <w:t>anti-inflammatory</w:t>
      </w:r>
      <w:proofErr w:type="spellEnd"/>
      <w:r w:rsidRPr="00A164B9">
        <w:t xml:space="preserve"> </w:t>
      </w:r>
      <w:proofErr w:type="spellStart"/>
      <w:r w:rsidRPr="00A164B9">
        <w:t>activity</w:t>
      </w:r>
      <w:proofErr w:type="spellEnd"/>
      <w:r w:rsidRPr="00A164B9">
        <w:t xml:space="preserve">. </w:t>
      </w:r>
      <w:proofErr w:type="spellStart"/>
      <w:r w:rsidRPr="00A164B9">
        <w:t>However</w:t>
      </w:r>
      <w:proofErr w:type="spellEnd"/>
      <w:r w:rsidRPr="00A164B9">
        <w:t xml:space="preserve">, </w:t>
      </w:r>
      <w:proofErr w:type="spellStart"/>
      <w:r w:rsidRPr="00A164B9">
        <w:t>there</w:t>
      </w:r>
      <w:proofErr w:type="spellEnd"/>
      <w:r w:rsidRPr="00A164B9">
        <w:t xml:space="preserve"> are still no </w:t>
      </w:r>
      <w:proofErr w:type="spellStart"/>
      <w:r w:rsidRPr="00A164B9">
        <w:t>studies</w:t>
      </w:r>
      <w:proofErr w:type="spellEnd"/>
      <w:r w:rsidRPr="00A164B9">
        <w:t xml:space="preserve"> </w:t>
      </w:r>
      <w:proofErr w:type="spellStart"/>
      <w:r w:rsidRPr="00A164B9">
        <w:t>evaluating</w:t>
      </w:r>
      <w:proofErr w:type="spellEnd"/>
      <w:r w:rsidRPr="00A164B9">
        <w:t xml:space="preserve"> </w:t>
      </w:r>
      <w:proofErr w:type="spellStart"/>
      <w:r w:rsidRPr="00A164B9">
        <w:t>the</w:t>
      </w:r>
      <w:proofErr w:type="spellEnd"/>
      <w:r w:rsidRPr="00A164B9">
        <w:t xml:space="preserve"> </w:t>
      </w:r>
      <w:proofErr w:type="spellStart"/>
      <w:r w:rsidRPr="00A164B9">
        <w:t>effect</w:t>
      </w:r>
      <w:proofErr w:type="spellEnd"/>
      <w:r w:rsidRPr="00A164B9">
        <w:t xml:space="preserve"> </w:t>
      </w:r>
      <w:proofErr w:type="spellStart"/>
      <w:r w:rsidRPr="00A164B9">
        <w:t>of</w:t>
      </w:r>
      <w:proofErr w:type="spellEnd"/>
      <w:r w:rsidRPr="00A164B9">
        <w:t xml:space="preserve"> </w:t>
      </w:r>
      <w:proofErr w:type="spellStart"/>
      <w:r w:rsidRPr="00A164B9">
        <w:t>this</w:t>
      </w:r>
      <w:proofErr w:type="spellEnd"/>
      <w:r w:rsidRPr="00A164B9">
        <w:t xml:space="preserve"> </w:t>
      </w:r>
      <w:proofErr w:type="spellStart"/>
      <w:r w:rsidRPr="00A164B9">
        <w:t>plant</w:t>
      </w:r>
      <w:proofErr w:type="spellEnd"/>
      <w:r w:rsidRPr="00A164B9">
        <w:t xml:space="preserve"> </w:t>
      </w:r>
      <w:proofErr w:type="spellStart"/>
      <w:r w:rsidRPr="00A164B9">
        <w:t>on</w:t>
      </w:r>
      <w:proofErr w:type="spellEnd"/>
      <w:r w:rsidRPr="00A164B9">
        <w:t xml:space="preserve"> </w:t>
      </w:r>
      <w:proofErr w:type="spellStart"/>
      <w:r w:rsidRPr="00A164B9">
        <w:t>individuals</w:t>
      </w:r>
      <w:proofErr w:type="spellEnd"/>
      <w:r w:rsidRPr="00A164B9">
        <w:t xml:space="preserve"> </w:t>
      </w:r>
      <w:proofErr w:type="spellStart"/>
      <w:r w:rsidRPr="00A164B9">
        <w:t>with</w:t>
      </w:r>
      <w:proofErr w:type="spellEnd"/>
      <w:r w:rsidRPr="00A164B9">
        <w:t xml:space="preserve"> </w:t>
      </w:r>
      <w:proofErr w:type="spellStart"/>
      <w:r w:rsidRPr="00A164B9">
        <w:t>obesity</w:t>
      </w:r>
      <w:proofErr w:type="spellEnd"/>
      <w:r w:rsidRPr="00A164B9">
        <w:t xml:space="preserve">. </w:t>
      </w:r>
      <w:proofErr w:type="spellStart"/>
      <w:r w:rsidRPr="00A164B9">
        <w:t>Thus</w:t>
      </w:r>
      <w:proofErr w:type="spellEnd"/>
      <w:r w:rsidRPr="00A164B9">
        <w:t xml:space="preserve">, </w:t>
      </w:r>
      <w:proofErr w:type="spellStart"/>
      <w:r w:rsidRPr="00A164B9">
        <w:t>the</w:t>
      </w:r>
      <w:proofErr w:type="spellEnd"/>
      <w:r w:rsidRPr="00A164B9">
        <w:t xml:space="preserve"> </w:t>
      </w:r>
      <w:proofErr w:type="spellStart"/>
      <w:r w:rsidRPr="00A164B9">
        <w:t>aim</w:t>
      </w:r>
      <w:proofErr w:type="spellEnd"/>
      <w:r w:rsidRPr="00A164B9">
        <w:t xml:space="preserve"> </w:t>
      </w:r>
      <w:proofErr w:type="spellStart"/>
      <w:r w:rsidRPr="00A164B9">
        <w:t>of</w:t>
      </w:r>
      <w:proofErr w:type="spellEnd"/>
      <w:r w:rsidRPr="00A164B9">
        <w:t xml:space="preserve"> </w:t>
      </w:r>
      <w:proofErr w:type="spellStart"/>
      <w:r w:rsidRPr="00A164B9">
        <w:t>this</w:t>
      </w:r>
      <w:proofErr w:type="spellEnd"/>
      <w:r w:rsidRPr="00A164B9">
        <w:t xml:space="preserve"> </w:t>
      </w:r>
      <w:proofErr w:type="spellStart"/>
      <w:r w:rsidRPr="00A164B9">
        <w:t>study</w:t>
      </w:r>
      <w:proofErr w:type="spellEnd"/>
      <w:r w:rsidRPr="00A164B9">
        <w:t xml:space="preserve"> </w:t>
      </w:r>
      <w:proofErr w:type="spellStart"/>
      <w:r w:rsidRPr="00A164B9">
        <w:t>is</w:t>
      </w:r>
      <w:proofErr w:type="spellEnd"/>
      <w:r w:rsidRPr="00A164B9">
        <w:t xml:space="preserve"> </w:t>
      </w:r>
      <w:proofErr w:type="spellStart"/>
      <w:r w:rsidRPr="00A164B9">
        <w:t>to</w:t>
      </w:r>
      <w:proofErr w:type="spellEnd"/>
      <w:r w:rsidRPr="00A164B9">
        <w:t xml:space="preserve"> </w:t>
      </w:r>
      <w:proofErr w:type="spellStart"/>
      <w:r w:rsidRPr="00A164B9">
        <w:t>evaluate</w:t>
      </w:r>
      <w:proofErr w:type="spellEnd"/>
      <w:r w:rsidRPr="00A164B9">
        <w:t xml:space="preserve"> </w:t>
      </w:r>
      <w:proofErr w:type="spellStart"/>
      <w:r w:rsidRPr="00A164B9">
        <w:t>the</w:t>
      </w:r>
      <w:proofErr w:type="spellEnd"/>
      <w:r w:rsidRPr="00A164B9">
        <w:t xml:space="preserve"> </w:t>
      </w:r>
      <w:proofErr w:type="spellStart"/>
      <w:r w:rsidRPr="00A164B9">
        <w:t>effect</w:t>
      </w:r>
      <w:proofErr w:type="spellEnd"/>
      <w:r w:rsidRPr="00A164B9">
        <w:t xml:space="preserve"> </w:t>
      </w:r>
      <w:proofErr w:type="spellStart"/>
      <w:r w:rsidRPr="00A164B9">
        <w:t>of</w:t>
      </w:r>
      <w:proofErr w:type="spellEnd"/>
      <w:r w:rsidRPr="00A164B9">
        <w:t xml:space="preserv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w:t>
      </w:r>
      <w:proofErr w:type="spellStart"/>
      <w:r w:rsidRPr="00A164B9">
        <w:t>on</w:t>
      </w:r>
      <w:proofErr w:type="spellEnd"/>
      <w:r w:rsidRPr="00A164B9">
        <w:t xml:space="preserve"> </w:t>
      </w:r>
      <w:proofErr w:type="spellStart"/>
      <w:r w:rsidRPr="00A164B9">
        <w:t>the</w:t>
      </w:r>
      <w:proofErr w:type="spellEnd"/>
      <w:r w:rsidRPr="00A164B9">
        <w:t xml:space="preserve"> </w:t>
      </w:r>
      <w:proofErr w:type="spellStart"/>
      <w:r w:rsidRPr="00A164B9">
        <w:t>phase</w:t>
      </w:r>
      <w:proofErr w:type="spellEnd"/>
      <w:r w:rsidRPr="00A164B9">
        <w:t xml:space="preserve"> </w:t>
      </w:r>
      <w:proofErr w:type="spellStart"/>
      <w:r w:rsidRPr="00A164B9">
        <w:t>angle</w:t>
      </w:r>
      <w:proofErr w:type="spellEnd"/>
      <w:r w:rsidRPr="00A164B9">
        <w:t xml:space="preserve"> in </w:t>
      </w:r>
      <w:proofErr w:type="spellStart"/>
      <w:r w:rsidRPr="00A164B9">
        <w:t>individuals</w:t>
      </w:r>
      <w:proofErr w:type="spellEnd"/>
      <w:r w:rsidRPr="00A164B9">
        <w:t xml:space="preserve"> </w:t>
      </w:r>
      <w:proofErr w:type="spellStart"/>
      <w:r w:rsidRPr="00A164B9">
        <w:t>with</w:t>
      </w:r>
      <w:proofErr w:type="spellEnd"/>
      <w:r w:rsidRPr="00A164B9">
        <w:t xml:space="preserve"> grade I </w:t>
      </w:r>
      <w:proofErr w:type="spellStart"/>
      <w:r w:rsidRPr="00A164B9">
        <w:t>obesity</w:t>
      </w:r>
      <w:proofErr w:type="spellEnd"/>
      <w:r w:rsidR="00C2185B" w:rsidRPr="00A164B9">
        <w:t xml:space="preserve">. </w:t>
      </w:r>
      <w:proofErr w:type="spellStart"/>
      <w:r w:rsidR="00C2185B" w:rsidRPr="00A164B9">
        <w:t>This</w:t>
      </w:r>
      <w:proofErr w:type="spellEnd"/>
      <w:r w:rsidR="00C2185B" w:rsidRPr="00A164B9">
        <w:t xml:space="preserve"> </w:t>
      </w:r>
      <w:proofErr w:type="spellStart"/>
      <w:r w:rsidR="00C2185B" w:rsidRPr="00A164B9">
        <w:t>is</w:t>
      </w:r>
      <w:proofErr w:type="spellEnd"/>
      <w:r w:rsidR="00C2185B" w:rsidRPr="00A164B9">
        <w:t xml:space="preserve"> a </w:t>
      </w:r>
      <w:proofErr w:type="spellStart"/>
      <w:r w:rsidR="00C2185B" w:rsidRPr="00A164B9">
        <w:t>randomized</w:t>
      </w:r>
      <w:proofErr w:type="spellEnd"/>
      <w:r w:rsidR="00C2185B" w:rsidRPr="00A164B9">
        <w:t xml:space="preserve">, </w:t>
      </w:r>
      <w:proofErr w:type="spellStart"/>
      <w:r w:rsidR="00C2185B" w:rsidRPr="00A164B9">
        <w:t>phase</w:t>
      </w:r>
      <w:proofErr w:type="spellEnd"/>
      <w:r w:rsidR="00C2185B" w:rsidRPr="00A164B9">
        <w:t xml:space="preserve"> II, triple-</w:t>
      </w:r>
      <w:proofErr w:type="spellStart"/>
      <w:r w:rsidR="00C2185B" w:rsidRPr="00A164B9">
        <w:t>blind</w:t>
      </w:r>
      <w:r w:rsidR="00316F66" w:rsidRPr="00A164B9">
        <w:t>ed</w:t>
      </w:r>
      <w:proofErr w:type="spellEnd"/>
      <w:r w:rsidR="00C2185B" w:rsidRPr="00A164B9">
        <w:t xml:space="preserve"> </w:t>
      </w:r>
      <w:proofErr w:type="spellStart"/>
      <w:r w:rsidR="00C2185B" w:rsidRPr="00A164B9">
        <w:t>clinical</w:t>
      </w:r>
      <w:proofErr w:type="spellEnd"/>
      <w:r w:rsidR="00C2185B" w:rsidRPr="00A164B9">
        <w:t xml:space="preserve"> </w:t>
      </w:r>
      <w:proofErr w:type="spellStart"/>
      <w:r w:rsidR="00C2185B" w:rsidRPr="00A164B9">
        <w:t>trial</w:t>
      </w:r>
      <w:proofErr w:type="spellEnd"/>
      <w:r w:rsidR="00C2185B" w:rsidRPr="00A164B9">
        <w:t xml:space="preserve"> in </w:t>
      </w:r>
      <w:proofErr w:type="spellStart"/>
      <w:r w:rsidR="00C2185B" w:rsidRPr="00A164B9">
        <w:t>which</w:t>
      </w:r>
      <w:proofErr w:type="spellEnd"/>
      <w:r w:rsidR="00C2185B" w:rsidRPr="00A164B9">
        <w:t xml:space="preserve"> </w:t>
      </w:r>
      <w:proofErr w:type="spellStart"/>
      <w:r w:rsidR="00C2185B" w:rsidRPr="00A164B9">
        <w:t>participants</w:t>
      </w:r>
      <w:proofErr w:type="spellEnd"/>
      <w:r w:rsidR="00C2185B" w:rsidRPr="00A164B9">
        <w:t xml:space="preserve"> </w:t>
      </w:r>
      <w:proofErr w:type="spellStart"/>
      <w:r w:rsidR="00C2185B" w:rsidRPr="00A164B9">
        <w:t>with</w:t>
      </w:r>
      <w:proofErr w:type="spellEnd"/>
      <w:r w:rsidR="00C2185B" w:rsidRPr="00A164B9">
        <w:t xml:space="preserve"> grade I </w:t>
      </w:r>
      <w:proofErr w:type="spellStart"/>
      <w:r w:rsidR="00C2185B" w:rsidRPr="00A164B9">
        <w:t>obesity</w:t>
      </w:r>
      <w:proofErr w:type="spellEnd"/>
      <w:r w:rsidR="00C2185B" w:rsidRPr="00A164B9">
        <w:t xml:space="preserve"> </w:t>
      </w:r>
      <w:proofErr w:type="spellStart"/>
      <w:r w:rsidR="00C2185B" w:rsidRPr="00A164B9">
        <w:t>will</w:t>
      </w:r>
      <w:proofErr w:type="spellEnd"/>
      <w:r w:rsidR="00C2185B" w:rsidRPr="00A164B9">
        <w:t xml:space="preserve"> </w:t>
      </w:r>
      <w:proofErr w:type="spellStart"/>
      <w:r w:rsidR="00C2185B" w:rsidRPr="00A164B9">
        <w:t>be</w:t>
      </w:r>
      <w:proofErr w:type="spellEnd"/>
      <w:r w:rsidR="00C2185B" w:rsidRPr="00A164B9">
        <w:t xml:space="preserve"> </w:t>
      </w:r>
      <w:proofErr w:type="spellStart"/>
      <w:r w:rsidR="00C2185B" w:rsidRPr="00A164B9">
        <w:t>randomized</w:t>
      </w:r>
      <w:proofErr w:type="spellEnd"/>
      <w:r w:rsidR="00C2185B" w:rsidRPr="00A164B9">
        <w:t xml:space="preserve"> </w:t>
      </w:r>
      <w:proofErr w:type="spellStart"/>
      <w:r w:rsidR="00C2185B" w:rsidRPr="00A164B9">
        <w:t>to</w:t>
      </w:r>
      <w:proofErr w:type="spellEnd"/>
      <w:r w:rsidR="00C2185B" w:rsidRPr="00A164B9">
        <w:t xml:space="preserve"> </w:t>
      </w:r>
      <w:proofErr w:type="spellStart"/>
      <w:r w:rsidR="00C2185B" w:rsidRPr="00A164B9">
        <w:t>receive</w:t>
      </w:r>
      <w:proofErr w:type="spellEnd"/>
      <w:r w:rsidR="00CF6127" w:rsidRPr="00A164B9">
        <w:t xml:space="preserve"> </w:t>
      </w:r>
      <w:proofErr w:type="spellStart"/>
      <w:r w:rsidR="00CF6127" w:rsidRPr="00A164B9">
        <w:t>nutritional</w:t>
      </w:r>
      <w:proofErr w:type="spellEnd"/>
      <w:r w:rsidR="00CF6127" w:rsidRPr="00A164B9">
        <w:t xml:space="preserve"> </w:t>
      </w:r>
      <w:proofErr w:type="spellStart"/>
      <w:r w:rsidR="00CF6127" w:rsidRPr="00A164B9">
        <w:t>intervention</w:t>
      </w:r>
      <w:proofErr w:type="spellEnd"/>
      <w:r w:rsidR="00CF6127" w:rsidRPr="00A164B9">
        <w:t xml:space="preserve"> </w:t>
      </w:r>
      <w:proofErr w:type="spellStart"/>
      <w:r w:rsidR="00690707" w:rsidRPr="00A164B9">
        <w:t>combined</w:t>
      </w:r>
      <w:proofErr w:type="spellEnd"/>
      <w:r w:rsidR="00690707" w:rsidRPr="00A164B9">
        <w:t xml:space="preserve"> </w:t>
      </w:r>
      <w:proofErr w:type="spellStart"/>
      <w:r w:rsidR="00690707" w:rsidRPr="00A164B9">
        <w:t>with</w:t>
      </w:r>
      <w:proofErr w:type="spellEnd"/>
      <w:r w:rsidR="00CF6127" w:rsidRPr="00A164B9">
        <w:t xml:space="preserve"> </w:t>
      </w:r>
      <w:r w:rsidR="00C2185B" w:rsidRPr="00A164B9">
        <w:t xml:space="preserve">capsules </w:t>
      </w:r>
      <w:proofErr w:type="spellStart"/>
      <w:r w:rsidR="00C2185B" w:rsidRPr="00A164B9">
        <w:t>containing</w:t>
      </w:r>
      <w:proofErr w:type="spellEnd"/>
      <w:r w:rsidR="00E6753B" w:rsidRPr="00A164B9">
        <w:t xml:space="preserve"> </w:t>
      </w:r>
      <w:proofErr w:type="spellStart"/>
      <w:r w:rsidR="00D16F32" w:rsidRPr="00A164B9">
        <w:t>the</w:t>
      </w:r>
      <w:proofErr w:type="spellEnd"/>
      <w:r w:rsidR="00D16F32" w:rsidRPr="00A164B9">
        <w:t xml:space="preserve"> </w:t>
      </w:r>
      <w:proofErr w:type="spellStart"/>
      <w:r w:rsidR="00E6753B" w:rsidRPr="00A164B9">
        <w:t>powdered</w:t>
      </w:r>
      <w:proofErr w:type="spellEnd"/>
      <w:r w:rsidR="00D16F32" w:rsidRPr="00A164B9">
        <w:t xml:space="preserve"> </w:t>
      </w:r>
      <w:proofErr w:type="spellStart"/>
      <w:r w:rsidR="00D16F32" w:rsidRPr="00A164B9">
        <w:t>plant</w:t>
      </w:r>
      <w:proofErr w:type="spellEnd"/>
      <w:r w:rsidR="00D16F32" w:rsidRPr="00A164B9">
        <w:t xml:space="preserve"> material </w:t>
      </w:r>
      <w:proofErr w:type="spellStart"/>
      <w:r w:rsidR="00D16F32" w:rsidRPr="00A164B9">
        <w:t>of</w:t>
      </w:r>
      <w:proofErr w:type="spellEnd"/>
      <w:r w:rsidR="00C2185B" w:rsidRPr="00A164B9">
        <w:t xml:space="preserv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C2185B" w:rsidRPr="00A164B9">
        <w:t xml:space="preserve"> </w:t>
      </w:r>
      <w:proofErr w:type="spellStart"/>
      <w:r w:rsidR="00C2185B" w:rsidRPr="00A164B9">
        <w:t>at</w:t>
      </w:r>
      <w:proofErr w:type="spellEnd"/>
      <w:r w:rsidR="00C2185B" w:rsidRPr="00A164B9">
        <w:t xml:space="preserve"> a dose </w:t>
      </w:r>
      <w:proofErr w:type="spellStart"/>
      <w:r w:rsidR="00C2185B" w:rsidRPr="00A164B9">
        <w:t>of</w:t>
      </w:r>
      <w:proofErr w:type="spellEnd"/>
      <w:r w:rsidR="00C2185B" w:rsidRPr="00A164B9">
        <w:t xml:space="preserve"> </w:t>
      </w:r>
      <w:r w:rsidR="008D5BDA" w:rsidRPr="00A164B9">
        <w:t>22</w:t>
      </w:r>
      <w:r w:rsidR="00C2185B" w:rsidRPr="00A164B9">
        <w:t xml:space="preserve">50 mg </w:t>
      </w:r>
      <w:proofErr w:type="spellStart"/>
      <w:r w:rsidR="00C2185B" w:rsidRPr="00A164B9">
        <w:t>daily</w:t>
      </w:r>
      <w:proofErr w:type="spellEnd"/>
      <w:r w:rsidR="00C2185B" w:rsidRPr="00A164B9">
        <w:t xml:space="preserve"> for 3 </w:t>
      </w:r>
      <w:proofErr w:type="spellStart"/>
      <w:r w:rsidR="00C2185B" w:rsidRPr="00A164B9">
        <w:t>months</w:t>
      </w:r>
      <w:proofErr w:type="spellEnd"/>
      <w:r w:rsidR="00EB5147" w:rsidRPr="00A164B9">
        <w:t xml:space="preserve"> </w:t>
      </w:r>
      <w:proofErr w:type="spellStart"/>
      <w:r w:rsidR="00EB5147" w:rsidRPr="00A164B9">
        <w:t>or</w:t>
      </w:r>
      <w:proofErr w:type="spellEnd"/>
      <w:r w:rsidR="00EB5147" w:rsidRPr="00A164B9">
        <w:t xml:space="preserve"> </w:t>
      </w:r>
      <w:proofErr w:type="spellStart"/>
      <w:r w:rsidR="00EB5147" w:rsidRPr="00A164B9">
        <w:t>nutritional</w:t>
      </w:r>
      <w:proofErr w:type="spellEnd"/>
      <w:r w:rsidR="00EB5147" w:rsidRPr="00A164B9">
        <w:t xml:space="preserve"> </w:t>
      </w:r>
      <w:proofErr w:type="spellStart"/>
      <w:r w:rsidR="00EB5147" w:rsidRPr="00A164B9">
        <w:t>intervention</w:t>
      </w:r>
      <w:proofErr w:type="spellEnd"/>
      <w:r w:rsidR="00EB5147" w:rsidRPr="00A164B9">
        <w:t xml:space="preserve"> </w:t>
      </w:r>
      <w:proofErr w:type="spellStart"/>
      <w:r w:rsidR="00690707" w:rsidRPr="00A164B9">
        <w:t>combined</w:t>
      </w:r>
      <w:proofErr w:type="spellEnd"/>
      <w:r w:rsidR="00690707" w:rsidRPr="00A164B9">
        <w:t xml:space="preserve"> </w:t>
      </w:r>
      <w:proofErr w:type="spellStart"/>
      <w:r w:rsidR="00690707" w:rsidRPr="00A164B9">
        <w:t>with</w:t>
      </w:r>
      <w:proofErr w:type="spellEnd"/>
      <w:r w:rsidR="00EB5147" w:rsidRPr="00A164B9">
        <w:t xml:space="preserve"> placebo</w:t>
      </w:r>
      <w:r w:rsidR="00C2185B" w:rsidRPr="00A164B9">
        <w:t xml:space="preserve">. At </w:t>
      </w:r>
      <w:proofErr w:type="spellStart"/>
      <w:r w:rsidR="00C2185B" w:rsidRPr="00A164B9">
        <w:t>the</w:t>
      </w:r>
      <w:proofErr w:type="spellEnd"/>
      <w:r w:rsidR="00C2185B" w:rsidRPr="00A164B9">
        <w:t xml:space="preserve"> </w:t>
      </w:r>
      <w:proofErr w:type="spellStart"/>
      <w:r w:rsidR="00C2185B" w:rsidRPr="00A164B9">
        <w:t>end</w:t>
      </w:r>
      <w:proofErr w:type="spellEnd"/>
      <w:r w:rsidR="00C2185B" w:rsidRPr="00A164B9">
        <w:t xml:space="preserve"> </w:t>
      </w:r>
      <w:proofErr w:type="spellStart"/>
      <w:r w:rsidR="00C2185B" w:rsidRPr="00A164B9">
        <w:t>of</w:t>
      </w:r>
      <w:proofErr w:type="spellEnd"/>
      <w:r w:rsidR="00C2185B" w:rsidRPr="00A164B9">
        <w:t xml:space="preserve"> </w:t>
      </w:r>
      <w:proofErr w:type="spellStart"/>
      <w:r w:rsidR="00C2185B" w:rsidRPr="00A164B9">
        <w:t>the</w:t>
      </w:r>
      <w:proofErr w:type="spellEnd"/>
      <w:r w:rsidR="00C2185B" w:rsidRPr="00A164B9">
        <w:t xml:space="preserve"> </w:t>
      </w:r>
      <w:proofErr w:type="spellStart"/>
      <w:r w:rsidR="00C2185B" w:rsidRPr="00A164B9">
        <w:t>treatment</w:t>
      </w:r>
      <w:proofErr w:type="spellEnd"/>
      <w:r w:rsidR="00C2185B" w:rsidRPr="00A164B9">
        <w:t xml:space="preserve">, it </w:t>
      </w:r>
      <w:proofErr w:type="spellStart"/>
      <w:r w:rsidR="00C2185B" w:rsidRPr="00A164B9">
        <w:t>is</w:t>
      </w:r>
      <w:proofErr w:type="spellEnd"/>
      <w:r w:rsidR="00C2185B" w:rsidRPr="00A164B9">
        <w:t xml:space="preserve"> </w:t>
      </w:r>
      <w:proofErr w:type="spellStart"/>
      <w:r w:rsidR="00C2185B" w:rsidRPr="00A164B9">
        <w:t>expected</w:t>
      </w:r>
      <w:proofErr w:type="spellEnd"/>
      <w:r w:rsidR="00C2185B" w:rsidRPr="00A164B9">
        <w:t xml:space="preserve"> </w:t>
      </w:r>
      <w:proofErr w:type="spellStart"/>
      <w:r w:rsidR="00C2185B" w:rsidRPr="00A164B9">
        <w:t>to</w:t>
      </w:r>
      <w:proofErr w:type="spellEnd"/>
      <w:r w:rsidR="00C2185B" w:rsidRPr="00A164B9">
        <w:t xml:space="preserve"> observe </w:t>
      </w:r>
      <w:proofErr w:type="spellStart"/>
      <w:r w:rsidR="00C2185B" w:rsidRPr="00A164B9">
        <w:t>an</w:t>
      </w:r>
      <w:proofErr w:type="spellEnd"/>
      <w:r w:rsidR="00C2185B" w:rsidRPr="00A164B9">
        <w:t xml:space="preserve"> </w:t>
      </w:r>
      <w:proofErr w:type="spellStart"/>
      <w:r w:rsidR="00C2185B" w:rsidRPr="00A164B9">
        <w:t>increase</w:t>
      </w:r>
      <w:proofErr w:type="spellEnd"/>
      <w:r w:rsidR="00C2185B" w:rsidRPr="00A164B9">
        <w:t xml:space="preserve"> in </w:t>
      </w:r>
      <w:proofErr w:type="spellStart"/>
      <w:r w:rsidR="00C2185B" w:rsidRPr="00A164B9">
        <w:t>the</w:t>
      </w:r>
      <w:proofErr w:type="spellEnd"/>
      <w:r w:rsidR="00C2185B" w:rsidRPr="00A164B9">
        <w:t xml:space="preserve"> </w:t>
      </w:r>
      <w:proofErr w:type="spellStart"/>
      <w:r w:rsidR="00C2185B" w:rsidRPr="00A164B9">
        <w:t>phase</w:t>
      </w:r>
      <w:proofErr w:type="spellEnd"/>
      <w:r w:rsidR="00C2185B" w:rsidRPr="00A164B9">
        <w:t xml:space="preserve"> </w:t>
      </w:r>
      <w:proofErr w:type="spellStart"/>
      <w:r w:rsidR="00C2185B" w:rsidRPr="00A164B9">
        <w:t>angle</w:t>
      </w:r>
      <w:proofErr w:type="spellEnd"/>
      <w:r w:rsidR="00C2185B" w:rsidRPr="00A164B9">
        <w:t xml:space="preserve"> in </w:t>
      </w:r>
      <w:proofErr w:type="spellStart"/>
      <w:r w:rsidR="00C2185B" w:rsidRPr="00A164B9">
        <w:t>the</w:t>
      </w:r>
      <w:proofErr w:type="spellEnd"/>
      <w:r w:rsidR="00C2185B" w:rsidRPr="00A164B9">
        <w:t xml:space="preserve"> </w:t>
      </w:r>
      <w:proofErr w:type="spellStart"/>
      <w:r w:rsidR="00C2185B" w:rsidRPr="00A164B9">
        <w:t>treated</w:t>
      </w:r>
      <w:proofErr w:type="spellEnd"/>
      <w:r w:rsidR="00C2185B" w:rsidRPr="00A164B9">
        <w:t xml:space="preserve"> </w:t>
      </w:r>
      <w:proofErr w:type="spellStart"/>
      <w:r w:rsidR="00C2185B" w:rsidRPr="00A164B9">
        <w:t>group</w:t>
      </w:r>
      <w:proofErr w:type="spellEnd"/>
      <w:r w:rsidR="00C2185B" w:rsidRPr="00A164B9">
        <w:t xml:space="preserve">, </w:t>
      </w:r>
      <w:proofErr w:type="spellStart"/>
      <w:r w:rsidR="00C2185B" w:rsidRPr="00A164B9">
        <w:t>indicating</w:t>
      </w:r>
      <w:proofErr w:type="spellEnd"/>
      <w:r w:rsidR="00C2185B" w:rsidRPr="00A164B9">
        <w:t xml:space="preserve"> </w:t>
      </w:r>
      <w:proofErr w:type="spellStart"/>
      <w:r w:rsidR="00C2185B" w:rsidRPr="00A164B9">
        <w:t>the</w:t>
      </w:r>
      <w:proofErr w:type="spellEnd"/>
      <w:r w:rsidR="00C2185B" w:rsidRPr="00A164B9">
        <w:t xml:space="preserve"> </w:t>
      </w:r>
      <w:proofErr w:type="spellStart"/>
      <w:r w:rsidR="00C2185B" w:rsidRPr="00A164B9">
        <w:t>need</w:t>
      </w:r>
      <w:proofErr w:type="spellEnd"/>
      <w:r w:rsidR="00C2185B" w:rsidRPr="00A164B9">
        <w:t xml:space="preserve"> </w:t>
      </w:r>
      <w:proofErr w:type="spellStart"/>
      <w:r w:rsidR="00C2185B" w:rsidRPr="00A164B9">
        <w:t>to</w:t>
      </w:r>
      <w:proofErr w:type="spellEnd"/>
      <w:r w:rsidR="00C2185B" w:rsidRPr="00A164B9">
        <w:t xml:space="preserve"> </w:t>
      </w:r>
      <w:proofErr w:type="spellStart"/>
      <w:r w:rsidR="00C2185B" w:rsidRPr="00A164B9">
        <w:t>further</w:t>
      </w:r>
      <w:proofErr w:type="spellEnd"/>
      <w:r w:rsidR="00C2185B" w:rsidRPr="00A164B9">
        <w:t xml:space="preserve"> </w:t>
      </w:r>
      <w:proofErr w:type="spellStart"/>
      <w:r w:rsidR="00C2185B" w:rsidRPr="00A164B9">
        <w:t>investigate</w:t>
      </w:r>
      <w:proofErr w:type="spellEnd"/>
      <w:r w:rsidR="00C2185B" w:rsidRPr="00A164B9">
        <w:t xml:space="preserve"> its </w:t>
      </w:r>
      <w:proofErr w:type="spellStart"/>
      <w:r w:rsidR="00C2185B" w:rsidRPr="00A164B9">
        <w:t>potential</w:t>
      </w:r>
      <w:proofErr w:type="spellEnd"/>
      <w:r w:rsidR="00C2185B" w:rsidRPr="00A164B9">
        <w:t xml:space="preserve"> in </w:t>
      </w:r>
      <w:proofErr w:type="spellStart"/>
      <w:r w:rsidR="00C2185B" w:rsidRPr="00A164B9">
        <w:t>modifying</w:t>
      </w:r>
      <w:proofErr w:type="spellEnd"/>
      <w:r w:rsidR="00C2185B" w:rsidRPr="00A164B9">
        <w:t xml:space="preserve"> </w:t>
      </w:r>
      <w:proofErr w:type="spellStart"/>
      <w:r w:rsidR="00C2185B" w:rsidRPr="00A164B9">
        <w:t>the</w:t>
      </w:r>
      <w:proofErr w:type="spellEnd"/>
      <w:r w:rsidR="00C2185B" w:rsidRPr="00A164B9">
        <w:t xml:space="preserve"> natural </w:t>
      </w:r>
      <w:proofErr w:type="spellStart"/>
      <w:r w:rsidR="00C2185B" w:rsidRPr="00A164B9">
        <w:t>history</w:t>
      </w:r>
      <w:proofErr w:type="spellEnd"/>
      <w:r w:rsidR="00C2185B" w:rsidRPr="00A164B9">
        <w:t xml:space="preserve"> </w:t>
      </w:r>
      <w:proofErr w:type="spellStart"/>
      <w:r w:rsidR="00C2185B" w:rsidRPr="00A164B9">
        <w:t>of</w:t>
      </w:r>
      <w:proofErr w:type="spellEnd"/>
      <w:r w:rsidR="00C2185B" w:rsidRPr="00A164B9">
        <w:t xml:space="preserve"> </w:t>
      </w:r>
      <w:proofErr w:type="spellStart"/>
      <w:r w:rsidR="00C2185B" w:rsidRPr="00A164B9">
        <w:t>obesity</w:t>
      </w:r>
      <w:proofErr w:type="spellEnd"/>
      <w:r w:rsidR="00C2185B" w:rsidRPr="00A164B9">
        <w:t>.</w:t>
      </w:r>
    </w:p>
    <w:p w14:paraId="4F39EF4B" w14:textId="72D769EB" w:rsidR="00BE5A9F" w:rsidRPr="00A164B9" w:rsidRDefault="00BE5A9F" w:rsidP="00301402">
      <w:pPr>
        <w:pStyle w:val="Normalsemrecuo"/>
      </w:pPr>
      <w:r w:rsidRPr="00A164B9">
        <w:t xml:space="preserve">Keywords: </w:t>
      </w:r>
      <w:proofErr w:type="spellStart"/>
      <w:r w:rsidR="00E95246" w:rsidRPr="00A164B9">
        <w:t>O</w:t>
      </w:r>
      <w:r w:rsidR="00A13D70" w:rsidRPr="00A164B9">
        <w:t>besity</w:t>
      </w:r>
      <w:proofErr w:type="spellEnd"/>
      <w:r w:rsidR="00301402" w:rsidRPr="00A164B9">
        <w:t>.</w:t>
      </w:r>
      <w:r w:rsidR="00A13D70" w:rsidRPr="00A164B9">
        <w:t xml:space="preserve"> </w:t>
      </w:r>
      <w:proofErr w:type="spellStart"/>
      <w:r w:rsidR="00E95246" w:rsidRPr="00A164B9">
        <w:t>Inflammation</w:t>
      </w:r>
      <w:proofErr w:type="spellEnd"/>
      <w:r w:rsidR="00301402" w:rsidRPr="00A164B9">
        <w:t>.</w:t>
      </w:r>
      <w:r w:rsidR="00A13D70" w:rsidRPr="00A164B9">
        <w:t xml:space="preserve"> </w:t>
      </w:r>
      <w:proofErr w:type="spellStart"/>
      <w:r w:rsidR="00E95246" w:rsidRPr="00A164B9">
        <w:t>Phase</w:t>
      </w:r>
      <w:proofErr w:type="spellEnd"/>
      <w:r w:rsidR="00E95246" w:rsidRPr="00A164B9">
        <w:t xml:space="preserve"> </w:t>
      </w:r>
      <w:proofErr w:type="spellStart"/>
      <w:r w:rsidR="00A13D70" w:rsidRPr="00A164B9">
        <w:t>angle</w:t>
      </w:r>
      <w:proofErr w:type="spellEnd"/>
      <w:r w:rsidR="00301402" w:rsidRPr="00A164B9">
        <w:t>.</w:t>
      </w:r>
      <w:r w:rsidR="00A13D70" w:rsidRPr="00A164B9">
        <w:t xml:space="preserve"> </w:t>
      </w:r>
      <w:proofErr w:type="spellStart"/>
      <w:r w:rsidR="00E95246" w:rsidRPr="00A164B9">
        <w:t>Bioelectrical</w:t>
      </w:r>
      <w:proofErr w:type="spellEnd"/>
      <w:r w:rsidR="00E95246" w:rsidRPr="00A164B9">
        <w:t xml:space="preserve"> </w:t>
      </w:r>
      <w:proofErr w:type="spellStart"/>
      <w:r w:rsidR="00FE3385" w:rsidRPr="00A164B9">
        <w:t>impedance</w:t>
      </w:r>
      <w:proofErr w:type="spellEnd"/>
      <w:r w:rsidR="00FE3385" w:rsidRPr="00A164B9">
        <w:t xml:space="preserve"> </w:t>
      </w:r>
      <w:proofErr w:type="spellStart"/>
      <w:r w:rsidR="00253295" w:rsidRPr="00A164B9">
        <w:t>analysis</w:t>
      </w:r>
      <w:proofErr w:type="spellEnd"/>
      <w:r w:rsidR="00301402" w:rsidRPr="00A164B9">
        <w:t>.</w:t>
      </w:r>
      <w:r w:rsidR="00A13D70" w:rsidRPr="00A164B9">
        <w:t xml:space="preserv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301402" w:rsidRPr="00A164B9">
        <w:rPr>
          <w:i/>
        </w:rPr>
        <w:t>.</w:t>
      </w:r>
      <w:r w:rsidR="00A13D70" w:rsidRPr="00A164B9">
        <w:t xml:space="preserve"> </w:t>
      </w:r>
      <w:proofErr w:type="spellStart"/>
      <w:r w:rsidR="00A13D70" w:rsidRPr="00A164B9">
        <w:rPr>
          <w:i/>
          <w:iCs/>
        </w:rPr>
        <w:t>Eclipta</w:t>
      </w:r>
      <w:proofErr w:type="spellEnd"/>
      <w:r w:rsidR="00A13D70" w:rsidRPr="00A164B9">
        <w:rPr>
          <w:i/>
          <w:iCs/>
        </w:rPr>
        <w:t xml:space="preserve"> </w:t>
      </w:r>
      <w:r w:rsidR="00E63F60" w:rsidRPr="00A164B9">
        <w:rPr>
          <w:i/>
          <w:iCs/>
        </w:rPr>
        <w:softHyphen/>
        <w:t>alba</w:t>
      </w:r>
      <w:r w:rsidR="00301402" w:rsidRPr="00A164B9">
        <w:t>.</w:t>
      </w:r>
      <w:r w:rsidR="00A13D70" w:rsidRPr="00A164B9">
        <w:t xml:space="preserve"> </w:t>
      </w:r>
      <w:proofErr w:type="spellStart"/>
      <w:r w:rsidR="00E95246" w:rsidRPr="00A164B9">
        <w:t>Wedelolactone</w:t>
      </w:r>
      <w:proofErr w:type="spellEnd"/>
      <w:r w:rsidR="00301402" w:rsidRPr="00A164B9">
        <w:t>.</w:t>
      </w:r>
      <w:r w:rsidR="00A13D70" w:rsidRPr="00A164B9">
        <w:t xml:space="preserve"> </w:t>
      </w:r>
      <w:proofErr w:type="spellStart"/>
      <w:r w:rsidR="00E95246" w:rsidRPr="00A164B9">
        <w:t>Randomized</w:t>
      </w:r>
      <w:proofErr w:type="spellEnd"/>
      <w:r w:rsidR="00E95246" w:rsidRPr="00A164B9">
        <w:t xml:space="preserve"> </w:t>
      </w:r>
      <w:proofErr w:type="spellStart"/>
      <w:r w:rsidR="00A13D70" w:rsidRPr="00A164B9">
        <w:t>clinical</w:t>
      </w:r>
      <w:proofErr w:type="spellEnd"/>
      <w:r w:rsidR="00A13D70" w:rsidRPr="00A164B9">
        <w:t xml:space="preserve"> </w:t>
      </w:r>
      <w:proofErr w:type="spellStart"/>
      <w:r w:rsidR="00A13D70" w:rsidRPr="00A164B9">
        <w:t>trial</w:t>
      </w:r>
      <w:proofErr w:type="spellEnd"/>
      <w:r w:rsidR="00A13D70" w:rsidRPr="00A164B9">
        <w:t>.</w:t>
      </w:r>
    </w:p>
    <w:p w14:paraId="6F1D212E" w14:textId="77777777" w:rsidR="000F5F2D" w:rsidRPr="00A164B9" w:rsidRDefault="000F5F2D" w:rsidP="00994CE8">
      <w:pPr>
        <w:rPr>
          <w:rFonts w:ascii="Aptos" w:hAnsi="Aptos" w:cstheme="majorHAnsi"/>
        </w:rPr>
      </w:pPr>
    </w:p>
    <w:p w14:paraId="5B1B3724" w14:textId="116E029F" w:rsidR="001E1C78" w:rsidRPr="00A164B9" w:rsidRDefault="001355B9" w:rsidP="00994CE8">
      <w:pPr>
        <w:rPr>
          <w:rFonts w:ascii="Aptos" w:hAnsi="Aptos" w:cstheme="majorHAnsi"/>
        </w:rPr>
      </w:pPr>
      <w:r w:rsidRPr="00A164B9">
        <w:rPr>
          <w:rFonts w:ascii="Aptos" w:hAnsi="Aptos" w:cstheme="majorHAnsi"/>
        </w:rPr>
        <w:br w:type="page"/>
      </w:r>
    </w:p>
    <w:p w14:paraId="0A9D1C8B" w14:textId="6309456E" w:rsidR="00E95246" w:rsidRPr="00A164B9" w:rsidRDefault="008209CC" w:rsidP="008209CC">
      <w:pPr>
        <w:pStyle w:val="Heading7"/>
      </w:pPr>
      <w:r w:rsidRPr="00A164B9">
        <w:lastRenderedPageBreak/>
        <w:t>Lista de tabelas</w:t>
      </w:r>
    </w:p>
    <w:p w14:paraId="214DA638" w14:textId="33A653EF" w:rsidR="00684277" w:rsidRPr="00A164B9" w:rsidRDefault="00E95246">
      <w:pPr>
        <w:pStyle w:val="TableofFigures"/>
        <w:tabs>
          <w:tab w:val="right" w:leader="dot" w:pos="9010"/>
        </w:tabs>
        <w:rPr>
          <w:rFonts w:asciiTheme="minorHAnsi" w:eastAsiaTheme="minorEastAsia" w:hAnsiTheme="minorHAnsi"/>
          <w:noProof/>
          <w:kern w:val="2"/>
          <w:szCs w:val="24"/>
          <w14:ligatures w14:val="standardContextual"/>
        </w:rPr>
      </w:pPr>
      <w:r w:rsidRPr="00A164B9">
        <w:fldChar w:fldCharType="begin"/>
      </w:r>
      <w:r w:rsidRPr="00A164B9">
        <w:instrText xml:space="preserve"> TOC \h \z \c "Tabela" </w:instrText>
      </w:r>
      <w:r w:rsidRPr="00A164B9">
        <w:fldChar w:fldCharType="separate"/>
      </w:r>
      <w:hyperlink w:anchor="_Toc187767594" w:history="1">
        <w:r w:rsidR="00684277" w:rsidRPr="00A164B9">
          <w:rPr>
            <w:rStyle w:val="Hyperlink"/>
            <w:rFonts w:eastAsiaTheme="minorHAnsi"/>
          </w:rPr>
          <w:t>Tabela 1.1 - Média percentual da redução da glicemia</w:t>
        </w:r>
        <w:r w:rsidR="00684277" w:rsidRPr="00A164B9">
          <w:rPr>
            <w:noProof/>
            <w:webHidden/>
          </w:rPr>
          <w:tab/>
        </w:r>
        <w:r w:rsidR="00684277" w:rsidRPr="00A164B9">
          <w:rPr>
            <w:noProof/>
            <w:webHidden/>
          </w:rPr>
          <w:fldChar w:fldCharType="begin"/>
        </w:r>
        <w:r w:rsidR="00684277" w:rsidRPr="00A164B9">
          <w:rPr>
            <w:noProof/>
            <w:webHidden/>
          </w:rPr>
          <w:instrText xml:space="preserve"> PAGEREF _Toc187767594 \h </w:instrText>
        </w:r>
        <w:r w:rsidR="00684277" w:rsidRPr="00A164B9">
          <w:rPr>
            <w:noProof/>
            <w:webHidden/>
          </w:rPr>
        </w:r>
        <w:r w:rsidR="00684277" w:rsidRPr="00A164B9">
          <w:rPr>
            <w:noProof/>
            <w:webHidden/>
          </w:rPr>
          <w:fldChar w:fldCharType="separate"/>
        </w:r>
        <w:r w:rsidR="00FB7DA7" w:rsidRPr="00A164B9">
          <w:rPr>
            <w:noProof/>
            <w:webHidden/>
          </w:rPr>
          <w:t>27</w:t>
        </w:r>
        <w:r w:rsidR="00684277" w:rsidRPr="00A164B9">
          <w:rPr>
            <w:noProof/>
            <w:webHidden/>
          </w:rPr>
          <w:fldChar w:fldCharType="end"/>
        </w:r>
      </w:hyperlink>
    </w:p>
    <w:p w14:paraId="3AEE7D93" w14:textId="739CC790"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595" w:history="1">
        <w:r w:rsidRPr="00A164B9">
          <w:rPr>
            <w:rStyle w:val="Hyperlink"/>
            <w:rFonts w:eastAsiaTheme="minorHAnsi"/>
          </w:rPr>
          <w:t>Tabela 1.2: Média percentual da redução da glicemia. Obs: *p&lt;0,05; **p&lt;0,01</w:t>
        </w:r>
        <w:r w:rsidRPr="00A164B9">
          <w:rPr>
            <w:noProof/>
            <w:webHidden/>
          </w:rPr>
          <w:tab/>
        </w:r>
        <w:r w:rsidRPr="00A164B9">
          <w:rPr>
            <w:noProof/>
            <w:webHidden/>
          </w:rPr>
          <w:fldChar w:fldCharType="begin"/>
        </w:r>
        <w:r w:rsidRPr="00A164B9">
          <w:rPr>
            <w:noProof/>
            <w:webHidden/>
          </w:rPr>
          <w:instrText xml:space="preserve"> PAGEREF _Toc187767595 \h </w:instrText>
        </w:r>
        <w:r w:rsidRPr="00A164B9">
          <w:rPr>
            <w:noProof/>
            <w:webHidden/>
          </w:rPr>
        </w:r>
        <w:r w:rsidRPr="00A164B9">
          <w:rPr>
            <w:noProof/>
            <w:webHidden/>
          </w:rPr>
          <w:fldChar w:fldCharType="separate"/>
        </w:r>
        <w:r w:rsidR="00FB7DA7" w:rsidRPr="00A164B9">
          <w:rPr>
            <w:noProof/>
            <w:webHidden/>
          </w:rPr>
          <w:t>28</w:t>
        </w:r>
        <w:r w:rsidRPr="00A164B9">
          <w:rPr>
            <w:noProof/>
            <w:webHidden/>
          </w:rPr>
          <w:fldChar w:fldCharType="end"/>
        </w:r>
      </w:hyperlink>
    </w:p>
    <w:p w14:paraId="6A5431F6" w14:textId="1286EC59"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596" w:history="1">
        <w:r w:rsidRPr="00A164B9">
          <w:rPr>
            <w:rStyle w:val="Hyperlink"/>
            <w:rFonts w:eastAsiaTheme="minorHAnsi"/>
          </w:rPr>
          <w:t>Tabela 5.1: Ângulo de fase (°) e desvio padrão classificado por idade e sexo</w:t>
        </w:r>
        <w:r w:rsidRPr="00A164B9">
          <w:rPr>
            <w:noProof/>
            <w:webHidden/>
          </w:rPr>
          <w:tab/>
        </w:r>
        <w:r w:rsidRPr="00A164B9">
          <w:rPr>
            <w:noProof/>
            <w:webHidden/>
          </w:rPr>
          <w:fldChar w:fldCharType="begin"/>
        </w:r>
        <w:r w:rsidRPr="00A164B9">
          <w:rPr>
            <w:noProof/>
            <w:webHidden/>
          </w:rPr>
          <w:instrText xml:space="preserve"> PAGEREF _Toc187767596 \h </w:instrText>
        </w:r>
        <w:r w:rsidRPr="00A164B9">
          <w:rPr>
            <w:noProof/>
            <w:webHidden/>
          </w:rPr>
        </w:r>
        <w:r w:rsidRPr="00A164B9">
          <w:rPr>
            <w:noProof/>
            <w:webHidden/>
          </w:rPr>
          <w:fldChar w:fldCharType="separate"/>
        </w:r>
        <w:r w:rsidR="00FB7DA7" w:rsidRPr="00A164B9">
          <w:rPr>
            <w:noProof/>
            <w:webHidden/>
          </w:rPr>
          <w:t>41</w:t>
        </w:r>
        <w:r w:rsidRPr="00A164B9">
          <w:rPr>
            <w:noProof/>
            <w:webHidden/>
          </w:rPr>
          <w:fldChar w:fldCharType="end"/>
        </w:r>
      </w:hyperlink>
    </w:p>
    <w:p w14:paraId="3B0DA819" w14:textId="10BD1E5C"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597" w:history="1">
        <w:r w:rsidRPr="00A164B9">
          <w:rPr>
            <w:rStyle w:val="Hyperlink"/>
            <w:rFonts w:eastAsiaTheme="minorHAnsi"/>
          </w:rPr>
          <w:t>Tabela 5.2: Procedimentos do protocolo experimental.</w:t>
        </w:r>
        <w:r w:rsidRPr="00A164B9">
          <w:rPr>
            <w:noProof/>
            <w:webHidden/>
          </w:rPr>
          <w:tab/>
        </w:r>
        <w:r w:rsidRPr="00A164B9">
          <w:rPr>
            <w:noProof/>
            <w:webHidden/>
          </w:rPr>
          <w:fldChar w:fldCharType="begin"/>
        </w:r>
        <w:r w:rsidRPr="00A164B9">
          <w:rPr>
            <w:noProof/>
            <w:webHidden/>
          </w:rPr>
          <w:instrText xml:space="preserve"> PAGEREF _Toc187767597 \h </w:instrText>
        </w:r>
        <w:r w:rsidRPr="00A164B9">
          <w:rPr>
            <w:noProof/>
            <w:webHidden/>
          </w:rPr>
        </w:r>
        <w:r w:rsidRPr="00A164B9">
          <w:rPr>
            <w:noProof/>
            <w:webHidden/>
          </w:rPr>
          <w:fldChar w:fldCharType="separate"/>
        </w:r>
        <w:r w:rsidR="00FB7DA7" w:rsidRPr="00A164B9">
          <w:rPr>
            <w:noProof/>
            <w:webHidden/>
          </w:rPr>
          <w:t>44</w:t>
        </w:r>
        <w:r w:rsidRPr="00A164B9">
          <w:rPr>
            <w:noProof/>
            <w:webHidden/>
          </w:rPr>
          <w:fldChar w:fldCharType="end"/>
        </w:r>
      </w:hyperlink>
    </w:p>
    <w:p w14:paraId="15F698FB" w14:textId="0AC161BC"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598" w:history="1">
        <w:r w:rsidRPr="00A164B9">
          <w:rPr>
            <w:rStyle w:val="Hyperlink"/>
            <w:rFonts w:eastAsiaTheme="minorHAnsi"/>
          </w:rPr>
          <w:t>Tabela 5.3: Parâmetros de segurança</w:t>
        </w:r>
        <w:r w:rsidRPr="00A164B9">
          <w:rPr>
            <w:noProof/>
            <w:webHidden/>
          </w:rPr>
          <w:tab/>
        </w:r>
        <w:r w:rsidRPr="00A164B9">
          <w:rPr>
            <w:noProof/>
            <w:webHidden/>
          </w:rPr>
          <w:fldChar w:fldCharType="begin"/>
        </w:r>
        <w:r w:rsidRPr="00A164B9">
          <w:rPr>
            <w:noProof/>
            <w:webHidden/>
          </w:rPr>
          <w:instrText xml:space="preserve"> PAGEREF _Toc187767598 \h </w:instrText>
        </w:r>
        <w:r w:rsidRPr="00A164B9">
          <w:rPr>
            <w:noProof/>
            <w:webHidden/>
          </w:rPr>
        </w:r>
        <w:r w:rsidRPr="00A164B9">
          <w:rPr>
            <w:noProof/>
            <w:webHidden/>
          </w:rPr>
          <w:fldChar w:fldCharType="separate"/>
        </w:r>
        <w:r w:rsidR="00FB7DA7" w:rsidRPr="00A164B9">
          <w:rPr>
            <w:noProof/>
            <w:webHidden/>
          </w:rPr>
          <w:t>48</w:t>
        </w:r>
        <w:r w:rsidRPr="00A164B9">
          <w:rPr>
            <w:noProof/>
            <w:webHidden/>
          </w:rPr>
          <w:fldChar w:fldCharType="end"/>
        </w:r>
      </w:hyperlink>
    </w:p>
    <w:p w14:paraId="30579D1E" w14:textId="2083FE9C"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599" w:history="1">
        <w:r w:rsidRPr="00A164B9">
          <w:rPr>
            <w:rStyle w:val="Hyperlink"/>
            <w:rFonts w:eastAsiaTheme="minorHAnsi"/>
          </w:rPr>
          <w:t>Tabela 5.4: Dimensões do manguito de acordo com a circunferência do membro</w:t>
        </w:r>
        <w:r w:rsidRPr="00A164B9">
          <w:rPr>
            <w:noProof/>
            <w:webHidden/>
          </w:rPr>
          <w:tab/>
        </w:r>
        <w:r w:rsidRPr="00A164B9">
          <w:rPr>
            <w:noProof/>
            <w:webHidden/>
          </w:rPr>
          <w:fldChar w:fldCharType="begin"/>
        </w:r>
        <w:r w:rsidRPr="00A164B9">
          <w:rPr>
            <w:noProof/>
            <w:webHidden/>
          </w:rPr>
          <w:instrText xml:space="preserve"> PAGEREF _Toc187767599 \h </w:instrText>
        </w:r>
        <w:r w:rsidRPr="00A164B9">
          <w:rPr>
            <w:noProof/>
            <w:webHidden/>
          </w:rPr>
        </w:r>
        <w:r w:rsidRPr="00A164B9">
          <w:rPr>
            <w:noProof/>
            <w:webHidden/>
          </w:rPr>
          <w:fldChar w:fldCharType="separate"/>
        </w:r>
        <w:r w:rsidR="00FB7DA7" w:rsidRPr="00A164B9">
          <w:rPr>
            <w:noProof/>
            <w:webHidden/>
          </w:rPr>
          <w:t>54</w:t>
        </w:r>
        <w:r w:rsidRPr="00A164B9">
          <w:rPr>
            <w:noProof/>
            <w:webHidden/>
          </w:rPr>
          <w:fldChar w:fldCharType="end"/>
        </w:r>
      </w:hyperlink>
    </w:p>
    <w:p w14:paraId="2C3349C3" w14:textId="533C1CB4"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600" w:history="1">
        <w:r w:rsidRPr="00A164B9">
          <w:rPr>
            <w:rStyle w:val="Hyperlink"/>
            <w:rFonts w:eastAsiaTheme="minorHAnsi"/>
          </w:rPr>
          <w:t>Tabela 5.5: Escore DASS-21</w:t>
        </w:r>
        <w:r w:rsidRPr="00A164B9">
          <w:rPr>
            <w:noProof/>
            <w:webHidden/>
          </w:rPr>
          <w:tab/>
        </w:r>
        <w:r w:rsidRPr="00A164B9">
          <w:rPr>
            <w:noProof/>
            <w:webHidden/>
          </w:rPr>
          <w:fldChar w:fldCharType="begin"/>
        </w:r>
        <w:r w:rsidRPr="00A164B9">
          <w:rPr>
            <w:noProof/>
            <w:webHidden/>
          </w:rPr>
          <w:instrText xml:space="preserve"> PAGEREF _Toc187767600 \h </w:instrText>
        </w:r>
        <w:r w:rsidRPr="00A164B9">
          <w:rPr>
            <w:noProof/>
            <w:webHidden/>
          </w:rPr>
        </w:r>
        <w:r w:rsidRPr="00A164B9">
          <w:rPr>
            <w:noProof/>
            <w:webHidden/>
          </w:rPr>
          <w:fldChar w:fldCharType="separate"/>
        </w:r>
        <w:r w:rsidR="00FB7DA7" w:rsidRPr="00A164B9">
          <w:rPr>
            <w:noProof/>
            <w:webHidden/>
          </w:rPr>
          <w:t>56</w:t>
        </w:r>
        <w:r w:rsidRPr="00A164B9">
          <w:rPr>
            <w:noProof/>
            <w:webHidden/>
          </w:rPr>
          <w:fldChar w:fldCharType="end"/>
        </w:r>
      </w:hyperlink>
    </w:p>
    <w:p w14:paraId="46A18AB7" w14:textId="7FC34E5B" w:rsidR="00684277" w:rsidRPr="00A164B9" w:rsidRDefault="00684277">
      <w:pPr>
        <w:pStyle w:val="TableofFigures"/>
        <w:tabs>
          <w:tab w:val="right" w:leader="dot" w:pos="9010"/>
        </w:tabs>
        <w:rPr>
          <w:rFonts w:asciiTheme="minorHAnsi" w:eastAsiaTheme="minorEastAsia" w:hAnsiTheme="minorHAnsi"/>
          <w:noProof/>
          <w:kern w:val="2"/>
          <w:szCs w:val="24"/>
          <w14:ligatures w14:val="standardContextual"/>
        </w:rPr>
      </w:pPr>
      <w:hyperlink w:anchor="_Toc187767601" w:history="1">
        <w:r w:rsidRPr="00A164B9">
          <w:rPr>
            <w:rStyle w:val="Hyperlink"/>
            <w:rFonts w:eastAsiaTheme="minorHAnsi"/>
          </w:rPr>
          <w:t>Tabela 5.6: Ontologias recomendadas a partir do resumo do projeto de pesquisa</w:t>
        </w:r>
        <w:r w:rsidRPr="00A164B9">
          <w:rPr>
            <w:noProof/>
            <w:webHidden/>
          </w:rPr>
          <w:tab/>
        </w:r>
        <w:r w:rsidRPr="00A164B9">
          <w:rPr>
            <w:noProof/>
            <w:webHidden/>
          </w:rPr>
          <w:fldChar w:fldCharType="begin"/>
        </w:r>
        <w:r w:rsidRPr="00A164B9">
          <w:rPr>
            <w:noProof/>
            <w:webHidden/>
          </w:rPr>
          <w:instrText xml:space="preserve"> PAGEREF _Toc187767601 \h </w:instrText>
        </w:r>
        <w:r w:rsidRPr="00A164B9">
          <w:rPr>
            <w:noProof/>
            <w:webHidden/>
          </w:rPr>
        </w:r>
        <w:r w:rsidRPr="00A164B9">
          <w:rPr>
            <w:noProof/>
            <w:webHidden/>
          </w:rPr>
          <w:fldChar w:fldCharType="separate"/>
        </w:r>
        <w:r w:rsidR="00FB7DA7" w:rsidRPr="00A164B9">
          <w:rPr>
            <w:noProof/>
            <w:webHidden/>
          </w:rPr>
          <w:t>60</w:t>
        </w:r>
        <w:r w:rsidRPr="00A164B9">
          <w:rPr>
            <w:noProof/>
            <w:webHidden/>
          </w:rPr>
          <w:fldChar w:fldCharType="end"/>
        </w:r>
      </w:hyperlink>
    </w:p>
    <w:p w14:paraId="1A041241" w14:textId="3E537642" w:rsidR="00E95246" w:rsidRPr="00A164B9" w:rsidRDefault="00E95246" w:rsidP="001E4188">
      <w:pPr>
        <w:pStyle w:val="TableofFigures"/>
      </w:pPr>
      <w:r w:rsidRPr="00A164B9">
        <w:fldChar w:fldCharType="end"/>
      </w:r>
      <w:r w:rsidRPr="00A164B9">
        <w:br w:type="page"/>
      </w:r>
    </w:p>
    <w:p w14:paraId="15A58D1F" w14:textId="15EF3887" w:rsidR="00EF1B02" w:rsidRPr="00A164B9" w:rsidRDefault="008209CC" w:rsidP="008209CC">
      <w:pPr>
        <w:pStyle w:val="Heading7"/>
      </w:pPr>
      <w:r w:rsidRPr="00A164B9">
        <w:lastRenderedPageBreak/>
        <w:t>Lista de siglas e abreviaturas</w:t>
      </w:r>
    </w:p>
    <w:tbl>
      <w:tblPr>
        <w:tblW w:w="9020" w:type="dxa"/>
        <w:tblLook w:val="04A0" w:firstRow="1" w:lastRow="0" w:firstColumn="1" w:lastColumn="0" w:noHBand="0" w:noVBand="1"/>
      </w:tblPr>
      <w:tblGrid>
        <w:gridCol w:w="9020"/>
      </w:tblGrid>
      <w:tr w:rsidR="00A643EE" w:rsidRPr="00A164B9"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AEC - Água extracelular</w:t>
            </w:r>
          </w:p>
        </w:tc>
      </w:tr>
      <w:tr w:rsidR="00A643EE" w:rsidRPr="00A164B9"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FB9ABA4" w:rsidR="00A643EE" w:rsidRPr="00A164B9" w:rsidRDefault="00535D0B" w:rsidP="00A643EE">
            <w:pPr>
              <w:spacing w:line="240" w:lineRule="auto"/>
              <w:ind w:firstLine="0"/>
              <w:jc w:val="left"/>
              <w:rPr>
                <w:rFonts w:ascii="Aptos" w:hAnsi="Aptos" w:cstheme="majorHAnsi"/>
                <w:color w:val="000000"/>
              </w:rPr>
            </w:pPr>
            <w:r w:rsidRPr="00A164B9">
              <w:rPr>
                <w:rFonts w:ascii="Aptos" w:hAnsi="Aptos" w:cstheme="majorHAnsi"/>
                <w:color w:val="000000"/>
              </w:rPr>
              <w:t>ângulo de fase</w:t>
            </w:r>
            <w:r w:rsidR="00A643EE" w:rsidRPr="00A164B9">
              <w:rPr>
                <w:rFonts w:ascii="Aptos" w:hAnsi="Aptos" w:cstheme="majorHAnsi"/>
                <w:color w:val="000000"/>
              </w:rPr>
              <w:t xml:space="preserve"> - Ângulo de fase</w:t>
            </w:r>
          </w:p>
        </w:tc>
      </w:tr>
      <w:tr w:rsidR="00A643EE" w:rsidRPr="00A164B9"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AIC - Água intracelular</w:t>
            </w:r>
          </w:p>
        </w:tc>
      </w:tr>
      <w:tr w:rsidR="00A643EE" w:rsidRPr="00A164B9"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AINE - Anti-inflamatório não esteroide</w:t>
            </w:r>
          </w:p>
        </w:tc>
      </w:tr>
      <w:tr w:rsidR="00A643EE" w:rsidRPr="00A164B9"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ALT - Alanina aminotransferase</w:t>
            </w:r>
          </w:p>
        </w:tc>
      </w:tr>
      <w:tr w:rsidR="00A643EE" w:rsidRPr="00A164B9"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AMPK - Proteína quinase ativada por AMP</w:t>
            </w:r>
          </w:p>
        </w:tc>
      </w:tr>
      <w:tr w:rsidR="00A643EE" w:rsidRPr="00A164B9"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ANVISA - Agência Nacional de Vigilância Sanitária</w:t>
            </w:r>
          </w:p>
        </w:tc>
      </w:tr>
      <w:tr w:rsidR="00A643EE" w:rsidRPr="00A164B9"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aSMM</w:t>
            </w:r>
            <w:proofErr w:type="spellEnd"/>
            <w:r w:rsidRPr="00A164B9">
              <w:rPr>
                <w:rFonts w:ascii="Aptos" w:hAnsi="Aptos" w:cstheme="majorHAnsi"/>
                <w:color w:val="000000"/>
              </w:rPr>
              <w:t xml:space="preserve"> - Massa muscular apendicular</w:t>
            </w:r>
          </w:p>
        </w:tc>
      </w:tr>
      <w:tr w:rsidR="00A643EE" w:rsidRPr="00A164B9"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aSMMI</w:t>
            </w:r>
            <w:proofErr w:type="spellEnd"/>
            <w:r w:rsidRPr="00A164B9">
              <w:rPr>
                <w:rFonts w:ascii="Aptos" w:hAnsi="Aptos" w:cstheme="majorHAnsi"/>
                <w:color w:val="000000"/>
              </w:rPr>
              <w:t xml:space="preserve"> - Índice de massa muscular esquelética</w:t>
            </w:r>
          </w:p>
        </w:tc>
      </w:tr>
      <w:tr w:rsidR="00A643EE" w:rsidRPr="00A164B9"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AST - Aspartato aminotransferase</w:t>
            </w:r>
          </w:p>
        </w:tc>
      </w:tr>
      <w:tr w:rsidR="00A643EE" w:rsidRPr="00A164B9"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BAT</w:t>
            </w:r>
            <w:r w:rsidRPr="00A164B9">
              <w:rPr>
                <w:rFonts w:ascii="Aptos" w:hAnsi="Aptos" w:cstheme="majorHAnsi"/>
                <w:i/>
                <w:color w:val="000000"/>
              </w:rPr>
              <w:t xml:space="preserve"> - Brown adipose </w:t>
            </w:r>
            <w:proofErr w:type="spellStart"/>
            <w:r w:rsidRPr="00A164B9">
              <w:rPr>
                <w:rFonts w:ascii="Aptos" w:hAnsi="Aptos" w:cstheme="majorHAnsi"/>
                <w:i/>
                <w:color w:val="000000"/>
              </w:rPr>
              <w:t>tissue</w:t>
            </w:r>
            <w:proofErr w:type="spellEnd"/>
          </w:p>
        </w:tc>
      </w:tr>
      <w:tr w:rsidR="00A643EE" w:rsidRPr="00A164B9"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CAP  - Compulsão alimentar periódica</w:t>
            </w:r>
          </w:p>
        </w:tc>
      </w:tr>
      <w:tr w:rsidR="00A643EE" w:rsidRPr="00A164B9"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CEP - Comitê de Ética em Pesquisa</w:t>
            </w:r>
          </w:p>
        </w:tc>
      </w:tr>
      <w:tr w:rsidR="00A643EE" w:rsidRPr="00A164B9"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CMC</w:t>
            </w:r>
            <w:r w:rsidRPr="00A164B9">
              <w:rPr>
                <w:rFonts w:ascii="Aptos" w:hAnsi="Aptos" w:cstheme="majorHAnsi"/>
                <w:i/>
                <w:color w:val="000000"/>
              </w:rPr>
              <w:t xml:space="preserve"> - </w:t>
            </w:r>
            <w:proofErr w:type="spellStart"/>
            <w:r w:rsidRPr="00A164B9">
              <w:rPr>
                <w:rFonts w:ascii="Aptos" w:hAnsi="Aptos" w:cstheme="majorHAnsi"/>
                <w:i/>
                <w:color w:val="000000"/>
              </w:rPr>
              <w:t>Chemistry</w:t>
            </w:r>
            <w:proofErr w:type="spellEnd"/>
            <w:r w:rsidRPr="00A164B9">
              <w:rPr>
                <w:rFonts w:ascii="Aptos" w:hAnsi="Aptos" w:cstheme="majorHAnsi"/>
                <w:i/>
                <w:color w:val="000000"/>
              </w:rPr>
              <w:t>-Manufacturing-</w:t>
            </w:r>
            <w:proofErr w:type="spellStart"/>
            <w:r w:rsidRPr="00A164B9">
              <w:rPr>
                <w:rFonts w:ascii="Aptos" w:hAnsi="Aptos" w:cstheme="majorHAnsi"/>
                <w:i/>
                <w:color w:val="000000"/>
              </w:rPr>
              <w:t>Control</w:t>
            </w:r>
            <w:proofErr w:type="spellEnd"/>
          </w:p>
        </w:tc>
      </w:tr>
      <w:tr w:rsidR="00A643EE" w:rsidRPr="00A164B9"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CNS - </w:t>
            </w:r>
            <w:proofErr w:type="spellStart"/>
            <w:r w:rsidRPr="00A164B9">
              <w:rPr>
                <w:rFonts w:ascii="Aptos" w:hAnsi="Aptos" w:cstheme="majorHAnsi"/>
                <w:color w:val="000000"/>
              </w:rPr>
              <w:t>Conferências</w:t>
            </w:r>
            <w:proofErr w:type="spellEnd"/>
            <w:r w:rsidRPr="00A164B9">
              <w:rPr>
                <w:rFonts w:ascii="Aptos" w:hAnsi="Aptos" w:cstheme="majorHAnsi"/>
                <w:color w:val="000000"/>
              </w:rPr>
              <w:t xml:space="preserve"> Nacionais de </w:t>
            </w:r>
            <w:proofErr w:type="spellStart"/>
            <w:r w:rsidRPr="00A164B9">
              <w:rPr>
                <w:rFonts w:ascii="Aptos" w:hAnsi="Aptos" w:cstheme="majorHAnsi"/>
                <w:color w:val="000000"/>
              </w:rPr>
              <w:t>Saúde</w:t>
            </w:r>
            <w:proofErr w:type="spellEnd"/>
          </w:p>
        </w:tc>
      </w:tr>
      <w:tr w:rsidR="00A643EE" w:rsidRPr="00A164B9"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COX-2 - Ciclo-</w:t>
            </w:r>
            <w:proofErr w:type="spellStart"/>
            <w:r w:rsidRPr="00A164B9">
              <w:rPr>
                <w:rFonts w:ascii="Aptos" w:hAnsi="Aptos" w:cstheme="majorHAnsi"/>
                <w:color w:val="000000"/>
              </w:rPr>
              <w:t>oxigenase</w:t>
            </w:r>
            <w:proofErr w:type="spellEnd"/>
            <w:r w:rsidRPr="00A164B9">
              <w:rPr>
                <w:rFonts w:ascii="Aptos" w:hAnsi="Aptos" w:cstheme="majorHAnsi"/>
                <w:color w:val="000000"/>
              </w:rPr>
              <w:t xml:space="preserve"> 2</w:t>
            </w:r>
          </w:p>
        </w:tc>
      </w:tr>
      <w:tr w:rsidR="00A643EE" w:rsidRPr="00A164B9"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CPK - Creatinofosfoquinase</w:t>
            </w:r>
          </w:p>
        </w:tc>
      </w:tr>
      <w:tr w:rsidR="00A643EE" w:rsidRPr="00A164B9"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CT - Colesterol total</w:t>
            </w:r>
          </w:p>
        </w:tc>
      </w:tr>
      <w:tr w:rsidR="00A643EE" w:rsidRPr="00A164B9"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DASS-21 - </w:t>
            </w:r>
            <w:proofErr w:type="spellStart"/>
            <w:r w:rsidRPr="00A164B9">
              <w:rPr>
                <w:rFonts w:ascii="Aptos" w:hAnsi="Aptos" w:cstheme="majorHAnsi"/>
                <w:i/>
                <w:color w:val="000000"/>
              </w:rPr>
              <w:t>Depression</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Anxiety</w:t>
            </w:r>
            <w:proofErr w:type="spellEnd"/>
            <w:r w:rsidRPr="00A164B9">
              <w:rPr>
                <w:rFonts w:ascii="Aptos" w:hAnsi="Aptos" w:cstheme="majorHAnsi"/>
                <w:i/>
                <w:color w:val="000000"/>
              </w:rPr>
              <w:t xml:space="preserve"> Stress </w:t>
            </w:r>
            <w:proofErr w:type="spellStart"/>
            <w:r w:rsidRPr="00A164B9">
              <w:rPr>
                <w:rFonts w:ascii="Aptos" w:hAnsi="Aptos" w:cstheme="majorHAnsi"/>
                <w:i/>
                <w:color w:val="000000"/>
              </w:rPr>
              <w:t>Scales</w:t>
            </w:r>
            <w:proofErr w:type="spellEnd"/>
            <w:r w:rsidRPr="00A164B9">
              <w:rPr>
                <w:rFonts w:ascii="Aptos" w:hAnsi="Aptos" w:cstheme="majorHAnsi"/>
                <w:i/>
                <w:color w:val="000000"/>
              </w:rPr>
              <w:t xml:space="preserve"> - 21 item </w:t>
            </w:r>
            <w:proofErr w:type="spellStart"/>
            <w:r w:rsidRPr="00A164B9">
              <w:rPr>
                <w:rFonts w:ascii="Aptos" w:hAnsi="Aptos" w:cstheme="majorHAnsi"/>
                <w:i/>
                <w:color w:val="000000"/>
              </w:rPr>
              <w:t>version</w:t>
            </w:r>
            <w:proofErr w:type="spellEnd"/>
          </w:p>
        </w:tc>
      </w:tr>
      <w:tr w:rsidR="00A643EE" w:rsidRPr="00A164B9"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DEXA</w:t>
            </w:r>
            <w:r w:rsidRPr="00A164B9">
              <w:rPr>
                <w:rFonts w:ascii="Aptos" w:hAnsi="Aptos" w:cstheme="majorHAnsi"/>
                <w:i/>
                <w:color w:val="000000"/>
              </w:rPr>
              <w:t xml:space="preserve"> - Dual-</w:t>
            </w:r>
            <w:proofErr w:type="spellStart"/>
            <w:r w:rsidRPr="00A164B9">
              <w:rPr>
                <w:rFonts w:ascii="Aptos" w:hAnsi="Aptos" w:cstheme="majorHAnsi"/>
                <w:i/>
                <w:color w:val="000000"/>
              </w:rPr>
              <w:t>energy</w:t>
            </w:r>
            <w:proofErr w:type="spellEnd"/>
            <w:r w:rsidRPr="00A164B9">
              <w:rPr>
                <w:rFonts w:ascii="Aptos" w:hAnsi="Aptos" w:cstheme="majorHAnsi"/>
                <w:i/>
                <w:color w:val="000000"/>
              </w:rPr>
              <w:t xml:space="preserve"> X-</w:t>
            </w:r>
            <w:proofErr w:type="spellStart"/>
            <w:r w:rsidRPr="00A164B9">
              <w:rPr>
                <w:rFonts w:ascii="Aptos" w:hAnsi="Aptos" w:cstheme="majorHAnsi"/>
                <w:i/>
                <w:color w:val="000000"/>
              </w:rPr>
              <w:t>ray</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absorptiometry</w:t>
            </w:r>
            <w:proofErr w:type="spellEnd"/>
          </w:p>
        </w:tc>
      </w:tr>
      <w:tr w:rsidR="00A643EE" w:rsidRPr="00A164B9"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DGAT</w:t>
            </w:r>
            <w:r w:rsidRPr="00A164B9">
              <w:rPr>
                <w:rFonts w:ascii="Aptos" w:hAnsi="Aptos" w:cstheme="majorHAnsi"/>
                <w:i/>
                <w:color w:val="000000"/>
              </w:rPr>
              <w:t xml:space="preserve"> - </w:t>
            </w:r>
            <w:proofErr w:type="spellStart"/>
            <w:r w:rsidRPr="00A164B9">
              <w:rPr>
                <w:rFonts w:ascii="Aptos" w:hAnsi="Aptos" w:cstheme="majorHAnsi"/>
                <w:color w:val="000000"/>
              </w:rPr>
              <w:t>Diacilglicerol</w:t>
            </w:r>
            <w:proofErr w:type="spellEnd"/>
            <w:r w:rsidRPr="00A164B9">
              <w:rPr>
                <w:rFonts w:ascii="Aptos" w:hAnsi="Aptos" w:cstheme="majorHAnsi"/>
                <w:color w:val="000000"/>
              </w:rPr>
              <w:t xml:space="preserve"> </w:t>
            </w:r>
            <w:proofErr w:type="spellStart"/>
            <w:r w:rsidRPr="00A164B9">
              <w:rPr>
                <w:rFonts w:ascii="Aptos" w:hAnsi="Aptos" w:cstheme="majorHAnsi"/>
                <w:color w:val="000000"/>
              </w:rPr>
              <w:t>aciltransferase</w:t>
            </w:r>
            <w:proofErr w:type="spellEnd"/>
          </w:p>
        </w:tc>
      </w:tr>
      <w:tr w:rsidR="00A643EE" w:rsidRPr="00A164B9"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DHGNA - Doença hepática gordurosa não alcoólica</w:t>
            </w:r>
          </w:p>
        </w:tc>
      </w:tr>
      <w:tr w:rsidR="00A643EE" w:rsidRPr="00A164B9"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DM2 - </w:t>
            </w:r>
            <w:r w:rsidRPr="00A164B9">
              <w:rPr>
                <w:rFonts w:ascii="Aptos" w:hAnsi="Aptos" w:cstheme="majorHAnsi"/>
                <w:i/>
                <w:color w:val="000000"/>
              </w:rPr>
              <w:t>Diabetes mellitus</w:t>
            </w:r>
            <w:r w:rsidRPr="00A164B9">
              <w:rPr>
                <w:rFonts w:ascii="Aptos" w:hAnsi="Aptos" w:cstheme="majorHAnsi"/>
                <w:color w:val="000000"/>
              </w:rPr>
              <w:t xml:space="preserve"> tipo II</w:t>
            </w:r>
          </w:p>
        </w:tc>
      </w:tr>
      <w:tr w:rsidR="00A643EE" w:rsidRPr="00A164B9"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DSM-5 - Manual Diagnóstico e Estatístico de Transtornos Mentais-5</w:t>
            </w:r>
          </w:p>
        </w:tc>
      </w:tr>
      <w:tr w:rsidR="00A643EE" w:rsidRPr="00A164B9"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1E1D7339" w:rsidR="00A643EE" w:rsidRPr="00A164B9" w:rsidRDefault="00535D0B"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droga vegetal de </w:t>
            </w:r>
            <w:proofErr w:type="spellStart"/>
            <w:r w:rsidRPr="00A164B9">
              <w:rPr>
                <w:rFonts w:ascii="Aptos" w:hAnsi="Aptos" w:cstheme="majorHAnsi"/>
                <w:i/>
                <w:color w:val="000000"/>
              </w:rPr>
              <w:t>Eclipta</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prostrata</w:t>
            </w:r>
            <w:proofErr w:type="spellEnd"/>
            <w:r w:rsidR="00A643EE" w:rsidRPr="00A164B9">
              <w:rPr>
                <w:rFonts w:ascii="Aptos" w:hAnsi="Aptos" w:cstheme="majorHAnsi"/>
                <w:color w:val="000000"/>
              </w:rPr>
              <w:t xml:space="preserve"> - Droga vegetal de </w:t>
            </w:r>
            <w:proofErr w:type="spellStart"/>
            <w:r w:rsidRPr="00A164B9">
              <w:rPr>
                <w:rFonts w:ascii="Aptos" w:hAnsi="Aptos" w:cstheme="majorHAnsi"/>
                <w:i/>
                <w:color w:val="000000"/>
              </w:rPr>
              <w:t>Eclipta</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prostrata</w:t>
            </w:r>
            <w:proofErr w:type="spellEnd"/>
          </w:p>
        </w:tc>
      </w:tr>
      <w:tr w:rsidR="00A643EE" w:rsidRPr="00A164B9"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ECAP - Escala de Compulsão Alimentar Periódica</w:t>
            </w:r>
          </w:p>
        </w:tc>
      </w:tr>
      <w:tr w:rsidR="00A643EE" w:rsidRPr="00A164B9"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ECG - Eletrocardiograma de 12 derivações</w:t>
            </w:r>
          </w:p>
        </w:tc>
      </w:tr>
      <w:tr w:rsidR="00A643EE" w:rsidRPr="00A164B9"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ELISA - Ensaio </w:t>
            </w:r>
            <w:proofErr w:type="spellStart"/>
            <w:r w:rsidRPr="00A164B9">
              <w:rPr>
                <w:rFonts w:ascii="Aptos" w:hAnsi="Aptos" w:cstheme="majorHAnsi"/>
                <w:color w:val="000000"/>
              </w:rPr>
              <w:t>imunoabsorvente</w:t>
            </w:r>
            <w:proofErr w:type="spellEnd"/>
            <w:r w:rsidRPr="00A164B9">
              <w:rPr>
                <w:rFonts w:ascii="Aptos" w:hAnsi="Aptos" w:cstheme="majorHAnsi"/>
                <w:color w:val="000000"/>
              </w:rPr>
              <w:t xml:space="preserve"> ligado a enzima</w:t>
            </w:r>
          </w:p>
        </w:tc>
      </w:tr>
      <w:tr w:rsidR="00A643EE" w:rsidRPr="00A164B9"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eNOS</w:t>
            </w:r>
            <w:proofErr w:type="spellEnd"/>
            <w:r w:rsidRPr="00A164B9">
              <w:rPr>
                <w:rFonts w:ascii="Aptos" w:hAnsi="Aptos" w:cstheme="majorHAnsi"/>
                <w:color w:val="000000"/>
              </w:rPr>
              <w:t xml:space="preserve"> - Sintase endotelial</w:t>
            </w:r>
          </w:p>
        </w:tc>
      </w:tr>
      <w:tr w:rsidR="00A643EE" w:rsidRPr="00A164B9"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492B0C11"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EP</w:t>
            </w:r>
            <w:r w:rsidRPr="00A164B9">
              <w:rPr>
                <w:rFonts w:ascii="Aptos" w:hAnsi="Aptos" w:cstheme="majorHAnsi"/>
                <w:i/>
                <w:color w:val="000000"/>
              </w:rPr>
              <w:t xml:space="preserve"> - </w:t>
            </w:r>
            <w:proofErr w:type="spellStart"/>
            <w:r w:rsidR="00535D0B" w:rsidRPr="00A164B9">
              <w:rPr>
                <w:rFonts w:ascii="Aptos" w:hAnsi="Aptos" w:cstheme="majorHAnsi"/>
                <w:i/>
                <w:color w:val="000000"/>
              </w:rPr>
              <w:t>Eclipta</w:t>
            </w:r>
            <w:proofErr w:type="spellEnd"/>
            <w:r w:rsidR="00535D0B" w:rsidRPr="00A164B9">
              <w:rPr>
                <w:rFonts w:ascii="Aptos" w:hAnsi="Aptos" w:cstheme="majorHAnsi"/>
                <w:i/>
                <w:color w:val="000000"/>
              </w:rPr>
              <w:t xml:space="preserve"> </w:t>
            </w:r>
            <w:proofErr w:type="spellStart"/>
            <w:r w:rsidR="00535D0B" w:rsidRPr="00A164B9">
              <w:rPr>
                <w:rFonts w:ascii="Aptos" w:hAnsi="Aptos" w:cstheme="majorHAnsi"/>
                <w:i/>
                <w:color w:val="000000"/>
              </w:rPr>
              <w:t>prostrata</w:t>
            </w:r>
            <w:proofErr w:type="spellEnd"/>
          </w:p>
        </w:tc>
      </w:tr>
      <w:tr w:rsidR="00A643EE" w:rsidRPr="00A164B9"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ESF - Estratégia de Saúde de Família</w:t>
            </w:r>
          </w:p>
        </w:tc>
      </w:tr>
      <w:tr w:rsidR="00A643EE" w:rsidRPr="00A164B9"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ESPEN</w:t>
            </w:r>
            <w:r w:rsidRPr="00A164B9">
              <w:rPr>
                <w:rFonts w:ascii="Aptos" w:hAnsi="Aptos" w:cstheme="majorHAnsi"/>
                <w:i/>
                <w:color w:val="000000"/>
              </w:rPr>
              <w:t xml:space="preserve"> - </w:t>
            </w:r>
            <w:proofErr w:type="spellStart"/>
            <w:r w:rsidRPr="00A164B9">
              <w:rPr>
                <w:rFonts w:ascii="Aptos" w:hAnsi="Aptos" w:cstheme="majorHAnsi"/>
                <w:i/>
                <w:color w:val="000000"/>
              </w:rPr>
              <w:t>European</w:t>
            </w:r>
            <w:proofErr w:type="spellEnd"/>
            <w:r w:rsidRPr="00A164B9">
              <w:rPr>
                <w:rFonts w:ascii="Aptos" w:hAnsi="Aptos" w:cstheme="majorHAnsi"/>
                <w:i/>
                <w:color w:val="000000"/>
              </w:rPr>
              <w:t xml:space="preserve"> Society for Clinical </w:t>
            </w:r>
            <w:proofErr w:type="spellStart"/>
            <w:r w:rsidRPr="00A164B9">
              <w:rPr>
                <w:rFonts w:ascii="Aptos" w:hAnsi="Aptos" w:cstheme="majorHAnsi"/>
                <w:i/>
                <w:color w:val="000000"/>
              </w:rPr>
              <w:t>Nutrition</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and</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Metabolism</w:t>
            </w:r>
            <w:proofErr w:type="spellEnd"/>
          </w:p>
        </w:tc>
      </w:tr>
      <w:tr w:rsidR="00A643EE" w:rsidRPr="00A164B9"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FAE - Fração acetato de etila</w:t>
            </w:r>
          </w:p>
        </w:tc>
      </w:tr>
      <w:tr w:rsidR="00A643EE" w:rsidRPr="00A164B9"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FALC - Fosfatase alcalina</w:t>
            </w:r>
          </w:p>
        </w:tc>
      </w:tr>
      <w:tr w:rsidR="00A643EE" w:rsidRPr="00A164B9"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FFM - Massa livre de gordura</w:t>
            </w:r>
          </w:p>
        </w:tc>
      </w:tr>
      <w:tr w:rsidR="00A643EE" w:rsidRPr="00A164B9"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FM - Massa gorda</w:t>
            </w:r>
          </w:p>
        </w:tc>
      </w:tr>
      <w:tr w:rsidR="00A643EE" w:rsidRPr="00A164B9"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FMRP-USP - Faculdade de Medicina de Ribeirão Preto da Universidade de São Paulo</w:t>
            </w:r>
          </w:p>
        </w:tc>
      </w:tr>
      <w:tr w:rsidR="00A643EE" w:rsidRPr="00A164B9"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GGT - Gama-</w:t>
            </w:r>
            <w:proofErr w:type="spellStart"/>
            <w:r w:rsidRPr="00A164B9">
              <w:rPr>
                <w:rFonts w:ascii="Aptos" w:hAnsi="Aptos" w:cstheme="majorHAnsi"/>
                <w:color w:val="000000"/>
              </w:rPr>
              <w:t>glutamiltransferase</w:t>
            </w:r>
            <w:proofErr w:type="spellEnd"/>
          </w:p>
        </w:tc>
      </w:tr>
      <w:tr w:rsidR="00A643EE" w:rsidRPr="00A164B9"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GPR35 - Receptor 35 acoplado a proteína G</w:t>
            </w:r>
          </w:p>
        </w:tc>
      </w:tr>
      <w:tr w:rsidR="00A643EE" w:rsidRPr="00A164B9"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lastRenderedPageBreak/>
              <w:t>HAS - Hipertensão arterial sistêmica</w:t>
            </w:r>
          </w:p>
        </w:tc>
      </w:tr>
      <w:tr w:rsidR="00A643EE" w:rsidRPr="00A164B9"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HCFMRP-USP - Hospital das Clínicas da Faculdade de Medicina de Ribeirão Preto da Universidade de São Paulo</w:t>
            </w:r>
          </w:p>
        </w:tc>
      </w:tr>
      <w:tr w:rsidR="00A643EE" w:rsidRPr="00A164B9"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HDL-c - HDL-colesterol</w:t>
            </w:r>
          </w:p>
        </w:tc>
      </w:tr>
      <w:tr w:rsidR="00A643EE" w:rsidRPr="00A164B9"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HIV - Vírus da imunodeficiência humana</w:t>
            </w:r>
          </w:p>
        </w:tc>
      </w:tr>
      <w:tr w:rsidR="00A643EE" w:rsidRPr="00A164B9"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A164B9" w:rsidRDefault="00A643EE" w:rsidP="00A643EE">
            <w:pPr>
              <w:spacing w:line="240" w:lineRule="auto"/>
              <w:ind w:firstLine="0"/>
              <w:jc w:val="left"/>
              <w:rPr>
                <w:rFonts w:ascii="Aptos" w:hAnsi="Aptos" w:cstheme="majorHAnsi"/>
                <w:i/>
                <w:color w:val="000000"/>
              </w:rPr>
            </w:pPr>
            <w:r w:rsidRPr="00A164B9">
              <w:rPr>
                <w:rFonts w:ascii="Aptos" w:hAnsi="Aptos" w:cstheme="majorHAnsi"/>
                <w:i/>
                <w:color w:val="000000"/>
              </w:rPr>
              <w:t xml:space="preserve">IARC - </w:t>
            </w:r>
            <w:proofErr w:type="spellStart"/>
            <w:r w:rsidRPr="00A164B9">
              <w:rPr>
                <w:rFonts w:ascii="Aptos" w:hAnsi="Aptos" w:cstheme="majorHAnsi"/>
                <w:i/>
                <w:color w:val="000000"/>
              </w:rPr>
              <w:t>International</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Agency</w:t>
            </w:r>
            <w:proofErr w:type="spellEnd"/>
            <w:r w:rsidRPr="00A164B9">
              <w:rPr>
                <w:rFonts w:ascii="Aptos" w:hAnsi="Aptos" w:cstheme="majorHAnsi"/>
                <w:i/>
                <w:color w:val="000000"/>
              </w:rPr>
              <w:t xml:space="preserve"> for </w:t>
            </w:r>
            <w:proofErr w:type="spellStart"/>
            <w:r w:rsidRPr="00A164B9">
              <w:rPr>
                <w:rFonts w:ascii="Aptos" w:hAnsi="Aptos" w:cstheme="majorHAnsi"/>
                <w:i/>
                <w:color w:val="000000"/>
              </w:rPr>
              <w:t>Research</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on</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Cancer</w:t>
            </w:r>
            <w:proofErr w:type="spellEnd"/>
          </w:p>
        </w:tc>
      </w:tr>
      <w:tr w:rsidR="00A643EE" w:rsidRPr="00A164B9"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IL-10 - Interleucina-10</w:t>
            </w:r>
          </w:p>
        </w:tc>
      </w:tr>
      <w:tr w:rsidR="00A643EE" w:rsidRPr="00A164B9"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IL-6 - Interleucina-6</w:t>
            </w:r>
          </w:p>
        </w:tc>
      </w:tr>
      <w:tr w:rsidR="00A643EE" w:rsidRPr="00A164B9"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IMC - Índice de massa corporal</w:t>
            </w:r>
          </w:p>
        </w:tc>
      </w:tr>
      <w:tr w:rsidR="00A643EE" w:rsidRPr="00A164B9"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iNOS</w:t>
            </w:r>
            <w:proofErr w:type="spellEnd"/>
            <w:r w:rsidRPr="00A164B9">
              <w:rPr>
                <w:rFonts w:ascii="Aptos" w:hAnsi="Aptos" w:cstheme="majorHAnsi"/>
                <w:color w:val="000000"/>
              </w:rPr>
              <w:t xml:space="preserve"> - Óxido nítrico </w:t>
            </w:r>
            <w:proofErr w:type="spellStart"/>
            <w:r w:rsidRPr="00A164B9">
              <w:rPr>
                <w:rFonts w:ascii="Aptos" w:hAnsi="Aptos" w:cstheme="majorHAnsi"/>
                <w:color w:val="000000"/>
              </w:rPr>
              <w:t>sintetase</w:t>
            </w:r>
            <w:proofErr w:type="spellEnd"/>
            <w:r w:rsidRPr="00A164B9">
              <w:rPr>
                <w:rFonts w:ascii="Aptos" w:hAnsi="Aptos" w:cstheme="majorHAnsi"/>
                <w:color w:val="000000"/>
              </w:rPr>
              <w:t xml:space="preserve"> induzível</w:t>
            </w:r>
          </w:p>
        </w:tc>
      </w:tr>
      <w:tr w:rsidR="00A643EE" w:rsidRPr="00A164B9"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LDL-c - LDL-colesterol</w:t>
            </w:r>
          </w:p>
        </w:tc>
      </w:tr>
      <w:tr w:rsidR="00A643EE" w:rsidRPr="00A164B9"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MCC - Massa celular corporal</w:t>
            </w:r>
          </w:p>
        </w:tc>
      </w:tr>
      <w:tr w:rsidR="00A643EE" w:rsidRPr="00A164B9"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MCP-1 - </w:t>
            </w:r>
            <w:proofErr w:type="spellStart"/>
            <w:r w:rsidRPr="00A164B9">
              <w:rPr>
                <w:rFonts w:ascii="Aptos" w:hAnsi="Aptos" w:cstheme="majorHAnsi"/>
                <w:i/>
                <w:color w:val="000000"/>
              </w:rPr>
              <w:t>Monocyte</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chemotactic</w:t>
            </w:r>
            <w:proofErr w:type="spellEnd"/>
            <w:r w:rsidRPr="00A164B9">
              <w:rPr>
                <w:rFonts w:ascii="Aptos" w:hAnsi="Aptos" w:cstheme="majorHAnsi"/>
                <w:i/>
                <w:color w:val="000000"/>
              </w:rPr>
              <w:t xml:space="preserve"> protein-1</w:t>
            </w:r>
          </w:p>
        </w:tc>
      </w:tr>
      <w:tr w:rsidR="00A643EE" w:rsidRPr="00A164B9"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MEV - Mudanças de estilo de vida</w:t>
            </w:r>
          </w:p>
        </w:tc>
      </w:tr>
      <w:tr w:rsidR="00A643EE" w:rsidRPr="00A164B9"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MS - Ministério da Saúde</w:t>
            </w:r>
          </w:p>
        </w:tc>
      </w:tr>
      <w:tr w:rsidR="00A643EE" w:rsidRPr="00A164B9"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NCI</w:t>
            </w:r>
            <w:r w:rsidRPr="00A164B9">
              <w:rPr>
                <w:rFonts w:ascii="Aptos" w:hAnsi="Aptos" w:cstheme="majorHAnsi"/>
                <w:i/>
                <w:color w:val="000000"/>
              </w:rPr>
              <w:t xml:space="preserve"> - </w:t>
            </w:r>
            <w:proofErr w:type="spellStart"/>
            <w:r w:rsidRPr="00A164B9">
              <w:rPr>
                <w:rFonts w:ascii="Aptos" w:hAnsi="Aptos" w:cstheme="majorHAnsi"/>
                <w:i/>
                <w:color w:val="000000"/>
              </w:rPr>
              <w:t>National</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Cancer</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Institute</w:t>
            </w:r>
            <w:proofErr w:type="spellEnd"/>
          </w:p>
        </w:tc>
      </w:tr>
      <w:tr w:rsidR="00A643EE" w:rsidRPr="00A164B9"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NF-kβ - Fator nuclear kβ</w:t>
            </w:r>
          </w:p>
        </w:tc>
      </w:tr>
      <w:tr w:rsidR="00A643EE" w:rsidRPr="00A164B9"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NO - Oxido nítrico</w:t>
            </w:r>
          </w:p>
        </w:tc>
      </w:tr>
      <w:tr w:rsidR="00A643EE" w:rsidRPr="00A164B9"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OMS - Organização Mundial de Saúde</w:t>
            </w:r>
          </w:p>
        </w:tc>
      </w:tr>
      <w:tr w:rsidR="00A643EE" w:rsidRPr="00A164B9"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OPAS - Organização Pan-Americana da Saúde</w:t>
            </w:r>
          </w:p>
        </w:tc>
      </w:tr>
      <w:tr w:rsidR="00A643EE" w:rsidRPr="00A164B9"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PA - Pressão arterial</w:t>
            </w:r>
          </w:p>
        </w:tc>
      </w:tr>
      <w:tr w:rsidR="00A643EE" w:rsidRPr="00A164B9"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PAD - Pressão arterial diastólica</w:t>
            </w:r>
          </w:p>
        </w:tc>
      </w:tr>
      <w:tr w:rsidR="00A643EE" w:rsidRPr="00A164B9"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PAM - Pressão arterial média</w:t>
            </w:r>
          </w:p>
        </w:tc>
      </w:tr>
      <w:tr w:rsidR="00A643EE" w:rsidRPr="00A164B9"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PAS - Pressão arterial sistólica</w:t>
            </w:r>
          </w:p>
        </w:tc>
      </w:tr>
      <w:tr w:rsidR="00A643EE" w:rsidRPr="00A164B9"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PCR - Proteína </w:t>
            </w:r>
            <w:proofErr w:type="spellStart"/>
            <w:r w:rsidRPr="00A164B9">
              <w:rPr>
                <w:rFonts w:ascii="Aptos" w:hAnsi="Aptos" w:cstheme="majorHAnsi"/>
                <w:color w:val="000000"/>
              </w:rPr>
              <w:t>C-reativa</w:t>
            </w:r>
            <w:proofErr w:type="spellEnd"/>
          </w:p>
        </w:tc>
      </w:tr>
      <w:tr w:rsidR="00A643EE" w:rsidRPr="00A164B9"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PDPIS - Política Distrital de Práticas Integrativas em Saúde</w:t>
            </w:r>
          </w:p>
        </w:tc>
      </w:tr>
      <w:tr w:rsidR="00A643EE" w:rsidRPr="00A164B9"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PGE2 - Prostaglandina E2</w:t>
            </w:r>
          </w:p>
        </w:tc>
      </w:tr>
      <w:tr w:rsidR="00A643EE" w:rsidRPr="00A164B9"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A164B9" w:rsidRDefault="00A643EE" w:rsidP="00A643EE">
            <w:pPr>
              <w:spacing w:line="240" w:lineRule="auto"/>
              <w:ind w:firstLine="0"/>
              <w:jc w:val="left"/>
              <w:rPr>
                <w:rFonts w:ascii="Aptos" w:hAnsi="Aptos" w:cstheme="majorHAnsi"/>
                <w:i/>
                <w:color w:val="000000"/>
              </w:rPr>
            </w:pPr>
            <w:r w:rsidRPr="00A164B9">
              <w:rPr>
                <w:rFonts w:ascii="Aptos" w:hAnsi="Aptos" w:cstheme="majorHAnsi"/>
                <w:i/>
                <w:color w:val="000000"/>
              </w:rPr>
              <w:t>PICS - Práticas Integrativas e Complementares em Saúde</w:t>
            </w:r>
          </w:p>
        </w:tc>
      </w:tr>
      <w:tr w:rsidR="00A643EE" w:rsidRPr="00A164B9"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PM - Plantas medicinais</w:t>
            </w:r>
          </w:p>
        </w:tc>
      </w:tr>
      <w:tr w:rsidR="00A643EE" w:rsidRPr="00A164B9"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PNS - Pesquisa Nacional de Saúde</w:t>
            </w:r>
          </w:p>
        </w:tc>
      </w:tr>
      <w:tr w:rsidR="00A643EE" w:rsidRPr="00A164B9"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PTP1B - Proteína tirosina fosfatase 1B</w:t>
            </w:r>
          </w:p>
        </w:tc>
      </w:tr>
      <w:tr w:rsidR="00A643EE" w:rsidRPr="00A164B9"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R - Resistência</w:t>
            </w:r>
          </w:p>
        </w:tc>
      </w:tr>
      <w:tr w:rsidR="00A643EE" w:rsidRPr="00A164B9"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REDCap</w:t>
            </w:r>
            <w:proofErr w:type="spellEnd"/>
            <w:r w:rsidRPr="00A164B9">
              <w:rPr>
                <w:rFonts w:ascii="Aptos" w:hAnsi="Aptos" w:cstheme="majorHAnsi"/>
                <w:color w:val="000000"/>
              </w:rPr>
              <w:t xml:space="preserve"> - </w:t>
            </w:r>
            <w:proofErr w:type="spellStart"/>
            <w:r w:rsidRPr="00A164B9">
              <w:rPr>
                <w:rFonts w:ascii="Aptos" w:hAnsi="Aptos" w:cstheme="majorHAnsi"/>
                <w:color w:val="000000"/>
              </w:rPr>
              <w:t>Research</w:t>
            </w:r>
            <w:proofErr w:type="spellEnd"/>
            <w:r w:rsidRPr="00A164B9">
              <w:rPr>
                <w:rFonts w:ascii="Aptos" w:hAnsi="Aptos" w:cstheme="majorHAnsi"/>
                <w:color w:val="000000"/>
              </w:rPr>
              <w:t xml:space="preserve"> </w:t>
            </w:r>
            <w:proofErr w:type="spellStart"/>
            <w:r w:rsidRPr="00A164B9">
              <w:rPr>
                <w:rFonts w:ascii="Aptos" w:hAnsi="Aptos" w:cstheme="majorHAnsi"/>
                <w:color w:val="000000"/>
              </w:rPr>
              <w:t>Electronic</w:t>
            </w:r>
            <w:proofErr w:type="spellEnd"/>
            <w:r w:rsidRPr="00A164B9">
              <w:rPr>
                <w:rFonts w:ascii="Aptos" w:hAnsi="Aptos" w:cstheme="majorHAnsi"/>
                <w:color w:val="000000"/>
              </w:rPr>
              <w:t xml:space="preserve"> Data Capture</w:t>
            </w:r>
          </w:p>
        </w:tc>
      </w:tr>
      <w:tr w:rsidR="00A643EE" w:rsidRPr="00A164B9"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ROC</w:t>
            </w:r>
            <w:r w:rsidRPr="00A164B9">
              <w:rPr>
                <w:rFonts w:ascii="Aptos" w:hAnsi="Aptos" w:cstheme="majorHAnsi"/>
                <w:i/>
                <w:color w:val="000000"/>
              </w:rPr>
              <w:t xml:space="preserve"> - </w:t>
            </w:r>
            <w:proofErr w:type="spellStart"/>
            <w:r w:rsidRPr="00A164B9">
              <w:rPr>
                <w:rFonts w:ascii="Aptos" w:hAnsi="Aptos" w:cstheme="majorHAnsi"/>
                <w:i/>
                <w:color w:val="000000"/>
              </w:rPr>
              <w:t>Receiver</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operating</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characteristic</w:t>
            </w:r>
            <w:proofErr w:type="spellEnd"/>
          </w:p>
        </w:tc>
      </w:tr>
      <w:tr w:rsidR="00A643EE" w:rsidRPr="00A164B9"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rtPCR</w:t>
            </w:r>
            <w:proofErr w:type="spellEnd"/>
            <w:r w:rsidRPr="00A164B9">
              <w:rPr>
                <w:rFonts w:ascii="Aptos" w:hAnsi="Aptos" w:cstheme="majorHAnsi"/>
                <w:color w:val="000000"/>
              </w:rPr>
              <w:t xml:space="preserve"> - Reação quantitativa em cadeia da polimerase em tempo real</w:t>
            </w:r>
          </w:p>
        </w:tc>
      </w:tr>
      <w:tr w:rsidR="00A643EE" w:rsidRPr="00A164B9"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A164B9" w:rsidRDefault="00A643EE" w:rsidP="00A643EE">
            <w:pPr>
              <w:spacing w:line="240" w:lineRule="auto"/>
              <w:ind w:firstLine="0"/>
              <w:jc w:val="left"/>
              <w:rPr>
                <w:rFonts w:ascii="Aptos" w:hAnsi="Aptos" w:cstheme="majorHAnsi"/>
                <w:i/>
                <w:color w:val="000000"/>
              </w:rPr>
            </w:pPr>
            <w:r w:rsidRPr="00A164B9">
              <w:rPr>
                <w:rFonts w:ascii="Aptos" w:hAnsi="Aptos" w:cstheme="majorHAnsi"/>
                <w:i/>
                <w:color w:val="000000"/>
              </w:rPr>
              <w:t xml:space="preserve">SGA - </w:t>
            </w:r>
            <w:proofErr w:type="spellStart"/>
            <w:r w:rsidRPr="00A164B9">
              <w:rPr>
                <w:rFonts w:ascii="Aptos" w:hAnsi="Aptos" w:cstheme="majorHAnsi"/>
                <w:i/>
                <w:color w:val="000000"/>
              </w:rPr>
              <w:t>Subjective</w:t>
            </w:r>
            <w:proofErr w:type="spellEnd"/>
            <w:r w:rsidRPr="00A164B9">
              <w:rPr>
                <w:rFonts w:ascii="Aptos" w:hAnsi="Aptos" w:cstheme="majorHAnsi"/>
                <w:i/>
                <w:color w:val="000000"/>
              </w:rPr>
              <w:t xml:space="preserve"> Global Assessment </w:t>
            </w:r>
            <w:proofErr w:type="spellStart"/>
            <w:r w:rsidRPr="00A164B9">
              <w:rPr>
                <w:rFonts w:ascii="Aptos" w:hAnsi="Aptos" w:cstheme="majorHAnsi"/>
                <w:i/>
                <w:color w:val="000000"/>
              </w:rPr>
              <w:t>Scale</w:t>
            </w:r>
            <w:proofErr w:type="spellEnd"/>
          </w:p>
        </w:tc>
      </w:tr>
      <w:tr w:rsidR="00A643EE" w:rsidRPr="00A164B9"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SGQ - Sistema de Garantia da Qualidade</w:t>
            </w:r>
          </w:p>
        </w:tc>
      </w:tr>
      <w:tr w:rsidR="00A643EE" w:rsidRPr="00A164B9"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SMM - Massa muscular esquelética</w:t>
            </w:r>
          </w:p>
        </w:tc>
      </w:tr>
      <w:tr w:rsidR="00A643EE" w:rsidRPr="00A164B9"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TACO - Tabela Brasileira de Composição de Alimentos</w:t>
            </w:r>
          </w:p>
        </w:tc>
      </w:tr>
      <w:tr w:rsidR="00A643EE" w:rsidRPr="00A164B9"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TAG - Triglicerídeos</w:t>
            </w:r>
          </w:p>
        </w:tc>
      </w:tr>
      <w:tr w:rsidR="00A643EE" w:rsidRPr="00A164B9"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TCAP - Transtorno de Compulsão Alimentar Periódica</w:t>
            </w:r>
          </w:p>
        </w:tc>
      </w:tr>
      <w:tr w:rsidR="00A643EE" w:rsidRPr="00A164B9"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lastRenderedPageBreak/>
              <w:t>TCLE - Termo de Consentimento Livre e Esclarecido</w:t>
            </w:r>
          </w:p>
        </w:tc>
      </w:tr>
      <w:tr w:rsidR="00A643EE" w:rsidRPr="00A164B9"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TNF-</w:t>
            </w:r>
            <w:r w:rsidRPr="00A164B9">
              <w:rPr>
                <w:rFonts w:ascii="Cambria Math" w:hAnsi="Cambria Math" w:cs="Cambria Math"/>
                <w:color w:val="000000"/>
              </w:rPr>
              <w:t>𝜶</w:t>
            </w:r>
            <w:r w:rsidRPr="00A164B9">
              <w:rPr>
                <w:rFonts w:ascii="Aptos" w:hAnsi="Aptos" w:cstheme="majorHAnsi"/>
                <w:i/>
                <w:color w:val="000000"/>
              </w:rPr>
              <w:t xml:space="preserve"> - Tumor </w:t>
            </w:r>
            <w:proofErr w:type="spellStart"/>
            <w:r w:rsidRPr="00A164B9">
              <w:rPr>
                <w:rFonts w:ascii="Aptos" w:hAnsi="Aptos" w:cstheme="majorHAnsi"/>
                <w:i/>
                <w:color w:val="000000"/>
              </w:rPr>
              <w:t>necrosis</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factor</w:t>
            </w:r>
            <w:proofErr w:type="spellEnd"/>
            <w:r w:rsidRPr="00A164B9">
              <w:rPr>
                <w:rFonts w:ascii="Aptos" w:hAnsi="Aptos" w:cstheme="majorHAnsi"/>
                <w:i/>
                <w:color w:val="000000"/>
              </w:rPr>
              <w:t>-</w:t>
            </w:r>
            <w:r w:rsidRPr="00A164B9">
              <w:rPr>
                <w:rFonts w:ascii="Cambria Math" w:hAnsi="Cambria Math" w:cs="Cambria Math"/>
                <w:i/>
                <w:color w:val="000000"/>
              </w:rPr>
              <w:t>𝜶</w:t>
            </w:r>
          </w:p>
        </w:tc>
      </w:tr>
      <w:tr w:rsidR="00A643EE" w:rsidRPr="00A164B9"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UNAERP - Universidade de Ribeirão Preto</w:t>
            </w:r>
          </w:p>
        </w:tc>
      </w:tr>
      <w:tr w:rsidR="00A643EE" w:rsidRPr="00A164B9"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USDA -</w:t>
            </w:r>
            <w:r w:rsidRPr="00A164B9">
              <w:rPr>
                <w:rFonts w:ascii="Aptos" w:hAnsi="Aptos" w:cstheme="majorHAnsi"/>
                <w:i/>
                <w:color w:val="000000"/>
              </w:rPr>
              <w:t xml:space="preserve"> United States </w:t>
            </w:r>
            <w:proofErr w:type="spellStart"/>
            <w:r w:rsidRPr="00A164B9">
              <w:rPr>
                <w:rFonts w:ascii="Aptos" w:hAnsi="Aptos" w:cstheme="majorHAnsi"/>
                <w:i/>
                <w:color w:val="000000"/>
              </w:rPr>
              <w:t>Department</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of</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Agriculture</w:t>
            </w:r>
            <w:proofErr w:type="spellEnd"/>
          </w:p>
        </w:tc>
      </w:tr>
      <w:tr w:rsidR="00A643EE" w:rsidRPr="00A164B9"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WAT</w:t>
            </w:r>
            <w:r w:rsidRPr="00A164B9">
              <w:rPr>
                <w:rFonts w:ascii="Aptos" w:hAnsi="Aptos" w:cstheme="majorHAnsi"/>
                <w:i/>
                <w:color w:val="000000"/>
              </w:rPr>
              <w:t xml:space="preserve"> - White adipose </w:t>
            </w:r>
            <w:proofErr w:type="spellStart"/>
            <w:r w:rsidRPr="00A164B9">
              <w:rPr>
                <w:rFonts w:ascii="Aptos" w:hAnsi="Aptos" w:cstheme="majorHAnsi"/>
                <w:i/>
                <w:color w:val="000000"/>
              </w:rPr>
              <w:t>tissue</w:t>
            </w:r>
            <w:proofErr w:type="spellEnd"/>
          </w:p>
        </w:tc>
      </w:tr>
      <w:tr w:rsidR="00A643EE" w:rsidRPr="00A164B9"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 xml:space="preserve">WHOQOL-BREF - </w:t>
            </w:r>
            <w:r w:rsidRPr="00A164B9">
              <w:rPr>
                <w:rFonts w:ascii="Aptos" w:hAnsi="Aptos" w:cstheme="majorHAnsi"/>
                <w:i/>
                <w:color w:val="000000"/>
              </w:rPr>
              <w:t xml:space="preserve">World Health </w:t>
            </w:r>
            <w:proofErr w:type="spellStart"/>
            <w:r w:rsidRPr="00A164B9">
              <w:rPr>
                <w:rFonts w:ascii="Aptos" w:hAnsi="Aptos" w:cstheme="majorHAnsi"/>
                <w:i/>
                <w:color w:val="000000"/>
              </w:rPr>
              <w:t>Organization</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Quality</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of</w:t>
            </w:r>
            <w:proofErr w:type="spellEnd"/>
            <w:r w:rsidRPr="00A164B9">
              <w:rPr>
                <w:rFonts w:ascii="Aptos" w:hAnsi="Aptos" w:cstheme="majorHAnsi"/>
                <w:i/>
                <w:color w:val="000000"/>
              </w:rPr>
              <w:t xml:space="preserve"> Life - </w:t>
            </w:r>
            <w:proofErr w:type="spellStart"/>
            <w:r w:rsidRPr="00A164B9">
              <w:rPr>
                <w:rFonts w:ascii="Aptos" w:hAnsi="Aptos" w:cstheme="majorHAnsi"/>
                <w:i/>
                <w:color w:val="000000"/>
              </w:rPr>
              <w:t>Brief</w:t>
            </w:r>
            <w:proofErr w:type="spellEnd"/>
            <w:r w:rsidRPr="00A164B9">
              <w:rPr>
                <w:rFonts w:ascii="Aptos" w:hAnsi="Aptos" w:cstheme="majorHAnsi"/>
                <w:i/>
                <w:color w:val="000000"/>
              </w:rPr>
              <w:t xml:space="preserve"> </w:t>
            </w:r>
            <w:proofErr w:type="spellStart"/>
            <w:r w:rsidRPr="00A164B9">
              <w:rPr>
                <w:rFonts w:ascii="Aptos" w:hAnsi="Aptos" w:cstheme="majorHAnsi"/>
                <w:i/>
                <w:color w:val="000000"/>
              </w:rPr>
              <w:t>Version</w:t>
            </w:r>
            <w:proofErr w:type="spellEnd"/>
          </w:p>
        </w:tc>
      </w:tr>
      <w:tr w:rsidR="00A643EE" w:rsidRPr="00A164B9"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A164B9" w:rsidRDefault="00A643EE" w:rsidP="00A643EE">
            <w:pPr>
              <w:spacing w:line="240" w:lineRule="auto"/>
              <w:ind w:firstLine="0"/>
              <w:jc w:val="left"/>
              <w:rPr>
                <w:rFonts w:ascii="Aptos" w:hAnsi="Aptos" w:cstheme="majorHAnsi"/>
                <w:color w:val="000000"/>
              </w:rPr>
            </w:pPr>
            <w:proofErr w:type="spellStart"/>
            <w:r w:rsidRPr="00A164B9">
              <w:rPr>
                <w:rFonts w:ascii="Aptos" w:hAnsi="Aptos" w:cstheme="majorHAnsi"/>
                <w:color w:val="000000"/>
              </w:rPr>
              <w:t>Xc</w:t>
            </w:r>
            <w:proofErr w:type="spellEnd"/>
            <w:r w:rsidRPr="00A164B9">
              <w:rPr>
                <w:rFonts w:ascii="Aptos" w:hAnsi="Aptos" w:cstheme="majorHAnsi"/>
                <w:color w:val="000000"/>
              </w:rPr>
              <w:t xml:space="preserve"> - Reatância</w:t>
            </w:r>
          </w:p>
        </w:tc>
      </w:tr>
      <w:tr w:rsidR="00A643EE" w:rsidRPr="00A164B9"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A164B9" w:rsidRDefault="00A643EE" w:rsidP="00A643EE">
            <w:pPr>
              <w:spacing w:line="240" w:lineRule="auto"/>
              <w:ind w:firstLine="0"/>
              <w:jc w:val="left"/>
              <w:rPr>
                <w:rFonts w:ascii="Aptos" w:hAnsi="Aptos" w:cstheme="majorHAnsi"/>
                <w:color w:val="000000"/>
              </w:rPr>
            </w:pPr>
            <w:r w:rsidRPr="00A164B9">
              <w:rPr>
                <w:rFonts w:ascii="Aptos" w:hAnsi="Aptos" w:cstheme="majorHAnsi"/>
                <w:color w:val="000000"/>
              </w:rPr>
              <w:t>Z - Impedância</w:t>
            </w:r>
          </w:p>
        </w:tc>
      </w:tr>
    </w:tbl>
    <w:p w14:paraId="01C81268" w14:textId="77777777" w:rsidR="004524FD" w:rsidRPr="00A164B9" w:rsidRDefault="004524FD">
      <w:pPr>
        <w:spacing w:line="240" w:lineRule="auto"/>
        <w:ind w:firstLine="0"/>
        <w:jc w:val="left"/>
        <w:rPr>
          <w:rFonts w:ascii="Aptos" w:hAnsi="Aptos" w:cstheme="majorHAnsi"/>
          <w:b/>
          <w:bCs/>
        </w:rPr>
      </w:pPr>
      <w:r w:rsidRPr="00A164B9">
        <w:rPr>
          <w:rFonts w:ascii="Aptos" w:hAnsi="Aptos" w:cstheme="majorHAnsi"/>
        </w:rPr>
        <w:br w:type="page"/>
      </w:r>
    </w:p>
    <w:sdt>
      <w:sdtPr>
        <w:rPr>
          <w:rFonts w:ascii="Aptos Light" w:hAnsi="Aptos Light" w:cstheme="minorBidi"/>
          <w:b w:val="0"/>
          <w:caps w:val="0"/>
          <w:sz w:val="24"/>
        </w:rPr>
        <w:id w:val="1959530914"/>
        <w:docPartObj>
          <w:docPartGallery w:val="Table of Contents"/>
          <w:docPartUnique/>
        </w:docPartObj>
      </w:sdtPr>
      <w:sdtEndPr>
        <w:rPr>
          <w:rFonts w:cstheme="majorHAnsi"/>
          <w:noProof/>
        </w:rPr>
      </w:sdtEndPr>
      <w:sdtContent>
        <w:p w14:paraId="52661A8D" w14:textId="156690DB" w:rsidR="00D7199D" w:rsidRPr="00A164B9" w:rsidRDefault="008209CC" w:rsidP="008209CC">
          <w:pPr>
            <w:pStyle w:val="Heading7"/>
          </w:pPr>
          <w:r w:rsidRPr="00A164B9">
            <w:t>Sumário</w:t>
          </w:r>
        </w:p>
        <w:p w14:paraId="2F001D45" w14:textId="4DC847E3" w:rsidR="00CF001F" w:rsidRPr="00A164B9" w:rsidRDefault="00D7199D">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r w:rsidRPr="00A164B9">
            <w:rPr>
              <w:rFonts w:ascii="Aptos" w:hAnsi="Aptos" w:cstheme="majorHAnsi"/>
              <w:b w:val="0"/>
              <w:sz w:val="22"/>
            </w:rPr>
            <w:fldChar w:fldCharType="begin"/>
          </w:r>
          <w:r w:rsidRPr="00A164B9">
            <w:rPr>
              <w:rFonts w:ascii="Aptos" w:hAnsi="Aptos" w:cstheme="majorHAnsi"/>
            </w:rPr>
            <w:instrText xml:space="preserve"> TOC \o "1-3" \h \z \u </w:instrText>
          </w:r>
          <w:r w:rsidRPr="00A164B9">
            <w:rPr>
              <w:rFonts w:ascii="Aptos" w:hAnsi="Aptos" w:cstheme="majorHAnsi"/>
              <w:b w:val="0"/>
              <w:sz w:val="22"/>
            </w:rPr>
            <w:fldChar w:fldCharType="separate"/>
          </w:r>
          <w:hyperlink w:anchor="_Toc187787230" w:history="1">
            <w:r w:rsidR="00CF001F" w:rsidRPr="00A164B9">
              <w:rPr>
                <w:rStyle w:val="Hyperlink"/>
                <w:rFonts w:eastAsiaTheme="minorHAnsi"/>
                <w:noProof/>
              </w:rPr>
              <w:t>1.</w:t>
            </w:r>
            <w:r w:rsidR="00CF001F" w:rsidRPr="00A164B9">
              <w:rPr>
                <w:rFonts w:asciiTheme="minorHAnsi" w:eastAsiaTheme="minorEastAsia" w:hAnsiTheme="minorHAnsi"/>
                <w:b w:val="0"/>
                <w:caps w:val="0"/>
                <w:noProof/>
                <w:kern w:val="2"/>
                <w:szCs w:val="24"/>
                <w14:ligatures w14:val="standardContextual"/>
              </w:rPr>
              <w:tab/>
            </w:r>
            <w:r w:rsidR="00CF001F" w:rsidRPr="00A164B9">
              <w:rPr>
                <w:rStyle w:val="Hyperlink"/>
                <w:rFonts w:eastAsiaTheme="minorHAnsi"/>
                <w:noProof/>
              </w:rPr>
              <w:t>Introdução</w:t>
            </w:r>
            <w:r w:rsidR="00CF001F" w:rsidRPr="00A164B9">
              <w:rPr>
                <w:noProof/>
                <w:webHidden/>
              </w:rPr>
              <w:tab/>
            </w:r>
            <w:r w:rsidR="00CF001F" w:rsidRPr="00A164B9">
              <w:rPr>
                <w:noProof/>
                <w:webHidden/>
              </w:rPr>
              <w:fldChar w:fldCharType="begin"/>
            </w:r>
            <w:r w:rsidR="00CF001F" w:rsidRPr="00A164B9">
              <w:rPr>
                <w:noProof/>
                <w:webHidden/>
              </w:rPr>
              <w:instrText xml:space="preserve"> PAGEREF _Toc187787230 \h </w:instrText>
            </w:r>
            <w:r w:rsidR="00CF001F" w:rsidRPr="00A164B9">
              <w:rPr>
                <w:noProof/>
                <w:webHidden/>
              </w:rPr>
            </w:r>
            <w:r w:rsidR="00CF001F" w:rsidRPr="00A164B9">
              <w:rPr>
                <w:noProof/>
                <w:webHidden/>
              </w:rPr>
              <w:fldChar w:fldCharType="separate"/>
            </w:r>
            <w:r w:rsidR="00FB7DA7" w:rsidRPr="00A164B9">
              <w:rPr>
                <w:noProof/>
                <w:webHidden/>
              </w:rPr>
              <w:t>1</w:t>
            </w:r>
            <w:r w:rsidR="00CF001F" w:rsidRPr="00A164B9">
              <w:rPr>
                <w:noProof/>
                <w:webHidden/>
              </w:rPr>
              <w:fldChar w:fldCharType="end"/>
            </w:r>
          </w:hyperlink>
        </w:p>
        <w:p w14:paraId="326F9F4F" w14:textId="55E39C58"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31" w:history="1">
            <w:r w:rsidRPr="00A164B9">
              <w:rPr>
                <w:rStyle w:val="Hyperlink"/>
                <w:rFonts w:eastAsiaTheme="minorHAnsi"/>
                <w:noProof/>
                <w14:scene3d>
                  <w14:camera w14:prst="orthographicFront"/>
                  <w14:lightRig w14:rig="threePt" w14:dir="t">
                    <w14:rot w14:lat="0" w14:lon="0" w14:rev="0"/>
                  </w14:lightRig>
                </w14:scene3d>
              </w:rPr>
              <w:t>1.1</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Obesidade</w:t>
            </w:r>
            <w:r w:rsidRPr="00A164B9">
              <w:rPr>
                <w:noProof/>
                <w:webHidden/>
              </w:rPr>
              <w:tab/>
            </w:r>
            <w:r w:rsidRPr="00A164B9">
              <w:rPr>
                <w:noProof/>
                <w:webHidden/>
              </w:rPr>
              <w:fldChar w:fldCharType="begin"/>
            </w:r>
            <w:r w:rsidRPr="00A164B9">
              <w:rPr>
                <w:noProof/>
                <w:webHidden/>
              </w:rPr>
              <w:instrText xml:space="preserve"> PAGEREF _Toc187787231 \h </w:instrText>
            </w:r>
            <w:r w:rsidRPr="00A164B9">
              <w:rPr>
                <w:noProof/>
                <w:webHidden/>
              </w:rPr>
            </w:r>
            <w:r w:rsidRPr="00A164B9">
              <w:rPr>
                <w:noProof/>
                <w:webHidden/>
              </w:rPr>
              <w:fldChar w:fldCharType="separate"/>
            </w:r>
            <w:r w:rsidR="00FB7DA7" w:rsidRPr="00A164B9">
              <w:rPr>
                <w:noProof/>
                <w:webHidden/>
              </w:rPr>
              <w:t>1</w:t>
            </w:r>
            <w:r w:rsidRPr="00A164B9">
              <w:rPr>
                <w:noProof/>
                <w:webHidden/>
              </w:rPr>
              <w:fldChar w:fldCharType="end"/>
            </w:r>
          </w:hyperlink>
        </w:p>
        <w:p w14:paraId="7F3F58DC" w14:textId="32F1C8AB"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2" w:history="1">
            <w:r w:rsidRPr="00A164B9">
              <w:rPr>
                <w:rStyle w:val="Hyperlink"/>
                <w:rFonts w:eastAsiaTheme="minorHAnsi"/>
                <w:noProof/>
              </w:rPr>
              <w:t>1.1.1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Obesidade e inflamação</w:t>
            </w:r>
            <w:r w:rsidRPr="00A164B9">
              <w:rPr>
                <w:noProof/>
                <w:webHidden/>
              </w:rPr>
              <w:tab/>
            </w:r>
            <w:r w:rsidRPr="00A164B9">
              <w:rPr>
                <w:noProof/>
                <w:webHidden/>
              </w:rPr>
              <w:fldChar w:fldCharType="begin"/>
            </w:r>
            <w:r w:rsidRPr="00A164B9">
              <w:rPr>
                <w:noProof/>
                <w:webHidden/>
              </w:rPr>
              <w:instrText xml:space="preserve"> PAGEREF _Toc187787232 \h </w:instrText>
            </w:r>
            <w:r w:rsidRPr="00A164B9">
              <w:rPr>
                <w:noProof/>
                <w:webHidden/>
              </w:rPr>
            </w:r>
            <w:r w:rsidRPr="00A164B9">
              <w:rPr>
                <w:noProof/>
                <w:webHidden/>
              </w:rPr>
              <w:fldChar w:fldCharType="separate"/>
            </w:r>
            <w:r w:rsidR="00FB7DA7" w:rsidRPr="00A164B9">
              <w:rPr>
                <w:noProof/>
                <w:webHidden/>
              </w:rPr>
              <w:t>2</w:t>
            </w:r>
            <w:r w:rsidRPr="00A164B9">
              <w:rPr>
                <w:noProof/>
                <w:webHidden/>
              </w:rPr>
              <w:fldChar w:fldCharType="end"/>
            </w:r>
          </w:hyperlink>
        </w:p>
        <w:p w14:paraId="3C40F4D8" w14:textId="655ADAA7"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3" w:history="1">
            <w:r w:rsidRPr="00A164B9">
              <w:rPr>
                <w:rStyle w:val="Hyperlink"/>
                <w:rFonts w:eastAsiaTheme="minorHAnsi"/>
                <w:noProof/>
              </w:rPr>
              <w:t>1.1.2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Obesidade e saúde mental</w:t>
            </w:r>
            <w:r w:rsidRPr="00A164B9">
              <w:rPr>
                <w:noProof/>
                <w:webHidden/>
              </w:rPr>
              <w:tab/>
            </w:r>
            <w:r w:rsidRPr="00A164B9">
              <w:rPr>
                <w:noProof/>
                <w:webHidden/>
              </w:rPr>
              <w:fldChar w:fldCharType="begin"/>
            </w:r>
            <w:r w:rsidRPr="00A164B9">
              <w:rPr>
                <w:noProof/>
                <w:webHidden/>
              </w:rPr>
              <w:instrText xml:space="preserve"> PAGEREF _Toc187787233 \h </w:instrText>
            </w:r>
            <w:r w:rsidRPr="00A164B9">
              <w:rPr>
                <w:noProof/>
                <w:webHidden/>
              </w:rPr>
            </w:r>
            <w:r w:rsidRPr="00A164B9">
              <w:rPr>
                <w:noProof/>
                <w:webHidden/>
              </w:rPr>
              <w:fldChar w:fldCharType="separate"/>
            </w:r>
            <w:r w:rsidR="00FB7DA7" w:rsidRPr="00A164B9">
              <w:rPr>
                <w:noProof/>
                <w:webHidden/>
              </w:rPr>
              <w:t>4</w:t>
            </w:r>
            <w:r w:rsidRPr="00A164B9">
              <w:rPr>
                <w:noProof/>
                <w:webHidden/>
              </w:rPr>
              <w:fldChar w:fldCharType="end"/>
            </w:r>
          </w:hyperlink>
        </w:p>
        <w:p w14:paraId="22FDE527" w14:textId="6524B9F4"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34" w:history="1">
            <w:r w:rsidRPr="00A164B9">
              <w:rPr>
                <w:rStyle w:val="Hyperlink"/>
                <w:rFonts w:eastAsiaTheme="minorHAnsi"/>
                <w:noProof/>
                <w14:scene3d>
                  <w14:camera w14:prst="orthographicFront"/>
                  <w14:lightRig w14:rig="threePt" w14:dir="t">
                    <w14:rot w14:lat="0" w14:lon="0" w14:rev="0"/>
                  </w14:lightRig>
                </w14:scene3d>
              </w:rPr>
              <w:t>1.2</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Ângulo de fase</w:t>
            </w:r>
            <w:r w:rsidRPr="00A164B9">
              <w:rPr>
                <w:noProof/>
                <w:webHidden/>
              </w:rPr>
              <w:tab/>
            </w:r>
            <w:r w:rsidRPr="00A164B9">
              <w:rPr>
                <w:noProof/>
                <w:webHidden/>
              </w:rPr>
              <w:fldChar w:fldCharType="begin"/>
            </w:r>
            <w:r w:rsidRPr="00A164B9">
              <w:rPr>
                <w:noProof/>
                <w:webHidden/>
              </w:rPr>
              <w:instrText xml:space="preserve"> PAGEREF _Toc187787234 \h </w:instrText>
            </w:r>
            <w:r w:rsidRPr="00A164B9">
              <w:rPr>
                <w:noProof/>
                <w:webHidden/>
              </w:rPr>
            </w:r>
            <w:r w:rsidRPr="00A164B9">
              <w:rPr>
                <w:noProof/>
                <w:webHidden/>
              </w:rPr>
              <w:fldChar w:fldCharType="separate"/>
            </w:r>
            <w:r w:rsidR="00FB7DA7" w:rsidRPr="00A164B9">
              <w:rPr>
                <w:noProof/>
                <w:webHidden/>
              </w:rPr>
              <w:t>6</w:t>
            </w:r>
            <w:r w:rsidRPr="00A164B9">
              <w:rPr>
                <w:noProof/>
                <w:webHidden/>
              </w:rPr>
              <w:fldChar w:fldCharType="end"/>
            </w:r>
          </w:hyperlink>
        </w:p>
        <w:p w14:paraId="014CC51D" w14:textId="63CDCE97"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5" w:history="1">
            <w:r w:rsidRPr="00A164B9">
              <w:rPr>
                <w:rStyle w:val="Hyperlink"/>
                <w:rFonts w:eastAsiaTheme="minorHAnsi"/>
                <w:noProof/>
              </w:rPr>
              <w:t>1.2.1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Ângulo de fase e obesidade</w:t>
            </w:r>
            <w:r w:rsidRPr="00A164B9">
              <w:rPr>
                <w:noProof/>
                <w:webHidden/>
              </w:rPr>
              <w:tab/>
            </w:r>
            <w:r w:rsidRPr="00A164B9">
              <w:rPr>
                <w:noProof/>
                <w:webHidden/>
              </w:rPr>
              <w:fldChar w:fldCharType="begin"/>
            </w:r>
            <w:r w:rsidRPr="00A164B9">
              <w:rPr>
                <w:noProof/>
                <w:webHidden/>
              </w:rPr>
              <w:instrText xml:space="preserve"> PAGEREF _Toc187787235 \h </w:instrText>
            </w:r>
            <w:r w:rsidRPr="00A164B9">
              <w:rPr>
                <w:noProof/>
                <w:webHidden/>
              </w:rPr>
            </w:r>
            <w:r w:rsidRPr="00A164B9">
              <w:rPr>
                <w:noProof/>
                <w:webHidden/>
              </w:rPr>
              <w:fldChar w:fldCharType="separate"/>
            </w:r>
            <w:r w:rsidR="00FB7DA7" w:rsidRPr="00A164B9">
              <w:rPr>
                <w:noProof/>
                <w:webHidden/>
              </w:rPr>
              <w:t>10</w:t>
            </w:r>
            <w:r w:rsidRPr="00A164B9">
              <w:rPr>
                <w:noProof/>
                <w:webHidden/>
              </w:rPr>
              <w:fldChar w:fldCharType="end"/>
            </w:r>
          </w:hyperlink>
        </w:p>
        <w:p w14:paraId="7932A8FF" w14:textId="3BBF43BB"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6" w:history="1">
            <w:r w:rsidRPr="00A164B9">
              <w:rPr>
                <w:rStyle w:val="Hyperlink"/>
                <w:rFonts w:eastAsiaTheme="minorHAnsi"/>
                <w:noProof/>
              </w:rPr>
              <w:t>1.2.2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Ângulo de fase e inflamação</w:t>
            </w:r>
            <w:r w:rsidRPr="00A164B9">
              <w:rPr>
                <w:noProof/>
                <w:webHidden/>
              </w:rPr>
              <w:tab/>
            </w:r>
            <w:r w:rsidRPr="00A164B9">
              <w:rPr>
                <w:noProof/>
                <w:webHidden/>
              </w:rPr>
              <w:fldChar w:fldCharType="begin"/>
            </w:r>
            <w:r w:rsidRPr="00A164B9">
              <w:rPr>
                <w:noProof/>
                <w:webHidden/>
              </w:rPr>
              <w:instrText xml:space="preserve"> PAGEREF _Toc187787236 \h </w:instrText>
            </w:r>
            <w:r w:rsidRPr="00A164B9">
              <w:rPr>
                <w:noProof/>
                <w:webHidden/>
              </w:rPr>
            </w:r>
            <w:r w:rsidRPr="00A164B9">
              <w:rPr>
                <w:noProof/>
                <w:webHidden/>
              </w:rPr>
              <w:fldChar w:fldCharType="separate"/>
            </w:r>
            <w:r w:rsidR="00FB7DA7" w:rsidRPr="00A164B9">
              <w:rPr>
                <w:noProof/>
                <w:webHidden/>
              </w:rPr>
              <w:t>12</w:t>
            </w:r>
            <w:r w:rsidRPr="00A164B9">
              <w:rPr>
                <w:noProof/>
                <w:webHidden/>
              </w:rPr>
              <w:fldChar w:fldCharType="end"/>
            </w:r>
          </w:hyperlink>
        </w:p>
        <w:p w14:paraId="278A3913" w14:textId="25C88FB5"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37" w:history="1">
            <w:r w:rsidRPr="00A164B9">
              <w:rPr>
                <w:rStyle w:val="Hyperlink"/>
                <w:rFonts w:eastAsiaTheme="minorHAnsi"/>
                <w:noProof/>
                <w14:scene3d>
                  <w14:camera w14:prst="orthographicFront"/>
                  <w14:lightRig w14:rig="threePt" w14:dir="t">
                    <w14:rot w14:lat="0" w14:lon="0" w14:rev="0"/>
                  </w14:lightRig>
                </w14:scene3d>
              </w:rPr>
              <w:t>1.3</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Plantas medicinais</w:t>
            </w:r>
            <w:r w:rsidRPr="00A164B9">
              <w:rPr>
                <w:noProof/>
                <w:webHidden/>
              </w:rPr>
              <w:tab/>
            </w:r>
            <w:r w:rsidRPr="00A164B9">
              <w:rPr>
                <w:noProof/>
                <w:webHidden/>
              </w:rPr>
              <w:fldChar w:fldCharType="begin"/>
            </w:r>
            <w:r w:rsidRPr="00A164B9">
              <w:rPr>
                <w:noProof/>
                <w:webHidden/>
              </w:rPr>
              <w:instrText xml:space="preserve"> PAGEREF _Toc187787237 \h </w:instrText>
            </w:r>
            <w:r w:rsidRPr="00A164B9">
              <w:rPr>
                <w:noProof/>
                <w:webHidden/>
              </w:rPr>
            </w:r>
            <w:r w:rsidRPr="00A164B9">
              <w:rPr>
                <w:noProof/>
                <w:webHidden/>
              </w:rPr>
              <w:fldChar w:fldCharType="separate"/>
            </w:r>
            <w:r w:rsidR="00FB7DA7" w:rsidRPr="00A164B9">
              <w:rPr>
                <w:noProof/>
                <w:webHidden/>
              </w:rPr>
              <w:t>15</w:t>
            </w:r>
            <w:r w:rsidRPr="00A164B9">
              <w:rPr>
                <w:noProof/>
                <w:webHidden/>
              </w:rPr>
              <w:fldChar w:fldCharType="end"/>
            </w:r>
          </w:hyperlink>
        </w:p>
        <w:p w14:paraId="7CBC4545" w14:textId="4F85D01F"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8" w:history="1">
            <w:r w:rsidRPr="00A164B9">
              <w:rPr>
                <w:rStyle w:val="Hyperlink"/>
                <w:rFonts w:eastAsiaTheme="minorHAnsi"/>
                <w:noProof/>
              </w:rPr>
              <w:t>1.3.1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“Instruções operacionais para a condução de ensaios clínicos com fitoterápicos”</w:t>
            </w:r>
            <w:r w:rsidRPr="00A164B9">
              <w:rPr>
                <w:noProof/>
                <w:webHidden/>
              </w:rPr>
              <w:tab/>
            </w:r>
            <w:r w:rsidRPr="00A164B9">
              <w:rPr>
                <w:noProof/>
                <w:webHidden/>
              </w:rPr>
              <w:fldChar w:fldCharType="begin"/>
            </w:r>
            <w:r w:rsidRPr="00A164B9">
              <w:rPr>
                <w:noProof/>
                <w:webHidden/>
              </w:rPr>
              <w:instrText xml:space="preserve"> PAGEREF _Toc187787238 \h </w:instrText>
            </w:r>
            <w:r w:rsidRPr="00A164B9">
              <w:rPr>
                <w:noProof/>
                <w:webHidden/>
              </w:rPr>
            </w:r>
            <w:r w:rsidRPr="00A164B9">
              <w:rPr>
                <w:noProof/>
                <w:webHidden/>
              </w:rPr>
              <w:fldChar w:fldCharType="separate"/>
            </w:r>
            <w:r w:rsidR="00FB7DA7" w:rsidRPr="00A164B9">
              <w:rPr>
                <w:noProof/>
                <w:webHidden/>
              </w:rPr>
              <w:t>16</w:t>
            </w:r>
            <w:r w:rsidRPr="00A164B9">
              <w:rPr>
                <w:noProof/>
                <w:webHidden/>
              </w:rPr>
              <w:fldChar w:fldCharType="end"/>
            </w:r>
          </w:hyperlink>
        </w:p>
        <w:p w14:paraId="5DBA712F" w14:textId="74FA1DB3"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9" w:history="1">
            <w:r w:rsidRPr="00A164B9">
              <w:rPr>
                <w:rStyle w:val="Hyperlink"/>
                <w:rFonts w:eastAsiaTheme="minorHAnsi"/>
                <w:noProof/>
              </w:rPr>
              <w:t>1.3.2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Farmácia da natureza</w:t>
            </w:r>
            <w:r w:rsidRPr="00A164B9">
              <w:rPr>
                <w:noProof/>
                <w:webHidden/>
              </w:rPr>
              <w:tab/>
            </w:r>
            <w:r w:rsidRPr="00A164B9">
              <w:rPr>
                <w:noProof/>
                <w:webHidden/>
              </w:rPr>
              <w:fldChar w:fldCharType="begin"/>
            </w:r>
            <w:r w:rsidRPr="00A164B9">
              <w:rPr>
                <w:noProof/>
                <w:webHidden/>
              </w:rPr>
              <w:instrText xml:space="preserve"> PAGEREF _Toc187787239 \h </w:instrText>
            </w:r>
            <w:r w:rsidRPr="00A164B9">
              <w:rPr>
                <w:noProof/>
                <w:webHidden/>
              </w:rPr>
            </w:r>
            <w:r w:rsidRPr="00A164B9">
              <w:rPr>
                <w:noProof/>
                <w:webHidden/>
              </w:rPr>
              <w:fldChar w:fldCharType="separate"/>
            </w:r>
            <w:r w:rsidR="00FB7DA7" w:rsidRPr="00A164B9">
              <w:rPr>
                <w:noProof/>
                <w:webHidden/>
              </w:rPr>
              <w:t>18</w:t>
            </w:r>
            <w:r w:rsidRPr="00A164B9">
              <w:rPr>
                <w:noProof/>
                <w:webHidden/>
              </w:rPr>
              <w:fldChar w:fldCharType="end"/>
            </w:r>
          </w:hyperlink>
        </w:p>
        <w:p w14:paraId="54950159" w14:textId="651C0006"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40" w:history="1">
            <w:r w:rsidRPr="00A164B9">
              <w:rPr>
                <w:rStyle w:val="Hyperlink"/>
                <w:rFonts w:eastAsiaTheme="minorHAnsi"/>
                <w:noProof/>
                <w14:scene3d>
                  <w14:camera w14:prst="orthographicFront"/>
                  <w14:lightRig w14:rig="threePt" w14:dir="t">
                    <w14:rot w14:lat="0" w14:lon="0" w14:rev="0"/>
                  </w14:lightRig>
                </w14:scene3d>
              </w:rPr>
              <w:t>1.4</w:t>
            </w:r>
            <w:r w:rsidRPr="00A164B9">
              <w:rPr>
                <w:rFonts w:asciiTheme="minorHAnsi" w:eastAsiaTheme="minorEastAsia" w:hAnsiTheme="minorHAnsi"/>
                <w:caps w:val="0"/>
                <w:noProof/>
                <w:kern w:val="2"/>
                <w:szCs w:val="24"/>
                <w14:ligatures w14:val="standardContextual"/>
              </w:rPr>
              <w:tab/>
            </w:r>
            <w:r w:rsidR="00535D0B" w:rsidRPr="00A164B9">
              <w:rPr>
                <w:rStyle w:val="Hyperlink"/>
                <w:rFonts w:eastAsiaTheme="minorHAnsi"/>
                <w:i/>
                <w:iCs/>
                <w:noProof/>
              </w:rPr>
              <w:t>Eclipta prostrata</w:t>
            </w:r>
            <w:r w:rsidRPr="00A164B9">
              <w:rPr>
                <w:rStyle w:val="Hyperlink"/>
                <w:rFonts w:eastAsiaTheme="minorHAnsi"/>
                <w:noProof/>
              </w:rPr>
              <w:t xml:space="preserve"> (L.) L. (Asteraceae)</w:t>
            </w:r>
            <w:r w:rsidRPr="00A164B9">
              <w:rPr>
                <w:noProof/>
                <w:webHidden/>
              </w:rPr>
              <w:tab/>
            </w:r>
            <w:r w:rsidRPr="00A164B9">
              <w:rPr>
                <w:noProof/>
                <w:webHidden/>
              </w:rPr>
              <w:fldChar w:fldCharType="begin"/>
            </w:r>
            <w:r w:rsidRPr="00A164B9">
              <w:rPr>
                <w:noProof/>
                <w:webHidden/>
              </w:rPr>
              <w:instrText xml:space="preserve"> PAGEREF _Toc187787240 \h </w:instrText>
            </w:r>
            <w:r w:rsidRPr="00A164B9">
              <w:rPr>
                <w:noProof/>
                <w:webHidden/>
              </w:rPr>
            </w:r>
            <w:r w:rsidRPr="00A164B9">
              <w:rPr>
                <w:noProof/>
                <w:webHidden/>
              </w:rPr>
              <w:fldChar w:fldCharType="separate"/>
            </w:r>
            <w:r w:rsidR="00FB7DA7" w:rsidRPr="00A164B9">
              <w:rPr>
                <w:noProof/>
                <w:webHidden/>
              </w:rPr>
              <w:t>19</w:t>
            </w:r>
            <w:r w:rsidRPr="00A164B9">
              <w:rPr>
                <w:noProof/>
                <w:webHidden/>
              </w:rPr>
              <w:fldChar w:fldCharType="end"/>
            </w:r>
          </w:hyperlink>
        </w:p>
        <w:p w14:paraId="73619509" w14:textId="654288FC"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1" w:history="1">
            <w:r w:rsidRPr="00A164B9">
              <w:rPr>
                <w:rStyle w:val="Hyperlink"/>
                <w:rFonts w:eastAsiaTheme="minorHAnsi"/>
                <w:noProof/>
              </w:rPr>
              <w:t>1.4.1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A planta</w:t>
            </w:r>
            <w:r w:rsidRPr="00A164B9">
              <w:rPr>
                <w:noProof/>
                <w:webHidden/>
              </w:rPr>
              <w:tab/>
            </w:r>
            <w:r w:rsidRPr="00A164B9">
              <w:rPr>
                <w:noProof/>
                <w:webHidden/>
              </w:rPr>
              <w:fldChar w:fldCharType="begin"/>
            </w:r>
            <w:r w:rsidRPr="00A164B9">
              <w:rPr>
                <w:noProof/>
                <w:webHidden/>
              </w:rPr>
              <w:instrText xml:space="preserve"> PAGEREF _Toc187787241 \h </w:instrText>
            </w:r>
            <w:r w:rsidRPr="00A164B9">
              <w:rPr>
                <w:noProof/>
                <w:webHidden/>
              </w:rPr>
            </w:r>
            <w:r w:rsidRPr="00A164B9">
              <w:rPr>
                <w:noProof/>
                <w:webHidden/>
              </w:rPr>
              <w:fldChar w:fldCharType="separate"/>
            </w:r>
            <w:r w:rsidR="00FB7DA7" w:rsidRPr="00A164B9">
              <w:rPr>
                <w:noProof/>
                <w:webHidden/>
              </w:rPr>
              <w:t>19</w:t>
            </w:r>
            <w:r w:rsidRPr="00A164B9">
              <w:rPr>
                <w:noProof/>
                <w:webHidden/>
              </w:rPr>
              <w:fldChar w:fldCharType="end"/>
            </w:r>
          </w:hyperlink>
        </w:p>
        <w:p w14:paraId="019F7515" w14:textId="1A3498D3"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2" w:history="1">
            <w:r w:rsidRPr="00A164B9">
              <w:rPr>
                <w:rStyle w:val="Hyperlink"/>
                <w:rFonts w:eastAsiaTheme="minorHAnsi"/>
                <w:noProof/>
              </w:rPr>
              <w:t>1.4.2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Uso etnomedicinal</w:t>
            </w:r>
            <w:r w:rsidRPr="00A164B9">
              <w:rPr>
                <w:noProof/>
                <w:webHidden/>
              </w:rPr>
              <w:tab/>
            </w:r>
            <w:r w:rsidRPr="00A164B9">
              <w:rPr>
                <w:noProof/>
                <w:webHidden/>
              </w:rPr>
              <w:fldChar w:fldCharType="begin"/>
            </w:r>
            <w:r w:rsidRPr="00A164B9">
              <w:rPr>
                <w:noProof/>
                <w:webHidden/>
              </w:rPr>
              <w:instrText xml:space="preserve"> PAGEREF _Toc187787242 \h </w:instrText>
            </w:r>
            <w:r w:rsidRPr="00A164B9">
              <w:rPr>
                <w:noProof/>
                <w:webHidden/>
              </w:rPr>
            </w:r>
            <w:r w:rsidRPr="00A164B9">
              <w:rPr>
                <w:noProof/>
                <w:webHidden/>
              </w:rPr>
              <w:fldChar w:fldCharType="separate"/>
            </w:r>
            <w:r w:rsidR="00FB7DA7" w:rsidRPr="00A164B9">
              <w:rPr>
                <w:noProof/>
                <w:webHidden/>
              </w:rPr>
              <w:t>20</w:t>
            </w:r>
            <w:r w:rsidRPr="00A164B9">
              <w:rPr>
                <w:noProof/>
                <w:webHidden/>
              </w:rPr>
              <w:fldChar w:fldCharType="end"/>
            </w:r>
          </w:hyperlink>
        </w:p>
        <w:p w14:paraId="5D5B4F04" w14:textId="6116C06A"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3" w:history="1">
            <w:r w:rsidRPr="00A164B9">
              <w:rPr>
                <w:rStyle w:val="Hyperlink"/>
                <w:rFonts w:eastAsiaTheme="minorHAnsi"/>
                <w:noProof/>
              </w:rPr>
              <w:t>1.4.3</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Compostos bioativos</w:t>
            </w:r>
            <w:r w:rsidRPr="00A164B9">
              <w:rPr>
                <w:noProof/>
                <w:webHidden/>
              </w:rPr>
              <w:tab/>
            </w:r>
            <w:r w:rsidRPr="00A164B9">
              <w:rPr>
                <w:noProof/>
                <w:webHidden/>
              </w:rPr>
              <w:fldChar w:fldCharType="begin"/>
            </w:r>
            <w:r w:rsidRPr="00A164B9">
              <w:rPr>
                <w:noProof/>
                <w:webHidden/>
              </w:rPr>
              <w:instrText xml:space="preserve"> PAGEREF _Toc187787243 \h </w:instrText>
            </w:r>
            <w:r w:rsidRPr="00A164B9">
              <w:rPr>
                <w:noProof/>
                <w:webHidden/>
              </w:rPr>
            </w:r>
            <w:r w:rsidRPr="00A164B9">
              <w:rPr>
                <w:noProof/>
                <w:webHidden/>
              </w:rPr>
              <w:fldChar w:fldCharType="separate"/>
            </w:r>
            <w:r w:rsidR="00FB7DA7" w:rsidRPr="00A164B9">
              <w:rPr>
                <w:noProof/>
                <w:webHidden/>
              </w:rPr>
              <w:t>21</w:t>
            </w:r>
            <w:r w:rsidRPr="00A164B9">
              <w:rPr>
                <w:noProof/>
                <w:webHidden/>
              </w:rPr>
              <w:fldChar w:fldCharType="end"/>
            </w:r>
          </w:hyperlink>
        </w:p>
        <w:p w14:paraId="12F322A0" w14:textId="7F59F0A3"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4" w:history="1">
            <w:r w:rsidRPr="00A164B9">
              <w:rPr>
                <w:rStyle w:val="Hyperlink"/>
                <w:rFonts w:eastAsiaTheme="minorHAnsi"/>
                <w:noProof/>
              </w:rPr>
              <w:t>1.4.4</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Evidências pré-clínicas das atividades biológicas</w:t>
            </w:r>
            <w:r w:rsidRPr="00A164B9">
              <w:rPr>
                <w:noProof/>
                <w:webHidden/>
              </w:rPr>
              <w:tab/>
            </w:r>
            <w:r w:rsidRPr="00A164B9">
              <w:rPr>
                <w:noProof/>
                <w:webHidden/>
              </w:rPr>
              <w:fldChar w:fldCharType="begin"/>
            </w:r>
            <w:r w:rsidRPr="00A164B9">
              <w:rPr>
                <w:noProof/>
                <w:webHidden/>
              </w:rPr>
              <w:instrText xml:space="preserve"> PAGEREF _Toc187787244 \h </w:instrText>
            </w:r>
            <w:r w:rsidRPr="00A164B9">
              <w:rPr>
                <w:noProof/>
                <w:webHidden/>
              </w:rPr>
            </w:r>
            <w:r w:rsidRPr="00A164B9">
              <w:rPr>
                <w:noProof/>
                <w:webHidden/>
              </w:rPr>
              <w:fldChar w:fldCharType="separate"/>
            </w:r>
            <w:r w:rsidR="00FB7DA7" w:rsidRPr="00A164B9">
              <w:rPr>
                <w:noProof/>
                <w:webHidden/>
              </w:rPr>
              <w:t>22</w:t>
            </w:r>
            <w:r w:rsidRPr="00A164B9">
              <w:rPr>
                <w:noProof/>
                <w:webHidden/>
              </w:rPr>
              <w:fldChar w:fldCharType="end"/>
            </w:r>
          </w:hyperlink>
        </w:p>
        <w:p w14:paraId="14840EB9" w14:textId="0A70FB82"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5" w:history="1">
            <w:r w:rsidRPr="00A164B9">
              <w:rPr>
                <w:rStyle w:val="Hyperlink"/>
                <w:rFonts w:eastAsiaTheme="minorHAnsi"/>
                <w:i/>
                <w:iCs/>
                <w:noProof/>
              </w:rPr>
              <w:t>1.4.5</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 xml:space="preserve">Estudos clínicos com </w:t>
            </w:r>
            <w:r w:rsidR="00535D0B" w:rsidRPr="00A164B9">
              <w:rPr>
                <w:rStyle w:val="Hyperlink"/>
                <w:rFonts w:eastAsiaTheme="minorHAnsi"/>
                <w:i/>
                <w:iCs/>
                <w:noProof/>
              </w:rPr>
              <w:t>Eclipta prostrata</w:t>
            </w:r>
            <w:r w:rsidRPr="00A164B9">
              <w:rPr>
                <w:noProof/>
                <w:webHidden/>
              </w:rPr>
              <w:tab/>
            </w:r>
            <w:r w:rsidRPr="00A164B9">
              <w:rPr>
                <w:noProof/>
                <w:webHidden/>
              </w:rPr>
              <w:fldChar w:fldCharType="begin"/>
            </w:r>
            <w:r w:rsidRPr="00A164B9">
              <w:rPr>
                <w:noProof/>
                <w:webHidden/>
              </w:rPr>
              <w:instrText xml:space="preserve"> PAGEREF _Toc187787245 \h </w:instrText>
            </w:r>
            <w:r w:rsidRPr="00A164B9">
              <w:rPr>
                <w:noProof/>
                <w:webHidden/>
              </w:rPr>
            </w:r>
            <w:r w:rsidRPr="00A164B9">
              <w:rPr>
                <w:noProof/>
                <w:webHidden/>
              </w:rPr>
              <w:fldChar w:fldCharType="separate"/>
            </w:r>
            <w:r w:rsidR="00FB7DA7" w:rsidRPr="00A164B9">
              <w:rPr>
                <w:noProof/>
                <w:webHidden/>
              </w:rPr>
              <w:t>26</w:t>
            </w:r>
            <w:r w:rsidRPr="00A164B9">
              <w:rPr>
                <w:noProof/>
                <w:webHidden/>
              </w:rPr>
              <w:fldChar w:fldCharType="end"/>
            </w:r>
          </w:hyperlink>
        </w:p>
        <w:p w14:paraId="29358455" w14:textId="2EA7A4DC"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6" w:history="1">
            <w:r w:rsidRPr="00A164B9">
              <w:rPr>
                <w:rStyle w:val="Hyperlink"/>
                <w:rFonts w:eastAsiaTheme="minorHAnsi"/>
                <w:noProof/>
              </w:rPr>
              <w:t>1.4.6</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Contraindicações, interações medicamentosas e toxicidade</w:t>
            </w:r>
            <w:r w:rsidRPr="00A164B9">
              <w:rPr>
                <w:noProof/>
                <w:webHidden/>
              </w:rPr>
              <w:tab/>
            </w:r>
            <w:r w:rsidRPr="00A164B9">
              <w:rPr>
                <w:noProof/>
                <w:webHidden/>
              </w:rPr>
              <w:fldChar w:fldCharType="begin"/>
            </w:r>
            <w:r w:rsidRPr="00A164B9">
              <w:rPr>
                <w:noProof/>
                <w:webHidden/>
              </w:rPr>
              <w:instrText xml:space="preserve"> PAGEREF _Toc187787246 \h </w:instrText>
            </w:r>
            <w:r w:rsidRPr="00A164B9">
              <w:rPr>
                <w:noProof/>
                <w:webHidden/>
              </w:rPr>
            </w:r>
            <w:r w:rsidRPr="00A164B9">
              <w:rPr>
                <w:noProof/>
                <w:webHidden/>
              </w:rPr>
              <w:fldChar w:fldCharType="separate"/>
            </w:r>
            <w:r w:rsidR="00FB7DA7" w:rsidRPr="00A164B9">
              <w:rPr>
                <w:noProof/>
                <w:webHidden/>
              </w:rPr>
              <w:t>29</w:t>
            </w:r>
            <w:r w:rsidRPr="00A164B9">
              <w:rPr>
                <w:noProof/>
                <w:webHidden/>
              </w:rPr>
              <w:fldChar w:fldCharType="end"/>
            </w:r>
          </w:hyperlink>
        </w:p>
        <w:p w14:paraId="05228268" w14:textId="06723F15"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47" w:history="1">
            <w:r w:rsidRPr="00A164B9">
              <w:rPr>
                <w:rStyle w:val="Hyperlink"/>
                <w:rFonts w:eastAsiaTheme="minorHAnsi"/>
                <w:noProof/>
              </w:rPr>
              <w:t>2.</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Justificativa</w:t>
            </w:r>
            <w:r w:rsidRPr="00A164B9">
              <w:rPr>
                <w:noProof/>
                <w:webHidden/>
              </w:rPr>
              <w:tab/>
            </w:r>
            <w:r w:rsidRPr="00A164B9">
              <w:rPr>
                <w:noProof/>
                <w:webHidden/>
              </w:rPr>
              <w:fldChar w:fldCharType="begin"/>
            </w:r>
            <w:r w:rsidRPr="00A164B9">
              <w:rPr>
                <w:noProof/>
                <w:webHidden/>
              </w:rPr>
              <w:instrText xml:space="preserve"> PAGEREF _Toc187787247 \h </w:instrText>
            </w:r>
            <w:r w:rsidRPr="00A164B9">
              <w:rPr>
                <w:noProof/>
                <w:webHidden/>
              </w:rPr>
            </w:r>
            <w:r w:rsidRPr="00A164B9">
              <w:rPr>
                <w:noProof/>
                <w:webHidden/>
              </w:rPr>
              <w:fldChar w:fldCharType="separate"/>
            </w:r>
            <w:r w:rsidR="00FB7DA7" w:rsidRPr="00A164B9">
              <w:rPr>
                <w:noProof/>
                <w:webHidden/>
              </w:rPr>
              <w:t>31</w:t>
            </w:r>
            <w:r w:rsidRPr="00A164B9">
              <w:rPr>
                <w:noProof/>
                <w:webHidden/>
              </w:rPr>
              <w:fldChar w:fldCharType="end"/>
            </w:r>
          </w:hyperlink>
        </w:p>
        <w:p w14:paraId="17F174E0" w14:textId="308D4885"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48" w:history="1">
            <w:r w:rsidRPr="00A164B9">
              <w:rPr>
                <w:rStyle w:val="Hyperlink"/>
                <w:rFonts w:eastAsiaTheme="minorHAnsi"/>
                <w:noProof/>
              </w:rPr>
              <w:t>3.</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Hipótese</w:t>
            </w:r>
            <w:r w:rsidRPr="00A164B9">
              <w:rPr>
                <w:noProof/>
                <w:webHidden/>
              </w:rPr>
              <w:tab/>
            </w:r>
            <w:r w:rsidRPr="00A164B9">
              <w:rPr>
                <w:noProof/>
                <w:webHidden/>
              </w:rPr>
              <w:fldChar w:fldCharType="begin"/>
            </w:r>
            <w:r w:rsidRPr="00A164B9">
              <w:rPr>
                <w:noProof/>
                <w:webHidden/>
              </w:rPr>
              <w:instrText xml:space="preserve"> PAGEREF _Toc187787248 \h </w:instrText>
            </w:r>
            <w:r w:rsidRPr="00A164B9">
              <w:rPr>
                <w:noProof/>
                <w:webHidden/>
              </w:rPr>
            </w:r>
            <w:r w:rsidRPr="00A164B9">
              <w:rPr>
                <w:noProof/>
                <w:webHidden/>
              </w:rPr>
              <w:fldChar w:fldCharType="separate"/>
            </w:r>
            <w:r w:rsidR="00FB7DA7" w:rsidRPr="00A164B9">
              <w:rPr>
                <w:noProof/>
                <w:webHidden/>
              </w:rPr>
              <w:t>32</w:t>
            </w:r>
            <w:r w:rsidRPr="00A164B9">
              <w:rPr>
                <w:noProof/>
                <w:webHidden/>
              </w:rPr>
              <w:fldChar w:fldCharType="end"/>
            </w:r>
          </w:hyperlink>
        </w:p>
        <w:p w14:paraId="251D657B" w14:textId="776DCF76"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49" w:history="1">
            <w:r w:rsidRPr="00A164B9">
              <w:rPr>
                <w:rStyle w:val="Hyperlink"/>
                <w:rFonts w:eastAsiaTheme="minorHAnsi"/>
                <w:noProof/>
              </w:rPr>
              <w:t>4.</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Objetivos</w:t>
            </w:r>
            <w:r w:rsidRPr="00A164B9">
              <w:rPr>
                <w:noProof/>
                <w:webHidden/>
              </w:rPr>
              <w:tab/>
            </w:r>
            <w:r w:rsidRPr="00A164B9">
              <w:rPr>
                <w:noProof/>
                <w:webHidden/>
              </w:rPr>
              <w:fldChar w:fldCharType="begin"/>
            </w:r>
            <w:r w:rsidRPr="00A164B9">
              <w:rPr>
                <w:noProof/>
                <w:webHidden/>
              </w:rPr>
              <w:instrText xml:space="preserve"> PAGEREF _Toc187787249 \h </w:instrText>
            </w:r>
            <w:r w:rsidRPr="00A164B9">
              <w:rPr>
                <w:noProof/>
                <w:webHidden/>
              </w:rPr>
            </w:r>
            <w:r w:rsidRPr="00A164B9">
              <w:rPr>
                <w:noProof/>
                <w:webHidden/>
              </w:rPr>
              <w:fldChar w:fldCharType="separate"/>
            </w:r>
            <w:r w:rsidR="00FB7DA7" w:rsidRPr="00A164B9">
              <w:rPr>
                <w:noProof/>
                <w:webHidden/>
              </w:rPr>
              <w:t>33</w:t>
            </w:r>
            <w:r w:rsidRPr="00A164B9">
              <w:rPr>
                <w:noProof/>
                <w:webHidden/>
              </w:rPr>
              <w:fldChar w:fldCharType="end"/>
            </w:r>
          </w:hyperlink>
        </w:p>
        <w:p w14:paraId="73CAEAAF" w14:textId="494B3488"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50" w:history="1">
            <w:r w:rsidRPr="00A164B9">
              <w:rPr>
                <w:rStyle w:val="Hyperlink"/>
                <w:rFonts w:eastAsiaTheme="minorHAnsi"/>
                <w:noProof/>
                <w14:scene3d>
                  <w14:camera w14:prst="orthographicFront"/>
                  <w14:lightRig w14:rig="threePt" w14:dir="t">
                    <w14:rot w14:lat="0" w14:lon="0" w14:rev="0"/>
                  </w14:lightRig>
                </w14:scene3d>
              </w:rPr>
              <w:t>1.5</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Objetivo geral</w:t>
            </w:r>
            <w:r w:rsidRPr="00A164B9">
              <w:rPr>
                <w:noProof/>
                <w:webHidden/>
              </w:rPr>
              <w:tab/>
            </w:r>
            <w:r w:rsidRPr="00A164B9">
              <w:rPr>
                <w:noProof/>
                <w:webHidden/>
              </w:rPr>
              <w:fldChar w:fldCharType="begin"/>
            </w:r>
            <w:r w:rsidRPr="00A164B9">
              <w:rPr>
                <w:noProof/>
                <w:webHidden/>
              </w:rPr>
              <w:instrText xml:space="preserve"> PAGEREF _Toc187787250 \h </w:instrText>
            </w:r>
            <w:r w:rsidRPr="00A164B9">
              <w:rPr>
                <w:noProof/>
                <w:webHidden/>
              </w:rPr>
            </w:r>
            <w:r w:rsidRPr="00A164B9">
              <w:rPr>
                <w:noProof/>
                <w:webHidden/>
              </w:rPr>
              <w:fldChar w:fldCharType="separate"/>
            </w:r>
            <w:r w:rsidR="00FB7DA7" w:rsidRPr="00A164B9">
              <w:rPr>
                <w:noProof/>
                <w:webHidden/>
              </w:rPr>
              <w:t>33</w:t>
            </w:r>
            <w:r w:rsidRPr="00A164B9">
              <w:rPr>
                <w:noProof/>
                <w:webHidden/>
              </w:rPr>
              <w:fldChar w:fldCharType="end"/>
            </w:r>
          </w:hyperlink>
        </w:p>
        <w:p w14:paraId="4A9A34F5" w14:textId="40523CF8"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51" w:history="1">
            <w:r w:rsidRPr="00A164B9">
              <w:rPr>
                <w:rStyle w:val="Hyperlink"/>
                <w:rFonts w:eastAsiaTheme="minorHAnsi"/>
                <w:noProof/>
                <w14:scene3d>
                  <w14:camera w14:prst="orthographicFront"/>
                  <w14:lightRig w14:rig="threePt" w14:dir="t">
                    <w14:rot w14:lat="0" w14:lon="0" w14:rev="0"/>
                  </w14:lightRig>
                </w14:scene3d>
              </w:rPr>
              <w:t>1.6</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Objetivos específicos:</w:t>
            </w:r>
            <w:r w:rsidRPr="00A164B9">
              <w:rPr>
                <w:noProof/>
                <w:webHidden/>
              </w:rPr>
              <w:tab/>
            </w:r>
            <w:r w:rsidRPr="00A164B9">
              <w:rPr>
                <w:noProof/>
                <w:webHidden/>
              </w:rPr>
              <w:fldChar w:fldCharType="begin"/>
            </w:r>
            <w:r w:rsidRPr="00A164B9">
              <w:rPr>
                <w:noProof/>
                <w:webHidden/>
              </w:rPr>
              <w:instrText xml:space="preserve"> PAGEREF _Toc187787251 \h </w:instrText>
            </w:r>
            <w:r w:rsidRPr="00A164B9">
              <w:rPr>
                <w:noProof/>
                <w:webHidden/>
              </w:rPr>
            </w:r>
            <w:r w:rsidRPr="00A164B9">
              <w:rPr>
                <w:noProof/>
                <w:webHidden/>
              </w:rPr>
              <w:fldChar w:fldCharType="separate"/>
            </w:r>
            <w:r w:rsidR="00FB7DA7" w:rsidRPr="00A164B9">
              <w:rPr>
                <w:noProof/>
                <w:webHidden/>
              </w:rPr>
              <w:t>33</w:t>
            </w:r>
            <w:r w:rsidRPr="00A164B9">
              <w:rPr>
                <w:noProof/>
                <w:webHidden/>
              </w:rPr>
              <w:fldChar w:fldCharType="end"/>
            </w:r>
          </w:hyperlink>
        </w:p>
        <w:p w14:paraId="18EE7EBC" w14:textId="60665B21"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52" w:history="1">
            <w:r w:rsidRPr="00A164B9">
              <w:rPr>
                <w:rStyle w:val="Hyperlink"/>
                <w:rFonts w:eastAsiaTheme="minorHAnsi"/>
                <w:noProof/>
              </w:rPr>
              <w:t>5.</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Materiais e métodos</w:t>
            </w:r>
            <w:r w:rsidRPr="00A164B9">
              <w:rPr>
                <w:noProof/>
                <w:webHidden/>
              </w:rPr>
              <w:tab/>
            </w:r>
            <w:r w:rsidRPr="00A164B9">
              <w:rPr>
                <w:noProof/>
                <w:webHidden/>
              </w:rPr>
              <w:fldChar w:fldCharType="begin"/>
            </w:r>
            <w:r w:rsidRPr="00A164B9">
              <w:rPr>
                <w:noProof/>
                <w:webHidden/>
              </w:rPr>
              <w:instrText xml:space="preserve"> PAGEREF _Toc187787252 \h </w:instrText>
            </w:r>
            <w:r w:rsidRPr="00A164B9">
              <w:rPr>
                <w:noProof/>
                <w:webHidden/>
              </w:rPr>
            </w:r>
            <w:r w:rsidRPr="00A164B9">
              <w:rPr>
                <w:noProof/>
                <w:webHidden/>
              </w:rPr>
              <w:fldChar w:fldCharType="separate"/>
            </w:r>
            <w:r w:rsidR="00FB7DA7" w:rsidRPr="00A164B9">
              <w:rPr>
                <w:noProof/>
                <w:webHidden/>
              </w:rPr>
              <w:t>34</w:t>
            </w:r>
            <w:r w:rsidRPr="00A164B9">
              <w:rPr>
                <w:noProof/>
                <w:webHidden/>
              </w:rPr>
              <w:fldChar w:fldCharType="end"/>
            </w:r>
          </w:hyperlink>
        </w:p>
        <w:p w14:paraId="1080C313" w14:textId="3CBED843"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53" w:history="1">
            <w:r w:rsidRPr="00A164B9">
              <w:rPr>
                <w:rStyle w:val="Hyperlink"/>
                <w:rFonts w:eastAsiaTheme="minorHAnsi"/>
                <w:noProof/>
                <w14:scene3d>
                  <w14:camera w14:prst="orthographicFront"/>
                  <w14:lightRig w14:rig="threePt" w14:dir="t">
                    <w14:rot w14:lat="0" w14:lon="0" w14:rev="0"/>
                  </w14:lightRig>
                </w14:scene3d>
              </w:rPr>
              <w:t>1.7</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Aspectos éticos</w:t>
            </w:r>
            <w:r w:rsidRPr="00A164B9">
              <w:rPr>
                <w:noProof/>
                <w:webHidden/>
              </w:rPr>
              <w:tab/>
            </w:r>
            <w:r w:rsidRPr="00A164B9">
              <w:rPr>
                <w:noProof/>
                <w:webHidden/>
              </w:rPr>
              <w:fldChar w:fldCharType="begin"/>
            </w:r>
            <w:r w:rsidRPr="00A164B9">
              <w:rPr>
                <w:noProof/>
                <w:webHidden/>
              </w:rPr>
              <w:instrText xml:space="preserve"> PAGEREF _Toc187787253 \h </w:instrText>
            </w:r>
            <w:r w:rsidRPr="00A164B9">
              <w:rPr>
                <w:noProof/>
                <w:webHidden/>
              </w:rPr>
            </w:r>
            <w:r w:rsidRPr="00A164B9">
              <w:rPr>
                <w:noProof/>
                <w:webHidden/>
              </w:rPr>
              <w:fldChar w:fldCharType="separate"/>
            </w:r>
            <w:r w:rsidR="00FB7DA7" w:rsidRPr="00A164B9">
              <w:rPr>
                <w:noProof/>
                <w:webHidden/>
              </w:rPr>
              <w:t>34</w:t>
            </w:r>
            <w:r w:rsidRPr="00A164B9">
              <w:rPr>
                <w:noProof/>
                <w:webHidden/>
              </w:rPr>
              <w:fldChar w:fldCharType="end"/>
            </w:r>
          </w:hyperlink>
        </w:p>
        <w:p w14:paraId="36C85C09" w14:textId="1988EB7F"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4" w:history="1">
            <w:r w:rsidRPr="00A164B9">
              <w:rPr>
                <w:rStyle w:val="Hyperlink"/>
                <w:rFonts w:eastAsiaTheme="minorHAnsi"/>
                <w:noProof/>
              </w:rPr>
              <w:t>1.7.1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Critérios de inclusão e não-inclusão</w:t>
            </w:r>
            <w:r w:rsidRPr="00A164B9">
              <w:rPr>
                <w:noProof/>
                <w:webHidden/>
              </w:rPr>
              <w:tab/>
            </w:r>
            <w:r w:rsidRPr="00A164B9">
              <w:rPr>
                <w:noProof/>
                <w:webHidden/>
              </w:rPr>
              <w:fldChar w:fldCharType="begin"/>
            </w:r>
            <w:r w:rsidRPr="00A164B9">
              <w:rPr>
                <w:noProof/>
                <w:webHidden/>
              </w:rPr>
              <w:instrText xml:space="preserve"> PAGEREF _Toc187787254 \h </w:instrText>
            </w:r>
            <w:r w:rsidRPr="00A164B9">
              <w:rPr>
                <w:noProof/>
                <w:webHidden/>
              </w:rPr>
            </w:r>
            <w:r w:rsidRPr="00A164B9">
              <w:rPr>
                <w:noProof/>
                <w:webHidden/>
              </w:rPr>
              <w:fldChar w:fldCharType="separate"/>
            </w:r>
            <w:r w:rsidR="00FB7DA7" w:rsidRPr="00A164B9">
              <w:rPr>
                <w:noProof/>
                <w:webHidden/>
              </w:rPr>
              <w:t>34</w:t>
            </w:r>
            <w:r w:rsidRPr="00A164B9">
              <w:rPr>
                <w:noProof/>
                <w:webHidden/>
              </w:rPr>
              <w:fldChar w:fldCharType="end"/>
            </w:r>
          </w:hyperlink>
        </w:p>
        <w:p w14:paraId="3F7F9E96" w14:textId="224777E4"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5" w:history="1">
            <w:r w:rsidRPr="00A164B9">
              <w:rPr>
                <w:rStyle w:val="Hyperlink"/>
                <w:rFonts w:eastAsiaTheme="minorHAnsi"/>
                <w:noProof/>
              </w:rPr>
              <w:t>1.7.2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Critérios de exclusão</w:t>
            </w:r>
            <w:r w:rsidRPr="00A164B9">
              <w:rPr>
                <w:noProof/>
                <w:webHidden/>
              </w:rPr>
              <w:tab/>
            </w:r>
            <w:r w:rsidRPr="00A164B9">
              <w:rPr>
                <w:noProof/>
                <w:webHidden/>
              </w:rPr>
              <w:fldChar w:fldCharType="begin"/>
            </w:r>
            <w:r w:rsidRPr="00A164B9">
              <w:rPr>
                <w:noProof/>
                <w:webHidden/>
              </w:rPr>
              <w:instrText xml:space="preserve"> PAGEREF _Toc187787255 \h </w:instrText>
            </w:r>
            <w:r w:rsidRPr="00A164B9">
              <w:rPr>
                <w:noProof/>
                <w:webHidden/>
              </w:rPr>
            </w:r>
            <w:r w:rsidRPr="00A164B9">
              <w:rPr>
                <w:noProof/>
                <w:webHidden/>
              </w:rPr>
              <w:fldChar w:fldCharType="separate"/>
            </w:r>
            <w:r w:rsidR="00FB7DA7" w:rsidRPr="00A164B9">
              <w:rPr>
                <w:noProof/>
                <w:webHidden/>
              </w:rPr>
              <w:t>36</w:t>
            </w:r>
            <w:r w:rsidRPr="00A164B9">
              <w:rPr>
                <w:noProof/>
                <w:webHidden/>
              </w:rPr>
              <w:fldChar w:fldCharType="end"/>
            </w:r>
          </w:hyperlink>
        </w:p>
        <w:p w14:paraId="1DF3A7C0" w14:textId="6A72D43F"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6" w:history="1">
            <w:r w:rsidRPr="00A164B9">
              <w:rPr>
                <w:rStyle w:val="Hyperlink"/>
                <w:rFonts w:eastAsiaTheme="minorHAnsi"/>
                <w:noProof/>
              </w:rPr>
              <w:t>1.7.3</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Seleção e recrutamento</w:t>
            </w:r>
            <w:r w:rsidRPr="00A164B9">
              <w:rPr>
                <w:noProof/>
                <w:webHidden/>
              </w:rPr>
              <w:tab/>
            </w:r>
            <w:r w:rsidRPr="00A164B9">
              <w:rPr>
                <w:noProof/>
                <w:webHidden/>
              </w:rPr>
              <w:fldChar w:fldCharType="begin"/>
            </w:r>
            <w:r w:rsidRPr="00A164B9">
              <w:rPr>
                <w:noProof/>
                <w:webHidden/>
              </w:rPr>
              <w:instrText xml:space="preserve"> PAGEREF _Toc187787256 \h </w:instrText>
            </w:r>
            <w:r w:rsidRPr="00A164B9">
              <w:rPr>
                <w:noProof/>
                <w:webHidden/>
              </w:rPr>
            </w:r>
            <w:r w:rsidRPr="00A164B9">
              <w:rPr>
                <w:noProof/>
                <w:webHidden/>
              </w:rPr>
              <w:fldChar w:fldCharType="separate"/>
            </w:r>
            <w:r w:rsidR="00FB7DA7" w:rsidRPr="00A164B9">
              <w:rPr>
                <w:noProof/>
                <w:webHidden/>
              </w:rPr>
              <w:t>36</w:t>
            </w:r>
            <w:r w:rsidRPr="00A164B9">
              <w:rPr>
                <w:noProof/>
                <w:webHidden/>
              </w:rPr>
              <w:fldChar w:fldCharType="end"/>
            </w:r>
          </w:hyperlink>
        </w:p>
        <w:p w14:paraId="277740A0" w14:textId="2A46EE9A"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7" w:history="1">
            <w:r w:rsidRPr="00A164B9">
              <w:rPr>
                <w:rStyle w:val="Hyperlink"/>
                <w:rFonts w:eastAsiaTheme="minorHAnsi"/>
                <w:noProof/>
              </w:rPr>
              <w:t>1.7.4</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 xml:space="preserve">Inclusão de </w:t>
            </w:r>
            <w:r w:rsidR="005F1725" w:rsidRPr="00A164B9">
              <w:rPr>
                <w:rStyle w:val="Hyperlink"/>
                <w:rFonts w:eastAsiaTheme="minorHAnsi"/>
                <w:noProof/>
              </w:rPr>
              <w:t>participantes de pesquisa</w:t>
            </w:r>
            <w:r w:rsidRPr="00A164B9">
              <w:rPr>
                <w:rStyle w:val="Hyperlink"/>
                <w:rFonts w:eastAsiaTheme="minorHAnsi"/>
                <w:noProof/>
              </w:rPr>
              <w:t xml:space="preserve"> do sexo feminino</w:t>
            </w:r>
            <w:r w:rsidRPr="00A164B9">
              <w:rPr>
                <w:noProof/>
                <w:webHidden/>
              </w:rPr>
              <w:tab/>
            </w:r>
            <w:r w:rsidRPr="00A164B9">
              <w:rPr>
                <w:noProof/>
                <w:webHidden/>
              </w:rPr>
              <w:fldChar w:fldCharType="begin"/>
            </w:r>
            <w:r w:rsidRPr="00A164B9">
              <w:rPr>
                <w:noProof/>
                <w:webHidden/>
              </w:rPr>
              <w:instrText xml:space="preserve"> PAGEREF _Toc187787257 \h </w:instrText>
            </w:r>
            <w:r w:rsidRPr="00A164B9">
              <w:rPr>
                <w:noProof/>
                <w:webHidden/>
              </w:rPr>
            </w:r>
            <w:r w:rsidRPr="00A164B9">
              <w:rPr>
                <w:noProof/>
                <w:webHidden/>
              </w:rPr>
              <w:fldChar w:fldCharType="separate"/>
            </w:r>
            <w:r w:rsidR="00FB7DA7" w:rsidRPr="00A164B9">
              <w:rPr>
                <w:noProof/>
                <w:webHidden/>
              </w:rPr>
              <w:t>37</w:t>
            </w:r>
            <w:r w:rsidRPr="00A164B9">
              <w:rPr>
                <w:noProof/>
                <w:webHidden/>
              </w:rPr>
              <w:fldChar w:fldCharType="end"/>
            </w:r>
          </w:hyperlink>
        </w:p>
        <w:p w14:paraId="24F705BB" w14:textId="1C1E262C"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8" w:history="1">
            <w:r w:rsidRPr="00A164B9">
              <w:rPr>
                <w:rStyle w:val="Hyperlink"/>
                <w:rFonts w:eastAsiaTheme="minorHAnsi"/>
                <w:noProof/>
              </w:rPr>
              <w:t>1.7.5</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 xml:space="preserve">Determinação da dose da droga vegetal de </w:t>
            </w:r>
            <w:r w:rsidR="00535D0B" w:rsidRPr="00A164B9">
              <w:rPr>
                <w:rStyle w:val="Hyperlink"/>
                <w:rFonts w:eastAsiaTheme="minorHAnsi"/>
                <w:i/>
                <w:iCs/>
                <w:noProof/>
              </w:rPr>
              <w:t>Eclipta prostrata</w:t>
            </w:r>
            <w:r w:rsidRPr="00A164B9">
              <w:rPr>
                <w:rStyle w:val="Hyperlink"/>
                <w:rFonts w:eastAsiaTheme="minorHAnsi"/>
                <w:noProof/>
              </w:rPr>
              <w:t xml:space="preserve"> (dvep)</w:t>
            </w:r>
            <w:r w:rsidRPr="00A164B9">
              <w:rPr>
                <w:noProof/>
                <w:webHidden/>
              </w:rPr>
              <w:tab/>
            </w:r>
            <w:r w:rsidRPr="00A164B9">
              <w:rPr>
                <w:noProof/>
                <w:webHidden/>
              </w:rPr>
              <w:fldChar w:fldCharType="begin"/>
            </w:r>
            <w:r w:rsidRPr="00A164B9">
              <w:rPr>
                <w:noProof/>
                <w:webHidden/>
              </w:rPr>
              <w:instrText xml:space="preserve"> PAGEREF _Toc187787258 \h </w:instrText>
            </w:r>
            <w:r w:rsidRPr="00A164B9">
              <w:rPr>
                <w:noProof/>
                <w:webHidden/>
              </w:rPr>
            </w:r>
            <w:r w:rsidRPr="00A164B9">
              <w:rPr>
                <w:noProof/>
                <w:webHidden/>
              </w:rPr>
              <w:fldChar w:fldCharType="separate"/>
            </w:r>
            <w:r w:rsidR="00FB7DA7" w:rsidRPr="00A164B9">
              <w:rPr>
                <w:noProof/>
                <w:webHidden/>
              </w:rPr>
              <w:t>39</w:t>
            </w:r>
            <w:r w:rsidRPr="00A164B9">
              <w:rPr>
                <w:noProof/>
                <w:webHidden/>
              </w:rPr>
              <w:fldChar w:fldCharType="end"/>
            </w:r>
          </w:hyperlink>
        </w:p>
        <w:p w14:paraId="33A394FA" w14:textId="43955ECF"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59" w:history="1">
            <w:r w:rsidRPr="00A164B9">
              <w:rPr>
                <w:rStyle w:val="Hyperlink"/>
                <w:rFonts w:eastAsiaTheme="minorHAnsi"/>
                <w:noProof/>
                <w14:scene3d>
                  <w14:camera w14:prst="orthographicFront"/>
                  <w14:lightRig w14:rig="threePt" w14:dir="t">
                    <w14:rot w14:lat="0" w14:lon="0" w14:rev="0"/>
                  </w14:lightRig>
                </w14:scene3d>
              </w:rPr>
              <w:t>1.8</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Protocolo experimental</w:t>
            </w:r>
            <w:r w:rsidRPr="00A164B9">
              <w:rPr>
                <w:noProof/>
                <w:webHidden/>
              </w:rPr>
              <w:tab/>
            </w:r>
            <w:r w:rsidRPr="00A164B9">
              <w:rPr>
                <w:noProof/>
                <w:webHidden/>
              </w:rPr>
              <w:fldChar w:fldCharType="begin"/>
            </w:r>
            <w:r w:rsidRPr="00A164B9">
              <w:rPr>
                <w:noProof/>
                <w:webHidden/>
              </w:rPr>
              <w:instrText xml:space="preserve"> PAGEREF _Toc187787259 \h </w:instrText>
            </w:r>
            <w:r w:rsidRPr="00A164B9">
              <w:rPr>
                <w:noProof/>
                <w:webHidden/>
              </w:rPr>
            </w:r>
            <w:r w:rsidRPr="00A164B9">
              <w:rPr>
                <w:noProof/>
                <w:webHidden/>
              </w:rPr>
              <w:fldChar w:fldCharType="separate"/>
            </w:r>
            <w:r w:rsidR="00FB7DA7" w:rsidRPr="00A164B9">
              <w:rPr>
                <w:noProof/>
                <w:webHidden/>
              </w:rPr>
              <w:t>40</w:t>
            </w:r>
            <w:r w:rsidRPr="00A164B9">
              <w:rPr>
                <w:noProof/>
                <w:webHidden/>
              </w:rPr>
              <w:fldChar w:fldCharType="end"/>
            </w:r>
          </w:hyperlink>
        </w:p>
        <w:p w14:paraId="2596FD95" w14:textId="7327606F"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0" w:history="1">
            <w:r w:rsidRPr="00A164B9">
              <w:rPr>
                <w:rStyle w:val="Hyperlink"/>
                <w:rFonts w:eastAsiaTheme="minorHAnsi"/>
                <w:noProof/>
              </w:rPr>
              <w:t>1.8.1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Cálculo do tamanho amostral</w:t>
            </w:r>
            <w:r w:rsidRPr="00A164B9">
              <w:rPr>
                <w:noProof/>
                <w:webHidden/>
              </w:rPr>
              <w:tab/>
            </w:r>
            <w:r w:rsidRPr="00A164B9">
              <w:rPr>
                <w:noProof/>
                <w:webHidden/>
              </w:rPr>
              <w:fldChar w:fldCharType="begin"/>
            </w:r>
            <w:r w:rsidRPr="00A164B9">
              <w:rPr>
                <w:noProof/>
                <w:webHidden/>
              </w:rPr>
              <w:instrText xml:space="preserve"> PAGEREF _Toc187787260 \h </w:instrText>
            </w:r>
            <w:r w:rsidRPr="00A164B9">
              <w:rPr>
                <w:noProof/>
                <w:webHidden/>
              </w:rPr>
            </w:r>
            <w:r w:rsidRPr="00A164B9">
              <w:rPr>
                <w:noProof/>
                <w:webHidden/>
              </w:rPr>
              <w:fldChar w:fldCharType="separate"/>
            </w:r>
            <w:r w:rsidR="00FB7DA7" w:rsidRPr="00A164B9">
              <w:rPr>
                <w:noProof/>
                <w:webHidden/>
              </w:rPr>
              <w:t>40</w:t>
            </w:r>
            <w:r w:rsidRPr="00A164B9">
              <w:rPr>
                <w:noProof/>
                <w:webHidden/>
              </w:rPr>
              <w:fldChar w:fldCharType="end"/>
            </w:r>
          </w:hyperlink>
        </w:p>
        <w:p w14:paraId="2C8B10E6" w14:textId="76D5258C"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1" w:history="1">
            <w:r w:rsidRPr="00A164B9">
              <w:rPr>
                <w:rStyle w:val="Hyperlink"/>
                <w:rFonts w:eastAsiaTheme="minorHAnsi"/>
                <w:noProof/>
              </w:rPr>
              <w:t>1.8.2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Randomização</w:t>
            </w:r>
            <w:r w:rsidRPr="00A164B9">
              <w:rPr>
                <w:noProof/>
                <w:webHidden/>
              </w:rPr>
              <w:tab/>
            </w:r>
            <w:r w:rsidRPr="00A164B9">
              <w:rPr>
                <w:noProof/>
                <w:webHidden/>
              </w:rPr>
              <w:fldChar w:fldCharType="begin"/>
            </w:r>
            <w:r w:rsidRPr="00A164B9">
              <w:rPr>
                <w:noProof/>
                <w:webHidden/>
              </w:rPr>
              <w:instrText xml:space="preserve"> PAGEREF _Toc187787261 \h </w:instrText>
            </w:r>
            <w:r w:rsidRPr="00A164B9">
              <w:rPr>
                <w:noProof/>
                <w:webHidden/>
              </w:rPr>
            </w:r>
            <w:r w:rsidRPr="00A164B9">
              <w:rPr>
                <w:noProof/>
                <w:webHidden/>
              </w:rPr>
              <w:fldChar w:fldCharType="separate"/>
            </w:r>
            <w:r w:rsidR="00FB7DA7" w:rsidRPr="00A164B9">
              <w:rPr>
                <w:noProof/>
                <w:webHidden/>
              </w:rPr>
              <w:t>42</w:t>
            </w:r>
            <w:r w:rsidRPr="00A164B9">
              <w:rPr>
                <w:noProof/>
                <w:webHidden/>
              </w:rPr>
              <w:fldChar w:fldCharType="end"/>
            </w:r>
          </w:hyperlink>
        </w:p>
        <w:p w14:paraId="6E14243D" w14:textId="46741210"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2" w:history="1">
            <w:r w:rsidRPr="00A164B9">
              <w:rPr>
                <w:rStyle w:val="Hyperlink"/>
                <w:rFonts w:eastAsiaTheme="minorHAnsi"/>
                <w:noProof/>
              </w:rPr>
              <w:t>1.8.3</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Intervenção</w:t>
            </w:r>
            <w:r w:rsidRPr="00A164B9">
              <w:rPr>
                <w:noProof/>
                <w:webHidden/>
              </w:rPr>
              <w:tab/>
            </w:r>
            <w:r w:rsidRPr="00A164B9">
              <w:rPr>
                <w:noProof/>
                <w:webHidden/>
              </w:rPr>
              <w:fldChar w:fldCharType="begin"/>
            </w:r>
            <w:r w:rsidRPr="00A164B9">
              <w:rPr>
                <w:noProof/>
                <w:webHidden/>
              </w:rPr>
              <w:instrText xml:space="preserve"> PAGEREF _Toc187787262 \h </w:instrText>
            </w:r>
            <w:r w:rsidRPr="00A164B9">
              <w:rPr>
                <w:noProof/>
                <w:webHidden/>
              </w:rPr>
            </w:r>
            <w:r w:rsidRPr="00A164B9">
              <w:rPr>
                <w:noProof/>
                <w:webHidden/>
              </w:rPr>
              <w:fldChar w:fldCharType="separate"/>
            </w:r>
            <w:r w:rsidR="00FB7DA7" w:rsidRPr="00A164B9">
              <w:rPr>
                <w:noProof/>
                <w:webHidden/>
              </w:rPr>
              <w:t>43</w:t>
            </w:r>
            <w:r w:rsidRPr="00A164B9">
              <w:rPr>
                <w:noProof/>
                <w:webHidden/>
              </w:rPr>
              <w:fldChar w:fldCharType="end"/>
            </w:r>
          </w:hyperlink>
        </w:p>
        <w:p w14:paraId="15BF2C74" w14:textId="22594A25"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63" w:history="1">
            <w:r w:rsidRPr="00A164B9">
              <w:rPr>
                <w:rStyle w:val="Hyperlink"/>
                <w:rFonts w:eastAsiaTheme="minorHAnsi"/>
                <w:noProof/>
                <w14:scene3d>
                  <w14:camera w14:prst="orthographicFront"/>
                  <w14:lightRig w14:rig="threePt" w14:dir="t">
                    <w14:rot w14:lat="0" w14:lon="0" w14:rev="0"/>
                  </w14:lightRig>
                </w14:scene3d>
              </w:rPr>
              <w:t>1.9</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Segurança</w:t>
            </w:r>
            <w:r w:rsidRPr="00A164B9">
              <w:rPr>
                <w:noProof/>
                <w:webHidden/>
              </w:rPr>
              <w:tab/>
            </w:r>
            <w:r w:rsidRPr="00A164B9">
              <w:rPr>
                <w:noProof/>
                <w:webHidden/>
              </w:rPr>
              <w:fldChar w:fldCharType="begin"/>
            </w:r>
            <w:r w:rsidRPr="00A164B9">
              <w:rPr>
                <w:noProof/>
                <w:webHidden/>
              </w:rPr>
              <w:instrText xml:space="preserve"> PAGEREF _Toc187787263 \h </w:instrText>
            </w:r>
            <w:r w:rsidRPr="00A164B9">
              <w:rPr>
                <w:noProof/>
                <w:webHidden/>
              </w:rPr>
            </w:r>
            <w:r w:rsidRPr="00A164B9">
              <w:rPr>
                <w:noProof/>
                <w:webHidden/>
              </w:rPr>
              <w:fldChar w:fldCharType="separate"/>
            </w:r>
            <w:r w:rsidR="00FB7DA7" w:rsidRPr="00A164B9">
              <w:rPr>
                <w:noProof/>
                <w:webHidden/>
              </w:rPr>
              <w:t>46</w:t>
            </w:r>
            <w:r w:rsidRPr="00A164B9">
              <w:rPr>
                <w:noProof/>
                <w:webHidden/>
              </w:rPr>
              <w:fldChar w:fldCharType="end"/>
            </w:r>
          </w:hyperlink>
        </w:p>
        <w:p w14:paraId="62190E05" w14:textId="43597FA9"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64" w:history="1">
            <w:r w:rsidRPr="00A164B9">
              <w:rPr>
                <w:rStyle w:val="Hyperlink"/>
                <w:rFonts w:eastAsiaTheme="minorHAnsi"/>
                <w:noProof/>
                <w14:scene3d>
                  <w14:camera w14:prst="orthographicFront"/>
                  <w14:lightRig w14:rig="threePt" w14:dir="t">
                    <w14:rot w14:lat="0" w14:lon="0" w14:rev="0"/>
                  </w14:lightRig>
                </w14:scene3d>
              </w:rPr>
              <w:t>1.10</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Determinação do ângulo de fase</w:t>
            </w:r>
            <w:r w:rsidRPr="00A164B9">
              <w:rPr>
                <w:noProof/>
                <w:webHidden/>
              </w:rPr>
              <w:tab/>
            </w:r>
            <w:r w:rsidRPr="00A164B9">
              <w:rPr>
                <w:noProof/>
                <w:webHidden/>
              </w:rPr>
              <w:fldChar w:fldCharType="begin"/>
            </w:r>
            <w:r w:rsidRPr="00A164B9">
              <w:rPr>
                <w:noProof/>
                <w:webHidden/>
              </w:rPr>
              <w:instrText xml:space="preserve"> PAGEREF _Toc187787264 \h </w:instrText>
            </w:r>
            <w:r w:rsidRPr="00A164B9">
              <w:rPr>
                <w:noProof/>
                <w:webHidden/>
              </w:rPr>
            </w:r>
            <w:r w:rsidRPr="00A164B9">
              <w:rPr>
                <w:noProof/>
                <w:webHidden/>
              </w:rPr>
              <w:fldChar w:fldCharType="separate"/>
            </w:r>
            <w:r w:rsidR="00FB7DA7" w:rsidRPr="00A164B9">
              <w:rPr>
                <w:noProof/>
                <w:webHidden/>
              </w:rPr>
              <w:t>48</w:t>
            </w:r>
            <w:r w:rsidRPr="00A164B9">
              <w:rPr>
                <w:noProof/>
                <w:webHidden/>
              </w:rPr>
              <w:fldChar w:fldCharType="end"/>
            </w:r>
          </w:hyperlink>
        </w:p>
        <w:p w14:paraId="763BB246" w14:textId="5570B913"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5" w:history="1">
            <w:r w:rsidRPr="00A164B9">
              <w:rPr>
                <w:rStyle w:val="Hyperlink"/>
                <w:rFonts w:eastAsiaTheme="minorHAnsi"/>
                <w:noProof/>
              </w:rPr>
              <w:t>1.10.1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Avaliação antropométrica</w:t>
            </w:r>
            <w:r w:rsidRPr="00A164B9">
              <w:rPr>
                <w:noProof/>
                <w:webHidden/>
              </w:rPr>
              <w:tab/>
            </w:r>
            <w:r w:rsidRPr="00A164B9">
              <w:rPr>
                <w:noProof/>
                <w:webHidden/>
              </w:rPr>
              <w:fldChar w:fldCharType="begin"/>
            </w:r>
            <w:r w:rsidRPr="00A164B9">
              <w:rPr>
                <w:noProof/>
                <w:webHidden/>
              </w:rPr>
              <w:instrText xml:space="preserve"> PAGEREF _Toc187787265 \h </w:instrText>
            </w:r>
            <w:r w:rsidRPr="00A164B9">
              <w:rPr>
                <w:noProof/>
                <w:webHidden/>
              </w:rPr>
            </w:r>
            <w:r w:rsidRPr="00A164B9">
              <w:rPr>
                <w:noProof/>
                <w:webHidden/>
              </w:rPr>
              <w:fldChar w:fldCharType="separate"/>
            </w:r>
            <w:r w:rsidR="00FB7DA7" w:rsidRPr="00A164B9">
              <w:rPr>
                <w:noProof/>
                <w:webHidden/>
              </w:rPr>
              <w:t>51</w:t>
            </w:r>
            <w:r w:rsidRPr="00A164B9">
              <w:rPr>
                <w:noProof/>
                <w:webHidden/>
              </w:rPr>
              <w:fldChar w:fldCharType="end"/>
            </w:r>
          </w:hyperlink>
        </w:p>
        <w:p w14:paraId="6B332D2D" w14:textId="1ADAA4A0"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66" w:history="1">
            <w:r w:rsidRPr="00A164B9">
              <w:rPr>
                <w:rStyle w:val="Hyperlink"/>
                <w:rFonts w:eastAsiaTheme="minorHAnsi"/>
                <w:noProof/>
                <w14:scene3d>
                  <w14:camera w14:prst="orthographicFront"/>
                  <w14:lightRig w14:rig="threePt" w14:dir="t">
                    <w14:rot w14:lat="0" w14:lon="0" w14:rev="0"/>
                  </w14:lightRig>
                </w14:scene3d>
              </w:rPr>
              <w:t>1.11</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Avaliação da ingestão alimentar</w:t>
            </w:r>
            <w:r w:rsidRPr="00A164B9">
              <w:rPr>
                <w:noProof/>
                <w:webHidden/>
              </w:rPr>
              <w:tab/>
            </w:r>
            <w:r w:rsidRPr="00A164B9">
              <w:rPr>
                <w:noProof/>
                <w:webHidden/>
              </w:rPr>
              <w:fldChar w:fldCharType="begin"/>
            </w:r>
            <w:r w:rsidRPr="00A164B9">
              <w:rPr>
                <w:noProof/>
                <w:webHidden/>
              </w:rPr>
              <w:instrText xml:space="preserve"> PAGEREF _Toc187787266 \h </w:instrText>
            </w:r>
            <w:r w:rsidRPr="00A164B9">
              <w:rPr>
                <w:noProof/>
                <w:webHidden/>
              </w:rPr>
            </w:r>
            <w:r w:rsidRPr="00A164B9">
              <w:rPr>
                <w:noProof/>
                <w:webHidden/>
              </w:rPr>
              <w:fldChar w:fldCharType="separate"/>
            </w:r>
            <w:r w:rsidR="00FB7DA7" w:rsidRPr="00A164B9">
              <w:rPr>
                <w:noProof/>
                <w:webHidden/>
              </w:rPr>
              <w:t>52</w:t>
            </w:r>
            <w:r w:rsidRPr="00A164B9">
              <w:rPr>
                <w:noProof/>
                <w:webHidden/>
              </w:rPr>
              <w:fldChar w:fldCharType="end"/>
            </w:r>
          </w:hyperlink>
        </w:p>
        <w:p w14:paraId="2558FA08" w14:textId="4A898D13"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67" w:history="1">
            <w:r w:rsidRPr="00A164B9">
              <w:rPr>
                <w:rStyle w:val="Hyperlink"/>
                <w:rFonts w:eastAsiaTheme="minorHAnsi"/>
                <w:noProof/>
                <w14:scene3d>
                  <w14:camera w14:prst="orthographicFront"/>
                  <w14:lightRig w14:rig="threePt" w14:dir="t">
                    <w14:rot w14:lat="0" w14:lon="0" w14:rev="0"/>
                  </w14:lightRig>
                </w14:scene3d>
              </w:rPr>
              <w:t>1.12</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Intervenção nutricional</w:t>
            </w:r>
            <w:r w:rsidRPr="00A164B9">
              <w:rPr>
                <w:noProof/>
                <w:webHidden/>
              </w:rPr>
              <w:tab/>
            </w:r>
            <w:r w:rsidRPr="00A164B9">
              <w:rPr>
                <w:noProof/>
                <w:webHidden/>
              </w:rPr>
              <w:fldChar w:fldCharType="begin"/>
            </w:r>
            <w:r w:rsidRPr="00A164B9">
              <w:rPr>
                <w:noProof/>
                <w:webHidden/>
              </w:rPr>
              <w:instrText xml:space="preserve"> PAGEREF _Toc187787267 \h </w:instrText>
            </w:r>
            <w:r w:rsidRPr="00A164B9">
              <w:rPr>
                <w:noProof/>
                <w:webHidden/>
              </w:rPr>
            </w:r>
            <w:r w:rsidRPr="00A164B9">
              <w:rPr>
                <w:noProof/>
                <w:webHidden/>
              </w:rPr>
              <w:fldChar w:fldCharType="separate"/>
            </w:r>
            <w:r w:rsidR="00FB7DA7" w:rsidRPr="00A164B9">
              <w:rPr>
                <w:noProof/>
                <w:webHidden/>
              </w:rPr>
              <w:t>52</w:t>
            </w:r>
            <w:r w:rsidRPr="00A164B9">
              <w:rPr>
                <w:noProof/>
                <w:webHidden/>
              </w:rPr>
              <w:fldChar w:fldCharType="end"/>
            </w:r>
          </w:hyperlink>
        </w:p>
        <w:p w14:paraId="617CC0EC" w14:textId="0D58878F"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68" w:history="1">
            <w:r w:rsidRPr="00A164B9">
              <w:rPr>
                <w:rStyle w:val="Hyperlink"/>
                <w:rFonts w:eastAsiaTheme="minorHAnsi"/>
                <w:noProof/>
                <w14:scene3d>
                  <w14:camera w14:prst="orthographicFront"/>
                  <w14:lightRig w14:rig="threePt" w14:dir="t">
                    <w14:rot w14:lat="0" w14:lon="0" w14:rev="0"/>
                  </w14:lightRig>
                </w14:scene3d>
              </w:rPr>
              <w:t>1.13</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Pressão arterial sistêmica (pa)</w:t>
            </w:r>
            <w:r w:rsidRPr="00A164B9">
              <w:rPr>
                <w:noProof/>
                <w:webHidden/>
              </w:rPr>
              <w:tab/>
            </w:r>
            <w:r w:rsidRPr="00A164B9">
              <w:rPr>
                <w:noProof/>
                <w:webHidden/>
              </w:rPr>
              <w:fldChar w:fldCharType="begin"/>
            </w:r>
            <w:r w:rsidRPr="00A164B9">
              <w:rPr>
                <w:noProof/>
                <w:webHidden/>
              </w:rPr>
              <w:instrText xml:space="preserve"> PAGEREF _Toc187787268 \h </w:instrText>
            </w:r>
            <w:r w:rsidRPr="00A164B9">
              <w:rPr>
                <w:noProof/>
                <w:webHidden/>
              </w:rPr>
            </w:r>
            <w:r w:rsidRPr="00A164B9">
              <w:rPr>
                <w:noProof/>
                <w:webHidden/>
              </w:rPr>
              <w:fldChar w:fldCharType="separate"/>
            </w:r>
            <w:r w:rsidR="00FB7DA7" w:rsidRPr="00A164B9">
              <w:rPr>
                <w:noProof/>
                <w:webHidden/>
              </w:rPr>
              <w:t>53</w:t>
            </w:r>
            <w:r w:rsidRPr="00A164B9">
              <w:rPr>
                <w:noProof/>
                <w:webHidden/>
              </w:rPr>
              <w:fldChar w:fldCharType="end"/>
            </w:r>
          </w:hyperlink>
        </w:p>
        <w:p w14:paraId="0A020A89" w14:textId="1473FBD8"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69" w:history="1">
            <w:r w:rsidRPr="00A164B9">
              <w:rPr>
                <w:rStyle w:val="Hyperlink"/>
                <w:rFonts w:eastAsiaTheme="minorHAnsi"/>
                <w:noProof/>
                <w14:scene3d>
                  <w14:camera w14:prst="orthographicFront"/>
                  <w14:lightRig w14:rig="threePt" w14:dir="t">
                    <w14:rot w14:lat="0" w14:lon="0" w14:rev="0"/>
                  </w14:lightRig>
                </w14:scene3d>
              </w:rPr>
              <w:t>1.14</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Instrumento de avaliação de qualidade de vida (whoqol-bref)</w:t>
            </w:r>
            <w:r w:rsidRPr="00A164B9">
              <w:rPr>
                <w:noProof/>
                <w:webHidden/>
              </w:rPr>
              <w:tab/>
            </w:r>
            <w:r w:rsidRPr="00A164B9">
              <w:rPr>
                <w:noProof/>
                <w:webHidden/>
              </w:rPr>
              <w:fldChar w:fldCharType="begin"/>
            </w:r>
            <w:r w:rsidRPr="00A164B9">
              <w:rPr>
                <w:noProof/>
                <w:webHidden/>
              </w:rPr>
              <w:instrText xml:space="preserve"> PAGEREF _Toc187787269 \h </w:instrText>
            </w:r>
            <w:r w:rsidRPr="00A164B9">
              <w:rPr>
                <w:noProof/>
                <w:webHidden/>
              </w:rPr>
            </w:r>
            <w:r w:rsidRPr="00A164B9">
              <w:rPr>
                <w:noProof/>
                <w:webHidden/>
              </w:rPr>
              <w:fldChar w:fldCharType="separate"/>
            </w:r>
            <w:r w:rsidR="00FB7DA7" w:rsidRPr="00A164B9">
              <w:rPr>
                <w:noProof/>
                <w:webHidden/>
              </w:rPr>
              <w:t>54</w:t>
            </w:r>
            <w:r w:rsidRPr="00A164B9">
              <w:rPr>
                <w:noProof/>
                <w:webHidden/>
              </w:rPr>
              <w:fldChar w:fldCharType="end"/>
            </w:r>
          </w:hyperlink>
        </w:p>
        <w:p w14:paraId="0B5AD35C" w14:textId="21BFBB35"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0" w:history="1">
            <w:r w:rsidRPr="00A164B9">
              <w:rPr>
                <w:rStyle w:val="Hyperlink"/>
                <w:rFonts w:eastAsiaTheme="minorHAnsi"/>
                <w:noProof/>
              </w:rPr>
              <w:t>1.14.1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Avaliação do nível de atividade física</w:t>
            </w:r>
            <w:r w:rsidRPr="00A164B9">
              <w:rPr>
                <w:noProof/>
                <w:webHidden/>
              </w:rPr>
              <w:tab/>
            </w:r>
            <w:r w:rsidRPr="00A164B9">
              <w:rPr>
                <w:noProof/>
                <w:webHidden/>
              </w:rPr>
              <w:fldChar w:fldCharType="begin"/>
            </w:r>
            <w:r w:rsidRPr="00A164B9">
              <w:rPr>
                <w:noProof/>
                <w:webHidden/>
              </w:rPr>
              <w:instrText xml:space="preserve"> PAGEREF _Toc187787270 \h </w:instrText>
            </w:r>
            <w:r w:rsidRPr="00A164B9">
              <w:rPr>
                <w:noProof/>
                <w:webHidden/>
              </w:rPr>
            </w:r>
            <w:r w:rsidRPr="00A164B9">
              <w:rPr>
                <w:noProof/>
                <w:webHidden/>
              </w:rPr>
              <w:fldChar w:fldCharType="separate"/>
            </w:r>
            <w:r w:rsidR="00FB7DA7" w:rsidRPr="00A164B9">
              <w:rPr>
                <w:noProof/>
                <w:webHidden/>
              </w:rPr>
              <w:t>55</w:t>
            </w:r>
            <w:r w:rsidRPr="00A164B9">
              <w:rPr>
                <w:noProof/>
                <w:webHidden/>
              </w:rPr>
              <w:fldChar w:fldCharType="end"/>
            </w:r>
          </w:hyperlink>
        </w:p>
        <w:p w14:paraId="366B1CA1" w14:textId="140679B2"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1" w:history="1">
            <w:r w:rsidRPr="00A164B9">
              <w:rPr>
                <w:rStyle w:val="Hyperlink"/>
                <w:rFonts w:eastAsiaTheme="minorHAnsi"/>
                <w:noProof/>
              </w:rPr>
              <w:t>1.14.2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Escala de compulsão alimentar periódica (ecap)</w:t>
            </w:r>
            <w:r w:rsidRPr="00A164B9">
              <w:rPr>
                <w:noProof/>
                <w:webHidden/>
              </w:rPr>
              <w:tab/>
            </w:r>
            <w:r w:rsidRPr="00A164B9">
              <w:rPr>
                <w:noProof/>
                <w:webHidden/>
              </w:rPr>
              <w:fldChar w:fldCharType="begin"/>
            </w:r>
            <w:r w:rsidRPr="00A164B9">
              <w:rPr>
                <w:noProof/>
                <w:webHidden/>
              </w:rPr>
              <w:instrText xml:space="preserve"> PAGEREF _Toc187787271 \h </w:instrText>
            </w:r>
            <w:r w:rsidRPr="00A164B9">
              <w:rPr>
                <w:noProof/>
                <w:webHidden/>
              </w:rPr>
            </w:r>
            <w:r w:rsidRPr="00A164B9">
              <w:rPr>
                <w:noProof/>
                <w:webHidden/>
              </w:rPr>
              <w:fldChar w:fldCharType="separate"/>
            </w:r>
            <w:r w:rsidR="00FB7DA7" w:rsidRPr="00A164B9">
              <w:rPr>
                <w:noProof/>
                <w:webHidden/>
              </w:rPr>
              <w:t>55</w:t>
            </w:r>
            <w:r w:rsidRPr="00A164B9">
              <w:rPr>
                <w:noProof/>
                <w:webHidden/>
              </w:rPr>
              <w:fldChar w:fldCharType="end"/>
            </w:r>
          </w:hyperlink>
        </w:p>
        <w:p w14:paraId="46362CC5" w14:textId="17801DF6"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2" w:history="1">
            <w:r w:rsidRPr="00A164B9">
              <w:rPr>
                <w:rStyle w:val="Hyperlink"/>
                <w:rFonts w:eastAsiaTheme="minorHAnsi"/>
                <w:noProof/>
              </w:rPr>
              <w:t>1.14.3</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Escore de avaliação de ansiedade, depressão e estresse (dass-21)</w:t>
            </w:r>
            <w:r w:rsidRPr="00A164B9">
              <w:rPr>
                <w:noProof/>
                <w:webHidden/>
              </w:rPr>
              <w:tab/>
            </w:r>
            <w:r w:rsidRPr="00A164B9">
              <w:rPr>
                <w:noProof/>
                <w:webHidden/>
              </w:rPr>
              <w:fldChar w:fldCharType="begin"/>
            </w:r>
            <w:r w:rsidRPr="00A164B9">
              <w:rPr>
                <w:noProof/>
                <w:webHidden/>
              </w:rPr>
              <w:instrText xml:space="preserve"> PAGEREF _Toc187787272 \h </w:instrText>
            </w:r>
            <w:r w:rsidRPr="00A164B9">
              <w:rPr>
                <w:noProof/>
                <w:webHidden/>
              </w:rPr>
            </w:r>
            <w:r w:rsidRPr="00A164B9">
              <w:rPr>
                <w:noProof/>
                <w:webHidden/>
              </w:rPr>
              <w:fldChar w:fldCharType="separate"/>
            </w:r>
            <w:r w:rsidR="00FB7DA7" w:rsidRPr="00A164B9">
              <w:rPr>
                <w:noProof/>
                <w:webHidden/>
              </w:rPr>
              <w:t>56</w:t>
            </w:r>
            <w:r w:rsidRPr="00A164B9">
              <w:rPr>
                <w:noProof/>
                <w:webHidden/>
              </w:rPr>
              <w:fldChar w:fldCharType="end"/>
            </w:r>
          </w:hyperlink>
        </w:p>
        <w:p w14:paraId="27606B11" w14:textId="0462FB93"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73" w:history="1">
            <w:r w:rsidRPr="00A164B9">
              <w:rPr>
                <w:rStyle w:val="Hyperlink"/>
                <w:rFonts w:eastAsiaTheme="minorHAnsi"/>
                <w:noProof/>
                <w14:scene3d>
                  <w14:camera w14:prst="orthographicFront"/>
                  <w14:lightRig w14:rig="threePt" w14:dir="t">
                    <w14:rot w14:lat="0" w14:lon="0" w14:rev="0"/>
                  </w14:lightRig>
                </w14:scene3d>
              </w:rPr>
              <w:t>1.15</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Exames laboratoriais</w:t>
            </w:r>
            <w:r w:rsidRPr="00A164B9">
              <w:rPr>
                <w:noProof/>
                <w:webHidden/>
              </w:rPr>
              <w:tab/>
            </w:r>
            <w:r w:rsidRPr="00A164B9">
              <w:rPr>
                <w:noProof/>
                <w:webHidden/>
              </w:rPr>
              <w:fldChar w:fldCharType="begin"/>
            </w:r>
            <w:r w:rsidRPr="00A164B9">
              <w:rPr>
                <w:noProof/>
                <w:webHidden/>
              </w:rPr>
              <w:instrText xml:space="preserve"> PAGEREF _Toc187787273 \h </w:instrText>
            </w:r>
            <w:r w:rsidRPr="00A164B9">
              <w:rPr>
                <w:noProof/>
                <w:webHidden/>
              </w:rPr>
            </w:r>
            <w:r w:rsidRPr="00A164B9">
              <w:rPr>
                <w:noProof/>
                <w:webHidden/>
              </w:rPr>
              <w:fldChar w:fldCharType="separate"/>
            </w:r>
            <w:r w:rsidR="00FB7DA7" w:rsidRPr="00A164B9">
              <w:rPr>
                <w:noProof/>
                <w:webHidden/>
              </w:rPr>
              <w:t>56</w:t>
            </w:r>
            <w:r w:rsidRPr="00A164B9">
              <w:rPr>
                <w:noProof/>
                <w:webHidden/>
              </w:rPr>
              <w:fldChar w:fldCharType="end"/>
            </w:r>
          </w:hyperlink>
        </w:p>
        <w:p w14:paraId="38F83B6D" w14:textId="68A7ABD2"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74" w:history="1">
            <w:r w:rsidRPr="00A164B9">
              <w:rPr>
                <w:rStyle w:val="Hyperlink"/>
                <w:rFonts w:eastAsiaTheme="minorHAnsi"/>
                <w:noProof/>
                <w14:scene3d>
                  <w14:camera w14:prst="orthographicFront"/>
                  <w14:lightRig w14:rig="threePt" w14:dir="t">
                    <w14:rot w14:lat="0" w14:lon="0" w14:rev="0"/>
                  </w14:lightRig>
                </w14:scene3d>
              </w:rPr>
              <w:t>1.16</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Medida do contraste hepatorrenal por ultrassonografia</w:t>
            </w:r>
            <w:r w:rsidRPr="00A164B9">
              <w:rPr>
                <w:noProof/>
                <w:webHidden/>
              </w:rPr>
              <w:tab/>
            </w:r>
            <w:r w:rsidRPr="00A164B9">
              <w:rPr>
                <w:noProof/>
                <w:webHidden/>
              </w:rPr>
              <w:fldChar w:fldCharType="begin"/>
            </w:r>
            <w:r w:rsidRPr="00A164B9">
              <w:rPr>
                <w:noProof/>
                <w:webHidden/>
              </w:rPr>
              <w:instrText xml:space="preserve"> PAGEREF _Toc187787274 \h </w:instrText>
            </w:r>
            <w:r w:rsidRPr="00A164B9">
              <w:rPr>
                <w:noProof/>
                <w:webHidden/>
              </w:rPr>
            </w:r>
            <w:r w:rsidRPr="00A164B9">
              <w:rPr>
                <w:noProof/>
                <w:webHidden/>
              </w:rPr>
              <w:fldChar w:fldCharType="separate"/>
            </w:r>
            <w:r w:rsidR="00FB7DA7" w:rsidRPr="00A164B9">
              <w:rPr>
                <w:noProof/>
                <w:webHidden/>
              </w:rPr>
              <w:t>57</w:t>
            </w:r>
            <w:r w:rsidRPr="00A164B9">
              <w:rPr>
                <w:noProof/>
                <w:webHidden/>
              </w:rPr>
              <w:fldChar w:fldCharType="end"/>
            </w:r>
          </w:hyperlink>
        </w:p>
        <w:p w14:paraId="260C8CAE" w14:textId="7E24D3BA"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75" w:history="1">
            <w:r w:rsidRPr="00A164B9">
              <w:rPr>
                <w:rStyle w:val="Hyperlink"/>
                <w:rFonts w:eastAsiaTheme="minorHAnsi"/>
                <w:noProof/>
                <w14:scene3d>
                  <w14:camera w14:prst="orthographicFront"/>
                  <w14:lightRig w14:rig="threePt" w14:dir="t">
                    <w14:rot w14:lat="0" w14:lon="0" w14:rev="0"/>
                  </w14:lightRig>
                </w14:scene3d>
              </w:rPr>
              <w:t>1.17</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 xml:space="preserve">Droga vegetal de  </w:t>
            </w:r>
            <w:r w:rsidR="00535D0B" w:rsidRPr="00A164B9">
              <w:rPr>
                <w:rStyle w:val="Hyperlink"/>
                <w:rFonts w:eastAsiaTheme="minorHAnsi"/>
                <w:i/>
                <w:iCs/>
                <w:noProof/>
              </w:rPr>
              <w:t>Eclipta prostrata</w:t>
            </w:r>
            <w:r w:rsidRPr="00A164B9">
              <w:rPr>
                <w:noProof/>
                <w:webHidden/>
              </w:rPr>
              <w:tab/>
            </w:r>
            <w:r w:rsidRPr="00A164B9">
              <w:rPr>
                <w:noProof/>
                <w:webHidden/>
              </w:rPr>
              <w:fldChar w:fldCharType="begin"/>
            </w:r>
            <w:r w:rsidRPr="00A164B9">
              <w:rPr>
                <w:noProof/>
                <w:webHidden/>
              </w:rPr>
              <w:instrText xml:space="preserve"> PAGEREF _Toc187787275 \h </w:instrText>
            </w:r>
            <w:r w:rsidRPr="00A164B9">
              <w:rPr>
                <w:noProof/>
                <w:webHidden/>
              </w:rPr>
            </w:r>
            <w:r w:rsidRPr="00A164B9">
              <w:rPr>
                <w:noProof/>
                <w:webHidden/>
              </w:rPr>
              <w:fldChar w:fldCharType="separate"/>
            </w:r>
            <w:r w:rsidR="00FB7DA7" w:rsidRPr="00A164B9">
              <w:rPr>
                <w:noProof/>
                <w:webHidden/>
              </w:rPr>
              <w:t>58</w:t>
            </w:r>
            <w:r w:rsidRPr="00A164B9">
              <w:rPr>
                <w:noProof/>
                <w:webHidden/>
              </w:rPr>
              <w:fldChar w:fldCharType="end"/>
            </w:r>
          </w:hyperlink>
        </w:p>
        <w:p w14:paraId="4A7DBF02" w14:textId="2ED74DD2"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6" w:history="1">
            <w:r w:rsidRPr="00A164B9">
              <w:rPr>
                <w:rStyle w:val="Hyperlink"/>
                <w:rFonts w:eastAsiaTheme="minorHAnsi"/>
                <w:noProof/>
              </w:rPr>
              <w:t>1.17.1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 xml:space="preserve">Quantificação dos constituintes de </w:t>
            </w:r>
            <w:r w:rsidR="00535D0B" w:rsidRPr="00A164B9">
              <w:rPr>
                <w:rStyle w:val="Hyperlink"/>
                <w:rFonts w:eastAsiaTheme="minorHAnsi"/>
                <w:i/>
                <w:iCs/>
                <w:noProof/>
              </w:rPr>
              <w:t>Eclipta prostrata</w:t>
            </w:r>
            <w:r w:rsidRPr="00A164B9">
              <w:rPr>
                <w:noProof/>
                <w:webHidden/>
              </w:rPr>
              <w:tab/>
            </w:r>
            <w:r w:rsidRPr="00A164B9">
              <w:rPr>
                <w:noProof/>
                <w:webHidden/>
              </w:rPr>
              <w:fldChar w:fldCharType="begin"/>
            </w:r>
            <w:r w:rsidRPr="00A164B9">
              <w:rPr>
                <w:noProof/>
                <w:webHidden/>
              </w:rPr>
              <w:instrText xml:space="preserve"> PAGEREF _Toc187787276 \h </w:instrText>
            </w:r>
            <w:r w:rsidRPr="00A164B9">
              <w:rPr>
                <w:noProof/>
                <w:webHidden/>
              </w:rPr>
            </w:r>
            <w:r w:rsidRPr="00A164B9">
              <w:rPr>
                <w:noProof/>
                <w:webHidden/>
              </w:rPr>
              <w:fldChar w:fldCharType="separate"/>
            </w:r>
            <w:r w:rsidR="00FB7DA7" w:rsidRPr="00A164B9">
              <w:rPr>
                <w:noProof/>
                <w:webHidden/>
              </w:rPr>
              <w:t>59</w:t>
            </w:r>
            <w:r w:rsidRPr="00A164B9">
              <w:rPr>
                <w:noProof/>
                <w:webHidden/>
              </w:rPr>
              <w:fldChar w:fldCharType="end"/>
            </w:r>
          </w:hyperlink>
        </w:p>
        <w:p w14:paraId="55159AB9" w14:textId="2B364E54"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77" w:history="1">
            <w:r w:rsidRPr="00A164B9">
              <w:rPr>
                <w:rStyle w:val="Hyperlink"/>
                <w:rFonts w:eastAsiaTheme="minorHAnsi"/>
                <w:noProof/>
                <w14:scene3d>
                  <w14:camera w14:prst="orthographicFront"/>
                  <w14:lightRig w14:rig="threePt" w14:dir="t">
                    <w14:rot w14:lat="0" w14:lon="0" w14:rev="0"/>
                  </w14:lightRig>
                </w14:scene3d>
              </w:rPr>
              <w:t>1.18</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Análise dos dados</w:t>
            </w:r>
            <w:r w:rsidRPr="00A164B9">
              <w:rPr>
                <w:noProof/>
                <w:webHidden/>
              </w:rPr>
              <w:tab/>
            </w:r>
            <w:r w:rsidRPr="00A164B9">
              <w:rPr>
                <w:noProof/>
                <w:webHidden/>
              </w:rPr>
              <w:fldChar w:fldCharType="begin"/>
            </w:r>
            <w:r w:rsidRPr="00A164B9">
              <w:rPr>
                <w:noProof/>
                <w:webHidden/>
              </w:rPr>
              <w:instrText xml:space="preserve"> PAGEREF _Toc187787277 \h </w:instrText>
            </w:r>
            <w:r w:rsidRPr="00A164B9">
              <w:rPr>
                <w:noProof/>
                <w:webHidden/>
              </w:rPr>
            </w:r>
            <w:r w:rsidRPr="00A164B9">
              <w:rPr>
                <w:noProof/>
                <w:webHidden/>
              </w:rPr>
              <w:fldChar w:fldCharType="separate"/>
            </w:r>
            <w:r w:rsidR="00FB7DA7" w:rsidRPr="00A164B9">
              <w:rPr>
                <w:noProof/>
                <w:webHidden/>
              </w:rPr>
              <w:t>60</w:t>
            </w:r>
            <w:r w:rsidRPr="00A164B9">
              <w:rPr>
                <w:noProof/>
                <w:webHidden/>
              </w:rPr>
              <w:fldChar w:fldCharType="end"/>
            </w:r>
          </w:hyperlink>
        </w:p>
        <w:p w14:paraId="38DD93BC" w14:textId="6C7A190B"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78" w:history="1">
            <w:r w:rsidRPr="00A164B9">
              <w:rPr>
                <w:rStyle w:val="Hyperlink"/>
                <w:rFonts w:eastAsiaTheme="minorHAnsi"/>
                <w:noProof/>
              </w:rPr>
              <w:t>6.</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Análise crítica de riscos e benefícios</w:t>
            </w:r>
            <w:r w:rsidRPr="00A164B9">
              <w:rPr>
                <w:noProof/>
                <w:webHidden/>
              </w:rPr>
              <w:tab/>
            </w:r>
            <w:r w:rsidRPr="00A164B9">
              <w:rPr>
                <w:noProof/>
                <w:webHidden/>
              </w:rPr>
              <w:fldChar w:fldCharType="begin"/>
            </w:r>
            <w:r w:rsidRPr="00A164B9">
              <w:rPr>
                <w:noProof/>
                <w:webHidden/>
              </w:rPr>
              <w:instrText xml:space="preserve"> PAGEREF _Toc187787278 \h </w:instrText>
            </w:r>
            <w:r w:rsidRPr="00A164B9">
              <w:rPr>
                <w:noProof/>
                <w:webHidden/>
              </w:rPr>
            </w:r>
            <w:r w:rsidRPr="00A164B9">
              <w:rPr>
                <w:noProof/>
                <w:webHidden/>
              </w:rPr>
              <w:fldChar w:fldCharType="separate"/>
            </w:r>
            <w:r w:rsidR="00FB7DA7" w:rsidRPr="00A164B9">
              <w:rPr>
                <w:noProof/>
                <w:webHidden/>
              </w:rPr>
              <w:t>62</w:t>
            </w:r>
            <w:r w:rsidRPr="00A164B9">
              <w:rPr>
                <w:noProof/>
                <w:webHidden/>
              </w:rPr>
              <w:fldChar w:fldCharType="end"/>
            </w:r>
          </w:hyperlink>
        </w:p>
        <w:p w14:paraId="277955AF" w14:textId="13F89E4B"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79" w:history="1">
            <w:r w:rsidRPr="00A164B9">
              <w:rPr>
                <w:rStyle w:val="Hyperlink"/>
                <w:rFonts w:eastAsiaTheme="minorHAnsi"/>
                <w:noProof/>
                <w14:scene3d>
                  <w14:camera w14:prst="orthographicFront"/>
                  <w14:lightRig w14:rig="threePt" w14:dir="t">
                    <w14:rot w14:lat="0" w14:lon="0" w14:rev="0"/>
                  </w14:lightRig>
                </w14:scene3d>
              </w:rPr>
              <w:t>1.19</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Riscos e desconfortos possíveis e suas respectivas medidas de cautela</w:t>
            </w:r>
            <w:r w:rsidRPr="00A164B9">
              <w:rPr>
                <w:noProof/>
                <w:webHidden/>
              </w:rPr>
              <w:tab/>
            </w:r>
            <w:r w:rsidRPr="00A164B9">
              <w:rPr>
                <w:noProof/>
                <w:webHidden/>
              </w:rPr>
              <w:fldChar w:fldCharType="begin"/>
            </w:r>
            <w:r w:rsidRPr="00A164B9">
              <w:rPr>
                <w:noProof/>
                <w:webHidden/>
              </w:rPr>
              <w:instrText xml:space="preserve"> PAGEREF _Toc187787279 \h </w:instrText>
            </w:r>
            <w:r w:rsidRPr="00A164B9">
              <w:rPr>
                <w:noProof/>
                <w:webHidden/>
              </w:rPr>
            </w:r>
            <w:r w:rsidRPr="00A164B9">
              <w:rPr>
                <w:noProof/>
                <w:webHidden/>
              </w:rPr>
              <w:fldChar w:fldCharType="separate"/>
            </w:r>
            <w:r w:rsidR="00FB7DA7" w:rsidRPr="00A164B9">
              <w:rPr>
                <w:noProof/>
                <w:webHidden/>
              </w:rPr>
              <w:t>62</w:t>
            </w:r>
            <w:r w:rsidRPr="00A164B9">
              <w:rPr>
                <w:noProof/>
                <w:webHidden/>
              </w:rPr>
              <w:fldChar w:fldCharType="end"/>
            </w:r>
          </w:hyperlink>
        </w:p>
        <w:p w14:paraId="74D8F1DD" w14:textId="1F741070"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80" w:history="1">
            <w:r w:rsidRPr="00A164B9">
              <w:rPr>
                <w:rStyle w:val="Hyperlink"/>
                <w:rFonts w:eastAsia="Arial Unicode MS"/>
                <w:noProof/>
                <w14:scene3d>
                  <w14:camera w14:prst="orthographicFront"/>
                  <w14:lightRig w14:rig="threePt" w14:dir="t">
                    <w14:rot w14:lat="0" w14:lon="0" w14:rev="0"/>
                  </w14:lightRig>
                </w14:scene3d>
              </w:rPr>
              <w:t>1.20</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Benefícios possíveis:</w:t>
            </w:r>
            <w:r w:rsidRPr="00A164B9">
              <w:rPr>
                <w:noProof/>
                <w:webHidden/>
              </w:rPr>
              <w:tab/>
            </w:r>
            <w:r w:rsidRPr="00A164B9">
              <w:rPr>
                <w:noProof/>
                <w:webHidden/>
              </w:rPr>
              <w:fldChar w:fldCharType="begin"/>
            </w:r>
            <w:r w:rsidRPr="00A164B9">
              <w:rPr>
                <w:noProof/>
                <w:webHidden/>
              </w:rPr>
              <w:instrText xml:space="preserve"> PAGEREF _Toc187787280 \h </w:instrText>
            </w:r>
            <w:r w:rsidRPr="00A164B9">
              <w:rPr>
                <w:noProof/>
                <w:webHidden/>
              </w:rPr>
            </w:r>
            <w:r w:rsidRPr="00A164B9">
              <w:rPr>
                <w:noProof/>
                <w:webHidden/>
              </w:rPr>
              <w:fldChar w:fldCharType="separate"/>
            </w:r>
            <w:r w:rsidR="00FB7DA7" w:rsidRPr="00A164B9">
              <w:rPr>
                <w:noProof/>
                <w:webHidden/>
              </w:rPr>
              <w:t>68</w:t>
            </w:r>
            <w:r w:rsidRPr="00A164B9">
              <w:rPr>
                <w:noProof/>
                <w:webHidden/>
              </w:rPr>
              <w:fldChar w:fldCharType="end"/>
            </w:r>
          </w:hyperlink>
        </w:p>
        <w:p w14:paraId="41C39C94" w14:textId="2B12AB8A"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81" w:history="1">
            <w:r w:rsidRPr="00A164B9">
              <w:rPr>
                <w:rStyle w:val="Hyperlink"/>
                <w:rFonts w:eastAsiaTheme="minorHAnsi"/>
                <w:noProof/>
              </w:rPr>
              <w:t>7.</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Resultados esperados</w:t>
            </w:r>
            <w:r w:rsidRPr="00A164B9">
              <w:rPr>
                <w:noProof/>
                <w:webHidden/>
              </w:rPr>
              <w:tab/>
            </w:r>
            <w:r w:rsidRPr="00A164B9">
              <w:rPr>
                <w:noProof/>
                <w:webHidden/>
              </w:rPr>
              <w:fldChar w:fldCharType="begin"/>
            </w:r>
            <w:r w:rsidRPr="00A164B9">
              <w:rPr>
                <w:noProof/>
                <w:webHidden/>
              </w:rPr>
              <w:instrText xml:space="preserve"> PAGEREF _Toc187787281 \h </w:instrText>
            </w:r>
            <w:r w:rsidRPr="00A164B9">
              <w:rPr>
                <w:noProof/>
                <w:webHidden/>
              </w:rPr>
            </w:r>
            <w:r w:rsidRPr="00A164B9">
              <w:rPr>
                <w:noProof/>
                <w:webHidden/>
              </w:rPr>
              <w:fldChar w:fldCharType="separate"/>
            </w:r>
            <w:r w:rsidR="00FB7DA7" w:rsidRPr="00A164B9">
              <w:rPr>
                <w:noProof/>
                <w:webHidden/>
              </w:rPr>
              <w:t>70</w:t>
            </w:r>
            <w:r w:rsidRPr="00A164B9">
              <w:rPr>
                <w:noProof/>
                <w:webHidden/>
              </w:rPr>
              <w:fldChar w:fldCharType="end"/>
            </w:r>
          </w:hyperlink>
        </w:p>
        <w:p w14:paraId="085AA5D2" w14:textId="1B327F98"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82" w:history="1">
            <w:r w:rsidRPr="00A164B9">
              <w:rPr>
                <w:rStyle w:val="Hyperlink"/>
                <w:rFonts w:eastAsiaTheme="minorHAnsi"/>
                <w:noProof/>
              </w:rPr>
              <w:t>8.</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Resultados</w:t>
            </w:r>
            <w:r w:rsidRPr="00A164B9">
              <w:rPr>
                <w:noProof/>
                <w:webHidden/>
              </w:rPr>
              <w:tab/>
            </w:r>
            <w:r w:rsidRPr="00A164B9">
              <w:rPr>
                <w:noProof/>
                <w:webHidden/>
              </w:rPr>
              <w:fldChar w:fldCharType="begin"/>
            </w:r>
            <w:r w:rsidRPr="00A164B9">
              <w:rPr>
                <w:noProof/>
                <w:webHidden/>
              </w:rPr>
              <w:instrText xml:space="preserve"> PAGEREF _Toc187787282 \h </w:instrText>
            </w:r>
            <w:r w:rsidRPr="00A164B9">
              <w:rPr>
                <w:noProof/>
                <w:webHidden/>
              </w:rPr>
            </w:r>
            <w:r w:rsidRPr="00A164B9">
              <w:rPr>
                <w:noProof/>
                <w:webHidden/>
              </w:rPr>
              <w:fldChar w:fldCharType="separate"/>
            </w:r>
            <w:r w:rsidR="00FB7DA7" w:rsidRPr="00A164B9">
              <w:rPr>
                <w:noProof/>
                <w:webHidden/>
              </w:rPr>
              <w:t>71</w:t>
            </w:r>
            <w:r w:rsidRPr="00A164B9">
              <w:rPr>
                <w:noProof/>
                <w:webHidden/>
              </w:rPr>
              <w:fldChar w:fldCharType="end"/>
            </w:r>
          </w:hyperlink>
        </w:p>
        <w:p w14:paraId="18982AC7" w14:textId="20EE0C0D"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83" w:history="1">
            <w:r w:rsidRPr="00A164B9">
              <w:rPr>
                <w:rStyle w:val="Hyperlink"/>
                <w:rFonts w:eastAsiaTheme="minorHAnsi"/>
                <w:noProof/>
                <w14:scene3d>
                  <w14:camera w14:prst="orthographicFront"/>
                  <w14:lightRig w14:rig="threePt" w14:dir="t">
                    <w14:rot w14:lat="0" w14:lon="0" w14:rev="0"/>
                  </w14:lightRig>
                </w14:scene3d>
              </w:rPr>
              <w:t>1.21</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Características de base dos participantes de pesquisa</w:t>
            </w:r>
            <w:r w:rsidRPr="00A164B9">
              <w:rPr>
                <w:noProof/>
                <w:webHidden/>
              </w:rPr>
              <w:tab/>
            </w:r>
            <w:r w:rsidRPr="00A164B9">
              <w:rPr>
                <w:noProof/>
                <w:webHidden/>
              </w:rPr>
              <w:fldChar w:fldCharType="begin"/>
            </w:r>
            <w:r w:rsidRPr="00A164B9">
              <w:rPr>
                <w:noProof/>
                <w:webHidden/>
              </w:rPr>
              <w:instrText xml:space="preserve"> PAGEREF _Toc187787283 \h </w:instrText>
            </w:r>
            <w:r w:rsidRPr="00A164B9">
              <w:rPr>
                <w:noProof/>
                <w:webHidden/>
              </w:rPr>
            </w:r>
            <w:r w:rsidRPr="00A164B9">
              <w:rPr>
                <w:noProof/>
                <w:webHidden/>
              </w:rPr>
              <w:fldChar w:fldCharType="separate"/>
            </w:r>
            <w:r w:rsidR="00FB7DA7" w:rsidRPr="00A164B9">
              <w:rPr>
                <w:noProof/>
                <w:webHidden/>
              </w:rPr>
              <w:t>71</w:t>
            </w:r>
            <w:r w:rsidRPr="00A164B9">
              <w:rPr>
                <w:noProof/>
                <w:webHidden/>
              </w:rPr>
              <w:fldChar w:fldCharType="end"/>
            </w:r>
          </w:hyperlink>
        </w:p>
        <w:p w14:paraId="20ADE4B1" w14:textId="2BAB5ABC"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4" w:history="1">
            <w:r w:rsidRPr="00A164B9">
              <w:rPr>
                <w:rStyle w:val="Hyperlink"/>
                <w:rFonts w:eastAsiaTheme="minorHAnsi"/>
                <w:noProof/>
              </w:rPr>
              <w:t>1.21.1</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Exames laboratoriais</w:t>
            </w:r>
            <w:r w:rsidRPr="00A164B9">
              <w:rPr>
                <w:noProof/>
                <w:webHidden/>
              </w:rPr>
              <w:tab/>
            </w:r>
            <w:r w:rsidRPr="00A164B9">
              <w:rPr>
                <w:noProof/>
                <w:webHidden/>
              </w:rPr>
              <w:fldChar w:fldCharType="begin"/>
            </w:r>
            <w:r w:rsidRPr="00A164B9">
              <w:rPr>
                <w:noProof/>
                <w:webHidden/>
              </w:rPr>
              <w:instrText xml:space="preserve"> PAGEREF _Toc187787284 \h </w:instrText>
            </w:r>
            <w:r w:rsidRPr="00A164B9">
              <w:rPr>
                <w:noProof/>
                <w:webHidden/>
              </w:rPr>
            </w:r>
            <w:r w:rsidRPr="00A164B9">
              <w:rPr>
                <w:noProof/>
                <w:webHidden/>
              </w:rPr>
              <w:fldChar w:fldCharType="separate"/>
            </w:r>
            <w:r w:rsidR="00FB7DA7" w:rsidRPr="00A164B9">
              <w:rPr>
                <w:noProof/>
                <w:webHidden/>
              </w:rPr>
              <w:t>75</w:t>
            </w:r>
            <w:r w:rsidRPr="00A164B9">
              <w:rPr>
                <w:noProof/>
                <w:webHidden/>
              </w:rPr>
              <w:fldChar w:fldCharType="end"/>
            </w:r>
          </w:hyperlink>
        </w:p>
        <w:p w14:paraId="4A2B3051" w14:textId="7BFF2041" w:rsidR="00CF001F" w:rsidRPr="00A164B9"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5" w:history="1">
            <w:r w:rsidRPr="00A164B9">
              <w:rPr>
                <w:rStyle w:val="Hyperlink"/>
                <w:rFonts w:eastAsiaTheme="minorHAnsi"/>
                <w:noProof/>
              </w:rPr>
              <w:t>1.21.2</w:t>
            </w:r>
            <w:r w:rsidRPr="00A164B9">
              <w:rPr>
                <w:rFonts w:asciiTheme="minorHAnsi" w:eastAsiaTheme="minorEastAsia" w:hAnsiTheme="minorHAnsi"/>
                <w:b w:val="0"/>
                <w:noProof/>
                <w:kern w:val="2"/>
                <w:szCs w:val="24"/>
                <w14:ligatures w14:val="standardContextual"/>
              </w:rPr>
              <w:tab/>
            </w:r>
            <w:r w:rsidRPr="00A164B9">
              <w:rPr>
                <w:rStyle w:val="Hyperlink"/>
                <w:rFonts w:eastAsiaTheme="minorHAnsi"/>
                <w:noProof/>
              </w:rPr>
              <w:t>Composição corporal</w:t>
            </w:r>
            <w:r w:rsidRPr="00A164B9">
              <w:rPr>
                <w:noProof/>
                <w:webHidden/>
              </w:rPr>
              <w:tab/>
            </w:r>
            <w:r w:rsidRPr="00A164B9">
              <w:rPr>
                <w:noProof/>
                <w:webHidden/>
              </w:rPr>
              <w:fldChar w:fldCharType="begin"/>
            </w:r>
            <w:r w:rsidRPr="00A164B9">
              <w:rPr>
                <w:noProof/>
                <w:webHidden/>
              </w:rPr>
              <w:instrText xml:space="preserve"> PAGEREF _Toc187787285 \h </w:instrText>
            </w:r>
            <w:r w:rsidRPr="00A164B9">
              <w:rPr>
                <w:noProof/>
                <w:webHidden/>
              </w:rPr>
            </w:r>
            <w:r w:rsidRPr="00A164B9">
              <w:rPr>
                <w:noProof/>
                <w:webHidden/>
              </w:rPr>
              <w:fldChar w:fldCharType="separate"/>
            </w:r>
            <w:r w:rsidR="00FB7DA7" w:rsidRPr="00A164B9">
              <w:rPr>
                <w:noProof/>
                <w:webHidden/>
              </w:rPr>
              <w:t>77</w:t>
            </w:r>
            <w:r w:rsidRPr="00A164B9">
              <w:rPr>
                <w:noProof/>
                <w:webHidden/>
              </w:rPr>
              <w:fldChar w:fldCharType="end"/>
            </w:r>
          </w:hyperlink>
        </w:p>
        <w:p w14:paraId="75E98158" w14:textId="64F1D4C3"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86" w:history="1">
            <w:r w:rsidRPr="00A164B9">
              <w:rPr>
                <w:rStyle w:val="Hyperlink"/>
                <w:rFonts w:eastAsiaTheme="minorHAnsi"/>
                <w:noProof/>
                <w14:scene3d>
                  <w14:camera w14:prst="orthographicFront"/>
                  <w14:lightRig w14:rig="threePt" w14:dir="t">
                    <w14:rot w14:lat="0" w14:lon="0" w14:rev="0"/>
                  </w14:lightRig>
                </w14:scene3d>
              </w:rPr>
              <w:t>1.23</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Participantes que não completaram a intervenção</w:t>
            </w:r>
            <w:r w:rsidRPr="00A164B9">
              <w:rPr>
                <w:noProof/>
                <w:webHidden/>
              </w:rPr>
              <w:tab/>
            </w:r>
            <w:r w:rsidRPr="00A164B9">
              <w:rPr>
                <w:noProof/>
                <w:webHidden/>
              </w:rPr>
              <w:fldChar w:fldCharType="begin"/>
            </w:r>
            <w:r w:rsidRPr="00A164B9">
              <w:rPr>
                <w:noProof/>
                <w:webHidden/>
              </w:rPr>
              <w:instrText xml:space="preserve"> PAGEREF _Toc187787286 \h </w:instrText>
            </w:r>
            <w:r w:rsidRPr="00A164B9">
              <w:rPr>
                <w:noProof/>
                <w:webHidden/>
              </w:rPr>
            </w:r>
            <w:r w:rsidRPr="00A164B9">
              <w:rPr>
                <w:noProof/>
                <w:webHidden/>
              </w:rPr>
              <w:fldChar w:fldCharType="separate"/>
            </w:r>
            <w:r w:rsidR="00FB7DA7" w:rsidRPr="00A164B9">
              <w:rPr>
                <w:noProof/>
                <w:webHidden/>
              </w:rPr>
              <w:t>84</w:t>
            </w:r>
            <w:r w:rsidRPr="00A164B9">
              <w:rPr>
                <w:noProof/>
                <w:webHidden/>
              </w:rPr>
              <w:fldChar w:fldCharType="end"/>
            </w:r>
          </w:hyperlink>
        </w:p>
        <w:p w14:paraId="1A13F8B8" w14:textId="3233A3B7" w:rsidR="00CF001F" w:rsidRPr="00A164B9" w:rsidRDefault="00CF001F">
          <w:pPr>
            <w:pStyle w:val="TOC2"/>
            <w:tabs>
              <w:tab w:val="left" w:pos="958"/>
              <w:tab w:val="right" w:leader="dot" w:pos="9010"/>
            </w:tabs>
            <w:rPr>
              <w:rFonts w:asciiTheme="minorHAnsi" w:eastAsiaTheme="minorEastAsia" w:hAnsiTheme="minorHAnsi"/>
              <w:caps w:val="0"/>
              <w:noProof/>
              <w:kern w:val="2"/>
              <w:szCs w:val="24"/>
              <w14:ligatures w14:val="standardContextual"/>
            </w:rPr>
          </w:pPr>
          <w:hyperlink w:anchor="_Toc187787287" w:history="1">
            <w:r w:rsidRPr="00A164B9">
              <w:rPr>
                <w:rStyle w:val="Hyperlink"/>
                <w:rFonts w:eastAsiaTheme="minorHAnsi"/>
                <w:noProof/>
                <w14:scene3d>
                  <w14:camera w14:prst="orthographicFront"/>
                  <w14:lightRig w14:rig="threePt" w14:dir="t">
                    <w14:rot w14:lat="0" w14:lon="0" w14:rev="0"/>
                  </w14:lightRig>
                </w14:scene3d>
              </w:rPr>
              <w:t>1.24</w:t>
            </w:r>
            <w:r w:rsidRPr="00A164B9">
              <w:rPr>
                <w:rFonts w:asciiTheme="minorHAnsi" w:eastAsiaTheme="minorEastAsia" w:hAnsiTheme="minorHAnsi"/>
                <w:caps w:val="0"/>
                <w:noProof/>
                <w:kern w:val="2"/>
                <w:szCs w:val="24"/>
                <w14:ligatures w14:val="standardContextual"/>
              </w:rPr>
              <w:tab/>
            </w:r>
            <w:r w:rsidRPr="00A164B9">
              <w:rPr>
                <w:rStyle w:val="Hyperlink"/>
                <w:rFonts w:eastAsiaTheme="minorHAnsi"/>
                <w:noProof/>
              </w:rPr>
              <w:t>Eventos adversos</w:t>
            </w:r>
            <w:r w:rsidRPr="00A164B9">
              <w:rPr>
                <w:noProof/>
                <w:webHidden/>
              </w:rPr>
              <w:tab/>
            </w:r>
            <w:r w:rsidRPr="00A164B9">
              <w:rPr>
                <w:noProof/>
                <w:webHidden/>
              </w:rPr>
              <w:fldChar w:fldCharType="begin"/>
            </w:r>
            <w:r w:rsidRPr="00A164B9">
              <w:rPr>
                <w:noProof/>
                <w:webHidden/>
              </w:rPr>
              <w:instrText xml:space="preserve"> PAGEREF _Toc187787287 \h </w:instrText>
            </w:r>
            <w:r w:rsidRPr="00A164B9">
              <w:rPr>
                <w:noProof/>
                <w:webHidden/>
              </w:rPr>
            </w:r>
            <w:r w:rsidRPr="00A164B9">
              <w:rPr>
                <w:noProof/>
                <w:webHidden/>
              </w:rPr>
              <w:fldChar w:fldCharType="separate"/>
            </w:r>
            <w:r w:rsidR="00FB7DA7" w:rsidRPr="00A164B9">
              <w:rPr>
                <w:noProof/>
                <w:webHidden/>
              </w:rPr>
              <w:t>84</w:t>
            </w:r>
            <w:r w:rsidRPr="00A164B9">
              <w:rPr>
                <w:noProof/>
                <w:webHidden/>
              </w:rPr>
              <w:fldChar w:fldCharType="end"/>
            </w:r>
          </w:hyperlink>
        </w:p>
        <w:p w14:paraId="0B3965F7" w14:textId="1A931DDE"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88" w:history="1">
            <w:r w:rsidRPr="00A164B9">
              <w:rPr>
                <w:rStyle w:val="Hyperlink"/>
                <w:rFonts w:eastAsiaTheme="minorHAnsi"/>
                <w:noProof/>
              </w:rPr>
              <w:t>9.</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Contribuição dos membros da equipe da pesquisa</w:t>
            </w:r>
            <w:r w:rsidRPr="00A164B9">
              <w:rPr>
                <w:noProof/>
                <w:webHidden/>
              </w:rPr>
              <w:tab/>
            </w:r>
            <w:r w:rsidRPr="00A164B9">
              <w:rPr>
                <w:noProof/>
                <w:webHidden/>
              </w:rPr>
              <w:fldChar w:fldCharType="begin"/>
            </w:r>
            <w:r w:rsidRPr="00A164B9">
              <w:rPr>
                <w:noProof/>
                <w:webHidden/>
              </w:rPr>
              <w:instrText xml:space="preserve"> PAGEREF _Toc187787288 \h </w:instrText>
            </w:r>
            <w:r w:rsidRPr="00A164B9">
              <w:rPr>
                <w:noProof/>
                <w:webHidden/>
              </w:rPr>
            </w:r>
            <w:r w:rsidRPr="00A164B9">
              <w:rPr>
                <w:noProof/>
                <w:webHidden/>
              </w:rPr>
              <w:fldChar w:fldCharType="separate"/>
            </w:r>
            <w:r w:rsidR="00FB7DA7" w:rsidRPr="00A164B9">
              <w:rPr>
                <w:noProof/>
                <w:webHidden/>
              </w:rPr>
              <w:t>89</w:t>
            </w:r>
            <w:r w:rsidRPr="00A164B9">
              <w:rPr>
                <w:noProof/>
                <w:webHidden/>
              </w:rPr>
              <w:fldChar w:fldCharType="end"/>
            </w:r>
          </w:hyperlink>
        </w:p>
        <w:p w14:paraId="34097445" w14:textId="6D6DCF8B"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89" w:history="1">
            <w:r w:rsidRPr="00A164B9">
              <w:rPr>
                <w:rStyle w:val="Hyperlink"/>
                <w:rFonts w:eastAsiaTheme="minorHAnsi"/>
                <w:noProof/>
              </w:rPr>
              <w:t>10.</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Referências biliográfica</w:t>
            </w:r>
            <w:r w:rsidRPr="00A164B9">
              <w:rPr>
                <w:noProof/>
                <w:webHidden/>
              </w:rPr>
              <w:tab/>
            </w:r>
            <w:r w:rsidRPr="00A164B9">
              <w:rPr>
                <w:noProof/>
                <w:webHidden/>
              </w:rPr>
              <w:fldChar w:fldCharType="begin"/>
            </w:r>
            <w:r w:rsidRPr="00A164B9">
              <w:rPr>
                <w:noProof/>
                <w:webHidden/>
              </w:rPr>
              <w:instrText xml:space="preserve"> PAGEREF _Toc187787289 \h </w:instrText>
            </w:r>
            <w:r w:rsidRPr="00A164B9">
              <w:rPr>
                <w:noProof/>
                <w:webHidden/>
              </w:rPr>
            </w:r>
            <w:r w:rsidRPr="00A164B9">
              <w:rPr>
                <w:noProof/>
                <w:webHidden/>
              </w:rPr>
              <w:fldChar w:fldCharType="separate"/>
            </w:r>
            <w:r w:rsidR="00FB7DA7" w:rsidRPr="00A164B9">
              <w:rPr>
                <w:noProof/>
                <w:webHidden/>
              </w:rPr>
              <w:t>91</w:t>
            </w:r>
            <w:r w:rsidRPr="00A164B9">
              <w:rPr>
                <w:noProof/>
                <w:webHidden/>
              </w:rPr>
              <w:fldChar w:fldCharType="end"/>
            </w:r>
          </w:hyperlink>
        </w:p>
        <w:p w14:paraId="69BE561A" w14:textId="685082A7"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90" w:history="1">
            <w:r w:rsidRPr="00A164B9">
              <w:rPr>
                <w:rStyle w:val="Hyperlink"/>
                <w:rFonts w:eastAsiaTheme="minorHAnsi"/>
                <w:noProof/>
              </w:rPr>
              <w:t>11.</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Apêndice</w:t>
            </w:r>
            <w:r w:rsidRPr="00A164B9">
              <w:rPr>
                <w:noProof/>
                <w:webHidden/>
              </w:rPr>
              <w:tab/>
            </w:r>
            <w:r w:rsidRPr="00A164B9">
              <w:rPr>
                <w:noProof/>
                <w:webHidden/>
              </w:rPr>
              <w:fldChar w:fldCharType="begin"/>
            </w:r>
            <w:r w:rsidRPr="00A164B9">
              <w:rPr>
                <w:noProof/>
                <w:webHidden/>
              </w:rPr>
              <w:instrText xml:space="preserve"> PAGEREF _Toc187787290 \h </w:instrText>
            </w:r>
            <w:r w:rsidRPr="00A164B9">
              <w:rPr>
                <w:noProof/>
                <w:webHidden/>
              </w:rPr>
            </w:r>
            <w:r w:rsidRPr="00A164B9">
              <w:rPr>
                <w:noProof/>
                <w:webHidden/>
              </w:rPr>
              <w:fldChar w:fldCharType="separate"/>
            </w:r>
            <w:r w:rsidR="00FB7DA7" w:rsidRPr="00A164B9">
              <w:rPr>
                <w:noProof/>
                <w:webHidden/>
              </w:rPr>
              <w:t>102</w:t>
            </w:r>
            <w:r w:rsidRPr="00A164B9">
              <w:rPr>
                <w:noProof/>
                <w:webHidden/>
              </w:rPr>
              <w:fldChar w:fldCharType="end"/>
            </w:r>
          </w:hyperlink>
        </w:p>
        <w:p w14:paraId="45FA17E2" w14:textId="713AE661" w:rsidR="00CF001F" w:rsidRPr="00A164B9" w:rsidRDefault="00CF001F">
          <w:pPr>
            <w:pStyle w:val="TOC1"/>
            <w:tabs>
              <w:tab w:val="left" w:pos="958"/>
              <w:tab w:val="right" w:leader="dot" w:pos="9010"/>
            </w:tabs>
            <w:rPr>
              <w:rFonts w:asciiTheme="minorHAnsi" w:eastAsiaTheme="minorEastAsia" w:hAnsiTheme="minorHAnsi"/>
              <w:b w:val="0"/>
              <w:caps w:val="0"/>
              <w:noProof/>
              <w:kern w:val="2"/>
              <w:szCs w:val="24"/>
              <w14:ligatures w14:val="standardContextual"/>
            </w:rPr>
          </w:pPr>
          <w:hyperlink w:anchor="_Toc187787291" w:history="1">
            <w:r w:rsidRPr="00A164B9">
              <w:rPr>
                <w:rStyle w:val="Hyperlink"/>
                <w:rFonts w:eastAsiaTheme="minorHAnsi"/>
                <w:noProof/>
              </w:rPr>
              <w:t>12.</w:t>
            </w:r>
            <w:r w:rsidRPr="00A164B9">
              <w:rPr>
                <w:rFonts w:asciiTheme="minorHAnsi" w:eastAsiaTheme="minorEastAsia" w:hAnsiTheme="minorHAnsi"/>
                <w:b w:val="0"/>
                <w:caps w:val="0"/>
                <w:noProof/>
                <w:kern w:val="2"/>
                <w:szCs w:val="24"/>
                <w14:ligatures w14:val="standardContextual"/>
              </w:rPr>
              <w:tab/>
            </w:r>
            <w:r w:rsidRPr="00A164B9">
              <w:rPr>
                <w:rStyle w:val="Hyperlink"/>
                <w:rFonts w:eastAsiaTheme="minorHAnsi"/>
                <w:noProof/>
              </w:rPr>
              <w:t>Anexo</w:t>
            </w:r>
            <w:r w:rsidRPr="00A164B9">
              <w:rPr>
                <w:noProof/>
                <w:webHidden/>
              </w:rPr>
              <w:tab/>
            </w:r>
            <w:r w:rsidRPr="00A164B9">
              <w:rPr>
                <w:noProof/>
                <w:webHidden/>
              </w:rPr>
              <w:fldChar w:fldCharType="begin"/>
            </w:r>
            <w:r w:rsidRPr="00A164B9">
              <w:rPr>
                <w:noProof/>
                <w:webHidden/>
              </w:rPr>
              <w:instrText xml:space="preserve"> PAGEREF _Toc187787291 \h </w:instrText>
            </w:r>
            <w:r w:rsidRPr="00A164B9">
              <w:rPr>
                <w:noProof/>
                <w:webHidden/>
              </w:rPr>
            </w:r>
            <w:r w:rsidRPr="00A164B9">
              <w:rPr>
                <w:noProof/>
                <w:webHidden/>
              </w:rPr>
              <w:fldChar w:fldCharType="separate"/>
            </w:r>
            <w:r w:rsidR="00FB7DA7" w:rsidRPr="00A164B9">
              <w:rPr>
                <w:noProof/>
                <w:webHidden/>
              </w:rPr>
              <w:t>111</w:t>
            </w:r>
            <w:r w:rsidRPr="00A164B9">
              <w:rPr>
                <w:noProof/>
                <w:webHidden/>
              </w:rPr>
              <w:fldChar w:fldCharType="end"/>
            </w:r>
          </w:hyperlink>
        </w:p>
        <w:p w14:paraId="76B4D3B1" w14:textId="26731D48" w:rsidR="00B10F00" w:rsidRPr="00A164B9" w:rsidRDefault="00D7199D" w:rsidP="00684277">
          <w:pPr>
            <w:tabs>
              <w:tab w:val="left" w:pos="993"/>
              <w:tab w:val="left" w:pos="1560"/>
            </w:tabs>
            <w:ind w:firstLine="426"/>
            <w:rPr>
              <w:rFonts w:ascii="Aptos" w:hAnsi="Aptos" w:cstheme="majorHAnsi"/>
            </w:rPr>
            <w:sectPr w:rsidR="00B10F00" w:rsidRPr="00A164B9"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A164B9">
            <w:rPr>
              <w:rFonts w:ascii="Aptos" w:hAnsi="Aptos" w:cstheme="majorHAnsi"/>
              <w:b/>
              <w:bCs/>
              <w:noProof/>
            </w:rPr>
            <w:fldChar w:fldCharType="end"/>
          </w:r>
        </w:p>
      </w:sdtContent>
    </w:sdt>
    <w:bookmarkStart w:id="0" w:name="_Toc132992065" w:displacedByCustomXml="prev"/>
    <w:bookmarkStart w:id="1" w:name="_Toc118072921" w:displacedByCustomXml="prev"/>
    <w:bookmarkStart w:id="2" w:name="_Toc118415060" w:displacedByCustomXml="prev"/>
    <w:bookmarkStart w:id="3" w:name="_Toc128317820" w:displacedByCustomXml="prev"/>
    <w:p w14:paraId="48F57EA6" w14:textId="1F2B26A6" w:rsidR="007B17BA" w:rsidRPr="00A164B9" w:rsidRDefault="00501E76" w:rsidP="00684277">
      <w:pPr>
        <w:ind w:firstLine="0"/>
        <w:rPr>
          <w:rFonts w:ascii="Aptos" w:eastAsiaTheme="majorEastAsia" w:hAnsi="Aptos" w:cstheme="majorHAnsi"/>
        </w:rPr>
      </w:pPr>
      <w:r w:rsidRPr="00A164B9">
        <w:rPr>
          <w:rFonts w:ascii="Aptos" w:hAnsi="Aptos" w:cstheme="majorHAnsi"/>
        </w:rPr>
        <w:lastRenderedPageBreak/>
        <w:br w:type="page"/>
      </w:r>
    </w:p>
    <w:bookmarkEnd w:id="0"/>
    <w:p w14:paraId="57C35BC8" w14:textId="253B58A9" w:rsidR="007B17BA" w:rsidRPr="00A164B9" w:rsidRDefault="008209CC" w:rsidP="00521ABE">
      <w:pPr>
        <w:pStyle w:val="Heading1"/>
        <w:rPr>
          <w:lang w:val="pt-BR"/>
        </w:rPr>
      </w:pPr>
      <w:r w:rsidRPr="00A164B9">
        <w:rPr>
          <w:lang w:val="pt-BR"/>
        </w:rPr>
        <w:lastRenderedPageBreak/>
        <w:t xml:space="preserve"> </w:t>
      </w:r>
      <w:bookmarkStart w:id="4" w:name="_Toc187787230"/>
      <w:r w:rsidR="00C114DC" w:rsidRPr="00A164B9">
        <w:rPr>
          <w:lang w:val="pt-BR"/>
        </w:rPr>
        <w:t>Introdução</w:t>
      </w:r>
      <w:bookmarkEnd w:id="4"/>
    </w:p>
    <w:p w14:paraId="388323EB" w14:textId="57C188AC" w:rsidR="00852DD2" w:rsidRPr="00A164B9" w:rsidRDefault="001E4188" w:rsidP="001E4188">
      <w:pPr>
        <w:pStyle w:val="Heading2"/>
        <w:rPr>
          <w:lang w:val="pt-BR"/>
        </w:rPr>
      </w:pPr>
      <w:bookmarkStart w:id="5" w:name="_Toc128317821"/>
      <w:bookmarkStart w:id="6" w:name="_Toc132992066"/>
      <w:bookmarkStart w:id="7" w:name="_Toc187787231"/>
      <w:bookmarkEnd w:id="3"/>
      <w:bookmarkEnd w:id="2"/>
      <w:bookmarkEnd w:id="1"/>
      <w:r w:rsidRPr="00A164B9">
        <w:rPr>
          <w:lang w:val="pt-BR"/>
        </w:rPr>
        <w:t>Obesidade</w:t>
      </w:r>
      <w:bookmarkEnd w:id="5"/>
      <w:bookmarkEnd w:id="6"/>
      <w:bookmarkEnd w:id="7"/>
    </w:p>
    <w:p w14:paraId="3743DD56" w14:textId="4B756F9A" w:rsidR="0055330D" w:rsidRPr="00A164B9" w:rsidRDefault="57A0C36F" w:rsidP="00521ABE">
      <w:r w:rsidRPr="00A164B9">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BA13C3" w:rsidRPr="00A164B9">
            <w:rPr>
              <w:color w:val="000000"/>
            </w:rPr>
            <w:t>(OGDEN et al., 2017)</w:t>
          </w:r>
        </w:sdtContent>
      </w:sdt>
      <w:r w:rsidRPr="00A164B9">
        <w:rPr>
          <w:color w:val="000000" w:themeColor="text1"/>
        </w:rPr>
        <w:t xml:space="preserve">. No Brasil, </w:t>
      </w:r>
      <w:r w:rsidRPr="00A164B9">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BA13C3" w:rsidRPr="00A164B9">
            <w:rPr>
              <w:color w:val="000000"/>
            </w:rPr>
            <w:t>(BORTOLINI; SILVA, 2022)</w:t>
          </w:r>
        </w:sdtContent>
      </w:sdt>
      <w:r w:rsidR="00F301B6" w:rsidRPr="00A164B9">
        <w:rPr>
          <w:color w:val="000000"/>
        </w:rPr>
        <w:t>.</w:t>
      </w:r>
    </w:p>
    <w:p w14:paraId="0A23B882" w14:textId="34EC5368" w:rsidR="00957960" w:rsidRPr="00A164B9" w:rsidRDefault="006A0D73" w:rsidP="00521ABE">
      <w:r w:rsidRPr="00A164B9">
        <w:t>Segundo a</w:t>
      </w:r>
      <w:r w:rsidR="0055330D" w:rsidRPr="00A164B9">
        <w:t xml:space="preserve"> Organização Mundial de Saúde (OMS)</w:t>
      </w:r>
      <w:r w:rsidRPr="00A164B9">
        <w:t>, a obesidade é</w:t>
      </w:r>
      <w:r w:rsidR="0064330E" w:rsidRPr="00A164B9">
        <w:t xml:space="preserve"> uma</w:t>
      </w:r>
      <w:r w:rsidR="0055330D" w:rsidRPr="00A164B9">
        <w:t xml:space="preserve"> doença crônica não-infecciosa</w:t>
      </w:r>
      <w:r w:rsidR="00E40AD5" w:rsidRPr="00A164B9">
        <w:t xml:space="preserve"> </w:t>
      </w:r>
      <w:r w:rsidR="0055330D" w:rsidRPr="00A164B9">
        <w:t xml:space="preserve">que contribui para aumento de morbidade e </w:t>
      </w:r>
      <w:r w:rsidR="000B1417" w:rsidRPr="00A164B9">
        <w:t>mortali</w:t>
      </w:r>
      <w:r w:rsidR="0055330D" w:rsidRPr="00A164B9">
        <w:t>dade</w:t>
      </w:r>
      <w:r w:rsidR="006E0728" w:rsidRPr="00A164B9">
        <w:t xml:space="preserve"> </w:t>
      </w:r>
      <w:sdt>
        <w:sdtPr>
          <w:rPr>
            <w:color w:val="000000"/>
          </w:r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BA13C3" w:rsidRPr="00A164B9">
            <w:rPr>
              <w:color w:val="000000"/>
            </w:rPr>
            <w:t>(BRASIL, 2021)</w:t>
          </w:r>
        </w:sdtContent>
      </w:sdt>
      <w:r w:rsidR="007D2381" w:rsidRPr="00A164B9">
        <w:t>, estando</w:t>
      </w:r>
      <w:r w:rsidR="00163569" w:rsidRPr="00A164B9">
        <w:t xml:space="preserve"> associada a </w:t>
      </w:r>
      <w:r w:rsidR="001052EC" w:rsidRPr="00A164B9">
        <w:t>complicações</w:t>
      </w:r>
      <w:r w:rsidR="00163569" w:rsidRPr="00A164B9">
        <w:t xml:space="preserve"> que</w:t>
      </w:r>
      <w:r w:rsidR="00E80245" w:rsidRPr="00A164B9">
        <w:t xml:space="preserve"> acometem</w:t>
      </w:r>
      <w:r w:rsidR="00163569" w:rsidRPr="00A164B9">
        <w:t xml:space="preserve"> </w:t>
      </w:r>
      <w:r w:rsidR="008D2E5C" w:rsidRPr="00A164B9">
        <w:t>diversos</w:t>
      </w:r>
      <w:r w:rsidR="00163569" w:rsidRPr="00A164B9">
        <w:t xml:space="preserve"> órgãos e sistemas através de múltiplas vias</w:t>
      </w:r>
      <w:r w:rsidR="008D2E5C" w:rsidRPr="00A164B9">
        <w:t xml:space="preserve"> metabólicas</w:t>
      </w:r>
      <w:r w:rsidR="007D2381" w:rsidRPr="00A164B9">
        <w:t xml:space="preserve"> </w:t>
      </w:r>
      <w:sdt>
        <w:sdtPr>
          <w:rPr>
            <w:color w:val="000000"/>
          </w:r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BA13C3" w:rsidRPr="00A164B9">
            <w:rPr>
              <w:color w:val="000000"/>
            </w:rPr>
            <w:t>(RUEDA-CLAUSEN; OGUNLEYE; SHARMA, 2015)</w:t>
          </w:r>
        </w:sdtContent>
      </w:sdt>
      <w:r w:rsidR="00316635" w:rsidRPr="00A164B9">
        <w:t>.</w:t>
      </w:r>
    </w:p>
    <w:p w14:paraId="6E99C1F7" w14:textId="144FFFE0" w:rsidR="009D7B58" w:rsidRPr="00A164B9" w:rsidRDefault="0055330D" w:rsidP="00521ABE">
      <w:r w:rsidRPr="00A164B9">
        <w:t xml:space="preserve">A classificação atual de obesidade é baseada no cálculo do </w:t>
      </w:r>
      <w:r w:rsidR="00792A77" w:rsidRPr="00A164B9">
        <w:t>índice de massa corpo</w:t>
      </w:r>
      <w:r w:rsidR="00BF467C" w:rsidRPr="00A164B9">
        <w:t>r</w:t>
      </w:r>
      <w:r w:rsidR="00792A77" w:rsidRPr="00A164B9">
        <w:t>al (</w:t>
      </w:r>
      <w:r w:rsidRPr="00A164B9">
        <w:t>IMC</w:t>
      </w:r>
      <w:r w:rsidR="00792A77" w:rsidRPr="00A164B9">
        <w:t>)</w:t>
      </w:r>
      <w:r w:rsidRPr="00A164B9">
        <w:t xml:space="preserve">, obtido pela divisão do peso pela altura ao quadrado. </w:t>
      </w:r>
      <w:r w:rsidR="009D28C3" w:rsidRPr="00A164B9">
        <w:t>R</w:t>
      </w:r>
      <w:r w:rsidRPr="00A164B9">
        <w:t xml:space="preserve">esultado maior ou igual a </w:t>
      </w:r>
      <w:r w:rsidR="009D28C3" w:rsidRPr="00A164B9">
        <w:t>25 defin</w:t>
      </w:r>
      <w:r w:rsidR="008E2E85" w:rsidRPr="00A164B9">
        <w:t>e</w:t>
      </w:r>
      <w:r w:rsidR="00EC5BB1" w:rsidRPr="00A164B9">
        <w:t xml:space="preserve"> </w:t>
      </w:r>
      <w:r w:rsidRPr="00A164B9">
        <w:t>sobrepeso e maior ou igual a 30, obesidade</w:t>
      </w:r>
      <w:r w:rsidR="00ED5934" w:rsidRPr="00A164B9">
        <w:t xml:space="preserve">  </w:t>
      </w:r>
      <w:sdt>
        <w:sdtPr>
          <w:rPr>
            <w:color w:val="000000"/>
          </w:r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BA13C3" w:rsidRPr="00A164B9">
            <w:rPr>
              <w:color w:val="000000"/>
            </w:rPr>
            <w:t>(AUGUSTO et al., 2022)</w:t>
          </w:r>
        </w:sdtContent>
      </w:sdt>
      <w:r w:rsidR="00ED5934" w:rsidRPr="00A164B9">
        <w:t>.</w:t>
      </w:r>
      <w:r w:rsidR="00D53DF7" w:rsidRPr="00A164B9">
        <w:t xml:space="preserve"> </w:t>
      </w:r>
      <w:r w:rsidR="00D53DF7" w:rsidRPr="00A164B9">
        <w:rPr>
          <w:rFonts w:ascii="Calibri" w:hAnsi="Calibri" w:cs="Calibri"/>
        </w:rPr>
        <w:t>﻿</w:t>
      </w:r>
      <w:r w:rsidR="00AB153F" w:rsidRPr="00A164B9">
        <w:t xml:space="preserve"> A depender do IMC, a</w:t>
      </w:r>
      <w:r w:rsidR="00D53DF7" w:rsidRPr="00A164B9">
        <w:t xml:space="preserve"> obesidade pode ser </w:t>
      </w:r>
      <w:r w:rsidR="00767A7D" w:rsidRPr="00A164B9">
        <w:t>classifica</w:t>
      </w:r>
      <w:r w:rsidR="00AB1D70" w:rsidRPr="00A164B9">
        <w:t>da</w:t>
      </w:r>
      <w:r w:rsidR="00D53DF7" w:rsidRPr="00A164B9">
        <w:t xml:space="preserve"> em graus I</w:t>
      </w:r>
      <w:r w:rsidR="00AB153F" w:rsidRPr="00A164B9">
        <w:t xml:space="preserve"> (30,0-34,9 kg/m</w:t>
      </w:r>
      <w:r w:rsidR="00AB153F" w:rsidRPr="00A164B9">
        <w:rPr>
          <w:vertAlign w:val="superscript"/>
        </w:rPr>
        <w:t>2</w:t>
      </w:r>
      <w:r w:rsidR="00AB153F" w:rsidRPr="00A164B9">
        <w:t>),</w:t>
      </w:r>
      <w:r w:rsidR="00D53DF7" w:rsidRPr="00A164B9">
        <w:t xml:space="preserve"> II </w:t>
      </w:r>
      <w:r w:rsidR="00AB153F" w:rsidRPr="00A164B9">
        <w:t>(35,0-39,9 kg/m</w:t>
      </w:r>
      <w:r w:rsidR="00AB153F" w:rsidRPr="00A164B9">
        <w:rPr>
          <w:vertAlign w:val="superscript"/>
        </w:rPr>
        <w:t>2</w:t>
      </w:r>
      <w:r w:rsidR="00AB153F" w:rsidRPr="00A164B9">
        <w:t xml:space="preserve">) </w:t>
      </w:r>
      <w:r w:rsidR="00D53DF7" w:rsidRPr="00A164B9">
        <w:t xml:space="preserve">e III </w:t>
      </w:r>
      <w:r w:rsidR="00AB153F" w:rsidRPr="00A164B9">
        <w:t>(≥ 40,0 kg/m</w:t>
      </w:r>
      <w:r w:rsidR="00AB153F" w:rsidRPr="00A164B9">
        <w:rPr>
          <w:vertAlign w:val="superscript"/>
        </w:rPr>
        <w:t>2</w:t>
      </w:r>
      <w:r w:rsidR="00AB153F" w:rsidRPr="00A164B9">
        <w:t>)</w:t>
      </w:r>
      <w:r w:rsidR="00D53DF7" w:rsidRPr="00A164B9">
        <w:t xml:space="preserve">. </w:t>
      </w:r>
      <w:r w:rsidR="00C03A4B" w:rsidRPr="00A164B9">
        <w:t>Baseado nos últimos dados disponíveis do Ministério da Saúde</w:t>
      </w:r>
      <w:r w:rsidR="00AB153F" w:rsidRPr="00A164B9">
        <w:t xml:space="preserve"> (MS)</w:t>
      </w:r>
      <w:r w:rsidR="004C4B31" w:rsidRPr="00A164B9">
        <w:t xml:space="preserve"> </w:t>
      </w:r>
      <w:sdt>
        <w:sdtPr>
          <w:rPr>
            <w:color w:val="000000"/>
          </w:r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BA13C3" w:rsidRPr="00A164B9">
            <w:rPr>
              <w:color w:val="000000"/>
            </w:rPr>
            <w:t>(MINISTÉRIO DA SAÚDE, 2020)</w:t>
          </w:r>
        </w:sdtContent>
      </w:sdt>
      <w:r w:rsidR="004C4B31" w:rsidRPr="00A164B9">
        <w:t>,</w:t>
      </w:r>
      <w:r w:rsidR="00D742E5" w:rsidRPr="00A164B9">
        <w:t xml:space="preserve"> a prevalência</w:t>
      </w:r>
      <w:r w:rsidR="00E46F57" w:rsidRPr="00A164B9">
        <w:t xml:space="preserve"> </w:t>
      </w:r>
      <w:r w:rsidR="00D742E5" w:rsidRPr="00A164B9">
        <w:t>de obesidade graus I, II e III</w:t>
      </w:r>
      <w:r w:rsidR="00E46F57" w:rsidRPr="00A164B9">
        <w:t xml:space="preserve"> </w:t>
      </w:r>
      <w:r w:rsidR="00D742E5" w:rsidRPr="00A164B9">
        <w:t xml:space="preserve">em homens </w:t>
      </w:r>
      <w:r w:rsidR="00B27227" w:rsidRPr="00A164B9">
        <w:t xml:space="preserve">foi de </w:t>
      </w:r>
      <w:r w:rsidR="00D742E5" w:rsidRPr="00A164B9">
        <w:t>14,7%, 3,4% e 1,3%</w:t>
      </w:r>
      <w:r w:rsidR="00B27227" w:rsidRPr="00A164B9">
        <w:t>, respectivamente</w:t>
      </w:r>
      <w:r w:rsidR="00D742E5" w:rsidRPr="00A164B9">
        <w:t>; e nas mulheres de</w:t>
      </w:r>
      <w:r w:rsidR="00B27227" w:rsidRPr="00A164B9">
        <w:t xml:space="preserve"> </w:t>
      </w:r>
      <w:r w:rsidR="00D742E5" w:rsidRPr="00A164B9">
        <w:t>14,5%, 4,3% e</w:t>
      </w:r>
      <w:r w:rsidR="00B27227" w:rsidRPr="00A164B9">
        <w:t xml:space="preserve"> </w:t>
      </w:r>
      <w:r w:rsidR="00D742E5" w:rsidRPr="00A164B9">
        <w:t>2,2%</w:t>
      </w:r>
      <w:r w:rsidR="00030A86" w:rsidRPr="00A164B9">
        <w:t>. Entre 20</w:t>
      </w:r>
      <w:r w:rsidR="00970EC7" w:rsidRPr="00A164B9">
        <w:t>0</w:t>
      </w:r>
      <w:r w:rsidR="00030A86" w:rsidRPr="00A164B9">
        <w:t xml:space="preserve">6 e 2019, </w:t>
      </w:r>
      <w:r w:rsidR="00030A86" w:rsidRPr="00A164B9">
        <w:rPr>
          <w:rFonts w:ascii="Calibri" w:hAnsi="Calibri" w:cs="Calibri"/>
        </w:rPr>
        <w:t>﻿</w:t>
      </w:r>
      <w:r w:rsidR="00970EC7" w:rsidRPr="00A164B9">
        <w:t>verificou-se um</w:t>
      </w:r>
      <w:r w:rsidR="00030A86" w:rsidRPr="00A164B9">
        <w:t xml:space="preserve"> aumento da prevalência de obesidade graus I, II e III, segundo sexo e idade, </w:t>
      </w:r>
      <w:r w:rsidR="00C44DBA" w:rsidRPr="00A164B9">
        <w:t xml:space="preserve">em especial da </w:t>
      </w:r>
      <w:r w:rsidR="00030A86" w:rsidRPr="00A164B9">
        <w:t>obesidade grau I</w:t>
      </w:r>
      <w:r w:rsidR="00722F84" w:rsidRPr="00A164B9">
        <w:t xml:space="preserve"> </w:t>
      </w:r>
      <w:sdt>
        <w:sdtPr>
          <w:rPr>
            <w:color w:val="000000"/>
          </w:r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BA13C3" w:rsidRPr="00A164B9">
            <w:rPr>
              <w:color w:val="000000"/>
            </w:rPr>
            <w:t>(CANAZAS; FAUSTINO; MEDEIROS, 2020)</w:t>
          </w:r>
        </w:sdtContent>
      </w:sdt>
      <w:r w:rsidR="00D742E5" w:rsidRPr="00A164B9">
        <w:t>.</w:t>
      </w:r>
    </w:p>
    <w:p w14:paraId="07259751" w14:textId="2BED6F5A" w:rsidR="005764A6" w:rsidRPr="00A164B9" w:rsidRDefault="005764A6" w:rsidP="00521ABE">
      <w:r w:rsidRPr="00A164B9">
        <w:t xml:space="preserve">A lista das comorbidades que se associam à </w:t>
      </w:r>
      <w:r w:rsidR="001D1323" w:rsidRPr="00A164B9">
        <w:t xml:space="preserve">obesidade é </w:t>
      </w:r>
      <w:r w:rsidR="00244496" w:rsidRPr="00A164B9">
        <w:t>extensa</w:t>
      </w:r>
      <w:r w:rsidR="00E42028" w:rsidRPr="00A164B9">
        <w:t xml:space="preserve">, causando </w:t>
      </w:r>
      <w:r w:rsidR="00244496" w:rsidRPr="00A164B9">
        <w:t>redução</w:t>
      </w:r>
      <w:r w:rsidR="00E42028" w:rsidRPr="00A164B9">
        <w:t xml:space="preserve"> </w:t>
      </w:r>
      <w:r w:rsidR="00244496" w:rsidRPr="00A164B9">
        <w:t>d</w:t>
      </w:r>
      <w:r w:rsidR="00E42028" w:rsidRPr="00A164B9">
        <w:t>a qualidade de vida destes indivíduos</w:t>
      </w:r>
      <w:r w:rsidR="001D1323" w:rsidRPr="00A164B9">
        <w:t xml:space="preserve">. </w:t>
      </w:r>
      <w:r w:rsidR="00DA18BA" w:rsidRPr="00A164B9">
        <w:t xml:space="preserve">Condições </w:t>
      </w:r>
      <w:r w:rsidR="00802062" w:rsidRPr="00A164B9">
        <w:t xml:space="preserve">de grande </w:t>
      </w:r>
      <w:r w:rsidR="00DA18BA" w:rsidRPr="00A164B9">
        <w:t>relevância</w:t>
      </w:r>
      <w:r w:rsidR="001D1323" w:rsidRPr="00A164B9">
        <w:t xml:space="preserve"> devido ao</w:t>
      </w:r>
      <w:r w:rsidR="00802062" w:rsidRPr="00A164B9">
        <w:t>s</w:t>
      </w:r>
      <w:r w:rsidR="001D1323" w:rsidRPr="00A164B9">
        <w:t xml:space="preserve"> seu</w:t>
      </w:r>
      <w:r w:rsidR="00802062" w:rsidRPr="00A164B9">
        <w:t>s</w:t>
      </w:r>
      <w:r w:rsidR="001D1323" w:rsidRPr="00A164B9">
        <w:t xml:space="preserve"> impacto</w:t>
      </w:r>
      <w:r w:rsidR="00802062" w:rsidRPr="00A164B9">
        <w:t>s</w:t>
      </w:r>
      <w:r w:rsidR="001D1323" w:rsidRPr="00A164B9">
        <w:t xml:space="preserve"> na morbimortalidade são as doenças cardiovasculares – doença arterial coronariana, </w:t>
      </w:r>
      <w:r w:rsidR="00717BA2" w:rsidRPr="00A164B9">
        <w:t>acidente vascular encefálico, insuficiência cardíaca</w:t>
      </w:r>
      <w:r w:rsidR="00EA5BB5" w:rsidRPr="00A164B9">
        <w:t>, hipertensão arterial</w:t>
      </w:r>
      <w:r w:rsidR="002B33DC" w:rsidRPr="00A164B9">
        <w:t xml:space="preserve"> sistêmica (HAS)</w:t>
      </w:r>
      <w:r w:rsidR="00717BA2" w:rsidRPr="00A164B9">
        <w:t>; alguns tipos de câncer;</w:t>
      </w:r>
      <w:r w:rsidR="00D0662A" w:rsidRPr="00A164B9">
        <w:t xml:space="preserve"> doenças metabólicas, como </w:t>
      </w:r>
      <w:r w:rsidR="00616575" w:rsidRPr="00A164B9">
        <w:t xml:space="preserve">diabetes mellitus tipo </w:t>
      </w:r>
      <w:r w:rsidR="00EF3E8E" w:rsidRPr="00A164B9">
        <w:t>2</w:t>
      </w:r>
      <w:r w:rsidR="00616575" w:rsidRPr="00A164B9">
        <w:t xml:space="preserve"> (DM2)</w:t>
      </w:r>
      <w:r w:rsidR="00D0662A" w:rsidRPr="00A164B9">
        <w:t>, dislipidemia e doença hepática gordurosa não alcoólica</w:t>
      </w:r>
      <w:r w:rsidR="00343DB1" w:rsidRPr="00A164B9">
        <w:t xml:space="preserve"> (DHGNA)</w:t>
      </w:r>
      <w:r w:rsidR="00521EF5" w:rsidRPr="00A164B9">
        <w:t>; complicações osteomusculares como osteoartrite;</w:t>
      </w:r>
      <w:r w:rsidR="00107DFA" w:rsidRPr="00A164B9">
        <w:t xml:space="preserve"> apneia obstrutiva do sono</w:t>
      </w:r>
      <w:r w:rsidR="00CA63AE" w:rsidRPr="00A164B9">
        <w:t>, além de</w:t>
      </w:r>
      <w:r w:rsidR="002F3BEB" w:rsidRPr="00A164B9">
        <w:t xml:space="preserve"> </w:t>
      </w:r>
      <w:r w:rsidR="00CA63AE" w:rsidRPr="00A164B9">
        <w:t xml:space="preserve">implicações psicossociais e doenças psiquiátricas </w:t>
      </w:r>
      <w:r w:rsidR="002F3BEB" w:rsidRPr="00A164B9">
        <w:t>como ansiedade, depressão</w:t>
      </w:r>
      <w:r w:rsidR="001319D5" w:rsidRPr="00A164B9">
        <w:t xml:space="preserve"> e</w:t>
      </w:r>
      <w:r w:rsidR="002F3BEB" w:rsidRPr="00A164B9">
        <w:t xml:space="preserve"> transtornos alimentares</w:t>
      </w:r>
      <w:r w:rsidR="00E42028" w:rsidRPr="00A164B9">
        <w:t xml:space="preserve"> </w:t>
      </w:r>
      <w:sdt>
        <w:sdtPr>
          <w:rPr>
            <w:color w:val="000000"/>
          </w:r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BA13C3" w:rsidRPr="00A164B9">
            <w:rPr>
              <w:color w:val="000000"/>
            </w:rPr>
            <w:t>(KINLEN; CODY; O’SHEA, 2018)</w:t>
          </w:r>
        </w:sdtContent>
      </w:sdt>
      <w:r w:rsidR="00D0662A" w:rsidRPr="00A164B9">
        <w:t xml:space="preserve">. </w:t>
      </w:r>
    </w:p>
    <w:p w14:paraId="08FD0E83" w14:textId="38CF70D7" w:rsidR="00601E8F" w:rsidRPr="00A164B9" w:rsidRDefault="00601E8F" w:rsidP="00521ABE">
      <w:r w:rsidRPr="00A164B9">
        <w:lastRenderedPageBreak/>
        <w:t>Oitenta porcento dos casos de</w:t>
      </w:r>
      <w:r w:rsidR="00616575" w:rsidRPr="00A164B9">
        <w:t xml:space="preserve"> DM2</w:t>
      </w:r>
      <w:r w:rsidRPr="00A164B9">
        <w:t xml:space="preserve"> são associados a obesidade, assim como 35% dos casos de cardiopatia isquêmica e 55% de </w:t>
      </w:r>
      <w:r w:rsidR="002A5287" w:rsidRPr="00A164B9">
        <w:t>HAS</w:t>
      </w:r>
      <w:r w:rsidRPr="00A164B9">
        <w:t xml:space="preserve">. Indivíduos com obesidade que apresentam sucesso na perda de peso apresentam melhora destas comorbidades e melhores desfechos clínicos </w:t>
      </w:r>
      <w:sdt>
        <w:sdtPr>
          <w:rPr>
            <w:color w:val="000000"/>
          </w:r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BA13C3" w:rsidRPr="00A164B9">
            <w:rPr>
              <w:color w:val="000000"/>
            </w:rPr>
            <w:t>(BRASIL, 2021)</w:t>
          </w:r>
        </w:sdtContent>
      </w:sdt>
      <w:r w:rsidRPr="00A164B9">
        <w:t>.</w:t>
      </w:r>
    </w:p>
    <w:p w14:paraId="5CEFEA5D" w14:textId="1CB0758D" w:rsidR="008A49DA" w:rsidRPr="00A164B9" w:rsidRDefault="0080044C" w:rsidP="00521ABE">
      <w:r w:rsidRPr="00A164B9">
        <w:rPr>
          <w:rFonts w:ascii="Calibri Light" w:hAnsi="Calibri Light" w:cs="Calibri Light"/>
        </w:rPr>
        <w:t>﻿</w:t>
      </w:r>
      <w:r w:rsidR="00421462" w:rsidRPr="00A164B9">
        <w:t>Em 2014, aproximadamente 631.000 indivíduos nos Estados Unidos receberam um diagnóstico de câncer associado ao sobrepeso e obesidade, representando 40% de todos os cânceres diagnosticados.</w:t>
      </w:r>
      <w:r w:rsidR="005F72DA" w:rsidRPr="00A164B9">
        <w:t xml:space="preserve"> </w:t>
      </w:r>
      <w:r w:rsidR="008A49DA" w:rsidRPr="00A164B9">
        <w:rPr>
          <w:rFonts w:ascii="Calibri Light" w:hAnsi="Calibri Light" w:cs="Calibri Light"/>
        </w:rPr>
        <w:t>﻿</w:t>
      </w:r>
      <w:r w:rsidR="008A49DA" w:rsidRPr="00A164B9">
        <w:t xml:space="preserve">A </w:t>
      </w:r>
      <w:proofErr w:type="spellStart"/>
      <w:r w:rsidR="008A49DA" w:rsidRPr="00A164B9">
        <w:t>International</w:t>
      </w:r>
      <w:proofErr w:type="spellEnd"/>
      <w:r w:rsidR="008A49DA" w:rsidRPr="00A164B9">
        <w:t xml:space="preserve"> </w:t>
      </w:r>
      <w:proofErr w:type="spellStart"/>
      <w:r w:rsidR="008A49DA" w:rsidRPr="00A164B9">
        <w:t>Agency</w:t>
      </w:r>
      <w:proofErr w:type="spellEnd"/>
      <w:r w:rsidR="008A49DA" w:rsidRPr="00A164B9">
        <w:t xml:space="preserve"> for </w:t>
      </w:r>
      <w:proofErr w:type="spellStart"/>
      <w:r w:rsidR="008A49DA" w:rsidRPr="00A164B9">
        <w:t>Research</w:t>
      </w:r>
      <w:proofErr w:type="spellEnd"/>
      <w:r w:rsidR="008A49DA" w:rsidRPr="00A164B9">
        <w:t xml:space="preserve"> </w:t>
      </w:r>
      <w:proofErr w:type="spellStart"/>
      <w:r w:rsidR="008A49DA" w:rsidRPr="00A164B9">
        <w:t>on</w:t>
      </w:r>
      <w:proofErr w:type="spellEnd"/>
      <w:r w:rsidR="008A49DA" w:rsidRPr="00A164B9">
        <w:t xml:space="preserve"> </w:t>
      </w:r>
      <w:proofErr w:type="spellStart"/>
      <w:r w:rsidR="008A49DA" w:rsidRPr="00A164B9">
        <w:t>Cancer</w:t>
      </w:r>
      <w:proofErr w:type="spellEnd"/>
      <w:r w:rsidR="008A49DA" w:rsidRPr="00A164B9">
        <w:t xml:space="preserve"> (IARC) afirma que há evidências suficientes para associar a obesidade a pelo menos 13 tipos de </w:t>
      </w:r>
      <w:r w:rsidR="000E051C" w:rsidRPr="00A164B9">
        <w:t>neoplasias</w:t>
      </w:r>
      <w:r w:rsidR="008A49DA" w:rsidRPr="00A164B9">
        <w:t xml:space="preserve">. </w:t>
      </w:r>
      <w:r w:rsidR="006965AB" w:rsidRPr="00A164B9">
        <w:t>Estão incluídos o</w:t>
      </w:r>
      <w:r w:rsidR="008A49DA" w:rsidRPr="00A164B9">
        <w:t xml:space="preserve"> adenocarcinoma do esôfago</w:t>
      </w:r>
      <w:r w:rsidR="00E6632F" w:rsidRPr="00A164B9">
        <w:t>,</w:t>
      </w:r>
      <w:r w:rsidR="008A49DA" w:rsidRPr="00A164B9">
        <w:t xml:space="preserve"> câncer de mama em mulheres na pós-menopausa, cólon e reto, endométrio, vesícula biliar, gástrico, renal, </w:t>
      </w:r>
      <w:r w:rsidR="00593DE5" w:rsidRPr="00A164B9">
        <w:t>hepático</w:t>
      </w:r>
      <w:r w:rsidR="008A49DA" w:rsidRPr="00A164B9">
        <w:t>, ovário, pâncreas</w:t>
      </w:r>
      <w:r w:rsidR="00593DE5" w:rsidRPr="00A164B9">
        <w:t xml:space="preserve"> e </w:t>
      </w:r>
      <w:r w:rsidR="008A49DA" w:rsidRPr="00A164B9">
        <w:t>tireoide</w:t>
      </w:r>
      <w:r w:rsidR="00593DE5" w:rsidRPr="00A164B9">
        <w:t>, além de</w:t>
      </w:r>
      <w:r w:rsidR="008A49DA" w:rsidRPr="00A164B9">
        <w:t xml:space="preserve"> </w:t>
      </w:r>
      <w:proofErr w:type="spellStart"/>
      <w:r w:rsidR="008A49DA" w:rsidRPr="00A164B9">
        <w:t>meningioma</w:t>
      </w:r>
      <w:proofErr w:type="spellEnd"/>
      <w:r w:rsidR="008A49DA" w:rsidRPr="00A164B9">
        <w:t xml:space="preserve"> e mieloma múltiplo</w:t>
      </w:r>
      <w:r w:rsidR="00593DE5" w:rsidRPr="00A164B9">
        <w:t xml:space="preserve"> </w:t>
      </w:r>
      <w:sdt>
        <w:sdtPr>
          <w:rPr>
            <w:color w:val="000000"/>
          </w:r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BA13C3" w:rsidRPr="00A164B9">
            <w:rPr>
              <w:color w:val="000000"/>
            </w:rPr>
            <w:t>(STEELE et al., 2017)</w:t>
          </w:r>
        </w:sdtContent>
      </w:sdt>
      <w:r w:rsidR="00593DE5" w:rsidRPr="00A164B9">
        <w:t>.</w:t>
      </w:r>
    </w:p>
    <w:p w14:paraId="699BC12D" w14:textId="7995D2F6" w:rsidR="00601E8F" w:rsidRPr="00A164B9" w:rsidRDefault="00601E8F" w:rsidP="00521ABE">
      <w:r w:rsidRPr="00A164B9">
        <w:t xml:space="preserve">Existem inúmeros mecanismos </w:t>
      </w:r>
      <w:r w:rsidR="00434A5F" w:rsidRPr="00A164B9">
        <w:t>que permeiam</w:t>
      </w:r>
      <w:r w:rsidRPr="00A164B9">
        <w:t xml:space="preserve"> </w:t>
      </w:r>
      <w:r w:rsidR="00434A5F" w:rsidRPr="00A164B9">
        <w:t>o</w:t>
      </w:r>
      <w:r w:rsidRPr="00A164B9">
        <w:t xml:space="preserve"> desenvolvimento das complicações associadas a obesidade. Dentre eles, dois fatores de grande proeminência são a inflamação crônica de baixo grau e as alterações no </w:t>
      </w:r>
      <w:proofErr w:type="spellStart"/>
      <w:r w:rsidRPr="00A164B9">
        <w:t>microbioma</w:t>
      </w:r>
      <w:proofErr w:type="spellEnd"/>
      <w:r w:rsidRPr="00A164B9">
        <w:t xml:space="preserve"> intestinal </w:t>
      </w:r>
      <w:sdt>
        <w:sdtPr>
          <w:rPr>
            <w:color w:val="000000"/>
          </w:r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BA13C3" w:rsidRPr="00A164B9">
            <w:rPr>
              <w:color w:val="000000"/>
            </w:rPr>
            <w:t>(KINLEN; CODY; O’SHEA, 2018)</w:t>
          </w:r>
        </w:sdtContent>
      </w:sdt>
      <w:r w:rsidRPr="00A164B9">
        <w:t>.</w:t>
      </w:r>
    </w:p>
    <w:p w14:paraId="441110BE" w14:textId="3AEFF543" w:rsidR="00E12212" w:rsidRPr="00A164B9" w:rsidRDefault="00615458" w:rsidP="00521ABE">
      <w:r w:rsidRPr="00A164B9">
        <w:t>É amplamente reconhecido que o tratamento da obesidade é fundamentado na prática regular de atividade física e na adoção de uma alimentação saudável, visando alcançar um balanço energético negativo</w:t>
      </w:r>
      <w:r w:rsidR="0067054D" w:rsidRPr="00A164B9">
        <w:t xml:space="preserve"> resultando em perda de peso e melhora dos desfechos clínicos</w:t>
      </w:r>
      <w:r w:rsidRPr="00A164B9">
        <w:t xml:space="preserve"> </w:t>
      </w:r>
      <w:sdt>
        <w:sdtPr>
          <w:rPr>
            <w:color w:val="000000"/>
          </w:r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BA13C3" w:rsidRPr="00A164B9">
            <w:rPr>
              <w:color w:val="000000"/>
            </w:rPr>
            <w:t>(BENCHIMOL, 2016; DIAS et al., 2017; HATHERALL, 2018)</w:t>
          </w:r>
        </w:sdtContent>
      </w:sdt>
      <w:r w:rsidR="00373CBD" w:rsidRPr="00A164B9">
        <w:t xml:space="preserve">. Em casos selecionados é indicado tratamento medicamentoso, não isento de efeitos colaterais. Por este motivo, existe grande interesse na descoberta de novos compostos que auxiliem </w:t>
      </w:r>
      <w:r w:rsidR="00510DE6" w:rsidRPr="00A164B9">
        <w:t>no tratamento</w:t>
      </w:r>
      <w:r w:rsidR="00D10BC0" w:rsidRPr="00A164B9">
        <w:t xml:space="preserve"> e que não estejam associados a</w:t>
      </w:r>
      <w:r w:rsidR="00373CBD" w:rsidRPr="00A164B9">
        <w:t xml:space="preserve">o perfil indesejado de efeitos colaterais </w:t>
      </w:r>
      <w:sdt>
        <w:sdtPr>
          <w:rPr>
            <w:color w:val="000000"/>
          </w:r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BA13C3" w:rsidRPr="00A164B9">
            <w:rPr>
              <w:color w:val="000000"/>
            </w:rPr>
            <w:t>(DROZD et al., 2022)</w:t>
          </w:r>
        </w:sdtContent>
      </w:sdt>
      <w:r w:rsidR="00373CBD" w:rsidRPr="00A164B9">
        <w:t xml:space="preserve">. </w:t>
      </w:r>
    </w:p>
    <w:p w14:paraId="212EF800" w14:textId="58091276" w:rsidR="00E12212" w:rsidRPr="00A164B9" w:rsidRDefault="001E4188" w:rsidP="00A606F3">
      <w:pPr>
        <w:pStyle w:val="Heading3"/>
        <w:rPr>
          <w:lang w:val="pt-BR"/>
        </w:rPr>
      </w:pPr>
      <w:bookmarkStart w:id="8" w:name="_Toc187787232"/>
      <w:r w:rsidRPr="00A164B9">
        <w:rPr>
          <w:lang w:val="pt-BR"/>
        </w:rPr>
        <w:t>Obesidade e inflamação</w:t>
      </w:r>
      <w:bookmarkEnd w:id="8"/>
    </w:p>
    <w:p w14:paraId="68D934F7" w14:textId="7121C371" w:rsidR="00C8320B" w:rsidRPr="00A164B9" w:rsidRDefault="002778DF" w:rsidP="00994CE8">
      <w:r w:rsidRPr="00A164B9">
        <w:rPr>
          <w:rFonts w:ascii="Calibri" w:hAnsi="Calibri" w:cs="Calibri"/>
        </w:rPr>
        <w:t>﻿</w:t>
      </w:r>
      <w:r w:rsidRPr="00A164B9">
        <w:t>A obesidade está associada a inflamação crônica de baixo grau</w:t>
      </w:r>
      <w:r w:rsidR="00BA3791" w:rsidRPr="00A164B9">
        <w:t xml:space="preserve"> </w:t>
      </w:r>
      <w:sdt>
        <w:sdtPr>
          <w:rPr>
            <w:color w:val="000000"/>
          </w:r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BA13C3" w:rsidRPr="00A164B9">
            <w:rPr>
              <w:color w:val="000000"/>
            </w:rPr>
            <w:t>(LUO; LIN, 2021)</w:t>
          </w:r>
        </w:sdtContent>
      </w:sdt>
      <w:r w:rsidR="00730135" w:rsidRPr="00A164B9">
        <w:t xml:space="preserve">, que </w:t>
      </w:r>
      <w:r w:rsidR="00C33AC6" w:rsidRPr="00A164B9">
        <w:t xml:space="preserve">pode </w:t>
      </w:r>
      <w:r w:rsidR="007851F4" w:rsidRPr="00A164B9">
        <w:t xml:space="preserve">levar a repercussões </w:t>
      </w:r>
      <w:r w:rsidR="00C3084F" w:rsidRPr="00A164B9">
        <w:t>negativas em diversos órgãos, como</w:t>
      </w:r>
      <w:r w:rsidR="006D308F" w:rsidRPr="00A164B9">
        <w:t xml:space="preserve"> </w:t>
      </w:r>
      <w:r w:rsidRPr="00A164B9">
        <w:t>fígado, cérebro, pâncrea</w:t>
      </w:r>
      <w:r w:rsidR="000124E9" w:rsidRPr="00A164B9">
        <w:t xml:space="preserve">s, </w:t>
      </w:r>
      <w:r w:rsidRPr="00A164B9">
        <w:t>tecido adiposo</w:t>
      </w:r>
      <w:r w:rsidR="006D308F" w:rsidRPr="00A164B9">
        <w:t xml:space="preserve"> e </w:t>
      </w:r>
      <w:r w:rsidR="000124E9" w:rsidRPr="00A164B9">
        <w:t>endotélio</w:t>
      </w:r>
      <w:r w:rsidR="006D308F" w:rsidRPr="00A164B9">
        <w:t xml:space="preserve"> vascular</w:t>
      </w:r>
      <w:r w:rsidRPr="00A164B9">
        <w:t>. As células imunes são abundantes no tecido adiposo</w:t>
      </w:r>
      <w:r w:rsidR="000A6637" w:rsidRPr="00A164B9">
        <w:t xml:space="preserve">, e </w:t>
      </w:r>
      <w:r w:rsidR="00316741" w:rsidRPr="00A164B9">
        <w:t>a</w:t>
      </w:r>
      <w:r w:rsidR="00E31B72" w:rsidRPr="00A164B9">
        <w:t xml:space="preserve"> adiposidade</w:t>
      </w:r>
      <w:r w:rsidR="00316741" w:rsidRPr="00A164B9">
        <w:t xml:space="preserve"> em excesso</w:t>
      </w:r>
      <w:r w:rsidR="00E31B72" w:rsidRPr="00A164B9">
        <w:t xml:space="preserve"> leva</w:t>
      </w:r>
      <w:r w:rsidR="00410835" w:rsidRPr="00A164B9">
        <w:t xml:space="preserve"> a ativação </w:t>
      </w:r>
      <w:r w:rsidRPr="00A164B9">
        <w:t>d</w:t>
      </w:r>
      <w:r w:rsidR="00410835" w:rsidRPr="00A164B9">
        <w:t xml:space="preserve">a </w:t>
      </w:r>
      <w:r w:rsidRPr="00A164B9">
        <w:t>resposta inflamatória</w:t>
      </w:r>
      <w:r w:rsidR="00166032" w:rsidRPr="00A164B9">
        <w:t xml:space="preserve"> </w:t>
      </w:r>
      <w:r w:rsidR="004936CA" w:rsidRPr="00A164B9">
        <w:t>neste tecido</w:t>
      </w:r>
      <w:r w:rsidR="00410835" w:rsidRPr="00A164B9">
        <w:t xml:space="preserve">, </w:t>
      </w:r>
      <w:r w:rsidR="007B4032" w:rsidRPr="00A164B9">
        <w:t>afetando</w:t>
      </w:r>
      <w:r w:rsidR="00410835" w:rsidRPr="00A164B9">
        <w:t xml:space="preserve"> </w:t>
      </w:r>
      <w:r w:rsidR="002D1884" w:rsidRPr="00A164B9">
        <w:t>a proliferação e atividade destas células</w:t>
      </w:r>
      <w:r w:rsidRPr="00A164B9">
        <w:t xml:space="preserve">. Isso </w:t>
      </w:r>
      <w:r w:rsidR="007237CF" w:rsidRPr="00A164B9">
        <w:t xml:space="preserve">resulta em um </w:t>
      </w:r>
      <w:r w:rsidR="00B80039" w:rsidRPr="00A164B9">
        <w:t>estado inflamatório</w:t>
      </w:r>
      <w:r w:rsidRPr="00A164B9">
        <w:t xml:space="preserve"> </w:t>
      </w:r>
      <w:r w:rsidR="003957EE" w:rsidRPr="00A164B9">
        <w:t>crônic</w:t>
      </w:r>
      <w:r w:rsidR="00B80039" w:rsidRPr="00A164B9">
        <w:t>o</w:t>
      </w:r>
      <w:r w:rsidR="003957EE" w:rsidRPr="00A164B9">
        <w:t xml:space="preserve"> e</w:t>
      </w:r>
      <w:r w:rsidR="00857F4C" w:rsidRPr="00A164B9">
        <w:t xml:space="preserve"> </w:t>
      </w:r>
      <w:r w:rsidR="003957EE" w:rsidRPr="00A164B9">
        <w:t>resposta imunológica</w:t>
      </w:r>
      <w:r w:rsidR="003E6C5B" w:rsidRPr="00A164B9">
        <w:t xml:space="preserve"> desregulada</w:t>
      </w:r>
      <w:r w:rsidRPr="00A164B9">
        <w:t xml:space="preserve">. </w:t>
      </w:r>
      <w:r w:rsidR="009A2F03" w:rsidRPr="00A164B9">
        <w:t>T</w:t>
      </w:r>
      <w:r w:rsidRPr="00A164B9">
        <w:t xml:space="preserve">em sido proposto </w:t>
      </w:r>
      <w:r w:rsidR="009A2F03" w:rsidRPr="00A164B9">
        <w:t xml:space="preserve">que a inflamação é </w:t>
      </w:r>
      <w:r w:rsidRPr="00A164B9">
        <w:t xml:space="preserve">o mecanismo central que liga a obesidade às suas complicações metabólicas e vasculares. Também ajuda </w:t>
      </w:r>
      <w:r w:rsidRPr="00A164B9">
        <w:lastRenderedPageBreak/>
        <w:t>a explicar o aumento do risco de câncer e doenças infecciosas</w:t>
      </w:r>
      <w:r w:rsidR="009A2F03" w:rsidRPr="00A164B9">
        <w:t xml:space="preserve"> </w:t>
      </w:r>
      <w:sdt>
        <w:sdtPr>
          <w:rPr>
            <w:color w:val="000000"/>
          </w:r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BA13C3" w:rsidRPr="00A164B9">
            <w:rPr>
              <w:color w:val="000000"/>
            </w:rPr>
            <w:t>(KINLEN; CODY; O’SHEA, 2018; LUO; LIN, 2021)</w:t>
          </w:r>
        </w:sdtContent>
      </w:sdt>
      <w:r w:rsidRPr="00A164B9">
        <w:t>.</w:t>
      </w:r>
    </w:p>
    <w:p w14:paraId="00E69795" w14:textId="3F18F2E7" w:rsidR="00010715" w:rsidRPr="00A164B9" w:rsidRDefault="00010715" w:rsidP="00994CE8">
      <w:r w:rsidRPr="00A164B9">
        <w:t xml:space="preserve">As doenças metabólicas são impulsionadas por processos inflamatórios crônicos, nos quais os macrófagos desempenham papéis essenciais </w:t>
      </w:r>
      <w:sdt>
        <w:sdtPr>
          <w:rPr>
            <w:color w:val="000000"/>
          </w:r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BA13C3" w:rsidRPr="00A164B9">
            <w:rPr>
              <w:color w:val="000000"/>
            </w:rPr>
            <w:t>(JIN et al., 2018; LEFERE; TACKE, 2019)</w:t>
          </w:r>
        </w:sdtContent>
      </w:sdt>
      <w:r w:rsidRPr="00A164B9">
        <w:t xml:space="preserve">. </w:t>
      </w:r>
      <w:r w:rsidR="00CD3C94" w:rsidRPr="00A164B9">
        <w:t>É reconhecido que o</w:t>
      </w:r>
      <w:r w:rsidRPr="00A164B9">
        <w:t xml:space="preserve"> desenvolvimento da resistência à insulina é inicia</w:t>
      </w:r>
      <w:r w:rsidR="005E7FF4" w:rsidRPr="00A164B9">
        <w:t>lmente mediado</w:t>
      </w:r>
      <w:r w:rsidRPr="00A164B9">
        <w:t xml:space="preserve"> pela inflamação do tecido adiposo </w:t>
      </w:r>
      <w:sdt>
        <w:sdtPr>
          <w:rPr>
            <w:color w:val="000000"/>
          </w:r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BA13C3" w:rsidRPr="00A164B9">
            <w:rPr>
              <w:color w:val="000000"/>
            </w:rPr>
            <w:t>(CORDEIRO et al., 2020)</w:t>
          </w:r>
        </w:sdtContent>
      </w:sdt>
      <w:r w:rsidRPr="00A164B9">
        <w:t>.</w:t>
      </w:r>
    </w:p>
    <w:p w14:paraId="5EF50123" w14:textId="31948345" w:rsidR="0055330D" w:rsidRPr="00A164B9" w:rsidRDefault="00167DAE" w:rsidP="00994CE8">
      <w:r w:rsidRPr="00A164B9">
        <w:t>A associação</w:t>
      </w:r>
      <w:r w:rsidR="00A11595" w:rsidRPr="00A164B9">
        <w:t xml:space="preserve"> entre obesidade e</w:t>
      </w:r>
      <w:r w:rsidR="0055330D" w:rsidRPr="00A164B9">
        <w:t xml:space="preserve"> doença metabólica </w:t>
      </w:r>
      <w:r w:rsidR="000A0D7D" w:rsidRPr="00A164B9">
        <w:t xml:space="preserve">se </w:t>
      </w:r>
      <w:r w:rsidR="2B430398" w:rsidRPr="00A164B9">
        <w:t>dá</w:t>
      </w:r>
      <w:r w:rsidR="000A0D7D" w:rsidRPr="00A164B9">
        <w:t xml:space="preserve"> </w:t>
      </w:r>
      <w:r w:rsidR="00C95592" w:rsidRPr="00A164B9">
        <w:t xml:space="preserve">em parte pelo </w:t>
      </w:r>
      <w:r w:rsidR="0055330D" w:rsidRPr="00A164B9">
        <w:t xml:space="preserve">aumento de ácidos graxos livres, sobrecarga do retículo endoplasmático, alteração dos níveis de </w:t>
      </w:r>
      <w:proofErr w:type="spellStart"/>
      <w:r w:rsidR="0055330D" w:rsidRPr="00A164B9">
        <w:t>adipocinas</w:t>
      </w:r>
      <w:proofErr w:type="spellEnd"/>
      <w:r w:rsidR="0055330D" w:rsidRPr="00A164B9">
        <w:t xml:space="preserve"> (redução de </w:t>
      </w:r>
      <w:proofErr w:type="spellStart"/>
      <w:r w:rsidR="0055330D" w:rsidRPr="00A164B9">
        <w:t>adiponectinas</w:t>
      </w:r>
      <w:proofErr w:type="spellEnd"/>
      <w:r w:rsidR="0055330D" w:rsidRPr="00A164B9">
        <w:t>)</w:t>
      </w:r>
      <w:r w:rsidRPr="00A164B9">
        <w:t xml:space="preserve"> </w:t>
      </w:r>
      <w:r w:rsidR="0055330D" w:rsidRPr="00A164B9">
        <w:t xml:space="preserve">e aumento de citocinas produzidas por monócitos, como </w:t>
      </w:r>
      <w:proofErr w:type="spellStart"/>
      <w:r w:rsidR="0055330D" w:rsidRPr="00A164B9">
        <w:t>monocyte</w:t>
      </w:r>
      <w:proofErr w:type="spellEnd"/>
      <w:r w:rsidR="0055330D" w:rsidRPr="00A164B9">
        <w:t xml:space="preserve"> </w:t>
      </w:r>
      <w:proofErr w:type="spellStart"/>
      <w:r w:rsidR="0055330D" w:rsidRPr="00A164B9">
        <w:t>chemotactic</w:t>
      </w:r>
      <w:proofErr w:type="spellEnd"/>
      <w:r w:rsidR="0055330D" w:rsidRPr="00A164B9">
        <w:t xml:space="preserve"> protein-1</w:t>
      </w:r>
      <w:r w:rsidR="004F7A94" w:rsidRPr="00A164B9">
        <w:t xml:space="preserve"> (MCP-1</w:t>
      </w:r>
      <w:r w:rsidR="0055330D" w:rsidRPr="00A164B9">
        <w:t xml:space="preserve">), </w:t>
      </w:r>
      <w:r w:rsidR="00C90986" w:rsidRPr="00A164B9">
        <w:t xml:space="preserve">tumor </w:t>
      </w:r>
      <w:proofErr w:type="spellStart"/>
      <w:r w:rsidR="00C90986" w:rsidRPr="00A164B9">
        <w:t>necrosis</w:t>
      </w:r>
      <w:proofErr w:type="spellEnd"/>
      <w:r w:rsidR="00C90986" w:rsidRPr="00A164B9">
        <w:t xml:space="preserve"> </w:t>
      </w:r>
      <w:proofErr w:type="spellStart"/>
      <w:r w:rsidR="00C90986" w:rsidRPr="00A164B9">
        <w:t>factor</w:t>
      </w:r>
      <w:proofErr w:type="spellEnd"/>
      <w:r w:rsidR="00C90986" w:rsidRPr="00A164B9">
        <w:t>-</w:t>
      </w:r>
      <w:r w:rsidR="00C90986" w:rsidRPr="00A164B9">
        <w:rPr>
          <w:rFonts w:ascii="Cambria Math" w:hAnsi="Cambria Math" w:cs="Cambria Math"/>
        </w:rPr>
        <w:t>𝜶</w:t>
      </w:r>
      <w:r w:rsidR="00C90986" w:rsidRPr="00A164B9">
        <w:t xml:space="preserve"> (</w:t>
      </w:r>
      <w:r w:rsidR="0055330D" w:rsidRPr="00A164B9">
        <w:t>TNF-</w:t>
      </w:r>
      <w:r w:rsidR="00C90986" w:rsidRPr="00A164B9">
        <w:rPr>
          <w:rFonts w:ascii="Cambria Math" w:hAnsi="Cambria Math" w:cs="Cambria Math"/>
        </w:rPr>
        <w:t>𝜶</w:t>
      </w:r>
      <w:r w:rsidR="00C90986" w:rsidRPr="00A164B9">
        <w:t>)</w:t>
      </w:r>
      <w:r w:rsidR="0055330D" w:rsidRPr="00A164B9">
        <w:t xml:space="preserve"> e </w:t>
      </w:r>
      <w:r w:rsidR="00C90986" w:rsidRPr="00A164B9">
        <w:t>interleucina-6 (</w:t>
      </w:r>
      <w:r w:rsidR="0055330D" w:rsidRPr="00A164B9">
        <w:t>IL-6</w:t>
      </w:r>
      <w:r w:rsidR="00C90986" w:rsidRPr="00A164B9">
        <w:t>)</w:t>
      </w:r>
      <w:r w:rsidR="0055330D" w:rsidRPr="00A164B9">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A164B9">
        <w:t xml:space="preserve"> </w:t>
      </w:r>
      <w:sdt>
        <w:sdtPr>
          <w:rPr>
            <w:color w:val="000000"/>
          </w:r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BA13C3" w:rsidRPr="00A164B9">
            <w:rPr>
              <w:color w:val="000000"/>
            </w:rPr>
            <w:t>(DE CARVALHO; COLAÇO; FORTES, 2006)</w:t>
          </w:r>
        </w:sdtContent>
      </w:sdt>
      <w:r w:rsidR="00AE3936" w:rsidRPr="00A164B9">
        <w:t>.</w:t>
      </w:r>
    </w:p>
    <w:p w14:paraId="13BF0E72" w14:textId="06822A86" w:rsidR="00C12ED7" w:rsidRPr="00A164B9" w:rsidRDefault="00C12ED7" w:rsidP="00994CE8">
      <w:r w:rsidRPr="00A164B9">
        <w:t xml:space="preserve">O aumento da </w:t>
      </w:r>
      <w:r w:rsidR="00A60407" w:rsidRPr="00A164B9">
        <w:t>adiposidade</w:t>
      </w:r>
      <w:r w:rsidRPr="00A164B9">
        <w:t xml:space="preserve"> </w:t>
      </w:r>
      <w:r w:rsidR="00C85295" w:rsidRPr="00A164B9">
        <w:t>associado a</w:t>
      </w:r>
      <w:r w:rsidRPr="00A164B9">
        <w:t xml:space="preserve"> inflamação crônica de baixo grau</w:t>
      </w:r>
      <w:r w:rsidR="00C85295" w:rsidRPr="00A164B9">
        <w:t xml:space="preserve"> é </w:t>
      </w:r>
      <w:r w:rsidRPr="00A164B9">
        <w:t>caracterizada pela infiltração progressiva de células T</w:t>
      </w:r>
      <w:r w:rsidR="00A60407" w:rsidRPr="00A164B9">
        <w:t xml:space="preserve">, com </w:t>
      </w:r>
      <w:r w:rsidRPr="00A164B9">
        <w:t>um papel importante na orquestração da resposta imune adaptativa</w:t>
      </w:r>
      <w:r w:rsidR="00BA6C74" w:rsidRPr="00A164B9">
        <w:t xml:space="preserve">. </w:t>
      </w:r>
      <w:r w:rsidR="00DB4175" w:rsidRPr="00A164B9">
        <w:t xml:space="preserve">Estas </w:t>
      </w:r>
      <w:r w:rsidR="00BA6C74" w:rsidRPr="00A164B9">
        <w:t xml:space="preserve">representam a </w:t>
      </w:r>
      <w:r w:rsidRPr="00A164B9">
        <w:t xml:space="preserve">segunda maior população de células </w:t>
      </w:r>
      <w:r w:rsidR="00BA6C74" w:rsidRPr="00A164B9">
        <w:t xml:space="preserve">imunes </w:t>
      </w:r>
      <w:r w:rsidR="000F5126" w:rsidRPr="00A164B9">
        <w:t>no adipócito</w:t>
      </w:r>
      <w:r w:rsidRPr="00A164B9">
        <w:t xml:space="preserve">. </w:t>
      </w:r>
      <w:r w:rsidR="007217E3" w:rsidRPr="00A164B9">
        <w:t>Os</w:t>
      </w:r>
      <w:r w:rsidRPr="00A164B9">
        <w:t xml:space="preserve"> achados</w:t>
      </w:r>
      <w:r w:rsidR="007217E3" w:rsidRPr="00A164B9">
        <w:t xml:space="preserve"> indicam</w:t>
      </w:r>
      <w:r w:rsidRPr="00A164B9">
        <w:t xml:space="preserve"> que </w:t>
      </w:r>
      <w:r w:rsidR="00BE54D7" w:rsidRPr="00A164B9">
        <w:t>linfócitos</w:t>
      </w:r>
      <w:r w:rsidRPr="00A164B9">
        <w:t xml:space="preserve"> T CD4</w:t>
      </w:r>
      <w:r w:rsidR="00982F7C" w:rsidRPr="00A164B9">
        <w:t>+</w:t>
      </w:r>
      <w:r w:rsidRPr="00A164B9">
        <w:t xml:space="preserve"> e CD8</w:t>
      </w:r>
      <w:r w:rsidR="00982F7C" w:rsidRPr="00A164B9">
        <w:t xml:space="preserve">+ </w:t>
      </w:r>
      <w:r w:rsidRPr="00A164B9">
        <w:t>podem se infiltrar tanto no</w:t>
      </w:r>
      <w:r w:rsidR="00982F7C" w:rsidRPr="00A164B9">
        <w:t xml:space="preserve"> tecido adiposo</w:t>
      </w:r>
      <w:r w:rsidRPr="00A164B9">
        <w:t xml:space="preserve"> visceral quanto no subcutâneo</w:t>
      </w:r>
      <w:r w:rsidR="005D6BFE" w:rsidRPr="00A164B9">
        <w:t>. Desta forma, os</w:t>
      </w:r>
      <w:r w:rsidR="006566F9" w:rsidRPr="00A164B9">
        <w:t xml:space="preserve"> linfócitos </w:t>
      </w:r>
      <w:r w:rsidRPr="00A164B9">
        <w:t xml:space="preserve">T </w:t>
      </w:r>
      <w:proofErr w:type="spellStart"/>
      <w:r w:rsidR="00CA5F58" w:rsidRPr="00A164B9">
        <w:t>helper</w:t>
      </w:r>
      <w:proofErr w:type="spellEnd"/>
      <w:r w:rsidRPr="00A164B9">
        <w:t xml:space="preserve"> Th1, Th17 e CD8</w:t>
      </w:r>
      <w:r w:rsidR="00CA5F58" w:rsidRPr="00A164B9">
        <w:t>+</w:t>
      </w:r>
      <w:r w:rsidRPr="00A164B9">
        <w:t>,</w:t>
      </w:r>
      <w:r w:rsidR="006F6F5E" w:rsidRPr="00A164B9">
        <w:t xml:space="preserve"> de perfil pró-</w:t>
      </w:r>
      <w:r w:rsidR="403F70AE" w:rsidRPr="00A164B9">
        <w:t>inflamatório</w:t>
      </w:r>
      <w:r w:rsidR="006F6F5E" w:rsidRPr="00A164B9">
        <w:t>,</w:t>
      </w:r>
      <w:r w:rsidRPr="00A164B9">
        <w:t xml:space="preserve"> </w:t>
      </w:r>
      <w:r w:rsidR="00E00324" w:rsidRPr="00A164B9">
        <w:t>pod</w:t>
      </w:r>
      <w:r w:rsidR="00E3647A" w:rsidRPr="00A164B9">
        <w:t>e</w:t>
      </w:r>
      <w:r w:rsidR="005D6BFE" w:rsidRPr="00A164B9">
        <w:t>m</w:t>
      </w:r>
      <w:r w:rsidR="00E3647A" w:rsidRPr="00A164B9">
        <w:t xml:space="preserve"> contribuir para o </w:t>
      </w:r>
      <w:r w:rsidRPr="00A164B9">
        <w:t>desenvolvimento d</w:t>
      </w:r>
      <w:r w:rsidR="00115AA3" w:rsidRPr="00A164B9">
        <w:t>a</w:t>
      </w:r>
      <w:r w:rsidR="006C6872" w:rsidRPr="00A164B9">
        <w:t xml:space="preserve"> resistência insulínica</w:t>
      </w:r>
      <w:r w:rsidR="000A4F1E" w:rsidRPr="00A164B9">
        <w:t xml:space="preserve"> </w:t>
      </w:r>
      <w:sdt>
        <w:sdtPr>
          <w:rPr>
            <w:color w:val="000000"/>
          </w:r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BA13C3" w:rsidRPr="00A164B9">
            <w:rPr>
              <w:color w:val="000000"/>
            </w:rPr>
            <w:t>(KIM; LEE, 2021)</w:t>
          </w:r>
        </w:sdtContent>
      </w:sdt>
      <w:r w:rsidRPr="00A164B9">
        <w:t>.</w:t>
      </w:r>
      <w:r w:rsidR="00EB7025" w:rsidRPr="00A164B9">
        <w:t xml:space="preserve"> </w:t>
      </w:r>
    </w:p>
    <w:p w14:paraId="22F8797A" w14:textId="70FBD5C1" w:rsidR="00951444" w:rsidRPr="00A164B9" w:rsidRDefault="00951444" w:rsidP="00994CE8">
      <w:r w:rsidRPr="00A164B9">
        <w:t xml:space="preserve">A hiperplasia e hipertrofia do tecido adiposo </w:t>
      </w:r>
      <w:r w:rsidR="1D6CB5A7" w:rsidRPr="00A164B9">
        <w:t>produzem</w:t>
      </w:r>
      <w:r w:rsidRPr="00A164B9">
        <w:t xml:space="preserve"> uma série de substâncias bioativas, conhecidas como </w:t>
      </w:r>
      <w:proofErr w:type="spellStart"/>
      <w:r w:rsidRPr="00A164B9">
        <w:t>adipocitocinas</w:t>
      </w:r>
      <w:proofErr w:type="spellEnd"/>
      <w:r w:rsidRPr="00A164B9">
        <w:t xml:space="preserve"> ou </w:t>
      </w:r>
      <w:proofErr w:type="spellStart"/>
      <w:r w:rsidRPr="00A164B9">
        <w:t>adipocinas</w:t>
      </w:r>
      <w:proofErr w:type="spellEnd"/>
      <w:r w:rsidRPr="00A164B9">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A164B9">
        <w:t>adipocinas</w:t>
      </w:r>
      <w:proofErr w:type="spellEnd"/>
      <w:r w:rsidRPr="00A164B9">
        <w:t xml:space="preserve"> causada pelo excesso </w:t>
      </w:r>
      <w:r w:rsidR="0091778B" w:rsidRPr="00A164B9">
        <w:t xml:space="preserve">e disfunção </w:t>
      </w:r>
      <w:r w:rsidRPr="00A164B9">
        <w:t>d</w:t>
      </w:r>
      <w:r w:rsidR="0091778B" w:rsidRPr="00A164B9">
        <w:t>o</w:t>
      </w:r>
      <w:r w:rsidRPr="00A164B9">
        <w:t xml:space="preserve"> tecido adiposo pode contribuir para o desenvolvimento de doenças metabólicas relacionadas à obesidade </w:t>
      </w:r>
      <w:sdt>
        <w:sdtPr>
          <w:rPr>
            <w:color w:val="000000"/>
          </w:r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BA13C3" w:rsidRPr="00A164B9">
            <w:rPr>
              <w:color w:val="000000"/>
            </w:rPr>
            <w:t>(JUNG; CHOI, 2014)</w:t>
          </w:r>
        </w:sdtContent>
      </w:sdt>
      <w:r w:rsidRPr="00A164B9">
        <w:t>.</w:t>
      </w:r>
    </w:p>
    <w:p w14:paraId="3EB931A6" w14:textId="7A34D31C" w:rsidR="001840A1" w:rsidRPr="00A164B9" w:rsidRDefault="00CA66ED" w:rsidP="00994CE8">
      <w:r w:rsidRPr="00A164B9">
        <w:rPr>
          <w:rFonts w:ascii="Calibri Light" w:hAnsi="Calibri Light" w:cs="Calibri Light"/>
        </w:rPr>
        <w:t>﻿</w:t>
      </w:r>
      <w:r w:rsidR="00951444" w:rsidRPr="00A164B9">
        <w:t>As</w:t>
      </w:r>
      <w:r w:rsidR="004928FD" w:rsidRPr="00A164B9">
        <w:t xml:space="preserve"> </w:t>
      </w:r>
      <w:proofErr w:type="spellStart"/>
      <w:r w:rsidR="004928FD" w:rsidRPr="00A164B9">
        <w:t>adipocinas</w:t>
      </w:r>
      <w:proofErr w:type="spellEnd"/>
      <w:r w:rsidR="00951444" w:rsidRPr="00A164B9">
        <w:t xml:space="preserve"> são </w:t>
      </w:r>
      <w:r w:rsidRPr="00A164B9">
        <w:t>peptídeos e proteínas bioativas</w:t>
      </w:r>
      <w:r w:rsidR="00103AC5" w:rsidRPr="00A164B9">
        <w:t xml:space="preserve"> sintetizados pelo tecido adiposo</w:t>
      </w:r>
      <w:r w:rsidR="00E43560" w:rsidRPr="00A164B9">
        <w:t xml:space="preserve"> que</w:t>
      </w:r>
      <w:r w:rsidR="001F4EDB" w:rsidRPr="00A164B9">
        <w:t xml:space="preserve"> apresentam diversas funções </w:t>
      </w:r>
      <w:proofErr w:type="spellStart"/>
      <w:r w:rsidR="001F4EDB" w:rsidRPr="00A164B9">
        <w:t>modulatórias</w:t>
      </w:r>
      <w:proofErr w:type="spellEnd"/>
      <w:r w:rsidRPr="00A164B9">
        <w:t xml:space="preserve">. As concentrações de várias </w:t>
      </w:r>
      <w:proofErr w:type="spellStart"/>
      <w:r w:rsidRPr="00A164B9">
        <w:t>adipocinas</w:t>
      </w:r>
      <w:proofErr w:type="spellEnd"/>
      <w:r w:rsidRPr="00A164B9">
        <w:t xml:space="preserve"> elevam-se na obesidade e têm sido relacionadas à </w:t>
      </w:r>
      <w:r w:rsidR="003001A7" w:rsidRPr="00A164B9">
        <w:t>HAS</w:t>
      </w:r>
      <w:r w:rsidRPr="00A164B9">
        <w:t xml:space="preserve"> </w:t>
      </w:r>
      <w:r w:rsidR="00226918" w:rsidRPr="00A164B9">
        <w:t xml:space="preserve">– </w:t>
      </w:r>
      <w:proofErr w:type="spellStart"/>
      <w:r w:rsidRPr="00A164B9">
        <w:t>angiotensinogênio</w:t>
      </w:r>
      <w:proofErr w:type="spellEnd"/>
      <w:r w:rsidR="00226918" w:rsidRPr="00A164B9">
        <w:t>;</w:t>
      </w:r>
      <w:r w:rsidRPr="00A164B9">
        <w:t xml:space="preserve"> ao prejuízo da fibrinólise</w:t>
      </w:r>
      <w:r w:rsidR="00226918" w:rsidRPr="00A164B9">
        <w:t xml:space="preserve"> - </w:t>
      </w:r>
      <w:r w:rsidRPr="00A164B9">
        <w:t>inibidor do ativador de plasminogênio-1</w:t>
      </w:r>
      <w:r w:rsidR="00226918" w:rsidRPr="00A164B9">
        <w:t>;</w:t>
      </w:r>
      <w:r w:rsidRPr="00A164B9">
        <w:t xml:space="preserve"> e à resistência à insulina </w:t>
      </w:r>
      <w:r w:rsidR="00226918" w:rsidRPr="00A164B9">
        <w:t xml:space="preserve">- </w:t>
      </w:r>
      <w:r w:rsidRPr="00A164B9">
        <w:t xml:space="preserve">proteína estimuladora de </w:t>
      </w:r>
      <w:proofErr w:type="spellStart"/>
      <w:r w:rsidRPr="00A164B9">
        <w:t>acilação</w:t>
      </w:r>
      <w:proofErr w:type="spellEnd"/>
      <w:r w:rsidRPr="00A164B9">
        <w:t>, fator de necrose tumoral</w:t>
      </w:r>
      <w:r w:rsidR="00E203BE" w:rsidRPr="00A164B9">
        <w:t xml:space="preserve"> alfa</w:t>
      </w:r>
      <w:r w:rsidR="00226918" w:rsidRPr="00A164B9">
        <w:t xml:space="preserve"> (</w:t>
      </w:r>
      <w:r w:rsidR="00E203BE" w:rsidRPr="00A164B9">
        <w:t>TNF-α</w:t>
      </w:r>
      <w:r w:rsidR="00226918" w:rsidRPr="00A164B9">
        <w:t>)</w:t>
      </w:r>
      <w:r w:rsidRPr="00A164B9">
        <w:t>, interleucina-6</w:t>
      </w:r>
      <w:r w:rsidR="00E203BE" w:rsidRPr="00A164B9">
        <w:t xml:space="preserve"> </w:t>
      </w:r>
      <w:r w:rsidR="005F06B2" w:rsidRPr="00A164B9">
        <w:t>(</w:t>
      </w:r>
      <w:r w:rsidR="00E203BE" w:rsidRPr="00A164B9">
        <w:t>Il-6</w:t>
      </w:r>
      <w:r w:rsidR="005F06B2" w:rsidRPr="00A164B9">
        <w:t>)</w:t>
      </w:r>
      <w:r w:rsidR="00E203BE" w:rsidRPr="00A164B9">
        <w:t xml:space="preserve"> </w:t>
      </w:r>
      <w:r w:rsidRPr="00A164B9">
        <w:t xml:space="preserve">e </w:t>
      </w:r>
      <w:proofErr w:type="spellStart"/>
      <w:r w:rsidRPr="00A164B9">
        <w:t>resistina</w:t>
      </w:r>
      <w:proofErr w:type="spellEnd"/>
      <w:r w:rsidRPr="00A164B9">
        <w:t>.</w:t>
      </w:r>
      <w:r w:rsidR="00E43560" w:rsidRPr="00A164B9">
        <w:t xml:space="preserve"> Por outro lado</w:t>
      </w:r>
      <w:r w:rsidRPr="00A164B9">
        <w:t xml:space="preserve">, leptina e </w:t>
      </w:r>
      <w:proofErr w:type="spellStart"/>
      <w:r w:rsidRPr="00A164B9">
        <w:t>adiponectina</w:t>
      </w:r>
      <w:proofErr w:type="spellEnd"/>
      <w:r w:rsidRPr="00A164B9">
        <w:t xml:space="preserve"> têm efeitos sobre a sensibilidade à insulina. </w:t>
      </w:r>
      <w:r w:rsidRPr="00A164B9">
        <w:lastRenderedPageBreak/>
        <w:t xml:space="preserve">Na obesidade, a resistência insulínica também está relacionada à resistência à leptina e aos </w:t>
      </w:r>
      <w:r w:rsidR="00301A99" w:rsidRPr="00A164B9">
        <w:t>níveis</w:t>
      </w:r>
      <w:r w:rsidRPr="00A164B9">
        <w:t xml:space="preserve"> plasmáticos reduzidos de </w:t>
      </w:r>
      <w:proofErr w:type="spellStart"/>
      <w:r w:rsidRPr="00A164B9">
        <w:t>adiponectina</w:t>
      </w:r>
      <w:proofErr w:type="spellEnd"/>
      <w:r w:rsidRPr="00A164B9">
        <w:t xml:space="preserve">. </w:t>
      </w:r>
      <w:r w:rsidR="00DF533C" w:rsidRPr="00A164B9">
        <w:t xml:space="preserve">Em adição, a </w:t>
      </w:r>
      <w:r w:rsidRPr="00A164B9">
        <w:t xml:space="preserve">leptina </w:t>
      </w:r>
      <w:r w:rsidR="009C46EF" w:rsidRPr="00A164B9">
        <w:t>participa d</w:t>
      </w:r>
      <w:r w:rsidRPr="00A164B9">
        <w:t xml:space="preserve">o controle </w:t>
      </w:r>
      <w:r w:rsidR="009C46EF" w:rsidRPr="00A164B9">
        <w:t xml:space="preserve">do apetite e </w:t>
      </w:r>
      <w:r w:rsidRPr="00A164B9">
        <w:t>da ingestão alimentar</w:t>
      </w:r>
      <w:r w:rsidR="009C46EF" w:rsidRPr="00A164B9">
        <w:t xml:space="preserve"> e</w:t>
      </w:r>
      <w:r w:rsidRPr="00A164B9">
        <w:t xml:space="preserve"> a </w:t>
      </w:r>
      <w:proofErr w:type="spellStart"/>
      <w:r w:rsidRPr="00A164B9">
        <w:t>adiponectina</w:t>
      </w:r>
      <w:proofErr w:type="spellEnd"/>
      <w:r w:rsidRPr="00A164B9">
        <w:t xml:space="preserve"> apresenta potente ação </w:t>
      </w:r>
      <w:proofErr w:type="spellStart"/>
      <w:r w:rsidRPr="00A164B9">
        <w:t>anti-aterogênica</w:t>
      </w:r>
      <w:proofErr w:type="spellEnd"/>
      <w:r w:rsidR="009A275E" w:rsidRPr="00A164B9">
        <w:t xml:space="preserve"> </w:t>
      </w:r>
      <w:sdt>
        <w:sdtPr>
          <w:rPr>
            <w:color w:val="000000"/>
          </w:r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BA13C3" w:rsidRPr="00A164B9">
            <w:rPr>
              <w:color w:val="000000"/>
            </w:rPr>
            <w:t>(GUIMARÃES et al., 2007; LEAL; MAFRA, 2013)</w:t>
          </w:r>
        </w:sdtContent>
      </w:sdt>
      <w:r w:rsidRPr="00A164B9">
        <w:t xml:space="preserve">. </w:t>
      </w:r>
    </w:p>
    <w:p w14:paraId="31B7EAC8" w14:textId="2C137CB5" w:rsidR="001D5206" w:rsidRPr="00A164B9" w:rsidRDefault="001D5206" w:rsidP="00994CE8">
      <w:r w:rsidRPr="00A164B9">
        <w:t xml:space="preserve">A </w:t>
      </w:r>
      <w:proofErr w:type="spellStart"/>
      <w:r w:rsidRPr="00A164B9">
        <w:t>adiponectina</w:t>
      </w:r>
      <w:proofErr w:type="spellEnd"/>
      <w:r w:rsidRPr="00A164B9">
        <w:t xml:space="preserve"> desempenha um papel importante no funcionamento do tecido adiposo e na regulação da inflamação, particularmente a inflamação hepática</w:t>
      </w:r>
      <w:r w:rsidR="00FC4CC8" w:rsidRPr="00A164B9">
        <w:t xml:space="preserve">, conferindo </w:t>
      </w:r>
      <w:r w:rsidRPr="00A164B9">
        <w:t xml:space="preserve">um papel crucial nas doenças metabólicas e </w:t>
      </w:r>
      <w:r w:rsidR="00E73BDD" w:rsidRPr="00A164B9">
        <w:t>na DHGNA</w:t>
      </w:r>
      <w:r w:rsidR="00FC4CC8" w:rsidRPr="00A164B9">
        <w:t xml:space="preserve"> </w:t>
      </w:r>
      <w:sdt>
        <w:sdtPr>
          <w:rPr>
            <w:color w:val="000000"/>
          </w:r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BA13C3" w:rsidRPr="00A164B9">
            <w:rPr>
              <w:color w:val="000000"/>
            </w:rPr>
            <w:t>(ISHTIAQ et al., 2019)</w:t>
          </w:r>
        </w:sdtContent>
      </w:sdt>
      <w:r w:rsidRPr="00A164B9">
        <w:t>.</w:t>
      </w:r>
    </w:p>
    <w:p w14:paraId="77B6DB89" w14:textId="7617C008" w:rsidR="001D5206" w:rsidRPr="00A164B9" w:rsidRDefault="00951444" w:rsidP="00994CE8">
      <w:r w:rsidRPr="00A164B9">
        <w:t xml:space="preserve">O estresse oxidativo tem papel fundamental na </w:t>
      </w:r>
      <w:r w:rsidR="00B4605A" w:rsidRPr="00A164B9">
        <w:t>interrelação</w:t>
      </w:r>
      <w:r w:rsidRPr="00A164B9">
        <w:t xml:space="preserve"> da obesidade com as complicações metabólicas e cardiovasculares</w:t>
      </w:r>
      <w:r w:rsidR="00B4605A" w:rsidRPr="00A164B9">
        <w:t>.</w:t>
      </w:r>
      <w:r w:rsidR="00D05575" w:rsidRPr="00A164B9">
        <w:t xml:space="preserve"> A </w:t>
      </w:r>
      <w:r w:rsidR="00E73BDD" w:rsidRPr="00A164B9">
        <w:t>as</w:t>
      </w:r>
      <w:r w:rsidR="00AB06A7" w:rsidRPr="00A164B9">
        <w:t>sociação</w:t>
      </w:r>
      <w:r w:rsidR="00D05575" w:rsidRPr="00A164B9">
        <w:t xml:space="preserve"> fisiopatológica</w:t>
      </w:r>
      <w:r w:rsidR="00CB40E7" w:rsidRPr="00A164B9">
        <w:t xml:space="preserve"> </w:t>
      </w:r>
      <w:r w:rsidR="00385938" w:rsidRPr="00A164B9">
        <w:t xml:space="preserve">se </w:t>
      </w:r>
      <w:r w:rsidR="00C877E1" w:rsidRPr="00A164B9">
        <w:t>dá</w:t>
      </w:r>
      <w:r w:rsidR="00385938" w:rsidRPr="00A164B9">
        <w:t xml:space="preserve"> pelo</w:t>
      </w:r>
      <w:r w:rsidR="00D05575" w:rsidRPr="00A164B9">
        <w:t xml:space="preserve"> </w:t>
      </w:r>
      <w:r w:rsidR="00373CBD" w:rsidRPr="00A164B9">
        <w:t>impacto</w:t>
      </w:r>
      <w:r w:rsidR="00D05575" w:rsidRPr="00A164B9">
        <w:t xml:space="preserve"> do estresse oxidativo</w:t>
      </w:r>
      <w:r w:rsidR="00373CBD" w:rsidRPr="00A164B9">
        <w:t xml:space="preserve"> na</w:t>
      </w:r>
      <w:r w:rsidRPr="00A164B9">
        <w:t xml:space="preserve"> modulação da</w:t>
      </w:r>
      <w:r w:rsidR="00373CBD" w:rsidRPr="00A164B9">
        <w:t xml:space="preserve"> </w:t>
      </w:r>
      <w:r w:rsidRPr="00A164B9">
        <w:t xml:space="preserve">inflamação, indução de lipogênese, diferenciação de adipócitos maduros e alteração da atividade mitocondrial. Desta forma, </w:t>
      </w:r>
      <w:r w:rsidR="00740DB7" w:rsidRPr="00A164B9">
        <w:t xml:space="preserve">substâncias com efeito </w:t>
      </w:r>
      <w:r w:rsidRPr="00A164B9">
        <w:t xml:space="preserve">antioxidante podem ter papel importante na prevenção e tratamento da obesidade </w:t>
      </w:r>
      <w:sdt>
        <w:sdtPr>
          <w:rPr>
            <w:color w:val="000000"/>
          </w:r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BA13C3" w:rsidRPr="00A164B9">
            <w:rPr>
              <w:color w:val="000000"/>
            </w:rPr>
            <w:t>(SUS, 2020)</w:t>
          </w:r>
        </w:sdtContent>
      </w:sdt>
      <w:r w:rsidRPr="00A164B9">
        <w:t>.</w:t>
      </w:r>
    </w:p>
    <w:p w14:paraId="729F81D5" w14:textId="0E8D2A3B" w:rsidR="000F2818" w:rsidRPr="00A164B9" w:rsidRDefault="006E054B" w:rsidP="00994CE8">
      <w:r w:rsidRPr="00A164B9">
        <w:t xml:space="preserve">A </w:t>
      </w:r>
      <w:r w:rsidR="00C1777B" w:rsidRPr="00A164B9">
        <w:t>HAS</w:t>
      </w:r>
      <w:r w:rsidR="00535682" w:rsidRPr="00A164B9">
        <w:t xml:space="preserve"> é uma </w:t>
      </w:r>
      <w:r w:rsidRPr="00A164B9">
        <w:t>comorbidade frequ</w:t>
      </w:r>
      <w:r w:rsidR="00535682" w:rsidRPr="00A164B9">
        <w:t>ente</w:t>
      </w:r>
      <w:r w:rsidRPr="00A164B9">
        <w:t xml:space="preserve"> na população com obesidade</w:t>
      </w:r>
      <w:r w:rsidR="00684EDA" w:rsidRPr="00A164B9">
        <w:t>. A fisiopatologia</w:t>
      </w:r>
      <w:r w:rsidR="007771B8" w:rsidRPr="00A164B9">
        <w:t xml:space="preserve"> da HAS</w:t>
      </w:r>
      <w:r w:rsidRPr="00A164B9">
        <w:t xml:space="preserve"> se associa à</w:t>
      </w:r>
      <w:r w:rsidR="00C1777B" w:rsidRPr="00A164B9">
        <w:t xml:space="preserve"> inflamação crônica e</w:t>
      </w:r>
      <w:r w:rsidRPr="00A164B9">
        <w:t xml:space="preserve"> disfunção endotelial. </w:t>
      </w:r>
      <w:r w:rsidR="007771B8" w:rsidRPr="00A164B9">
        <w:t>A</w:t>
      </w:r>
      <w:r w:rsidR="00564425" w:rsidRPr="00A164B9">
        <w:t xml:space="preserve"> inflama</w:t>
      </w:r>
      <w:r w:rsidR="007771B8" w:rsidRPr="00A164B9">
        <w:t>ção crônica mediada por</w:t>
      </w:r>
      <w:r w:rsidR="00564425" w:rsidRPr="00A164B9">
        <w:t xml:space="preserve"> aumento de citocinas pró-</w:t>
      </w:r>
      <w:r w:rsidR="00957BEF" w:rsidRPr="00A164B9">
        <w:t>inflamatórias</w:t>
      </w:r>
      <w:r w:rsidR="00564425" w:rsidRPr="00A164B9">
        <w:t xml:space="preserve"> </w:t>
      </w:r>
      <w:r w:rsidR="00532B32" w:rsidRPr="00A164B9">
        <w:t xml:space="preserve">leva a </w:t>
      </w:r>
      <w:r w:rsidR="00564425" w:rsidRPr="00A164B9">
        <w:t>redu</w:t>
      </w:r>
      <w:r w:rsidR="00532B32" w:rsidRPr="00A164B9">
        <w:t>ção</w:t>
      </w:r>
      <w:r w:rsidR="00564425" w:rsidRPr="00A164B9">
        <w:t xml:space="preserve"> </w:t>
      </w:r>
      <w:r w:rsidR="00532B32" w:rsidRPr="00A164B9">
        <w:t>d</w:t>
      </w:r>
      <w:r w:rsidR="00564425" w:rsidRPr="00A164B9">
        <w:t xml:space="preserve">a </w:t>
      </w:r>
      <w:proofErr w:type="spellStart"/>
      <w:r w:rsidR="00564425" w:rsidRPr="00A164B9">
        <w:t>expressão</w:t>
      </w:r>
      <w:proofErr w:type="spellEnd"/>
      <w:r w:rsidR="00564425" w:rsidRPr="00A164B9">
        <w:t xml:space="preserve"> da</w:t>
      </w:r>
      <w:r w:rsidR="004F509F" w:rsidRPr="00A164B9">
        <w:t xml:space="preserve"> sintase endotelial (</w:t>
      </w:r>
      <w:proofErr w:type="spellStart"/>
      <w:r w:rsidR="00564425" w:rsidRPr="00A164B9">
        <w:t>eNOS</w:t>
      </w:r>
      <w:proofErr w:type="spellEnd"/>
      <w:r w:rsidR="004F509F" w:rsidRPr="00A164B9">
        <w:t>)</w:t>
      </w:r>
      <w:r w:rsidR="00564425" w:rsidRPr="00A164B9">
        <w:t>,</w:t>
      </w:r>
      <w:r w:rsidR="001D1CCD" w:rsidRPr="00A164B9">
        <w:t xml:space="preserve"> </w:t>
      </w:r>
      <w:r w:rsidR="00564425" w:rsidRPr="00A164B9">
        <w:t>enquanto o aumento do</w:t>
      </w:r>
      <w:r w:rsidR="001D1CCD" w:rsidRPr="00A164B9">
        <w:t xml:space="preserve"> </w:t>
      </w:r>
      <w:r w:rsidR="00564425" w:rsidRPr="00A164B9">
        <w:t xml:space="preserve">estresse oxidativo acelera a </w:t>
      </w:r>
      <w:proofErr w:type="spellStart"/>
      <w:r w:rsidR="00564425" w:rsidRPr="00A164B9">
        <w:t>degradação</w:t>
      </w:r>
      <w:proofErr w:type="spellEnd"/>
      <w:r w:rsidR="00564425" w:rsidRPr="00A164B9">
        <w:t xml:space="preserve"> do </w:t>
      </w:r>
      <w:r w:rsidR="00031890" w:rsidRPr="00A164B9">
        <w:t>óxido nítrico (</w:t>
      </w:r>
      <w:r w:rsidR="00564425" w:rsidRPr="00A164B9">
        <w:t>NO</w:t>
      </w:r>
      <w:r w:rsidR="00031890" w:rsidRPr="00A164B9">
        <w:t>)</w:t>
      </w:r>
      <w:r w:rsidR="00564425" w:rsidRPr="00A164B9">
        <w:t xml:space="preserve">. </w:t>
      </w:r>
      <w:r w:rsidR="008F34D8" w:rsidRPr="00A164B9">
        <w:t xml:space="preserve">Como </w:t>
      </w:r>
      <w:r w:rsidR="00301246" w:rsidRPr="00A164B9">
        <w:t>resultado</w:t>
      </w:r>
      <w:r w:rsidR="008F34D8" w:rsidRPr="00A164B9">
        <w:t xml:space="preserve"> da redução do NO, </w:t>
      </w:r>
      <w:r w:rsidR="001525E2" w:rsidRPr="00A164B9">
        <w:t>ocorre um</w:t>
      </w:r>
      <w:r w:rsidR="008F34D8" w:rsidRPr="00A164B9">
        <w:t xml:space="preserve"> aumento </w:t>
      </w:r>
      <w:r w:rsidR="000A7864" w:rsidRPr="00A164B9">
        <w:t>n</w:t>
      </w:r>
      <w:r w:rsidR="008F34D8" w:rsidRPr="00A164B9">
        <w:t xml:space="preserve">a tonicidade do músculo liso vascular, </w:t>
      </w:r>
      <w:proofErr w:type="spellStart"/>
      <w:r w:rsidR="00564425" w:rsidRPr="00A164B9">
        <w:t>proliferação</w:t>
      </w:r>
      <w:proofErr w:type="spellEnd"/>
      <w:r w:rsidR="00564425" w:rsidRPr="00A164B9">
        <w:t xml:space="preserve"> de </w:t>
      </w:r>
      <w:proofErr w:type="spellStart"/>
      <w:r w:rsidR="00564425" w:rsidRPr="00A164B9">
        <w:t>células</w:t>
      </w:r>
      <w:proofErr w:type="spellEnd"/>
      <w:r w:rsidR="00564425" w:rsidRPr="00A164B9">
        <w:t xml:space="preserve"> musculares e aument</w:t>
      </w:r>
      <w:r w:rsidR="00DC6DE4" w:rsidRPr="00A164B9">
        <w:t>o</w:t>
      </w:r>
      <w:r w:rsidR="00564425" w:rsidRPr="00A164B9">
        <w:t xml:space="preserve"> </w:t>
      </w:r>
      <w:r w:rsidR="000A7864" w:rsidRPr="00A164B9">
        <w:t>d</w:t>
      </w:r>
      <w:r w:rsidR="00564425" w:rsidRPr="00A164B9">
        <w:t>a permeabilidade</w:t>
      </w:r>
      <w:r w:rsidR="00130EE7" w:rsidRPr="00A164B9">
        <w:t xml:space="preserve"> endotelial</w:t>
      </w:r>
      <w:r w:rsidR="000F2818" w:rsidRPr="00A164B9">
        <w:t xml:space="preserve"> </w:t>
      </w:r>
      <w:sdt>
        <w:sdtPr>
          <w:rPr>
            <w:color w:val="000000"/>
          </w:r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BA13C3" w:rsidRPr="00A164B9">
            <w:rPr>
              <w:color w:val="000000"/>
            </w:rPr>
            <w:t>(MARKMAN et al., 2021)</w:t>
          </w:r>
        </w:sdtContent>
      </w:sdt>
      <w:r w:rsidR="00564425" w:rsidRPr="00A164B9">
        <w:t xml:space="preserve">. </w:t>
      </w:r>
    </w:p>
    <w:p w14:paraId="18B248FA" w14:textId="130DAD4F" w:rsidR="00564425" w:rsidRPr="00A164B9" w:rsidRDefault="001000B8" w:rsidP="00994CE8">
      <w:r w:rsidRPr="00A164B9">
        <w:t xml:space="preserve">Esse processo resulta em um </w:t>
      </w:r>
      <w:r w:rsidR="00400603" w:rsidRPr="00A164B9">
        <w:t xml:space="preserve">aumento da </w:t>
      </w:r>
      <w:r w:rsidR="00DD0369" w:rsidRPr="00A164B9">
        <w:t>passagem de</w:t>
      </w:r>
      <w:r w:rsidR="00B00987" w:rsidRPr="00A164B9">
        <w:t xml:space="preserve"> lipoproteína de baixa densidade</w:t>
      </w:r>
      <w:r w:rsidR="00DD0369" w:rsidRPr="00A164B9">
        <w:t xml:space="preserve"> </w:t>
      </w:r>
      <w:r w:rsidR="00B00987" w:rsidRPr="00A164B9">
        <w:t>(</w:t>
      </w:r>
      <w:r w:rsidR="00564425" w:rsidRPr="00A164B9">
        <w:t>LDL</w:t>
      </w:r>
      <w:r w:rsidR="00B00987" w:rsidRPr="00A164B9">
        <w:t>-c)</w:t>
      </w:r>
      <w:r w:rsidR="00DD0369" w:rsidRPr="00A164B9">
        <w:t xml:space="preserve"> </w:t>
      </w:r>
      <w:r w:rsidR="00564425" w:rsidRPr="00A164B9">
        <w:t xml:space="preserve">para o espaço subendotelial, que parece ser </w:t>
      </w:r>
      <w:r w:rsidR="00B53915" w:rsidRPr="00A164B9">
        <w:t>um evento chave</w:t>
      </w:r>
      <w:r w:rsidR="001F6F35" w:rsidRPr="00A164B9">
        <w:t xml:space="preserve"> </w:t>
      </w:r>
      <w:r w:rsidR="001420DA" w:rsidRPr="00A164B9">
        <w:t>n</w:t>
      </w:r>
      <w:r w:rsidR="00564425" w:rsidRPr="00A164B9">
        <w:t>a</w:t>
      </w:r>
      <w:r w:rsidR="001420DA" w:rsidRPr="00A164B9">
        <w:t xml:space="preserve"> progressão da</w:t>
      </w:r>
      <w:r w:rsidR="00564425" w:rsidRPr="00A164B9">
        <w:t xml:space="preserve"> aterosclerose.</w:t>
      </w:r>
      <w:r w:rsidR="00DB6E88" w:rsidRPr="00A164B9">
        <w:t xml:space="preserve"> </w:t>
      </w:r>
      <w:r w:rsidR="007C01B6" w:rsidRPr="00A164B9">
        <w:t xml:space="preserve">Entre os marcadores bioquímicos utilizados para avaliar a disfunção endotelial, a proteína </w:t>
      </w:r>
      <w:proofErr w:type="spellStart"/>
      <w:r w:rsidR="007C01B6" w:rsidRPr="00A164B9">
        <w:t>C-reativa</w:t>
      </w:r>
      <w:proofErr w:type="spellEnd"/>
      <w:r w:rsidR="007C01B6" w:rsidRPr="00A164B9">
        <w:t xml:space="preserve"> </w:t>
      </w:r>
      <w:r w:rsidR="00FA14CA" w:rsidRPr="00A164B9">
        <w:t xml:space="preserve">(PCR) </w:t>
      </w:r>
      <w:r w:rsidR="007C01B6" w:rsidRPr="00A164B9">
        <w:t xml:space="preserve">ultrassensível tem sido considerada a mais adequada no contexto clínico </w:t>
      </w:r>
      <w:sdt>
        <w:sdtPr>
          <w:rPr>
            <w:color w:val="000000"/>
          </w:r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BA13C3" w:rsidRPr="00A164B9">
            <w:rPr>
              <w:color w:val="000000"/>
            </w:rPr>
            <w:t>(MARKMAN et al., 2021)</w:t>
          </w:r>
        </w:sdtContent>
      </w:sdt>
      <w:r w:rsidR="009B6608" w:rsidRPr="00A164B9">
        <w:t>.</w:t>
      </w:r>
    </w:p>
    <w:p w14:paraId="14C3B2FC" w14:textId="55FB0799" w:rsidR="00CC7058" w:rsidRPr="00A164B9" w:rsidRDefault="001E4188" w:rsidP="00A606F3">
      <w:pPr>
        <w:pStyle w:val="Heading3"/>
        <w:rPr>
          <w:lang w:val="pt-BR"/>
        </w:rPr>
      </w:pPr>
      <w:bookmarkStart w:id="9" w:name="_Toc187787233"/>
      <w:r w:rsidRPr="00A164B9">
        <w:rPr>
          <w:lang w:val="pt-BR"/>
        </w:rPr>
        <w:t>Obesidade e saúde mental</w:t>
      </w:r>
      <w:bookmarkEnd w:id="9"/>
    </w:p>
    <w:p w14:paraId="39BD57D5" w14:textId="2AC86023" w:rsidR="00767F08" w:rsidRPr="00A164B9" w:rsidRDefault="000E018C" w:rsidP="00994CE8">
      <w:r w:rsidRPr="00A164B9">
        <w:t>A estigmatiza</w:t>
      </w:r>
      <w:r w:rsidR="007E39B5" w:rsidRPr="00A164B9">
        <w:t>ção</w:t>
      </w:r>
      <w:r w:rsidRPr="00A164B9">
        <w:t xml:space="preserve"> d</w:t>
      </w:r>
      <w:r w:rsidR="00423E94" w:rsidRPr="00A164B9">
        <w:t>e indivíduos com</w:t>
      </w:r>
      <w:r w:rsidR="007E39B5" w:rsidRPr="00A164B9">
        <w:t xml:space="preserve"> obesidade</w:t>
      </w:r>
      <w:r w:rsidR="00E04B33" w:rsidRPr="00A164B9">
        <w:t xml:space="preserve">, amplamente documentada </w:t>
      </w:r>
      <w:r w:rsidR="00F85BA6" w:rsidRPr="00A164B9">
        <w:t>ao redor do mundo</w:t>
      </w:r>
      <w:r w:rsidR="00116F4B" w:rsidRPr="00A164B9">
        <w:t xml:space="preserve">, </w:t>
      </w:r>
      <w:r w:rsidR="00423E94" w:rsidRPr="00A164B9">
        <w:t xml:space="preserve">é associada a maior risco de </w:t>
      </w:r>
      <w:r w:rsidR="004A1861" w:rsidRPr="00A164B9">
        <w:t>depressão, ansiedade</w:t>
      </w:r>
      <w:r w:rsidR="000A4E55" w:rsidRPr="00A164B9">
        <w:t>,</w:t>
      </w:r>
      <w:r w:rsidR="004A1861" w:rsidRPr="00A164B9">
        <w:t xml:space="preserve"> abuso de substâncias</w:t>
      </w:r>
      <w:r w:rsidR="000A4E55" w:rsidRPr="00A164B9">
        <w:t xml:space="preserve"> e comportamentos alimentares </w:t>
      </w:r>
      <w:r w:rsidR="00DB0CFF" w:rsidRPr="00A164B9">
        <w:t>patológicos</w:t>
      </w:r>
      <w:r w:rsidR="000A4E55" w:rsidRPr="00A164B9">
        <w:t xml:space="preserve">. </w:t>
      </w:r>
      <w:r w:rsidR="00F14B33" w:rsidRPr="00A164B9">
        <w:t xml:space="preserve">Há evidências que </w:t>
      </w:r>
      <w:r w:rsidR="009800A0" w:rsidRPr="00A164B9">
        <w:t>a estigmatização d</w:t>
      </w:r>
      <w:r w:rsidR="0092173E" w:rsidRPr="00A164B9">
        <w:t xml:space="preserve">o peso </w:t>
      </w:r>
      <w:r w:rsidR="009800A0" w:rsidRPr="00A164B9">
        <w:t xml:space="preserve">é um preditor de ganho </w:t>
      </w:r>
      <w:r w:rsidR="0092173E" w:rsidRPr="00A164B9">
        <w:t>d</w:t>
      </w:r>
      <w:r w:rsidR="009800A0" w:rsidRPr="00A164B9">
        <w:t>e peso</w:t>
      </w:r>
      <w:r w:rsidR="0092173E" w:rsidRPr="00A164B9">
        <w:t xml:space="preserve">, </w:t>
      </w:r>
      <w:r w:rsidR="00BE461F" w:rsidRPr="00A164B9">
        <w:t>além de ser um obstáculo no tratamento da obesidade</w:t>
      </w:r>
      <w:r w:rsidR="006249FE" w:rsidRPr="00A164B9">
        <w:t xml:space="preserve"> </w:t>
      </w:r>
      <w:sdt>
        <w:sdtPr>
          <w:rPr>
            <w:color w:val="000000"/>
          </w:r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BA13C3" w:rsidRPr="00A164B9">
            <w:rPr>
              <w:color w:val="000000"/>
            </w:rPr>
            <w:t>(PUHL, 2021)</w:t>
          </w:r>
        </w:sdtContent>
      </w:sdt>
      <w:r w:rsidR="00BE461F" w:rsidRPr="00A164B9">
        <w:t xml:space="preserve">. </w:t>
      </w:r>
    </w:p>
    <w:p w14:paraId="4FBB9D0D" w14:textId="7987C3A4" w:rsidR="00CC7058" w:rsidRPr="00A164B9" w:rsidRDefault="00C3463C" w:rsidP="00994CE8">
      <w:r w:rsidRPr="00A164B9">
        <w:lastRenderedPageBreak/>
        <w:t xml:space="preserve">Em </w:t>
      </w:r>
      <w:r w:rsidR="2B430398" w:rsidRPr="00A164B9">
        <w:t>pacientes com obesidade</w:t>
      </w:r>
      <w:r w:rsidRPr="00A164B9">
        <w:t xml:space="preserve"> que procuram tratamento para </w:t>
      </w:r>
      <w:r w:rsidR="00437D0F" w:rsidRPr="00A164B9">
        <w:t>perda</w:t>
      </w:r>
      <w:r w:rsidRPr="00A164B9">
        <w:t xml:space="preserve"> de peso, foram observadas frequências em torno de 30% </w:t>
      </w:r>
      <w:r w:rsidR="00437D0F" w:rsidRPr="00A164B9">
        <w:t>de</w:t>
      </w:r>
      <w:r w:rsidRPr="00A164B9">
        <w:t xml:space="preserve"> </w:t>
      </w:r>
      <w:r w:rsidR="00437D0F" w:rsidRPr="00A164B9">
        <w:t xml:space="preserve">Transtorno de Compulsão Alimentar Periódica (TCAP) </w:t>
      </w:r>
      <w:r w:rsidRPr="00A164B9">
        <w:t xml:space="preserve">e 46% </w:t>
      </w:r>
      <w:r w:rsidR="00243628" w:rsidRPr="00A164B9">
        <w:t>de</w:t>
      </w:r>
      <w:r w:rsidRPr="00A164B9">
        <w:t xml:space="preserve"> </w:t>
      </w:r>
      <w:r w:rsidR="009774EE" w:rsidRPr="00A164B9">
        <w:t xml:space="preserve">episódios de </w:t>
      </w:r>
      <w:r w:rsidR="00243628" w:rsidRPr="00A164B9">
        <w:t xml:space="preserve">compulsão alimentar periódica (CAP). </w:t>
      </w:r>
      <w:r w:rsidR="0077591D" w:rsidRPr="00A164B9">
        <w:t>Episódios de</w:t>
      </w:r>
      <w:r w:rsidR="00CC7058" w:rsidRPr="00A164B9">
        <w:t xml:space="preserve"> </w:t>
      </w:r>
      <w:r w:rsidR="00AC62E4" w:rsidRPr="00A164B9">
        <w:t xml:space="preserve">CAP </w:t>
      </w:r>
      <w:r w:rsidR="00D86215" w:rsidRPr="00A164B9">
        <w:t>são caracterizados p</w:t>
      </w:r>
      <w:r w:rsidR="00243628" w:rsidRPr="00A164B9">
        <w:t>elo</w:t>
      </w:r>
      <w:r w:rsidR="00D86215" w:rsidRPr="00A164B9">
        <w:t xml:space="preserve"> </w:t>
      </w:r>
      <w:r w:rsidR="00CC7058" w:rsidRPr="00A164B9">
        <w:t xml:space="preserve">consumo de uma quantidade inequivocamente grande de alimentos em curto </w:t>
      </w:r>
      <w:r w:rsidR="00172BAF" w:rsidRPr="00A164B9">
        <w:t>período</w:t>
      </w:r>
      <w:r w:rsidR="002D117F" w:rsidRPr="00A164B9">
        <w:t xml:space="preserve"> (por exemplo 2 horas)</w:t>
      </w:r>
      <w:r w:rsidR="00D86215" w:rsidRPr="00A164B9">
        <w:t>,</w:t>
      </w:r>
      <w:r w:rsidR="00CC7058" w:rsidRPr="00A164B9">
        <w:t xml:space="preserve"> associado a sensação subjetiva de perda de controle</w:t>
      </w:r>
      <w:r w:rsidR="00D86215" w:rsidRPr="00A164B9">
        <w:t xml:space="preserve">. </w:t>
      </w:r>
      <w:r w:rsidR="002D117F" w:rsidRPr="00A164B9">
        <w:t xml:space="preserve">Quando os episódios ocorrem ao menos uma vez </w:t>
      </w:r>
      <w:r w:rsidR="00591780" w:rsidRPr="00A164B9">
        <w:t>por semana nos últimos três meses</w:t>
      </w:r>
      <w:r w:rsidR="00AC62E4" w:rsidRPr="00A164B9">
        <w:t xml:space="preserve"> e </w:t>
      </w:r>
      <w:r w:rsidR="00674E5A" w:rsidRPr="00A164B9">
        <w:t xml:space="preserve">não se associam a comportamentos compensatórios, </w:t>
      </w:r>
      <w:r w:rsidR="00BA3ECB" w:rsidRPr="00A164B9">
        <w:t>fica sugerido o diagnóstico de TCAP</w:t>
      </w:r>
      <w:r w:rsidR="00C8359F" w:rsidRPr="00A164B9">
        <w:t>, como caracterizado no Manual Diagnóstico e Estatístico de Transtornos Mentais-5 (DSM-5)</w:t>
      </w:r>
      <w:r w:rsidR="00021D6C" w:rsidRPr="00A164B9">
        <w:t xml:space="preserve"> </w:t>
      </w:r>
      <w:sdt>
        <w:sdtPr>
          <w:rPr>
            <w:color w:val="000000"/>
          </w:r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BA13C3" w:rsidRPr="00A164B9">
            <w:rPr>
              <w:color w:val="000000"/>
            </w:rPr>
            <w:t>(BRUZAS et al., 2022; FREITAS et al., 2001)</w:t>
          </w:r>
        </w:sdtContent>
      </w:sdt>
      <w:r w:rsidR="00CC7058" w:rsidRPr="00A164B9">
        <w:t>.</w:t>
      </w:r>
    </w:p>
    <w:p w14:paraId="428C20F7" w14:textId="793F619E" w:rsidR="00436D03" w:rsidRPr="00A164B9" w:rsidRDefault="00950292" w:rsidP="00994CE8">
      <w:r w:rsidRPr="00A164B9">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rPr>
            <w:color w:val="000000"/>
          </w:r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BA13C3" w:rsidRPr="00A164B9">
            <w:rPr>
              <w:color w:val="000000"/>
            </w:rPr>
            <w:t>(DUARTE; PINTO-GOUVEIA; FERREIRA, 2015)</w:t>
          </w:r>
        </w:sdtContent>
      </w:sdt>
      <w:r w:rsidR="00535D7A" w:rsidRPr="00A164B9">
        <w:t>.</w:t>
      </w:r>
    </w:p>
    <w:p w14:paraId="571F6CE5" w14:textId="4625A72C" w:rsidR="003F353E" w:rsidRPr="00A164B9" w:rsidRDefault="00074423" w:rsidP="00994CE8">
      <w:r w:rsidRPr="00A164B9">
        <w:t xml:space="preserve">A </w:t>
      </w:r>
      <w:r w:rsidR="006813B1" w:rsidRPr="00A164B9">
        <w:t>E</w:t>
      </w:r>
      <w:r w:rsidRPr="00A164B9">
        <w:t xml:space="preserve">scala de </w:t>
      </w:r>
      <w:r w:rsidR="006813B1" w:rsidRPr="00A164B9">
        <w:t>C</w:t>
      </w:r>
      <w:r w:rsidRPr="00A164B9">
        <w:t xml:space="preserve">ompulsão </w:t>
      </w:r>
      <w:r w:rsidR="006813B1" w:rsidRPr="00A164B9">
        <w:t>A</w:t>
      </w:r>
      <w:r w:rsidRPr="00A164B9">
        <w:t>limentar</w:t>
      </w:r>
      <w:r w:rsidR="007C7DEE" w:rsidRPr="00A164B9">
        <w:t xml:space="preserve"> </w:t>
      </w:r>
      <w:r w:rsidR="006813B1" w:rsidRPr="00A164B9">
        <w:t>Periódica</w:t>
      </w:r>
      <w:r w:rsidR="008553F5" w:rsidRPr="00A164B9">
        <w:t xml:space="preserve"> (ECA</w:t>
      </w:r>
      <w:r w:rsidR="00354FF0" w:rsidRPr="00A164B9">
        <w:t>P</w:t>
      </w:r>
      <w:r w:rsidR="008553F5" w:rsidRPr="00A164B9">
        <w:t>)</w:t>
      </w:r>
      <w:r w:rsidR="006813B1" w:rsidRPr="00A164B9">
        <w:t xml:space="preserve"> </w:t>
      </w:r>
      <w:sdt>
        <w:sdtPr>
          <w:rPr>
            <w:color w:val="000000"/>
          </w:r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BA13C3" w:rsidRPr="00A164B9">
            <w:rPr>
              <w:color w:val="000000"/>
            </w:rPr>
            <w:t>(FREITAS et al., 2001)</w:t>
          </w:r>
        </w:sdtContent>
      </w:sdt>
      <w:r w:rsidRPr="00A164B9">
        <w:t xml:space="preserve">, versão validada em português da </w:t>
      </w:r>
      <w:proofErr w:type="spellStart"/>
      <w:r w:rsidRPr="00A164B9">
        <w:t>Binge</w:t>
      </w:r>
      <w:proofErr w:type="spellEnd"/>
      <w:r w:rsidRPr="00A164B9">
        <w:t xml:space="preserve"> </w:t>
      </w:r>
      <w:proofErr w:type="spellStart"/>
      <w:r w:rsidRPr="00A164B9">
        <w:t>Eating</w:t>
      </w:r>
      <w:proofErr w:type="spellEnd"/>
      <w:r w:rsidRPr="00A164B9">
        <w:t xml:space="preserve"> </w:t>
      </w:r>
      <w:proofErr w:type="spellStart"/>
      <w:r w:rsidRPr="00A164B9">
        <w:t>Scale</w:t>
      </w:r>
      <w:proofErr w:type="spellEnd"/>
      <w:r w:rsidRPr="00A164B9">
        <w:t xml:space="preserve"> </w:t>
      </w:r>
      <w:sdt>
        <w:sdtPr>
          <w:rPr>
            <w:color w:val="000000"/>
          </w:r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BA13C3" w:rsidRPr="00A164B9">
            <w:rPr>
              <w:color w:val="000000"/>
            </w:rPr>
            <w:t>(GORMALLY et al., 1982)</w:t>
          </w:r>
        </w:sdtContent>
      </w:sdt>
      <w:r w:rsidR="00FF6564" w:rsidRPr="00A164B9">
        <w:t xml:space="preserve">, </w:t>
      </w:r>
      <w:r w:rsidR="00913508" w:rsidRPr="00A164B9">
        <w:t xml:space="preserve">tem sido amplamente utilizada </w:t>
      </w:r>
      <w:r w:rsidR="003A1C09" w:rsidRPr="00A164B9">
        <w:t xml:space="preserve">em estudos clínicos </w:t>
      </w:r>
      <w:r w:rsidR="00913508" w:rsidRPr="00A164B9">
        <w:t xml:space="preserve">como ferramenta </w:t>
      </w:r>
      <w:r w:rsidR="00251A48" w:rsidRPr="00A164B9">
        <w:t xml:space="preserve">para </w:t>
      </w:r>
      <w:r w:rsidR="00913508" w:rsidRPr="00A164B9">
        <w:t xml:space="preserve">rastreio, </w:t>
      </w:r>
      <w:r w:rsidR="00251A48" w:rsidRPr="00A164B9">
        <w:t xml:space="preserve">caracterização da gravidade, </w:t>
      </w:r>
      <w:r w:rsidR="00C4463D" w:rsidRPr="00A164B9">
        <w:t xml:space="preserve">e </w:t>
      </w:r>
      <w:r w:rsidR="008455DC" w:rsidRPr="00A164B9">
        <w:t>avaliação de resposta ao tratamento</w:t>
      </w:r>
      <w:r w:rsidR="00367D28" w:rsidRPr="00A164B9">
        <w:t xml:space="preserve"> desta comorbidade. Foi desenvolvida e validada especificamente para pacientes com obesidade</w:t>
      </w:r>
      <w:r w:rsidR="007D6651" w:rsidRPr="00A164B9">
        <w:t>.</w:t>
      </w:r>
      <w:r w:rsidR="00F31CF0" w:rsidRPr="00A164B9">
        <w:t xml:space="preserve"> </w:t>
      </w:r>
      <w:r w:rsidR="00762F92" w:rsidRPr="00A164B9">
        <w:t>Apresenta boa sensibilidade e especific</w:t>
      </w:r>
      <w:r w:rsidR="00CA2374" w:rsidRPr="00A164B9">
        <w:t>idade, com resultados semelhantes</w:t>
      </w:r>
      <w:r w:rsidR="005F3668" w:rsidRPr="00A164B9">
        <w:t xml:space="preserve"> aos obtidos </w:t>
      </w:r>
      <w:r w:rsidR="0082577A" w:rsidRPr="00A164B9">
        <w:t>por entrevistas clínicas semiestruturadas</w:t>
      </w:r>
      <w:r w:rsidR="008455DC" w:rsidRPr="00A164B9">
        <w:t xml:space="preserve"> </w:t>
      </w:r>
      <w:sdt>
        <w:sdtPr>
          <w:rPr>
            <w:color w:val="000000"/>
          </w:r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BA13C3" w:rsidRPr="00A164B9">
            <w:rPr>
              <w:color w:val="000000"/>
            </w:rPr>
            <w:t>(DUARTE; PINTO-GOUVEIA; FERREIRA, 2015; FREITAS et al., 2006)</w:t>
          </w:r>
        </w:sdtContent>
      </w:sdt>
      <w:r w:rsidR="008455DC" w:rsidRPr="00A164B9">
        <w:t>.</w:t>
      </w:r>
    </w:p>
    <w:p w14:paraId="22C02737" w14:textId="08C6028B" w:rsidR="00CC7058" w:rsidRPr="00A164B9" w:rsidRDefault="00542051" w:rsidP="00994CE8">
      <w:r w:rsidRPr="00A164B9">
        <w:t xml:space="preserve">Estudos já demonstraram que indivíduos </w:t>
      </w:r>
      <w:r w:rsidR="00336FBF" w:rsidRPr="00A164B9">
        <w:t>com</w:t>
      </w:r>
      <w:r w:rsidRPr="00A164B9">
        <w:t xml:space="preserve"> ansiedade e depressão estão em maior risco de ganho de peso e desenvolvimento de obesidade, o que representa um </w:t>
      </w:r>
      <w:r w:rsidR="00336FBF" w:rsidRPr="00A164B9">
        <w:t xml:space="preserve">desafio global </w:t>
      </w:r>
      <w:r w:rsidRPr="00A164B9">
        <w:t xml:space="preserve">significativo para a saúde pública </w:t>
      </w:r>
      <w:sdt>
        <w:sdtPr>
          <w:rPr>
            <w:color w:val="000000"/>
          </w:r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BA13C3" w:rsidRPr="00A164B9">
            <w:rPr>
              <w:color w:val="000000"/>
            </w:rPr>
            <w:t>(SOPIAN et al., 2021)</w:t>
          </w:r>
        </w:sdtContent>
      </w:sdt>
      <w:r w:rsidR="00287DA0" w:rsidRPr="00A164B9">
        <w:t xml:space="preserve">. </w:t>
      </w:r>
    </w:p>
    <w:p w14:paraId="2B9251D8" w14:textId="637E0FCA" w:rsidR="00FA342F" w:rsidRPr="00A164B9" w:rsidRDefault="00003AA3" w:rsidP="00994CE8">
      <w:r w:rsidRPr="00A164B9">
        <w:t>Estudo por</w:t>
      </w:r>
      <w:r w:rsidR="00AA32E8" w:rsidRPr="00A164B9">
        <w:t xml:space="preserve"> </w:t>
      </w:r>
      <w:proofErr w:type="spellStart"/>
      <w:r w:rsidR="00AA32E8" w:rsidRPr="00A164B9">
        <w:t>Hickey</w:t>
      </w:r>
      <w:proofErr w:type="spellEnd"/>
      <w:r w:rsidR="00AA32E8" w:rsidRPr="00A164B9">
        <w:t xml:space="preserve"> et al.</w:t>
      </w:r>
      <w:r w:rsidR="00A369DD" w:rsidRPr="00A164B9">
        <w:t xml:space="preserve"> (</w:t>
      </w:r>
      <w:r w:rsidR="00AA32E8" w:rsidRPr="00A164B9">
        <w:t>2022</w:t>
      </w:r>
      <w:r w:rsidR="00A369DD" w:rsidRPr="00A164B9">
        <w:t>)</w:t>
      </w:r>
      <w:r w:rsidR="00472FFF" w:rsidRPr="00A164B9">
        <w:t xml:space="preserve"> </w:t>
      </w:r>
      <w:r w:rsidR="00F341D2" w:rsidRPr="00A164B9">
        <w:t xml:space="preserve">com 178 </w:t>
      </w:r>
      <w:r w:rsidR="00C52D5A" w:rsidRPr="00A164B9">
        <w:t xml:space="preserve">adultos </w:t>
      </w:r>
      <w:r w:rsidRPr="00A164B9">
        <w:t>demonstr</w:t>
      </w:r>
      <w:r w:rsidR="00DA79B9" w:rsidRPr="00A164B9">
        <w:t>ou</w:t>
      </w:r>
      <w:r w:rsidRPr="00A164B9">
        <w:t xml:space="preserve"> uma </w:t>
      </w:r>
      <w:r w:rsidR="002A71B7" w:rsidRPr="00A164B9">
        <w:t xml:space="preserve">alta </w:t>
      </w:r>
      <w:r w:rsidRPr="00A164B9">
        <w:t>prevalência de sintomas de depressão, ansiedade e estresse crônico em adultos com obesidade grau 3</w:t>
      </w:r>
      <w:r w:rsidR="00C52D5A" w:rsidRPr="00A164B9">
        <w:t>.</w:t>
      </w:r>
      <w:r w:rsidR="00C90FE4" w:rsidRPr="00A164B9">
        <w:t xml:space="preserve"> </w:t>
      </w:r>
      <w:r w:rsidR="002B7203" w:rsidRPr="00A164B9">
        <w:t xml:space="preserve">Foi utilizado </w:t>
      </w:r>
      <w:r w:rsidR="00C90FE4" w:rsidRPr="00A164B9">
        <w:t>o instrumento</w:t>
      </w:r>
      <w:r w:rsidR="00E34EE7" w:rsidRPr="00A164B9">
        <w:t xml:space="preserve"> </w:t>
      </w:r>
      <w:proofErr w:type="spellStart"/>
      <w:r w:rsidR="00E34EE7" w:rsidRPr="00A164B9">
        <w:t>Depression</w:t>
      </w:r>
      <w:proofErr w:type="spellEnd"/>
      <w:r w:rsidR="00E34EE7" w:rsidRPr="00A164B9">
        <w:t xml:space="preserve"> </w:t>
      </w:r>
      <w:proofErr w:type="spellStart"/>
      <w:r w:rsidR="00E34EE7" w:rsidRPr="00A164B9">
        <w:t>Anxiety</w:t>
      </w:r>
      <w:proofErr w:type="spellEnd"/>
      <w:r w:rsidR="00E34EE7" w:rsidRPr="00A164B9">
        <w:t xml:space="preserve"> Stress </w:t>
      </w:r>
      <w:proofErr w:type="spellStart"/>
      <w:r w:rsidR="00E34EE7" w:rsidRPr="00A164B9">
        <w:t>Scales</w:t>
      </w:r>
      <w:proofErr w:type="spellEnd"/>
      <w:r w:rsidR="00E34EE7" w:rsidRPr="00A164B9">
        <w:t xml:space="preserve"> - 21 item </w:t>
      </w:r>
      <w:proofErr w:type="spellStart"/>
      <w:r w:rsidR="00E34EE7" w:rsidRPr="00A164B9">
        <w:t>version</w:t>
      </w:r>
      <w:proofErr w:type="spellEnd"/>
      <w:r w:rsidR="00C90FE4" w:rsidRPr="00A164B9">
        <w:t xml:space="preserve"> </w:t>
      </w:r>
      <w:r w:rsidR="004474D0" w:rsidRPr="00A164B9">
        <w:t>(</w:t>
      </w:r>
      <w:r w:rsidR="00C90FE4" w:rsidRPr="00A164B9">
        <w:t>DASS-21</w:t>
      </w:r>
      <w:r w:rsidR="004474D0" w:rsidRPr="00A164B9">
        <w:t>)</w:t>
      </w:r>
      <w:r w:rsidR="00C90FE4" w:rsidRPr="00A164B9">
        <w:t xml:space="preserve"> </w:t>
      </w:r>
      <w:sdt>
        <w:sdtPr>
          <w:rPr>
            <w:color w:val="000000"/>
          </w:r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BA13C3" w:rsidRPr="00A164B9">
            <w:rPr>
              <w:color w:val="000000"/>
            </w:rPr>
            <w:t>(LOVIBOND, 1995)</w:t>
          </w:r>
        </w:sdtContent>
      </w:sdt>
      <w:r w:rsidR="002B7203" w:rsidRPr="00A164B9">
        <w:t>, capaz de avaliar simultaneamente a presença e intensidade de sintomas de depressão, ansiedade e estresse crônico</w:t>
      </w:r>
      <w:r w:rsidR="000D76E4" w:rsidRPr="00A164B9">
        <w:t xml:space="preserve">. </w:t>
      </w:r>
      <w:r w:rsidR="00C52D5A" w:rsidRPr="00A164B9">
        <w:t xml:space="preserve">Sintomas moderados a </w:t>
      </w:r>
      <w:r w:rsidR="000001D8" w:rsidRPr="00A164B9">
        <w:t>graves de depressão foram presentes em</w:t>
      </w:r>
      <w:r w:rsidR="003629DB" w:rsidRPr="00A164B9">
        <w:t xml:space="preserve"> 53,9% (</w:t>
      </w:r>
      <w:r w:rsidR="00757508" w:rsidRPr="00A164B9">
        <w:t>n=</w:t>
      </w:r>
      <w:r w:rsidR="003629DB" w:rsidRPr="00A164B9">
        <w:t>96)</w:t>
      </w:r>
      <w:r w:rsidR="000001D8" w:rsidRPr="00A164B9">
        <w:t>,</w:t>
      </w:r>
      <w:r w:rsidR="003629DB" w:rsidRPr="00A164B9">
        <w:t xml:space="preserve"> enquanto 39,3% (n=70)</w:t>
      </w:r>
      <w:r w:rsidR="003D0F0B" w:rsidRPr="00A164B9">
        <w:t xml:space="preserve"> dos participantes</w:t>
      </w:r>
      <w:r w:rsidR="003629DB" w:rsidRPr="00A164B9">
        <w:t xml:space="preserve"> apresentavam </w:t>
      </w:r>
      <w:r w:rsidR="001F4B07" w:rsidRPr="00A164B9">
        <w:t>manifestações</w:t>
      </w:r>
      <w:r w:rsidR="003629DB" w:rsidRPr="00A164B9">
        <w:t xml:space="preserve"> graves de estresse crônico. </w:t>
      </w:r>
      <w:r w:rsidR="001A2F94" w:rsidRPr="00A164B9">
        <w:t>Sintomas de ansiedade m</w:t>
      </w:r>
      <w:r w:rsidR="003629DB" w:rsidRPr="00A164B9">
        <w:t>oderado</w:t>
      </w:r>
      <w:r w:rsidR="001A2F94" w:rsidRPr="00A164B9">
        <w:t>s</w:t>
      </w:r>
      <w:r w:rsidR="003629DB" w:rsidRPr="00A164B9">
        <w:t xml:space="preserve"> a grave</w:t>
      </w:r>
      <w:r w:rsidR="001A2F94" w:rsidRPr="00A164B9">
        <w:t>s</w:t>
      </w:r>
      <w:r w:rsidR="004A68D0" w:rsidRPr="00A164B9">
        <w:t xml:space="preserve"> </w:t>
      </w:r>
      <w:r w:rsidR="00F5526D" w:rsidRPr="00A164B9">
        <w:t>tiveram prevalência de</w:t>
      </w:r>
      <w:r w:rsidR="003629DB" w:rsidRPr="00A164B9">
        <w:t xml:space="preserve"> 51,1% (n=91)</w:t>
      </w:r>
      <w:r w:rsidR="00F5526D" w:rsidRPr="00A164B9">
        <w:t xml:space="preserve"> e </w:t>
      </w:r>
      <w:r w:rsidR="007C7DE8" w:rsidRPr="00A164B9">
        <w:t xml:space="preserve">de ansiedade extremamente graves </w:t>
      </w:r>
      <w:r w:rsidR="000328C1" w:rsidRPr="00A164B9">
        <w:t xml:space="preserve">de </w:t>
      </w:r>
      <w:r w:rsidR="003629DB" w:rsidRPr="00A164B9">
        <w:t>30,3%</w:t>
      </w:r>
      <w:r w:rsidR="001A2F94" w:rsidRPr="00A164B9">
        <w:t xml:space="preserve"> </w:t>
      </w:r>
      <w:r w:rsidR="003629DB" w:rsidRPr="00A164B9">
        <w:t>(n=54)</w:t>
      </w:r>
      <w:r w:rsidR="000328C1" w:rsidRPr="00A164B9">
        <w:t xml:space="preserve">. </w:t>
      </w:r>
      <w:r w:rsidR="007E5330" w:rsidRPr="00A164B9">
        <w:lastRenderedPageBreak/>
        <w:t>Maior gravidade</w:t>
      </w:r>
      <w:r w:rsidR="00C80348" w:rsidRPr="00A164B9">
        <w:t xml:space="preserve"> </w:t>
      </w:r>
      <w:r w:rsidR="007E5330" w:rsidRPr="00A164B9">
        <w:t>d</w:t>
      </w:r>
      <w:r w:rsidR="00757508" w:rsidRPr="00A164B9">
        <w:t>e</w:t>
      </w:r>
      <w:r w:rsidR="007E5330" w:rsidRPr="00A164B9">
        <w:t>s</w:t>
      </w:r>
      <w:r w:rsidR="00757508" w:rsidRPr="00A164B9">
        <w:t>tes</w:t>
      </w:r>
      <w:r w:rsidR="00C80348" w:rsidRPr="00A164B9">
        <w:t xml:space="preserve"> sintomas</w:t>
      </w:r>
      <w:r w:rsidR="00F8292C" w:rsidRPr="00A164B9">
        <w:t xml:space="preserve"> </w:t>
      </w:r>
      <w:r w:rsidR="00757508" w:rsidRPr="00A164B9">
        <w:t xml:space="preserve">foi associado a </w:t>
      </w:r>
      <w:r w:rsidR="00C80348" w:rsidRPr="00A164B9">
        <w:t>meno</w:t>
      </w:r>
      <w:r w:rsidR="002E44E5" w:rsidRPr="00A164B9">
        <w:t xml:space="preserve">r </w:t>
      </w:r>
      <w:r w:rsidR="00C80348" w:rsidRPr="00A164B9">
        <w:t>perda de peso</w:t>
      </w:r>
      <w:r w:rsidR="0032616B" w:rsidRPr="00A164B9">
        <w:t xml:space="preserve"> após programa multidisciplinar</w:t>
      </w:r>
      <w:r w:rsidR="00AA32E8" w:rsidRPr="00A164B9">
        <w:t xml:space="preserve"> </w:t>
      </w:r>
      <w:sdt>
        <w:sdtPr>
          <w:rPr>
            <w:color w:val="000000"/>
          </w:r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BA13C3" w:rsidRPr="00A164B9">
            <w:rPr>
              <w:color w:val="000000"/>
            </w:rPr>
            <w:t>(HICKEY1 et al., 2022)</w:t>
          </w:r>
        </w:sdtContent>
      </w:sdt>
      <w:r w:rsidR="0032616B" w:rsidRPr="00A164B9">
        <w:t>.</w:t>
      </w:r>
    </w:p>
    <w:p w14:paraId="4A129491" w14:textId="3C5BC322" w:rsidR="002B12E2" w:rsidRPr="00A164B9" w:rsidRDefault="009D76B1" w:rsidP="00994CE8">
      <w:r w:rsidRPr="00A164B9">
        <w:t xml:space="preserve">As implicações </w:t>
      </w:r>
      <w:r w:rsidR="009F71F5" w:rsidRPr="00A164B9">
        <w:t>n</w:t>
      </w:r>
      <w:r w:rsidR="006A73EC" w:rsidRPr="00A164B9">
        <w:t>a saúde mental,</w:t>
      </w:r>
      <w:r w:rsidR="009B3CA3" w:rsidRPr="00A164B9">
        <w:t xml:space="preserve"> </w:t>
      </w:r>
      <w:r w:rsidR="006A73EC" w:rsidRPr="00A164B9">
        <w:t xml:space="preserve">as comorbidades </w:t>
      </w:r>
      <w:r w:rsidR="001853A9" w:rsidRPr="00A164B9">
        <w:t>relacionadas</w:t>
      </w:r>
      <w:r w:rsidR="009B3CA3" w:rsidRPr="00A164B9">
        <w:t xml:space="preserve"> e os próprios aspectos fisiopatológicos</w:t>
      </w:r>
      <w:r w:rsidR="006A73EC" w:rsidRPr="00A164B9">
        <w:t xml:space="preserve"> </w:t>
      </w:r>
      <w:r w:rsidR="009B3CA3" w:rsidRPr="00A164B9">
        <w:t>da</w:t>
      </w:r>
      <w:r w:rsidR="006A73EC" w:rsidRPr="00A164B9">
        <w:t xml:space="preserve"> obesidade estão </w:t>
      </w:r>
      <w:r w:rsidR="00E81B04" w:rsidRPr="00A164B9">
        <w:t>ligados</w:t>
      </w:r>
      <w:r w:rsidR="006A73EC" w:rsidRPr="00A164B9">
        <w:t xml:space="preserve"> a deterioração da qualidade de vida </w:t>
      </w:r>
      <w:r w:rsidR="00937B0D" w:rsidRPr="00A164B9">
        <w:t>nesta população</w:t>
      </w:r>
      <w:r w:rsidR="006A73EC" w:rsidRPr="00A164B9">
        <w:t xml:space="preserve"> </w:t>
      </w:r>
      <w:sdt>
        <w:sdtPr>
          <w:rPr>
            <w:color w:val="000000"/>
          </w:r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BA13C3" w:rsidRPr="00A164B9">
            <w:rPr>
              <w:color w:val="000000"/>
            </w:rPr>
            <w:t>(HECKER et al., 2022; MEJADDAM et al., 2022)</w:t>
          </w:r>
        </w:sdtContent>
      </w:sdt>
      <w:r w:rsidR="00EC6285" w:rsidRPr="00A164B9">
        <w:t xml:space="preserve">. </w:t>
      </w:r>
      <w:r w:rsidR="005D591B" w:rsidRPr="00A164B9">
        <w:t>E</w:t>
      </w:r>
      <w:r w:rsidR="00EC6285" w:rsidRPr="00A164B9">
        <w:t>studo</w:t>
      </w:r>
      <w:r w:rsidR="005D591B" w:rsidRPr="00A164B9">
        <w:t xml:space="preserve"> com 30 pacientes do sexo feminino com obesidade</w:t>
      </w:r>
      <w:r w:rsidR="00EC6285" w:rsidRPr="00A164B9">
        <w:t xml:space="preserve"> demonstrou </w:t>
      </w:r>
      <w:r w:rsidR="00300AED" w:rsidRPr="00A164B9">
        <w:t>forte correlação negativa entre</w:t>
      </w:r>
      <w:r w:rsidR="00EC6285" w:rsidRPr="00A164B9">
        <w:t xml:space="preserve"> </w:t>
      </w:r>
      <w:r w:rsidR="0052273B" w:rsidRPr="00A164B9">
        <w:t>diversos parâmetros antropométricos</w:t>
      </w:r>
      <w:r w:rsidR="00300AED" w:rsidRPr="00A164B9">
        <w:t xml:space="preserve"> e</w:t>
      </w:r>
      <w:r w:rsidR="00B20102" w:rsidRPr="00A164B9">
        <w:t xml:space="preserve"> </w:t>
      </w:r>
      <w:r w:rsidR="00300AED" w:rsidRPr="00A164B9">
        <w:t>escore de</w:t>
      </w:r>
      <w:r w:rsidR="00736FD0" w:rsidRPr="00A164B9">
        <w:t xml:space="preserve"> </w:t>
      </w:r>
      <w:r w:rsidR="00B20102" w:rsidRPr="00A164B9">
        <w:t>qualidade de vida avaliad</w:t>
      </w:r>
      <w:r w:rsidR="00300AED" w:rsidRPr="00A164B9">
        <w:t>o</w:t>
      </w:r>
      <w:r w:rsidR="00B20102" w:rsidRPr="00A164B9">
        <w:t xml:space="preserve"> através d</w:t>
      </w:r>
      <w:r w:rsidR="00D40468" w:rsidRPr="00A164B9">
        <w:t xml:space="preserve">o </w:t>
      </w:r>
      <w:r w:rsidR="00757508" w:rsidRPr="00A164B9">
        <w:t xml:space="preserve">World Health </w:t>
      </w:r>
      <w:proofErr w:type="spellStart"/>
      <w:r w:rsidR="00757508" w:rsidRPr="00A164B9">
        <w:t>Organization</w:t>
      </w:r>
      <w:proofErr w:type="spellEnd"/>
      <w:r w:rsidR="00757508" w:rsidRPr="00A164B9">
        <w:t xml:space="preserve"> </w:t>
      </w:r>
      <w:proofErr w:type="spellStart"/>
      <w:r w:rsidR="00757508" w:rsidRPr="00A164B9">
        <w:t>Quality</w:t>
      </w:r>
      <w:proofErr w:type="spellEnd"/>
      <w:r w:rsidR="00757508" w:rsidRPr="00A164B9">
        <w:t xml:space="preserve"> </w:t>
      </w:r>
      <w:proofErr w:type="spellStart"/>
      <w:r w:rsidR="00757508" w:rsidRPr="00A164B9">
        <w:t>of</w:t>
      </w:r>
      <w:proofErr w:type="spellEnd"/>
      <w:r w:rsidR="00757508" w:rsidRPr="00A164B9">
        <w:t xml:space="preserve"> Life - </w:t>
      </w:r>
      <w:proofErr w:type="spellStart"/>
      <w:r w:rsidR="00757508" w:rsidRPr="00A164B9">
        <w:t>Brief</w:t>
      </w:r>
      <w:proofErr w:type="spellEnd"/>
      <w:r w:rsidR="00757508" w:rsidRPr="00A164B9">
        <w:t xml:space="preserve"> </w:t>
      </w:r>
      <w:proofErr w:type="spellStart"/>
      <w:r w:rsidR="00757508" w:rsidRPr="00A164B9">
        <w:t>Version</w:t>
      </w:r>
      <w:proofErr w:type="spellEnd"/>
      <w:r w:rsidR="00757508" w:rsidRPr="00A164B9">
        <w:t xml:space="preserve"> (</w:t>
      </w:r>
      <w:r w:rsidR="00D40468" w:rsidRPr="00A164B9">
        <w:t>WHOQOL-BREF</w:t>
      </w:r>
      <w:r w:rsidR="00757508" w:rsidRPr="00A164B9">
        <w:t>)</w:t>
      </w:r>
      <w:r w:rsidR="00684D8A" w:rsidRPr="00A164B9">
        <w:t xml:space="preserve">. </w:t>
      </w:r>
      <w:r w:rsidR="00980BA8" w:rsidRPr="00A164B9">
        <w:t xml:space="preserve">A obesidade </w:t>
      </w:r>
      <w:r w:rsidR="00E81B04" w:rsidRPr="00A164B9">
        <w:t>resultou em</w:t>
      </w:r>
      <w:r w:rsidR="00F81FA3" w:rsidRPr="00A164B9">
        <w:t xml:space="preserve"> prejuízo</w:t>
      </w:r>
      <w:r w:rsidR="00684D8A" w:rsidRPr="00A164B9">
        <w:t xml:space="preserve"> da saúde física e mental, </w:t>
      </w:r>
      <w:r w:rsidR="003E4E2E" w:rsidRPr="00A164B9">
        <w:t xml:space="preserve">maior dependência e </w:t>
      </w:r>
      <w:r w:rsidR="00684D8A" w:rsidRPr="00A164B9">
        <w:t>dificul</w:t>
      </w:r>
      <w:r w:rsidR="00980BA8" w:rsidRPr="00A164B9">
        <w:t>dade</w:t>
      </w:r>
      <w:r w:rsidR="00684D8A" w:rsidRPr="00A164B9">
        <w:t xml:space="preserve"> </w:t>
      </w:r>
      <w:r w:rsidR="00607229" w:rsidRPr="00A164B9">
        <w:t xml:space="preserve">no desenvolvimento de </w:t>
      </w:r>
      <w:r w:rsidR="00684D8A" w:rsidRPr="00A164B9">
        <w:t>atividades sociais e esportivas</w:t>
      </w:r>
      <w:r w:rsidR="00AD4756" w:rsidRPr="00A164B9">
        <w:t>, causando</w:t>
      </w:r>
      <w:r w:rsidR="003E4E2E" w:rsidRPr="00A164B9">
        <w:t xml:space="preserve"> repercussão </w:t>
      </w:r>
      <w:r w:rsidR="002C7FC6" w:rsidRPr="00A164B9">
        <w:t>negativa</w:t>
      </w:r>
      <w:r w:rsidR="00684D8A" w:rsidRPr="00A164B9">
        <w:t xml:space="preserve"> na </w:t>
      </w:r>
      <w:r w:rsidR="002C7FC6" w:rsidRPr="00A164B9">
        <w:t xml:space="preserve">funcionalidade </w:t>
      </w:r>
      <w:r w:rsidR="00CB58E8" w:rsidRPr="00A164B9">
        <w:t xml:space="preserve">destes indivíduos </w:t>
      </w:r>
      <w:sdt>
        <w:sdtPr>
          <w:rPr>
            <w:color w:val="000000"/>
          </w:r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BA13C3" w:rsidRPr="00A164B9">
            <w:rPr>
              <w:color w:val="000000"/>
            </w:rPr>
            <w:t>(POLETTO et al., 2018)</w:t>
          </w:r>
        </w:sdtContent>
      </w:sdt>
      <w:r w:rsidR="002566ED" w:rsidRPr="00A164B9">
        <w:t>.</w:t>
      </w:r>
    </w:p>
    <w:p w14:paraId="045ADEB9" w14:textId="3695A879" w:rsidR="00E5028E" w:rsidRPr="00A164B9" w:rsidRDefault="00E42332" w:rsidP="00994CE8">
      <w:r w:rsidRPr="00A164B9">
        <w:t>Desenvolvida pela OMS, WHOQOL-BREF é uma ferramenta validada para avaliação da qualidade de vida. A</w:t>
      </w:r>
      <w:r w:rsidR="00E5028E" w:rsidRPr="00A164B9">
        <w:t xml:space="preserve">mplamente </w:t>
      </w:r>
      <w:r w:rsidR="0055725C" w:rsidRPr="00A164B9">
        <w:t>empregada</w:t>
      </w:r>
      <w:r w:rsidR="00E5028E" w:rsidRPr="00A164B9">
        <w:t xml:space="preserve"> em pesquisa clínica</w:t>
      </w:r>
      <w:r w:rsidRPr="00A164B9">
        <w:t xml:space="preserve">, </w:t>
      </w:r>
      <w:r w:rsidR="00FA4371" w:rsidRPr="00A164B9">
        <w:t>pode ser utilizada para</w:t>
      </w:r>
      <w:r w:rsidR="00CB0730" w:rsidRPr="00A164B9">
        <w:t xml:space="preserve"> </w:t>
      </w:r>
      <w:r w:rsidR="00E81FCE" w:rsidRPr="00A164B9">
        <w:t xml:space="preserve">medir </w:t>
      </w:r>
      <w:r w:rsidR="00E5028E" w:rsidRPr="00A164B9">
        <w:t>o impacto d</w:t>
      </w:r>
      <w:r w:rsidR="00E81FCE" w:rsidRPr="00A164B9">
        <w:t>as</w:t>
      </w:r>
      <w:r w:rsidR="00E5028E" w:rsidRPr="00A164B9">
        <w:t xml:space="preserve"> intervenções</w:t>
      </w:r>
      <w:r w:rsidR="00C22827" w:rsidRPr="00A164B9">
        <w:t xml:space="preserve"> </w:t>
      </w:r>
      <w:r w:rsidR="00F6540F" w:rsidRPr="00A164B9">
        <w:t>na percepção de qualidade de vida em diferentes populações</w:t>
      </w:r>
      <w:r w:rsidR="00E5028E" w:rsidRPr="00A164B9">
        <w:t xml:space="preserve">. Consiste em 24 </w:t>
      </w:r>
      <w:r w:rsidR="00CC585B" w:rsidRPr="00A164B9">
        <w:t>questões</w:t>
      </w:r>
      <w:r w:rsidR="000528E3" w:rsidRPr="00A164B9">
        <w:t xml:space="preserve"> que abrangem</w:t>
      </w:r>
      <w:r w:rsidR="00E5028E" w:rsidRPr="00A164B9">
        <w:t xml:space="preserve"> 4 domínios</w:t>
      </w:r>
      <w:r w:rsidR="00311077" w:rsidRPr="00A164B9">
        <w:t>: físico, psicológico, relações sociais e meio ambiente</w:t>
      </w:r>
      <w:r w:rsidR="00E5028E" w:rsidRPr="00A164B9">
        <w:t>, além de duas perguntas</w:t>
      </w:r>
      <w:r w:rsidR="005908BF" w:rsidRPr="00A164B9">
        <w:t xml:space="preserve"> amplas</w:t>
      </w:r>
      <w:r w:rsidR="00E5028E" w:rsidRPr="00A164B9">
        <w:t xml:space="preserve"> sobre a qualidade de vida e saúde globais</w:t>
      </w:r>
      <w:r w:rsidR="001F58AB" w:rsidRPr="00A164B9">
        <w:t>, totalizando 26 questões</w:t>
      </w:r>
      <w:r w:rsidR="00E5028E" w:rsidRPr="00A164B9">
        <w:t>. Notas mais altas</w:t>
      </w:r>
      <w:r w:rsidR="004C5181" w:rsidRPr="00A164B9">
        <w:t xml:space="preserve"> indicam</w:t>
      </w:r>
      <w:r w:rsidR="00E5028E" w:rsidRPr="00A164B9">
        <w:t xml:space="preserve"> melhor</w:t>
      </w:r>
      <w:r w:rsidR="004C5181" w:rsidRPr="00A164B9">
        <w:t>es escores de</w:t>
      </w:r>
      <w:r w:rsidR="00E5028E" w:rsidRPr="00A164B9">
        <w:t xml:space="preserve"> qualidade de vida </w:t>
      </w:r>
      <w:sdt>
        <w:sdtPr>
          <w:rPr>
            <w:color w:val="000000"/>
          </w:r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BA13C3" w:rsidRPr="00A164B9">
            <w:rPr>
              <w:color w:val="000000"/>
            </w:rPr>
            <w:t>(WHO, 2012)</w:t>
          </w:r>
        </w:sdtContent>
      </w:sdt>
      <w:r w:rsidR="00E5028E" w:rsidRPr="00A164B9">
        <w:t>.</w:t>
      </w:r>
    </w:p>
    <w:p w14:paraId="4C7982D2" w14:textId="3B437E8B" w:rsidR="00313867" w:rsidRPr="00A164B9" w:rsidRDefault="00903883" w:rsidP="00994CE8">
      <w:r w:rsidRPr="00A164B9">
        <w:t>Foi</w:t>
      </w:r>
      <w:r w:rsidR="0016357E" w:rsidRPr="00A164B9">
        <w:t xml:space="preserve"> demonstra</w:t>
      </w:r>
      <w:r w:rsidRPr="00A164B9">
        <w:t>do</w:t>
      </w:r>
      <w:r w:rsidR="00C602E0" w:rsidRPr="00A164B9">
        <w:t xml:space="preserve"> a validade interna do WHOQOL-BREF, além de</w:t>
      </w:r>
      <w:r w:rsidR="0016357E" w:rsidRPr="00A164B9">
        <w:t xml:space="preserve"> boa</w:t>
      </w:r>
      <w:r w:rsidR="009F5C88" w:rsidRPr="00A164B9">
        <w:t xml:space="preserve"> correlação</w:t>
      </w:r>
      <w:r w:rsidR="0016357E" w:rsidRPr="00A164B9">
        <w:t xml:space="preserve"> </w:t>
      </w:r>
      <w:r w:rsidR="00BC51EE" w:rsidRPr="00A164B9">
        <w:t xml:space="preserve">com </w:t>
      </w:r>
      <w:r w:rsidR="00CE2717" w:rsidRPr="00A164B9">
        <w:t>a versão estendida do formulário, o</w:t>
      </w:r>
      <w:r w:rsidR="00BC51EE" w:rsidRPr="00A164B9">
        <w:t xml:space="preserve"> </w:t>
      </w:r>
      <w:r w:rsidR="002B12E2" w:rsidRPr="00A164B9">
        <w:t>WHOQOL-100</w:t>
      </w:r>
      <w:r w:rsidR="009E24B6" w:rsidRPr="00A164B9">
        <w:t xml:space="preserve">. </w:t>
      </w:r>
      <w:r w:rsidR="008739FD" w:rsidRPr="00A164B9">
        <w:t xml:space="preserve">O tempo necessário para completar o </w:t>
      </w:r>
      <w:r w:rsidR="002109E1" w:rsidRPr="00A164B9">
        <w:t xml:space="preserve">WHOQOL-100 </w:t>
      </w:r>
      <w:r w:rsidR="00400A05" w:rsidRPr="00A164B9">
        <w:t xml:space="preserve">é </w:t>
      </w:r>
      <w:r w:rsidR="004B23A5" w:rsidRPr="00A164B9">
        <w:t>de</w:t>
      </w:r>
      <w:r w:rsidR="008739FD" w:rsidRPr="00A164B9">
        <w:t xml:space="preserve"> 30 </w:t>
      </w:r>
      <w:r w:rsidR="00AB702F" w:rsidRPr="00A164B9">
        <w:t>e</w:t>
      </w:r>
      <w:r w:rsidR="008739FD" w:rsidRPr="00A164B9">
        <w:t xml:space="preserve"> 90 minutos, enquanto a versão abreviada pode ser preenchida </w:t>
      </w:r>
      <w:r w:rsidR="00B60511" w:rsidRPr="00A164B9">
        <w:t xml:space="preserve">em tempo mais hábil, sendo uma opção </w:t>
      </w:r>
      <w:r w:rsidR="00AA4F7F" w:rsidRPr="00A164B9">
        <w:t xml:space="preserve">mais </w:t>
      </w:r>
      <w:r w:rsidR="00B60511" w:rsidRPr="00A164B9">
        <w:t xml:space="preserve">viável para estudos </w:t>
      </w:r>
      <w:r w:rsidR="007B2B93" w:rsidRPr="00A164B9">
        <w:t xml:space="preserve">nos quais a qualidade de vida </w:t>
      </w:r>
      <w:r w:rsidR="00C211C5" w:rsidRPr="00A164B9">
        <w:t xml:space="preserve">é </w:t>
      </w:r>
      <w:r w:rsidR="007B2B93" w:rsidRPr="00A164B9">
        <w:t>uma dentre várias variáveis de interesse</w:t>
      </w:r>
      <w:r w:rsidR="00790C91" w:rsidRPr="00A164B9">
        <w:t xml:space="preserve"> </w:t>
      </w:r>
      <w:sdt>
        <w:sdtPr>
          <w:rPr>
            <w:color w:val="000000"/>
          </w:r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BA13C3" w:rsidRPr="00A164B9">
            <w:rPr>
              <w:color w:val="000000"/>
            </w:rPr>
            <w:t>(WHO, 2012)</w:t>
          </w:r>
        </w:sdtContent>
      </w:sdt>
      <w:r w:rsidR="007B2B93" w:rsidRPr="00A164B9">
        <w:t xml:space="preserve">. </w:t>
      </w:r>
    </w:p>
    <w:p w14:paraId="3AD8EB8A" w14:textId="353D9CD7" w:rsidR="00AE49F9" w:rsidRPr="00A164B9" w:rsidRDefault="001E4188" w:rsidP="001E4188">
      <w:pPr>
        <w:pStyle w:val="Heading2"/>
        <w:rPr>
          <w:lang w:val="pt-BR"/>
        </w:rPr>
      </w:pPr>
      <w:bookmarkStart w:id="10" w:name="_Toc128317822"/>
      <w:bookmarkStart w:id="11" w:name="_Toc132992067"/>
      <w:bookmarkStart w:id="12" w:name="_Toc187787234"/>
      <w:r w:rsidRPr="00A164B9">
        <w:rPr>
          <w:lang w:val="pt-BR"/>
        </w:rPr>
        <w:t>Ângulo de fase</w:t>
      </w:r>
      <w:bookmarkEnd w:id="10"/>
      <w:bookmarkEnd w:id="11"/>
      <w:bookmarkEnd w:id="12"/>
    </w:p>
    <w:p w14:paraId="008EACB4" w14:textId="49409C84" w:rsidR="003A6133" w:rsidRPr="00A164B9" w:rsidRDefault="003A6133" w:rsidP="00994CE8">
      <w:r w:rsidRPr="00A164B9">
        <w:t>A bioimpedância tetrapolar é uma técnica não invasiva e segura para medir a condutividade elétrica do corpo humano. A oposição gerada pelo tecido à corrente elétrica alternada tem dois componentes: reatância (</w:t>
      </w:r>
      <w:proofErr w:type="spellStart"/>
      <w:r w:rsidRPr="00A164B9">
        <w:t>X</w:t>
      </w:r>
      <w:r w:rsidR="00CB4D4A" w:rsidRPr="00A164B9">
        <w:t>c</w:t>
      </w:r>
      <w:proofErr w:type="spellEnd"/>
      <w:r w:rsidRPr="00A164B9">
        <w:t xml:space="preserve">) e resistência (R). A reatância capacitiva corresponde ao efeito resistivo produzido pelas interfaces dos tecidos e membranas celulares. Por sua vez, a resistência corresponde a restrição ao fluxo da corrente elétrica, relacionada principalmente à quantidade de água presente nos tecidos. Parte da corrente </w:t>
      </w:r>
      <w:r w:rsidRPr="00A164B9">
        <w:lastRenderedPageBreak/>
        <w:t xml:space="preserve">elétrica é armazenada pela membrana celular, que atua como capacitor </w:t>
      </w:r>
      <w:sdt>
        <w:sdtPr>
          <w:rPr>
            <w:color w:val="000000"/>
          </w:r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BA13C3" w:rsidRPr="00A164B9">
            <w:rPr>
              <w:color w:val="000000"/>
            </w:rPr>
            <w:t>(DE LUIS et al., 2010)</w:t>
          </w:r>
        </w:sdtContent>
      </w:sdt>
      <w:r w:rsidRPr="00A164B9">
        <w:t xml:space="preserve">. </w:t>
      </w:r>
    </w:p>
    <w:p w14:paraId="59CF8358" w14:textId="5E544033" w:rsidR="000F5C0C" w:rsidRPr="00A164B9" w:rsidRDefault="000F5C0C" w:rsidP="00994CE8">
      <w:r w:rsidRPr="00A164B9">
        <w:t>A análise de bioimpedância (BIA) oferece uma abordagem rápida, prática e de baixo custo para identificar desnutrição e indicar prognóstico</w:t>
      </w:r>
      <w:r w:rsidR="00F02BFF" w:rsidRPr="00A164B9">
        <w:t xml:space="preserve"> clínico</w:t>
      </w:r>
      <w:r w:rsidRPr="00A164B9">
        <w:t xml:space="preserve">, avaliando a qualidade da membrana celular e </w:t>
      </w:r>
      <w:r w:rsidR="008E6AD8" w:rsidRPr="00A164B9">
        <w:t>indicando</w:t>
      </w:r>
      <w:r w:rsidRPr="00A164B9">
        <w:t xml:space="preserve"> a distribuição de fluidos </w:t>
      </w:r>
      <w:r w:rsidR="009A53A9" w:rsidRPr="00A164B9">
        <w:t xml:space="preserve">corporal </w:t>
      </w:r>
      <w:sdt>
        <w:sdtPr>
          <w:rPr>
            <w:color w:val="000000"/>
          </w:r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BA13C3" w:rsidRPr="00A164B9">
            <w:rPr>
              <w:color w:val="000000"/>
            </w:rPr>
            <w:t>(BOSY-WESTPHAL et al., 2006; LUKASKI; KYLE; KONDRUP, 2017)</w:t>
          </w:r>
        </w:sdtContent>
      </w:sdt>
      <w:r w:rsidR="009A53A9" w:rsidRPr="00A164B9">
        <w:t>.</w:t>
      </w:r>
    </w:p>
    <w:p w14:paraId="0BE9C1FE" w14:textId="05691F7D" w:rsidR="00AF250A" w:rsidRPr="00A164B9" w:rsidRDefault="00AF250A" w:rsidP="00994CE8">
      <w:r w:rsidRPr="00A164B9">
        <w:t>O ângulo de fase</w:t>
      </w:r>
      <w:r w:rsidR="009269A5" w:rsidRPr="00A164B9">
        <w:t xml:space="preserve"> (</w:t>
      </w:r>
      <w:r w:rsidR="00535D0B" w:rsidRPr="00A164B9">
        <w:t>ângulo de fase</w:t>
      </w:r>
      <w:r w:rsidR="009269A5" w:rsidRPr="00A164B9">
        <w:t>)</w:t>
      </w:r>
      <w:r w:rsidRPr="00A164B9">
        <w:t xml:space="preserve"> </w:t>
      </w:r>
      <w:r w:rsidR="00DD4724" w:rsidRPr="00A164B9">
        <w:t xml:space="preserve">derivado da bioimpedância </w:t>
      </w:r>
      <w:r w:rsidRPr="00A164B9">
        <w:t>é um</w:t>
      </w:r>
      <w:r w:rsidR="00DD4724" w:rsidRPr="00A164B9">
        <w:t xml:space="preserve"> indicador </w:t>
      </w:r>
      <w:r w:rsidRPr="00A164B9">
        <w:t>não invasiv</w:t>
      </w:r>
      <w:r w:rsidR="00DD4724" w:rsidRPr="00A164B9">
        <w:t>o</w:t>
      </w:r>
      <w:r w:rsidRPr="00A164B9">
        <w:t>, barat</w:t>
      </w:r>
      <w:r w:rsidR="00DD4724" w:rsidRPr="00A164B9">
        <w:t>o</w:t>
      </w:r>
      <w:r w:rsidRPr="00A164B9">
        <w:t xml:space="preserve"> e confiável</w:t>
      </w:r>
      <w:r w:rsidR="00C85D09" w:rsidRPr="00A164B9">
        <w:t>, realizado</w:t>
      </w:r>
      <w:r w:rsidRPr="00A164B9">
        <w:t xml:space="preserve"> à beira do leito para avaliação nutricional baseada nas propriedades de condutividade dos tecidos corporais</w:t>
      </w:r>
      <w:r w:rsidR="00811CFC" w:rsidRPr="00A164B9">
        <w:t xml:space="preserve">, capaz </w:t>
      </w:r>
      <w:r w:rsidRPr="00A164B9">
        <w:t xml:space="preserve">de identificar </w:t>
      </w:r>
      <w:r w:rsidR="00811CFC" w:rsidRPr="00A164B9">
        <w:t xml:space="preserve">estados de </w:t>
      </w:r>
      <w:r w:rsidRPr="00A164B9">
        <w:t>desnutrição</w:t>
      </w:r>
      <w:r w:rsidR="006C0E02" w:rsidRPr="00A164B9">
        <w:t xml:space="preserve"> </w:t>
      </w:r>
      <w:sdt>
        <w:sdtPr>
          <w:rPr>
            <w:color w:val="000000"/>
          </w:r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BA13C3" w:rsidRPr="00A164B9">
            <w:rPr>
              <w:color w:val="000000"/>
            </w:rPr>
            <w:t>(BELARMINO et al., 2016; CANCELLO et al., 2022)</w:t>
          </w:r>
        </w:sdtContent>
      </w:sdt>
      <w:r w:rsidR="00185503" w:rsidRPr="00A164B9">
        <w:t>.</w:t>
      </w:r>
      <w:r w:rsidR="00F40C1F" w:rsidRPr="00A164B9">
        <w:t xml:space="preserve"> </w:t>
      </w:r>
    </w:p>
    <w:p w14:paraId="427010FF" w14:textId="4145E02A" w:rsidR="0020597B" w:rsidRPr="00A164B9" w:rsidRDefault="0020597B" w:rsidP="00994CE8">
      <w:r w:rsidRPr="00A164B9">
        <w:t>Pesquisas atuais tem se concentrado no ângulo de fase como um indicador d</w:t>
      </w:r>
      <w:r w:rsidR="00811CFC" w:rsidRPr="00A164B9">
        <w:t>a</w:t>
      </w:r>
      <w:r w:rsidRPr="00A164B9">
        <w:t xml:space="preserve"> saúde celular, particularmente refletindo a integridade da membrana e função </w:t>
      </w:r>
      <w:r w:rsidR="00673335" w:rsidRPr="00A164B9">
        <w:t>celular</w:t>
      </w:r>
      <w:r w:rsidR="00CA1729" w:rsidRPr="00A164B9">
        <w:t>es</w:t>
      </w:r>
      <w:r w:rsidRPr="00A164B9">
        <w:t xml:space="preserve"> </w:t>
      </w:r>
      <w:sdt>
        <w:sdtPr>
          <w:rPr>
            <w:color w:val="000000"/>
          </w:r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BA13C3" w:rsidRPr="00A164B9">
            <w:rPr>
              <w:color w:val="000000"/>
            </w:rPr>
            <w:t>(AKAMATSU et al., 2022; FU et al., 2022)</w:t>
          </w:r>
        </w:sdtContent>
      </w:sdt>
      <w:r w:rsidRPr="00A164B9">
        <w:t xml:space="preserve">. Valores mais altos refletem maior celularidade, integridade da membrana celular e melhor função celular </w:t>
      </w:r>
      <w:sdt>
        <w:sdtPr>
          <w:rPr>
            <w:color w:val="000000"/>
          </w:r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BA13C3" w:rsidRPr="00A164B9">
            <w:rPr>
              <w:color w:val="000000"/>
            </w:rPr>
            <w:t>(YAMADA et al., 2022)</w:t>
          </w:r>
        </w:sdtContent>
      </w:sdt>
      <w:r w:rsidR="00F2750B" w:rsidRPr="00A164B9">
        <w:t xml:space="preserve">, além de </w:t>
      </w:r>
      <w:r w:rsidR="00E9600F" w:rsidRPr="00A164B9">
        <w:t>se relacionar com a massa celular corporal</w:t>
      </w:r>
      <w:r w:rsidR="00624E39" w:rsidRPr="00A164B9">
        <w:t xml:space="preserve"> </w:t>
      </w:r>
      <w:sdt>
        <w:sdtPr>
          <w:rPr>
            <w:color w:val="000000"/>
          </w:r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BA13C3" w:rsidRPr="00A164B9">
            <w:rPr>
              <w:color w:val="000000"/>
            </w:rPr>
            <w:t>(KUMAR et al., 2012; PRIMO et al., 2022)</w:t>
          </w:r>
        </w:sdtContent>
      </w:sdt>
      <w:r w:rsidR="00624E39" w:rsidRPr="00A164B9">
        <w:t>.</w:t>
      </w:r>
    </w:p>
    <w:p w14:paraId="2BB05AA7" w14:textId="3A1CD88B" w:rsidR="000F5C0C" w:rsidRPr="00A164B9" w:rsidRDefault="00BD1868" w:rsidP="00994CE8">
      <w:r w:rsidRPr="00A164B9">
        <w:t xml:space="preserve">O </w:t>
      </w:r>
      <w:r w:rsidR="00535D0B" w:rsidRPr="00A164B9">
        <w:t>ângulo de fase</w:t>
      </w:r>
      <w:r w:rsidR="006A0DD9" w:rsidRPr="00A164B9">
        <w:t xml:space="preserve"> </w:t>
      </w:r>
      <w:r w:rsidR="0020597B" w:rsidRPr="00A164B9">
        <w:t xml:space="preserve">descreve mudanças na relação </w:t>
      </w:r>
      <w:r w:rsidRPr="00A164B9">
        <w:t xml:space="preserve">entre </w:t>
      </w:r>
      <w:r w:rsidR="0020597B" w:rsidRPr="00A164B9">
        <w:t>massa celular corporal</w:t>
      </w:r>
      <w:r w:rsidRPr="00A164B9">
        <w:t xml:space="preserve"> e </w:t>
      </w:r>
      <w:r w:rsidR="0020597B" w:rsidRPr="00A164B9">
        <w:t xml:space="preserve">massa livre de gordura </w:t>
      </w:r>
      <w:sdt>
        <w:sdtPr>
          <w:rPr>
            <w:color w:val="000000"/>
          </w:r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BA13C3" w:rsidRPr="00A164B9">
            <w:rPr>
              <w:color w:val="000000"/>
            </w:rPr>
            <w:t>(DI VINCENZO et al., 2021a)</w:t>
          </w:r>
        </w:sdtContent>
      </w:sdt>
      <w:r w:rsidR="00824E5A" w:rsidRPr="00A164B9">
        <w:t xml:space="preserve">, expressando </w:t>
      </w:r>
      <w:r w:rsidR="0020597B" w:rsidRPr="00A164B9">
        <w:t>alterações na quantidade, bem como na qualidade d</w:t>
      </w:r>
      <w:r w:rsidR="003C07A9" w:rsidRPr="00A164B9">
        <w:t xml:space="preserve">os tecidos. </w:t>
      </w:r>
      <w:r w:rsidR="00235923" w:rsidRPr="00A164B9">
        <w:t>Desta forma</w:t>
      </w:r>
      <w:r w:rsidR="0020597B" w:rsidRPr="00A164B9">
        <w:t xml:space="preserve">, </w:t>
      </w:r>
      <w:r w:rsidR="003C07A9" w:rsidRPr="00A164B9">
        <w:t xml:space="preserve">reflete a </w:t>
      </w:r>
      <w:r w:rsidR="0020597B" w:rsidRPr="00A164B9">
        <w:t xml:space="preserve">permeabilidade da membrana celular e </w:t>
      </w:r>
      <w:r w:rsidR="003C07A9" w:rsidRPr="00A164B9">
        <w:t xml:space="preserve">o estado de </w:t>
      </w:r>
      <w:r w:rsidR="0020597B" w:rsidRPr="00A164B9">
        <w:t xml:space="preserve">hidratação dos tecidos </w:t>
      </w:r>
      <w:r w:rsidR="0020597B" w:rsidRPr="00A164B9">
        <w:rPr>
          <w:rFonts w:ascii="Calibri Light" w:hAnsi="Calibri Light" w:cs="Calibri Light"/>
        </w:rPr>
        <w:t>﻿</w:t>
      </w:r>
      <w:sdt>
        <w:sdtPr>
          <w:rPr>
            <w:color w:val="000000"/>
          </w:r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BA13C3" w:rsidRPr="00A164B9">
            <w:rPr>
              <w:color w:val="000000"/>
            </w:rPr>
            <w:t>(BOSY-WESTPHAL et al., 2006)</w:t>
          </w:r>
        </w:sdtContent>
      </w:sdt>
      <w:r w:rsidR="0020597B" w:rsidRPr="00A164B9">
        <w:t>.</w:t>
      </w:r>
    </w:p>
    <w:p w14:paraId="0F2F8E7A" w14:textId="2A0CE3F7" w:rsidR="001B0168" w:rsidRPr="00A164B9" w:rsidRDefault="00595788" w:rsidP="00994CE8">
      <w:r w:rsidRPr="00A164B9">
        <w:t>Seu resultado</w:t>
      </w:r>
      <w:r w:rsidR="006C0BC4" w:rsidRPr="00A164B9">
        <w:t xml:space="preserve"> reflete não apenas a massa celular corporal (</w:t>
      </w:r>
      <w:r w:rsidR="00410497" w:rsidRPr="00A164B9">
        <w:t>MCC</w:t>
      </w:r>
      <w:r w:rsidR="006C0BC4" w:rsidRPr="00A164B9">
        <w:t xml:space="preserve">), mas também é um dos melhores indicadores da função da membrana celular, </w:t>
      </w:r>
      <w:r w:rsidR="00E41CDC" w:rsidRPr="00A164B9">
        <w:t>que se relaciona</w:t>
      </w:r>
      <w:r w:rsidR="006C0BC4" w:rsidRPr="00A164B9">
        <w:t xml:space="preserve"> à </w:t>
      </w:r>
      <w:r w:rsidR="00295E61" w:rsidRPr="00A164B9">
        <w:t>proporção</w:t>
      </w:r>
      <w:r w:rsidR="006C0BC4" w:rsidRPr="00A164B9">
        <w:t xml:space="preserve"> entre água extracelular</w:t>
      </w:r>
      <w:r w:rsidR="00295E61" w:rsidRPr="00A164B9">
        <w:t xml:space="preserve"> (AEC)</w:t>
      </w:r>
      <w:r w:rsidR="006C0BC4" w:rsidRPr="00A164B9">
        <w:t xml:space="preserve"> e água intracelular</w:t>
      </w:r>
      <w:r w:rsidR="00295E61" w:rsidRPr="00A164B9">
        <w:t xml:space="preserve"> (AIC)</w:t>
      </w:r>
      <w:r w:rsidR="00A57C9B" w:rsidRPr="00A164B9">
        <w:t xml:space="preserve">, podendo ser afetado </w:t>
      </w:r>
      <w:r w:rsidR="008450C6" w:rsidRPr="00A164B9">
        <w:t>pelo estado nutricional</w:t>
      </w:r>
      <w:r w:rsidR="00E41720" w:rsidRPr="00A164B9">
        <w:t xml:space="preserve"> e de hidratação</w:t>
      </w:r>
      <w:r w:rsidR="000C1142" w:rsidRPr="00A164B9">
        <w:t xml:space="preserve"> </w:t>
      </w:r>
      <w:sdt>
        <w:sdtPr>
          <w:rPr>
            <w:color w:val="000000"/>
          </w:r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BA13C3" w:rsidRPr="00A164B9">
            <w:rPr>
              <w:color w:val="000000"/>
            </w:rPr>
            <w:t>(DE LUIS et al., 2010)</w:t>
          </w:r>
        </w:sdtContent>
      </w:sdt>
      <w:r w:rsidR="00472595" w:rsidRPr="00A164B9">
        <w:t>.</w:t>
      </w:r>
      <w:r w:rsidR="00EC1129" w:rsidRPr="00A164B9">
        <w:t xml:space="preserve"> Mudanças no seu valor resultam de variações na condutividade elétrica do corpo. Estas alterações podem decorrer de</w:t>
      </w:r>
      <w:r w:rsidR="00872C2B" w:rsidRPr="00A164B9">
        <w:t xml:space="preserve"> </w:t>
      </w:r>
      <w:r w:rsidR="00EC1129" w:rsidRPr="00A164B9">
        <w:t xml:space="preserve">modificações na composição corporal, variações na integridade, função ou composição da membrana celular ou alterações no interstício </w:t>
      </w:r>
      <w:sdt>
        <w:sdtPr>
          <w:rPr>
            <w:color w:val="000000"/>
          </w:r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BA13C3" w:rsidRPr="00A164B9">
            <w:rPr>
              <w:color w:val="000000"/>
            </w:rPr>
            <w:t>(DE LUIS et al., 2010)</w:t>
          </w:r>
        </w:sdtContent>
      </w:sdt>
      <w:r w:rsidR="00EC1129" w:rsidRPr="00A164B9">
        <w:t xml:space="preserve">. </w:t>
      </w:r>
    </w:p>
    <w:p w14:paraId="517FA9D0" w14:textId="49ACC930" w:rsidR="00A17FAE" w:rsidRPr="00A164B9" w:rsidRDefault="00A17FAE" w:rsidP="00BC3AD6">
      <w:r w:rsidRPr="00A164B9">
        <w:t xml:space="preserve">O </w:t>
      </w:r>
      <w:r w:rsidR="00535D0B" w:rsidRPr="00A164B9">
        <w:t>ângulo de fase</w:t>
      </w:r>
      <w:r w:rsidRPr="00A164B9">
        <w:t xml:space="preserve"> é influenciado por vários fatores, como idade, sexo (mulheres tem </w:t>
      </w:r>
      <w:r w:rsidR="00535D0B" w:rsidRPr="00A164B9">
        <w:t>ângulo de fase</w:t>
      </w:r>
      <w:r w:rsidRPr="00A164B9">
        <w:t xml:space="preserve"> menores que homens), raça e composição corporal (gordura corporal, massa muscular, gordura visceral, massa celular corporal, água corporal total, etc.)</w:t>
      </w:r>
      <w:r w:rsidR="00A37A8C" w:rsidRPr="00A164B9">
        <w:t xml:space="preserve"> </w:t>
      </w:r>
      <w:sdt>
        <w:sdtPr>
          <w:rPr>
            <w:color w:val="000000"/>
          </w:r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BA13C3" w:rsidRPr="00A164B9">
            <w:rPr>
              <w:color w:val="000000"/>
            </w:rPr>
            <w:t>(SIDDQUI et al., 2016)</w:t>
          </w:r>
        </w:sdtContent>
      </w:sdt>
      <w:r w:rsidR="00BC57C0" w:rsidRPr="00A164B9">
        <w:t>.</w:t>
      </w:r>
      <w:r w:rsidR="00BC3AD6" w:rsidRPr="00A164B9">
        <w:t xml:space="preserve"> É uma medida resultante da razão entre dois parâmetros obtidos através da bioimpedância bioelétrica: reatância e resistência </w:t>
      </w:r>
      <w:sdt>
        <w:sdtPr>
          <w:rPr>
            <w:color w:val="000000"/>
          </w:r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BA13C3" w:rsidRPr="00A164B9">
            <w:rPr>
              <w:color w:val="000000"/>
            </w:rPr>
            <w:t>(DA SILVA1 et al., 2022,</w:t>
          </w:r>
        </w:sdtContent>
      </w:sdt>
      <w:r w:rsidR="00BC3AD6" w:rsidRPr="00A164B9">
        <w:t xml:space="preserve"> </w:t>
      </w:r>
      <w:sdt>
        <w:sdtPr>
          <w:rPr>
            <w:color w:val="000000"/>
          </w:r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BA13C3" w:rsidRPr="00A164B9">
            <w:rPr>
              <w:color w:val="000000"/>
            </w:rPr>
            <w:t>BARREA et al., 2022)</w:t>
          </w:r>
        </w:sdtContent>
      </w:sdt>
      <w:r w:rsidR="00BC3AD6" w:rsidRPr="00A164B9">
        <w:t>, como demonstrado na fórmula:</w:t>
      </w:r>
    </w:p>
    <w:p w14:paraId="319344C4" w14:textId="13BA6903" w:rsidR="00BC3AD6" w:rsidRPr="00A164B9" w:rsidRDefault="0000217F" w:rsidP="00BC3AD6">
      <w:pPr>
        <w:spacing w:line="480" w:lineRule="auto"/>
        <w:rPr>
          <w:rFonts w:ascii="Aptos" w:hAnsi="Aptos" w:cstheme="majorHAnsi"/>
        </w:rPr>
      </w:pPr>
      <m:oMathPara>
        <m:oMath>
          <m:r>
            <w:rPr>
              <w:rFonts w:ascii="Cambria Math" w:hAnsi="Cambria Math" w:cstheme="majorHAnsi"/>
            </w:rPr>
            <w:lastRenderedPageBreak/>
            <m:t>AF°=</m:t>
          </m:r>
          <m:d>
            <m:dPr>
              <m:begChr m:val="["/>
              <m:endChr m:val="]"/>
              <m:ctrlPr>
                <w:ins w:id="13" w:author="Gustavo Moura" w:date="2023-05-22T06:25:00Z">
                  <w:rPr>
                    <w:rFonts w:ascii="Cambria Math" w:hAnsi="Cambria Math" w:cstheme="majorHAnsi"/>
                  </w:rPr>
                </w:ins>
              </m:ctrlPr>
            </m:dPr>
            <m:e>
              <m:func>
                <m:funcPr>
                  <m:ctrlPr>
                    <w:ins w:id="14" w:author="Gustavo Moura" w:date="2023-05-22T06:25:00Z">
                      <w:rPr>
                        <w:rFonts w:ascii="Cambria Math" w:hAnsi="Cambria Math" w:cstheme="majorHAnsi"/>
                      </w:rPr>
                    </w:ins>
                  </m:ctrlPr>
                </m:funcPr>
                <m:fName>
                  <m:r>
                    <m:rPr>
                      <m:sty m:val="p"/>
                    </m:rPr>
                    <w:rPr>
                      <w:rFonts w:ascii="Cambria Math" w:hAnsi="Cambria Math" w:cstheme="majorHAnsi"/>
                    </w:rPr>
                    <m:t>arctan</m:t>
                  </m:r>
                </m:fName>
                <m:e>
                  <m:d>
                    <m:dPr>
                      <m:ctrlPr>
                        <w:ins w:id="15" w:author="Gustavo Moura" w:date="2023-05-22T06:25:00Z">
                          <w:rPr>
                            <w:rFonts w:ascii="Cambria Math" w:hAnsi="Cambria Math" w:cstheme="majorHAnsi"/>
                          </w:rPr>
                        </w:ins>
                      </m:ctrlPr>
                    </m:dPr>
                    <m:e>
                      <m:f>
                        <m:fPr>
                          <m:ctrlPr>
                            <w:ins w:id="16" w:author="Gustavo Moura" w:date="2023-05-22T06:25:00Z">
                              <w:rPr>
                                <w:rFonts w:ascii="Cambria Math" w:hAnsi="Cambria Math" w:cstheme="majorHAnsi"/>
                              </w:rPr>
                            </w:ins>
                          </m:ctrlPr>
                        </m:fPr>
                        <m:num>
                          <m:r>
                            <w:rPr>
                              <w:rFonts w:ascii="Cambria Math" w:hAnsi="Cambria Math" w:cstheme="majorHAnsi"/>
                            </w:rPr>
                            <m:t>Xc</m:t>
                          </m:r>
                        </m:num>
                        <m:den>
                          <m:r>
                            <w:rPr>
                              <w:rFonts w:ascii="Cambria Math" w:hAnsi="Cambria Math" w:cstheme="majorHAnsi"/>
                            </w:rPr>
                            <m:t>R</m:t>
                          </m:r>
                        </m:den>
                      </m:f>
                    </m:e>
                  </m:d>
                </m:e>
              </m:func>
              <m:r>
                <w:rPr>
                  <w:rFonts w:ascii="Cambria Math" w:hAnsi="Cambria Math" w:cstheme="majorHAnsi"/>
                </w:rPr>
                <m:t>×</m:t>
              </m:r>
              <m:d>
                <m:dPr>
                  <m:ctrlPr>
                    <w:ins w:id="17" w:author="Gustavo Moura" w:date="2023-05-22T06:25:00Z">
                      <w:rPr>
                        <w:rFonts w:ascii="Cambria Math" w:hAnsi="Cambria Math" w:cstheme="majorHAnsi"/>
                      </w:rPr>
                    </w:ins>
                  </m:ctrlPr>
                </m:dPr>
                <m:e>
                  <m:f>
                    <m:fPr>
                      <m:ctrlPr>
                        <w:ins w:id="18" w:author="Gustavo Moura" w:date="2023-05-22T06:25:00Z">
                          <w:rPr>
                            <w:rFonts w:ascii="Cambria Math" w:hAnsi="Cambria Math" w:cstheme="majorHAnsi"/>
                          </w:rPr>
                        </w:ins>
                      </m:ctrlPr>
                    </m:fPr>
                    <m:num>
                      <m:r>
                        <w:rPr>
                          <w:rFonts w:ascii="Cambria Math" w:hAnsi="Cambria Math" w:cstheme="majorHAnsi"/>
                        </w:rPr>
                        <m:t>180°</m:t>
                      </m:r>
                    </m:num>
                    <m:den>
                      <m:r>
                        <w:rPr>
                          <w:rFonts w:ascii="Cambria Math" w:hAnsi="Cambria Math" w:cstheme="majorHAnsi"/>
                        </w:rPr>
                        <m:t>π</m:t>
                      </m:r>
                    </m:den>
                  </m:f>
                </m:e>
              </m:d>
            </m:e>
          </m:d>
        </m:oMath>
      </m:oMathPara>
    </w:p>
    <w:p w14:paraId="23112460" w14:textId="0E2E7A5F" w:rsidR="00A60BA3" w:rsidRPr="00A164B9" w:rsidRDefault="006133FC" w:rsidP="00994CE8">
      <w:r w:rsidRPr="00A164B9">
        <w:t xml:space="preserve">Já foi evidenciado seu importante papel </w:t>
      </w:r>
      <w:r w:rsidR="00432FDE" w:rsidRPr="00A164B9">
        <w:t xml:space="preserve">como marcador </w:t>
      </w:r>
      <w:r w:rsidRPr="00A164B9">
        <w:t>prognóstico na prática clínica, permit</w:t>
      </w:r>
      <w:r w:rsidR="00432FDE" w:rsidRPr="00A164B9">
        <w:t xml:space="preserve">indo </w:t>
      </w:r>
      <w:r w:rsidRPr="00A164B9">
        <w:t xml:space="preserve">a identificação e acompanhamento de pacientes com risco de comprometimento do estado nutricional </w:t>
      </w:r>
      <w:sdt>
        <w:sdtPr>
          <w:rPr>
            <w:color w:val="000000"/>
          </w:r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BA13C3" w:rsidRPr="00A164B9">
            <w:rPr>
              <w:color w:val="000000"/>
            </w:rPr>
            <w:t>(MARRA et al., 2018; SIDDQUI et al., 2016)</w:t>
          </w:r>
        </w:sdtContent>
      </w:sdt>
      <w:r w:rsidR="005B6BE2" w:rsidRPr="00A164B9">
        <w:t>.</w:t>
      </w:r>
      <w:r w:rsidR="00442619" w:rsidRPr="00A164B9">
        <w:t xml:space="preserve"> </w:t>
      </w:r>
    </w:p>
    <w:p w14:paraId="7DC048A1" w14:textId="2D6B3A5B" w:rsidR="001605E1" w:rsidRPr="00A164B9" w:rsidRDefault="00442619" w:rsidP="00994CE8">
      <w:r w:rsidRPr="00A164B9">
        <w:t xml:space="preserve">Diversos estudos realizados validaram seu papel </w:t>
      </w:r>
      <w:r w:rsidR="00A60BA3" w:rsidRPr="00A164B9">
        <w:t xml:space="preserve">como indicador prognóstico.  </w:t>
      </w:r>
      <w:r w:rsidR="009D59B0" w:rsidRPr="00A164B9">
        <w:t>A</w:t>
      </w:r>
      <w:r w:rsidR="003A2FFD" w:rsidRPr="00A164B9">
        <w:t>valiação</w:t>
      </w:r>
      <w:r w:rsidR="003149D0" w:rsidRPr="00A164B9">
        <w:t xml:space="preserve"> </w:t>
      </w:r>
      <w:r w:rsidR="0035223E" w:rsidRPr="00A164B9">
        <w:t>realizad</w:t>
      </w:r>
      <w:r w:rsidR="003A2FFD" w:rsidRPr="00A164B9">
        <w:t xml:space="preserve">a em </w:t>
      </w:r>
      <w:r w:rsidR="0001754E" w:rsidRPr="00A164B9">
        <w:t>pacientes com tuberculose</w:t>
      </w:r>
      <w:r w:rsidR="003A2FFD" w:rsidRPr="00A164B9">
        <w:t xml:space="preserve"> evidenciou que </w:t>
      </w:r>
      <w:r w:rsidR="0001754E" w:rsidRPr="00A164B9">
        <w:t xml:space="preserve">o </w:t>
      </w:r>
      <w:r w:rsidR="00535D0B" w:rsidRPr="00A164B9">
        <w:t>ângulo de fase</w:t>
      </w:r>
      <w:r w:rsidR="0001754E" w:rsidRPr="00A164B9">
        <w:t xml:space="preserve"> foi </w:t>
      </w:r>
      <w:r w:rsidR="0035223E" w:rsidRPr="00A164B9">
        <w:t>inferior (</w:t>
      </w:r>
      <w:r w:rsidR="00A17FAE" w:rsidRPr="00A164B9">
        <w:t>5,09</w:t>
      </w:r>
      <w:r w:rsidR="00D00A4F" w:rsidRPr="00A164B9">
        <w:t xml:space="preserve"> </w:t>
      </w:r>
      <w:r w:rsidR="00A17FAE" w:rsidRPr="00A164B9">
        <w:t>±</w:t>
      </w:r>
      <w:r w:rsidR="00D00A4F" w:rsidRPr="00A164B9">
        <w:t xml:space="preserve"> </w:t>
      </w:r>
      <w:r w:rsidR="00A17FAE" w:rsidRPr="00A164B9">
        <w:t>1,11° e 7,2</w:t>
      </w:r>
      <w:r w:rsidR="00D00A4F" w:rsidRPr="00A164B9">
        <w:t xml:space="preserve"> </w:t>
      </w:r>
      <w:r w:rsidR="00A17FAE" w:rsidRPr="00A164B9">
        <w:t>±</w:t>
      </w:r>
      <w:r w:rsidR="00D00A4F" w:rsidRPr="00A164B9">
        <w:t xml:space="preserve"> </w:t>
      </w:r>
      <w:r w:rsidR="00A17FAE" w:rsidRPr="00A164B9">
        <w:t>1,27°</w:t>
      </w:r>
      <w:r w:rsidR="0035223E" w:rsidRPr="00A164B9">
        <w:t>)</w:t>
      </w:r>
      <w:r w:rsidR="00A17FAE" w:rsidRPr="00A164B9">
        <w:t xml:space="preserve"> </w:t>
      </w:r>
      <w:r w:rsidR="00B72BCC" w:rsidRPr="00A164B9">
        <w:t>nos</w:t>
      </w:r>
      <w:r w:rsidR="00A17FAE" w:rsidRPr="00A164B9">
        <w:t xml:space="preserve"> pacientes com tuberculose</w:t>
      </w:r>
      <w:r w:rsidR="0035223E" w:rsidRPr="00A164B9">
        <w:t xml:space="preserve"> em comparação com </w:t>
      </w:r>
      <w:r w:rsidR="00A17FAE" w:rsidRPr="00A164B9">
        <w:t>indivíduos controle</w:t>
      </w:r>
      <w:r w:rsidR="003A2FFD" w:rsidRPr="00A164B9">
        <w:t xml:space="preserve">. O </w:t>
      </w:r>
      <w:r w:rsidR="00535D0B" w:rsidRPr="00A164B9">
        <w:t>ângulo de fase</w:t>
      </w:r>
      <w:r w:rsidR="00A17FAE" w:rsidRPr="00A164B9">
        <w:t xml:space="preserve"> </w:t>
      </w:r>
      <w:r w:rsidR="0000175A" w:rsidRPr="00A164B9">
        <w:t xml:space="preserve">foi </w:t>
      </w:r>
      <w:r w:rsidR="00A17FAE" w:rsidRPr="00A164B9">
        <w:t>um marcador acurado de subnutrição</w:t>
      </w:r>
      <w:r w:rsidR="009F2367" w:rsidRPr="00A164B9">
        <w:t>,</w:t>
      </w:r>
      <w:r w:rsidR="00A17FAE" w:rsidRPr="00A164B9">
        <w:t xml:space="preserve"> </w:t>
      </w:r>
      <w:r w:rsidR="009F2367" w:rsidRPr="00A164B9">
        <w:t>comparável a</w:t>
      </w:r>
      <w:r w:rsidR="00A17FAE" w:rsidRPr="00A164B9">
        <w:t xml:space="preserve">o </w:t>
      </w:r>
      <w:proofErr w:type="spellStart"/>
      <w:r w:rsidR="00A17FAE" w:rsidRPr="00A164B9">
        <w:t>Subjective</w:t>
      </w:r>
      <w:proofErr w:type="spellEnd"/>
      <w:r w:rsidR="00A17FAE" w:rsidRPr="00A164B9">
        <w:t xml:space="preserve"> Global Assessment </w:t>
      </w:r>
      <w:proofErr w:type="spellStart"/>
      <w:r w:rsidR="00A17FAE" w:rsidRPr="00A164B9">
        <w:t>Scale</w:t>
      </w:r>
      <w:proofErr w:type="spellEnd"/>
      <w:r w:rsidR="00A17FAE" w:rsidRPr="00A164B9">
        <w:t xml:space="preserve"> (SGA) </w:t>
      </w:r>
      <w:sdt>
        <w:sdtPr>
          <w:rPr>
            <w:color w:val="000000"/>
          </w:r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BA13C3" w:rsidRPr="00A164B9">
            <w:rPr>
              <w:color w:val="000000"/>
            </w:rPr>
            <w:t>(SATISH KUMAR; ASWINI DUTT, 2014)</w:t>
          </w:r>
        </w:sdtContent>
      </w:sdt>
      <w:r w:rsidR="00A17FAE" w:rsidRPr="00A164B9">
        <w:t xml:space="preserve">. </w:t>
      </w:r>
    </w:p>
    <w:p w14:paraId="364A9445" w14:textId="65C16A6D" w:rsidR="001C4CFA" w:rsidRPr="00A164B9" w:rsidRDefault="00680F66" w:rsidP="00994CE8">
      <w:r w:rsidRPr="00A164B9">
        <w:t xml:space="preserve">Em uma amostra de população </w:t>
      </w:r>
      <w:r w:rsidR="00A17FAE" w:rsidRPr="00A164B9">
        <w:t xml:space="preserve">com tumores sólidos, </w:t>
      </w:r>
      <w:r w:rsidR="00392DF3" w:rsidRPr="00A164B9">
        <w:t xml:space="preserve">foi evidenciado que </w:t>
      </w:r>
      <w:r w:rsidR="001605E1" w:rsidRPr="00A164B9">
        <w:t>marcadores de doença mais grave (</w:t>
      </w:r>
      <w:r w:rsidR="00A17FAE" w:rsidRPr="00A164B9">
        <w:t xml:space="preserve">neoplasias com estadiamento clínico avançado </w:t>
      </w:r>
      <w:r w:rsidR="001605E1" w:rsidRPr="00A164B9">
        <w:t xml:space="preserve">- </w:t>
      </w:r>
      <w:r w:rsidR="00A17FAE" w:rsidRPr="00A164B9">
        <w:t>III e IV e tumores indiferenciados</w:t>
      </w:r>
      <w:r w:rsidR="001605E1" w:rsidRPr="00A164B9">
        <w:t>)</w:t>
      </w:r>
      <w:r w:rsidR="001C4CFA" w:rsidRPr="00A164B9">
        <w:t xml:space="preserve"> </w:t>
      </w:r>
      <w:r w:rsidR="00A17FAE" w:rsidRPr="00A164B9">
        <w:t xml:space="preserve">se correlacionaram com valores mais baixos de </w:t>
      </w:r>
      <w:r w:rsidR="00535D0B" w:rsidRPr="00A164B9">
        <w:t>ângulo de fase</w:t>
      </w:r>
      <w:r w:rsidR="00A17FAE" w:rsidRPr="00A164B9">
        <w:t xml:space="preserve">, sugerindo alta relevância clínica dos resultados </w:t>
      </w:r>
      <w:sdt>
        <w:sdtPr>
          <w:rPr>
            <w:color w:val="000000"/>
          </w:r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BA13C3" w:rsidRPr="00A164B9">
            <w:rPr>
              <w:color w:val="000000"/>
            </w:rPr>
            <w:t>(ALMEIDA et al., 2013)</w:t>
          </w:r>
        </w:sdtContent>
      </w:sdt>
      <w:r w:rsidR="00A17FAE" w:rsidRPr="00A164B9">
        <w:t xml:space="preserve">. </w:t>
      </w:r>
    </w:p>
    <w:p w14:paraId="7AD25EDF" w14:textId="60E02C50" w:rsidR="00A17FAE" w:rsidRPr="00A164B9" w:rsidRDefault="00CD7E83" w:rsidP="00994CE8">
      <w:r w:rsidRPr="00A164B9">
        <w:t>Em 642 pacientes submetidos a cirurgia cardíaca</w:t>
      </w:r>
      <w:r w:rsidR="006A312D" w:rsidRPr="00A164B9">
        <w:t xml:space="preserve"> eletiva</w:t>
      </w:r>
      <w:r w:rsidRPr="00A164B9">
        <w:t>, o</w:t>
      </w:r>
      <w:r w:rsidR="00A17FAE" w:rsidRPr="00A164B9">
        <w:t xml:space="preserve"> </w:t>
      </w:r>
      <w:r w:rsidR="00535D0B" w:rsidRPr="00A164B9">
        <w:t>ângulo de fase</w:t>
      </w:r>
      <w:r w:rsidR="00A17FAE" w:rsidRPr="00A164B9">
        <w:t xml:space="preserve"> </w:t>
      </w:r>
      <w:r w:rsidR="00511BE5" w:rsidRPr="00A164B9">
        <w:t xml:space="preserve">foi </w:t>
      </w:r>
      <w:r w:rsidR="00A17FAE" w:rsidRPr="00A164B9">
        <w:t>obtido antes d</w:t>
      </w:r>
      <w:r w:rsidRPr="00A164B9">
        <w:t>a abordagem cirúrgica</w:t>
      </w:r>
      <w:r w:rsidR="00511BE5" w:rsidRPr="00A164B9">
        <w:t xml:space="preserve">, </w:t>
      </w:r>
      <w:r w:rsidR="00D54383" w:rsidRPr="00A164B9">
        <w:t xml:space="preserve">e </w:t>
      </w:r>
      <w:r w:rsidR="00CA3FB5" w:rsidRPr="00A164B9">
        <w:t>foi avaliad</w:t>
      </w:r>
      <w:r w:rsidR="2B430398" w:rsidRPr="00A164B9">
        <w:t>a</w:t>
      </w:r>
      <w:r w:rsidR="00CA3FB5" w:rsidRPr="00A164B9">
        <w:t xml:space="preserve"> a mortalidade por todas as causas em 3 a 5 anos</w:t>
      </w:r>
      <w:r w:rsidR="006605D0" w:rsidRPr="00A164B9">
        <w:t xml:space="preserve">. </w:t>
      </w:r>
      <w:r w:rsidR="00310920" w:rsidRPr="00A164B9">
        <w:t>Modelo</w:t>
      </w:r>
      <w:r w:rsidR="006605D0" w:rsidRPr="00A164B9">
        <w:t xml:space="preserve"> de regressão de COX</w:t>
      </w:r>
      <w:r w:rsidR="009346FB" w:rsidRPr="00A164B9">
        <w:t xml:space="preserve"> </w:t>
      </w:r>
      <w:r w:rsidR="00E7475F" w:rsidRPr="00A164B9">
        <w:t xml:space="preserve">que analisou todos os percentis de </w:t>
      </w:r>
      <w:r w:rsidR="00535D0B" w:rsidRPr="00A164B9">
        <w:t>ângulo de fase</w:t>
      </w:r>
      <w:r w:rsidR="00E7475F" w:rsidRPr="00A164B9">
        <w:t xml:space="preserve"> revelou que o preditor mais potente de mortalidade foi </w:t>
      </w:r>
      <w:r w:rsidR="00881B71" w:rsidRPr="00A164B9">
        <w:t xml:space="preserve">ângulo de fase menor que o percentil 25 </w:t>
      </w:r>
      <w:r w:rsidR="00384511" w:rsidRPr="00A164B9">
        <w:t xml:space="preserve">do intervalo de referência. </w:t>
      </w:r>
      <w:r w:rsidR="00BB02E4" w:rsidRPr="00A164B9">
        <w:t xml:space="preserve">O </w:t>
      </w:r>
      <w:r w:rsidR="00384511" w:rsidRPr="00A164B9">
        <w:t xml:space="preserve">resultado persistiu </w:t>
      </w:r>
      <w:r w:rsidR="00BB02E4" w:rsidRPr="00A164B9">
        <w:t xml:space="preserve">mesmo </w:t>
      </w:r>
      <w:r w:rsidR="00384511" w:rsidRPr="00A164B9">
        <w:t xml:space="preserve">após ajuste. </w:t>
      </w:r>
      <w:r w:rsidR="003D1BA1" w:rsidRPr="00A164B9">
        <w:t xml:space="preserve">Desta forma, o </w:t>
      </w:r>
      <w:r w:rsidR="00535D0B" w:rsidRPr="00A164B9">
        <w:t>ângulo de fase</w:t>
      </w:r>
      <w:r w:rsidR="006605D0" w:rsidRPr="00A164B9">
        <w:t xml:space="preserve"> </w:t>
      </w:r>
      <w:r w:rsidR="00A17FAE" w:rsidRPr="00A164B9">
        <w:t xml:space="preserve">pode ser utilizado para estimativa de sobrevida em longo prazo </w:t>
      </w:r>
      <w:r w:rsidR="009D59B0" w:rsidRPr="00A164B9">
        <w:t xml:space="preserve">em pacientes submetidos a cirurgia cardíaca </w:t>
      </w:r>
      <w:sdt>
        <w:sdtPr>
          <w:rPr>
            <w:color w:val="000000"/>
          </w:r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BA13C3" w:rsidRPr="00A164B9">
            <w:rPr>
              <w:color w:val="000000"/>
            </w:rPr>
            <w:t>(RINGAITIENE et al., 2015)</w:t>
          </w:r>
        </w:sdtContent>
      </w:sdt>
      <w:r w:rsidR="00A17FAE" w:rsidRPr="00A164B9">
        <w:t>.</w:t>
      </w:r>
    </w:p>
    <w:p w14:paraId="6AC0E9CF" w14:textId="2CAB7658" w:rsidR="0060296A" w:rsidRPr="00A164B9" w:rsidRDefault="0060296A" w:rsidP="00994CE8">
      <w:r w:rsidRPr="00A164B9">
        <w:t xml:space="preserve">Em uma amostra de 210 idosos com câncer gástrico submetidos a gastrectomia, valores baixos de </w:t>
      </w:r>
      <w:r w:rsidR="00535D0B" w:rsidRPr="00A164B9">
        <w:t>ângulo de fase</w:t>
      </w:r>
      <w:r w:rsidRPr="00A164B9">
        <w:t xml:space="preserve"> se associaram a maior risco de complicações no pós-operatório, representando um fator de risco independente. Os autores sugerem </w:t>
      </w:r>
      <w:r w:rsidR="00807DBB" w:rsidRPr="00A164B9">
        <w:t xml:space="preserve">a </w:t>
      </w:r>
      <w:r w:rsidR="009C7AA7" w:rsidRPr="00A164B9">
        <w:t xml:space="preserve">quantificação </w:t>
      </w:r>
      <w:r w:rsidR="00807DBB" w:rsidRPr="00A164B9">
        <w:t xml:space="preserve">do </w:t>
      </w:r>
      <w:r w:rsidR="00535D0B" w:rsidRPr="00A164B9">
        <w:t>ângulo de fase</w:t>
      </w:r>
      <w:r w:rsidR="00807DBB" w:rsidRPr="00A164B9">
        <w:t xml:space="preserve"> no pré-operatório </w:t>
      </w:r>
      <w:r w:rsidRPr="00A164B9">
        <w:t xml:space="preserve">para </w:t>
      </w:r>
      <w:r w:rsidR="0068444A" w:rsidRPr="00A164B9">
        <w:t>estimar</w:t>
      </w:r>
      <w:r w:rsidRPr="00A164B9">
        <w:t xml:space="preserve"> o risco de complicações </w:t>
      </w:r>
      <w:sdt>
        <w:sdtPr>
          <w:rPr>
            <w:color w:val="000000"/>
          </w:r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BA13C3" w:rsidRPr="00A164B9">
            <w:rPr>
              <w:color w:val="000000"/>
            </w:rPr>
            <w:t>(YU et al., 2019)</w:t>
          </w:r>
        </w:sdtContent>
      </w:sdt>
      <w:r w:rsidRPr="00A164B9">
        <w:t xml:space="preserve">.  </w:t>
      </w:r>
    </w:p>
    <w:p w14:paraId="1532514B" w14:textId="33C9202E" w:rsidR="00690A43" w:rsidRPr="00A164B9" w:rsidRDefault="00A17FAE" w:rsidP="00994CE8">
      <w:r w:rsidRPr="00A164B9">
        <w:t xml:space="preserve">Em uma amostra de 134 pacientes com cirrose hepática acompanhados por uma média de 2,1 anos, o diagnóstico de desnutrição estabelecido com </w:t>
      </w:r>
      <w:r w:rsidR="00535D0B" w:rsidRPr="00A164B9">
        <w:t>ângulo de fase</w:t>
      </w:r>
      <w:r w:rsidRPr="00A164B9">
        <w:t xml:space="preserve"> foi independentemente associado à mortalidade. </w:t>
      </w:r>
      <w:r w:rsidR="00A818E8" w:rsidRPr="00A164B9">
        <w:t>Nesta população, o</w:t>
      </w:r>
      <w:r w:rsidRPr="00A164B9">
        <w:t xml:space="preserve"> </w:t>
      </w:r>
      <w:r w:rsidR="00535D0B" w:rsidRPr="00A164B9">
        <w:t>ângulo de fase</w:t>
      </w:r>
      <w:r w:rsidRPr="00A164B9">
        <w:t xml:space="preserve"> pode ser uma ferramenta segura, prática e barata para </w:t>
      </w:r>
      <w:r w:rsidR="00DD7C10" w:rsidRPr="00A164B9">
        <w:t xml:space="preserve">estimar </w:t>
      </w:r>
      <w:r w:rsidRPr="00A164B9">
        <w:t xml:space="preserve">o risco de mortalidade associado à desnutrição </w:t>
      </w:r>
      <w:sdt>
        <w:sdtPr>
          <w:rPr>
            <w:color w:val="000000"/>
          </w:r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BA13C3" w:rsidRPr="00A164B9">
            <w:rPr>
              <w:color w:val="000000"/>
            </w:rPr>
            <w:t>(BELARMINO et al., 2016)</w:t>
          </w:r>
        </w:sdtContent>
      </w:sdt>
      <w:r w:rsidR="00D0367B" w:rsidRPr="00A164B9">
        <w:t>.</w:t>
      </w:r>
      <w:r w:rsidRPr="00A164B9">
        <w:br/>
      </w:r>
      <w:r w:rsidRPr="00A164B9">
        <w:tab/>
      </w:r>
      <w:r w:rsidR="00D84E40" w:rsidRPr="00A164B9">
        <w:t xml:space="preserve">Diversos estudos </w:t>
      </w:r>
      <w:r w:rsidR="00D77CA7" w:rsidRPr="00A164B9">
        <w:t>investigaram a</w:t>
      </w:r>
      <w:r w:rsidR="00876EAB" w:rsidRPr="00A164B9">
        <w:t xml:space="preserve"> associação entre o </w:t>
      </w:r>
      <w:r w:rsidR="00535D0B" w:rsidRPr="00A164B9">
        <w:t>ângulo de fase</w:t>
      </w:r>
      <w:r w:rsidR="00876EAB" w:rsidRPr="00A164B9">
        <w:t xml:space="preserve"> e desfechos clínicos </w:t>
      </w:r>
      <w:r w:rsidR="00D84E40" w:rsidRPr="00A164B9">
        <w:t xml:space="preserve">em </w:t>
      </w:r>
      <w:r w:rsidR="00405AE3" w:rsidRPr="00A164B9">
        <w:t>portadores</w:t>
      </w:r>
      <w:r w:rsidR="00D84E40" w:rsidRPr="00A164B9">
        <w:t xml:space="preserve"> </w:t>
      </w:r>
      <w:r w:rsidR="00405AE3" w:rsidRPr="00A164B9">
        <w:t>de</w:t>
      </w:r>
      <w:r w:rsidR="00D84E40" w:rsidRPr="00A164B9">
        <w:t xml:space="preserve"> doença renal crônica terminal</w:t>
      </w:r>
      <w:r w:rsidR="00405AE3" w:rsidRPr="00A164B9">
        <w:t xml:space="preserve"> em regime de</w:t>
      </w:r>
      <w:r w:rsidR="00D84E40" w:rsidRPr="00A164B9">
        <w:t xml:space="preserve"> hemodiálise. </w:t>
      </w:r>
      <w:r w:rsidR="00263224" w:rsidRPr="00A164B9">
        <w:t xml:space="preserve">Em uma </w:t>
      </w:r>
      <w:r w:rsidR="00263224" w:rsidRPr="00A164B9">
        <w:lastRenderedPageBreak/>
        <w:t>amostra de</w:t>
      </w:r>
      <w:r w:rsidR="00152C1A" w:rsidRPr="00A164B9">
        <w:t>ssa população</w:t>
      </w:r>
      <w:r w:rsidR="005B6BD9" w:rsidRPr="00A164B9">
        <w:t xml:space="preserve"> de 141 </w:t>
      </w:r>
      <w:r w:rsidR="00041C18" w:rsidRPr="00A164B9">
        <w:t>indivíduos</w:t>
      </w:r>
      <w:r w:rsidR="00152C1A" w:rsidRPr="00A164B9">
        <w:t>,</w:t>
      </w:r>
      <w:r w:rsidR="00690A43" w:rsidRPr="00A164B9">
        <w:t xml:space="preserve"> </w:t>
      </w:r>
      <w:r w:rsidR="00D84E40" w:rsidRPr="00A164B9">
        <w:t>foi realizad</w:t>
      </w:r>
      <w:r w:rsidR="005B6BD9" w:rsidRPr="00A164B9">
        <w:t>a</w:t>
      </w:r>
      <w:r w:rsidR="00D84E40" w:rsidRPr="00A164B9">
        <w:t xml:space="preserve"> comparação do </w:t>
      </w:r>
      <w:r w:rsidR="00535D0B" w:rsidRPr="00A164B9">
        <w:t>ângulo de fase</w:t>
      </w:r>
      <w:r w:rsidR="00D84E40" w:rsidRPr="00A164B9">
        <w:t xml:space="preserve"> com </w:t>
      </w:r>
      <w:r w:rsidRPr="00A164B9">
        <w:t>densitometria óssea por dual-</w:t>
      </w:r>
      <w:proofErr w:type="spellStart"/>
      <w:r w:rsidRPr="00A164B9">
        <w:t>energy</w:t>
      </w:r>
      <w:proofErr w:type="spellEnd"/>
      <w:r w:rsidRPr="00A164B9">
        <w:t xml:space="preserve"> X-</w:t>
      </w:r>
      <w:proofErr w:type="spellStart"/>
      <w:r w:rsidRPr="00A164B9">
        <w:t>ray</w:t>
      </w:r>
      <w:proofErr w:type="spellEnd"/>
      <w:r w:rsidRPr="00A164B9">
        <w:t xml:space="preserve"> </w:t>
      </w:r>
      <w:proofErr w:type="spellStart"/>
      <w:r w:rsidRPr="00A164B9">
        <w:t>absorptiometry</w:t>
      </w:r>
      <w:proofErr w:type="spellEnd"/>
      <w:r w:rsidRPr="00A164B9">
        <w:t xml:space="preserve"> (DEXA). O</w:t>
      </w:r>
      <w:r w:rsidR="00194942" w:rsidRPr="00A164B9">
        <w:t xml:space="preserve">s resultados demonstraram que o </w:t>
      </w:r>
      <w:r w:rsidR="00535D0B" w:rsidRPr="00A164B9">
        <w:t>ângulo de fase</w:t>
      </w:r>
      <w:r w:rsidR="00D84E40" w:rsidRPr="00A164B9">
        <w:t xml:space="preserve"> </w:t>
      </w:r>
      <w:r w:rsidR="00194942" w:rsidRPr="00A164B9">
        <w:t xml:space="preserve">foi </w:t>
      </w:r>
      <w:r w:rsidRPr="00A164B9">
        <w:t>preditor de osteoporose, de forma que valores baixos se associaram a um</w:t>
      </w:r>
      <w:r w:rsidR="00041C18" w:rsidRPr="00A164B9">
        <w:t xml:space="preserve"> </w:t>
      </w:r>
      <w:r w:rsidRPr="00A164B9">
        <w:t>maio</w:t>
      </w:r>
      <w:r w:rsidR="00041C18" w:rsidRPr="00A164B9">
        <w:t>r risco</w:t>
      </w:r>
      <w:r w:rsidRPr="00A164B9">
        <w:t xml:space="preserve"> de osteoporose </w:t>
      </w:r>
      <w:sdt>
        <w:sdtPr>
          <w:rPr>
            <w:color w:val="000000"/>
          </w:r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BA13C3" w:rsidRPr="00A164B9">
            <w:rPr>
              <w:color w:val="000000"/>
            </w:rPr>
            <w:t>(LEE et al., 2019)</w:t>
          </w:r>
        </w:sdtContent>
      </w:sdt>
      <w:r w:rsidRPr="00A164B9">
        <w:t>.</w:t>
      </w:r>
    </w:p>
    <w:p w14:paraId="403FFC9A" w14:textId="637A4566" w:rsidR="00AC2A8D" w:rsidRPr="00A164B9" w:rsidRDefault="00530DD4" w:rsidP="00994CE8">
      <w:r w:rsidRPr="00A164B9">
        <w:t>Um</w:t>
      </w:r>
      <w:r w:rsidR="00F071E3" w:rsidRPr="00A164B9">
        <w:t xml:space="preserve"> estudo </w:t>
      </w:r>
      <w:r w:rsidR="00C36AFA" w:rsidRPr="00A164B9">
        <w:t>com</w:t>
      </w:r>
      <w:r w:rsidR="00A17FAE" w:rsidRPr="00A164B9">
        <w:t xml:space="preserve"> 78 pacientes</w:t>
      </w:r>
      <w:r w:rsidR="00155CDD" w:rsidRPr="00A164B9">
        <w:t xml:space="preserve"> renais crônicos submetidos a hemodiálise</w:t>
      </w:r>
      <w:r w:rsidR="00A17FAE" w:rsidRPr="00A164B9">
        <w:t xml:space="preserve"> comparou o </w:t>
      </w:r>
      <w:r w:rsidR="00535D0B" w:rsidRPr="00A164B9">
        <w:t>ângulo de fase</w:t>
      </w:r>
      <w:r w:rsidR="00A17FAE" w:rsidRPr="00A164B9">
        <w:t xml:space="preserve"> com um Clinical </w:t>
      </w:r>
      <w:proofErr w:type="spellStart"/>
      <w:r w:rsidR="00A17FAE" w:rsidRPr="00A164B9">
        <w:t>Frailty</w:t>
      </w:r>
      <w:proofErr w:type="spellEnd"/>
      <w:r w:rsidR="00A17FAE" w:rsidRPr="00A164B9">
        <w:t xml:space="preserve"> </w:t>
      </w:r>
      <w:proofErr w:type="spellStart"/>
      <w:r w:rsidR="00A17FAE" w:rsidRPr="00A164B9">
        <w:t>Scale</w:t>
      </w:r>
      <w:proofErr w:type="spellEnd"/>
      <w:r w:rsidR="00A17FAE" w:rsidRPr="00A164B9">
        <w:t xml:space="preserve">, uma ferramenta validada para diagnóstico de </w:t>
      </w:r>
      <w:r w:rsidR="00620276" w:rsidRPr="00A164B9">
        <w:t xml:space="preserve">síndrome de </w:t>
      </w:r>
      <w:r w:rsidR="00A17FAE" w:rsidRPr="00A164B9">
        <w:t xml:space="preserve">fragilidade. Um </w:t>
      </w:r>
      <w:r w:rsidR="00535D0B" w:rsidRPr="00A164B9">
        <w:t>ângulo de fase</w:t>
      </w:r>
      <w:r w:rsidR="00A17FAE" w:rsidRPr="00A164B9">
        <w:t xml:space="preserve"> &lt;</w:t>
      </w:r>
      <w:r w:rsidR="00F071E3" w:rsidRPr="00A164B9">
        <w:t xml:space="preserve"> </w:t>
      </w:r>
      <w:r w:rsidR="00A17FAE" w:rsidRPr="00A164B9">
        <w:t>5,3</w:t>
      </w:r>
      <w:r w:rsidR="005F57A7" w:rsidRPr="00A164B9">
        <w:t>°</w:t>
      </w:r>
      <w:r w:rsidR="00A17FAE" w:rsidRPr="00A164B9">
        <w:t xml:space="preserve"> </w:t>
      </w:r>
      <w:r w:rsidR="00FF0824" w:rsidRPr="00A164B9">
        <w:t xml:space="preserve">foi capaz de </w:t>
      </w:r>
      <w:r w:rsidR="00A17FAE" w:rsidRPr="00A164B9">
        <w:t>predizer o risco de fragilidade com sensibilidade de 85% e especificidade 84%</w:t>
      </w:r>
      <w:r w:rsidR="00665B6F" w:rsidRPr="00A164B9">
        <w:t xml:space="preserve">, demonstrando ser uma </w:t>
      </w:r>
      <w:r w:rsidR="00A17FAE" w:rsidRPr="00A164B9">
        <w:t xml:space="preserve">ferramenta de rastreamento de baixo custo </w:t>
      </w:r>
      <w:r w:rsidR="00665B6F" w:rsidRPr="00A164B9">
        <w:t xml:space="preserve">que </w:t>
      </w:r>
      <w:r w:rsidR="00A17FAE" w:rsidRPr="00A164B9">
        <w:t>possibilit</w:t>
      </w:r>
      <w:r w:rsidR="00924ACA" w:rsidRPr="00A164B9">
        <w:t xml:space="preserve">a </w:t>
      </w:r>
      <w:r w:rsidR="00A17FAE" w:rsidRPr="00A164B9">
        <w:t xml:space="preserve">a identificação precoce da </w:t>
      </w:r>
      <w:r w:rsidR="00665B6F" w:rsidRPr="00A164B9">
        <w:t xml:space="preserve">síndrome de </w:t>
      </w:r>
      <w:r w:rsidR="00A17FAE" w:rsidRPr="00A164B9">
        <w:t>fragilidade</w:t>
      </w:r>
      <w:r w:rsidR="00846BD3" w:rsidRPr="00A164B9">
        <w:t xml:space="preserve"> nesta população</w:t>
      </w:r>
      <w:r w:rsidR="00665B6F" w:rsidRPr="00A164B9">
        <w:t xml:space="preserve"> </w:t>
      </w:r>
      <w:sdt>
        <w:sdtPr>
          <w:rPr>
            <w:color w:val="000000"/>
          </w:r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BA13C3" w:rsidRPr="00A164B9">
            <w:rPr>
              <w:color w:val="000000"/>
            </w:rPr>
            <w:t>(GÓMEZ RUIZ et al., 2022)</w:t>
          </w:r>
        </w:sdtContent>
      </w:sdt>
      <w:r w:rsidR="00A17FAE" w:rsidRPr="00A164B9">
        <w:t xml:space="preserve">. </w:t>
      </w:r>
    </w:p>
    <w:p w14:paraId="738E7BB5" w14:textId="5E4E81E0" w:rsidR="00A17FAE" w:rsidRPr="00A164B9" w:rsidRDefault="006716BF" w:rsidP="00994CE8">
      <w:r w:rsidRPr="00A164B9">
        <w:t xml:space="preserve">Também houve relação </w:t>
      </w:r>
      <w:r w:rsidR="008E0A83" w:rsidRPr="00A164B9">
        <w:t xml:space="preserve">significativa </w:t>
      </w:r>
      <w:r w:rsidRPr="00A164B9">
        <w:t xml:space="preserve">entre o </w:t>
      </w:r>
      <w:r w:rsidR="00535D0B" w:rsidRPr="00A164B9">
        <w:t>ângulo de fase</w:t>
      </w:r>
      <w:r w:rsidRPr="00A164B9">
        <w:t xml:space="preserve"> e mortalidade </w:t>
      </w:r>
      <w:r w:rsidR="008E0A83" w:rsidRPr="00A164B9">
        <w:t>e</w:t>
      </w:r>
      <w:r w:rsidR="00A17FAE" w:rsidRPr="00A164B9">
        <w:t xml:space="preserve">m </w:t>
      </w:r>
      <w:r w:rsidR="008E0A83" w:rsidRPr="00A164B9">
        <w:t xml:space="preserve">um </w:t>
      </w:r>
      <w:r w:rsidR="00A17FAE" w:rsidRPr="00A164B9">
        <w:t xml:space="preserve">estudo longitudinal com 142 pacientes </w:t>
      </w:r>
      <w:r w:rsidR="00BA74E4" w:rsidRPr="00A164B9">
        <w:t>dependentes de hemodiálise</w:t>
      </w:r>
      <w:r w:rsidR="008E0A83" w:rsidRPr="00A164B9">
        <w:t xml:space="preserve">. Após </w:t>
      </w:r>
      <w:r w:rsidR="00A17FAE" w:rsidRPr="00A164B9">
        <w:t>acompanha</w:t>
      </w:r>
      <w:r w:rsidR="008E0A83" w:rsidRPr="00A164B9">
        <w:t xml:space="preserve">mento </w:t>
      </w:r>
      <w:r w:rsidR="00A17FAE" w:rsidRPr="00A164B9">
        <w:t>por uma média de 29 meses</w:t>
      </w:r>
      <w:r w:rsidR="00A50967" w:rsidRPr="00A164B9">
        <w:t xml:space="preserve"> e ajuste </w:t>
      </w:r>
      <w:r w:rsidR="00A17FAE" w:rsidRPr="00A164B9">
        <w:t>para idade, sexo e comorbidade, ângulos de fase &lt;</w:t>
      </w:r>
      <w:r w:rsidR="00FB5642" w:rsidRPr="00A164B9">
        <w:t xml:space="preserve"> </w:t>
      </w:r>
      <w:r w:rsidR="00A17FAE" w:rsidRPr="00A164B9">
        <w:t>4,5</w:t>
      </w:r>
      <w:r w:rsidR="00530DD4" w:rsidRPr="00A164B9">
        <w:t>°</w:t>
      </w:r>
      <w:r w:rsidR="00A17FAE" w:rsidRPr="00A164B9">
        <w:t xml:space="preserve"> se associaram a maior risco de mortalidade e ocorrência de infecções</w:t>
      </w:r>
      <w:r w:rsidR="00983AEC" w:rsidRPr="00A164B9">
        <w:t xml:space="preserve"> </w:t>
      </w:r>
      <w:sdt>
        <w:sdtPr>
          <w:rPr>
            <w:color w:val="000000"/>
          </w:r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BA13C3" w:rsidRPr="00A164B9">
            <w:rPr>
              <w:color w:val="000000"/>
            </w:rPr>
            <w:t>(SHIN et al., 2017)</w:t>
          </w:r>
        </w:sdtContent>
      </w:sdt>
      <w:r w:rsidR="00A17FAE" w:rsidRPr="00A164B9">
        <w:t>.</w:t>
      </w:r>
    </w:p>
    <w:p w14:paraId="79B79B83" w14:textId="6019B72B" w:rsidR="006B40CD" w:rsidRPr="00A164B9" w:rsidRDefault="00A17FAE" w:rsidP="00994CE8">
      <w:r w:rsidRPr="00A164B9">
        <w:t>Revisão sistemática por</w:t>
      </w:r>
      <w:r w:rsidR="006508B6" w:rsidRPr="00A164B9">
        <w:t xml:space="preserve"> Di Vincenzo et al.</w:t>
      </w:r>
      <w:r w:rsidR="00FC772B" w:rsidRPr="00A164B9">
        <w:t xml:space="preserve"> (</w:t>
      </w:r>
      <w:r w:rsidR="006508B6" w:rsidRPr="00A164B9">
        <w:t>202</w:t>
      </w:r>
      <w:r w:rsidR="00492217" w:rsidRPr="00A164B9">
        <w:t>1</w:t>
      </w:r>
      <w:r w:rsidR="00FC772B" w:rsidRPr="00A164B9">
        <w:t>)</w:t>
      </w:r>
      <w:r w:rsidRPr="00A164B9">
        <w:t xml:space="preserve"> </w:t>
      </w:r>
      <w:r w:rsidR="00C622C9" w:rsidRPr="00A164B9">
        <w:t>incluiu</w:t>
      </w:r>
      <w:r w:rsidRPr="00A164B9">
        <w:t xml:space="preserve"> 13 estudos com um total de 7668 pacientes. Os </w:t>
      </w:r>
      <w:r w:rsidR="00A50967" w:rsidRPr="00A164B9">
        <w:t xml:space="preserve">dados obtidos </w:t>
      </w:r>
      <w:r w:rsidRPr="00A164B9">
        <w:t>demonstraram que o</w:t>
      </w:r>
      <w:r w:rsidR="00354254" w:rsidRPr="00A164B9">
        <w:t xml:space="preserve">s valores de </w:t>
      </w:r>
      <w:r w:rsidR="00535D0B" w:rsidRPr="00A164B9">
        <w:t>ângulo de fase</w:t>
      </w:r>
      <w:r w:rsidRPr="00A164B9">
        <w:t xml:space="preserve"> </w:t>
      </w:r>
      <w:r w:rsidR="00354254" w:rsidRPr="00A164B9">
        <w:t xml:space="preserve">eram menores </w:t>
      </w:r>
      <w:r w:rsidRPr="00A164B9">
        <w:t>em indivíduos com sarcopenia</w:t>
      </w:r>
      <w:r w:rsidR="00FE0BFF" w:rsidRPr="00A164B9">
        <w:t>,</w:t>
      </w:r>
      <w:r w:rsidR="00E77F3D" w:rsidRPr="00A164B9">
        <w:t xml:space="preserve"> </w:t>
      </w:r>
      <w:r w:rsidR="00F95E1D" w:rsidRPr="00A164B9">
        <w:t>assim como</w:t>
      </w:r>
      <w:r w:rsidR="00FE0BFF" w:rsidRPr="00A164B9">
        <w:t xml:space="preserve"> </w:t>
      </w:r>
      <w:r w:rsidRPr="00A164B9">
        <w:t xml:space="preserve">a prevalência de sarcopenia </w:t>
      </w:r>
      <w:r w:rsidR="00354254" w:rsidRPr="00A164B9">
        <w:t xml:space="preserve">foi maior </w:t>
      </w:r>
      <w:r w:rsidR="00F95E1D" w:rsidRPr="00A164B9">
        <w:t>para</w:t>
      </w:r>
      <w:r w:rsidRPr="00A164B9">
        <w:t xml:space="preserve"> </w:t>
      </w:r>
      <w:r w:rsidR="00535D0B" w:rsidRPr="00A164B9">
        <w:t>ângulo de fase</w:t>
      </w:r>
      <w:r w:rsidRPr="00A164B9">
        <w:t xml:space="preserve"> baixos.</w:t>
      </w:r>
      <w:r w:rsidR="00F95E1D" w:rsidRPr="00A164B9">
        <w:t xml:space="preserve"> Os pontos</w:t>
      </w:r>
      <w:r w:rsidRPr="00A164B9">
        <w:t xml:space="preserve"> de corte variaram entre 4,05</w:t>
      </w:r>
      <w:r w:rsidR="00F95E1D" w:rsidRPr="00A164B9">
        <w:t>°</w:t>
      </w:r>
      <w:r w:rsidRPr="00A164B9">
        <w:t xml:space="preserve"> a 5,05</w:t>
      </w:r>
      <w:r w:rsidR="00F95E1D" w:rsidRPr="00A164B9">
        <w:t>°</w:t>
      </w:r>
      <w:r w:rsidRPr="00A164B9">
        <w:t xml:space="preserve"> </w:t>
      </w:r>
      <w:sdt>
        <w:sdtPr>
          <w:rPr>
            <w:color w:val="000000"/>
          </w:r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BA13C3" w:rsidRPr="00A164B9">
            <w:rPr>
              <w:color w:val="000000"/>
            </w:rPr>
            <w:t>(DI VINCENZO et al., 2021b)</w:t>
          </w:r>
        </w:sdtContent>
      </w:sdt>
      <w:r w:rsidRPr="00A164B9">
        <w:t xml:space="preserve">. </w:t>
      </w:r>
    </w:p>
    <w:p w14:paraId="3C2CC1C5" w14:textId="41E9B80F" w:rsidR="00A17FAE" w:rsidRPr="00A164B9" w:rsidRDefault="00565E88" w:rsidP="00994CE8">
      <w:r w:rsidRPr="00A164B9">
        <w:t>Também f</w:t>
      </w:r>
      <w:r w:rsidR="00A17FAE" w:rsidRPr="00A164B9">
        <w:t>oi demonstrad</w:t>
      </w:r>
      <w:r w:rsidR="00E30842" w:rsidRPr="00A164B9">
        <w:t>a</w:t>
      </w:r>
      <w:r w:rsidR="00A17FAE" w:rsidRPr="00A164B9">
        <w:t xml:space="preserve"> sua validade como </w:t>
      </w:r>
      <w:r w:rsidR="00E23408" w:rsidRPr="00A164B9">
        <w:t xml:space="preserve">marcador </w:t>
      </w:r>
      <w:r w:rsidR="00A17FAE" w:rsidRPr="00A164B9">
        <w:t xml:space="preserve">da qualidade muscular em </w:t>
      </w:r>
      <w:r w:rsidRPr="00A164B9">
        <w:t xml:space="preserve">um </w:t>
      </w:r>
      <w:r w:rsidR="00A17FAE" w:rsidRPr="00A164B9">
        <w:t>estudo que comparou o</w:t>
      </w:r>
      <w:r w:rsidRPr="00A164B9">
        <w:t xml:space="preserve"> </w:t>
      </w:r>
      <w:r w:rsidR="00535D0B" w:rsidRPr="00A164B9">
        <w:t>ângulo de fase</w:t>
      </w:r>
      <w:r w:rsidR="00A17FAE" w:rsidRPr="00A164B9">
        <w:t xml:space="preserve"> com um</w:t>
      </w:r>
      <w:r w:rsidR="003142EE" w:rsidRPr="00A164B9">
        <w:t xml:space="preserve"> índice</w:t>
      </w:r>
      <w:r w:rsidR="00A17FAE" w:rsidRPr="00A164B9">
        <w:t xml:space="preserve"> de qualidade muscular, </w:t>
      </w:r>
      <w:r w:rsidR="002D1995" w:rsidRPr="00A164B9">
        <w:t xml:space="preserve">obtido pela </w:t>
      </w:r>
      <w:r w:rsidR="00A17FAE" w:rsidRPr="00A164B9">
        <w:t xml:space="preserve">razão entre a força de preensão palmar </w:t>
      </w:r>
      <w:r w:rsidR="002D1995" w:rsidRPr="00A164B9">
        <w:t xml:space="preserve">e </w:t>
      </w:r>
      <w:r w:rsidR="00A17FAE" w:rsidRPr="00A164B9">
        <w:t xml:space="preserve">a massa muscular nos membros superiores </w:t>
      </w:r>
      <w:sdt>
        <w:sdtPr>
          <w:rPr>
            <w:color w:val="000000"/>
          </w:r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BA13C3" w:rsidRPr="00A164B9">
            <w:rPr>
              <w:color w:val="000000"/>
            </w:rPr>
            <w:t>(AKAMATSU et al., 2022)</w:t>
          </w:r>
        </w:sdtContent>
      </w:sdt>
      <w:r w:rsidR="00A17FAE" w:rsidRPr="00A164B9">
        <w:t>.</w:t>
      </w:r>
    </w:p>
    <w:p w14:paraId="1C127584" w14:textId="61BC2208" w:rsidR="00A17FAE" w:rsidRPr="00A164B9" w:rsidRDefault="00D336D0" w:rsidP="00994CE8">
      <w:proofErr w:type="spellStart"/>
      <w:r w:rsidRPr="00A164B9">
        <w:t>Kilic</w:t>
      </w:r>
      <w:proofErr w:type="spellEnd"/>
      <w:r w:rsidRPr="00A164B9">
        <w:t xml:space="preserve"> et al.</w:t>
      </w:r>
      <w:r w:rsidR="00C5093B" w:rsidRPr="00A164B9">
        <w:t xml:space="preserve"> (</w:t>
      </w:r>
      <w:r w:rsidRPr="00A164B9">
        <w:t>2017</w:t>
      </w:r>
      <w:r w:rsidR="00C5093B" w:rsidRPr="00A164B9">
        <w:t>)</w:t>
      </w:r>
      <w:r w:rsidRPr="00A164B9">
        <w:t xml:space="preserve"> </w:t>
      </w:r>
      <w:r w:rsidR="00A17FAE" w:rsidRPr="00A164B9">
        <w:t xml:space="preserve">demonstraram que o </w:t>
      </w:r>
      <w:r w:rsidR="00535D0B" w:rsidRPr="00A164B9">
        <w:t>ângulo de fase</w:t>
      </w:r>
      <w:r w:rsidR="00A17FAE" w:rsidRPr="00A164B9">
        <w:t xml:space="preserve"> se </w:t>
      </w:r>
      <w:r w:rsidR="00997F3C" w:rsidRPr="00A164B9">
        <w:t>associou</w:t>
      </w:r>
      <w:r w:rsidR="00A17FAE" w:rsidRPr="00A164B9">
        <w:t xml:space="preserve"> de forma independente com sarcopenia. Análise por </w:t>
      </w:r>
      <w:proofErr w:type="spellStart"/>
      <w:r w:rsidR="00A17FAE" w:rsidRPr="00A164B9">
        <w:t>receiver</w:t>
      </w:r>
      <w:proofErr w:type="spellEnd"/>
      <w:r w:rsidR="00A17FAE" w:rsidRPr="00A164B9">
        <w:t xml:space="preserve"> </w:t>
      </w:r>
      <w:proofErr w:type="spellStart"/>
      <w:r w:rsidR="00A17FAE" w:rsidRPr="00A164B9">
        <w:t>operating</w:t>
      </w:r>
      <w:proofErr w:type="spellEnd"/>
      <w:r w:rsidR="00A17FAE" w:rsidRPr="00A164B9">
        <w:t xml:space="preserve"> </w:t>
      </w:r>
      <w:proofErr w:type="spellStart"/>
      <w:r w:rsidR="00A17FAE" w:rsidRPr="00A164B9">
        <w:t>characteristic</w:t>
      </w:r>
      <w:proofErr w:type="spellEnd"/>
      <w:r w:rsidR="00A17FAE" w:rsidRPr="00A164B9">
        <w:t xml:space="preserve"> (ROC) revelou que </w:t>
      </w:r>
      <w:r w:rsidR="00535D0B" w:rsidRPr="00A164B9">
        <w:t>ângulo de fase</w:t>
      </w:r>
      <w:r w:rsidR="00A17FAE" w:rsidRPr="00A164B9">
        <w:t xml:space="preserve"> ≤</w:t>
      </w:r>
      <w:r w:rsidR="005F4311" w:rsidRPr="00A164B9">
        <w:t xml:space="preserve"> </w:t>
      </w:r>
      <w:r w:rsidR="00A17FAE" w:rsidRPr="00A164B9">
        <w:t>4</w:t>
      </w:r>
      <w:r w:rsidR="00315FAF" w:rsidRPr="00A164B9">
        <w:t>,</w:t>
      </w:r>
      <w:r w:rsidR="00A17FAE" w:rsidRPr="00A164B9">
        <w:t>55</w:t>
      </w:r>
      <w:r w:rsidR="00315FAF" w:rsidRPr="00A164B9">
        <w:t xml:space="preserve">° </w:t>
      </w:r>
      <w:r w:rsidR="00A17FAE" w:rsidRPr="00A164B9">
        <w:t>foi o ponto de corte ideal para detecção de sarcopenia</w:t>
      </w:r>
      <w:r w:rsidRPr="00A164B9">
        <w:t xml:space="preserve"> </w:t>
      </w:r>
      <w:sdt>
        <w:sdtPr>
          <w:rPr>
            <w:color w:val="000000"/>
          </w:r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BA13C3" w:rsidRPr="00A164B9">
            <w:rPr>
              <w:color w:val="000000"/>
            </w:rPr>
            <w:t>(KILIC et al., 2017)</w:t>
          </w:r>
        </w:sdtContent>
      </w:sdt>
      <w:r w:rsidR="00A17FAE" w:rsidRPr="00A164B9">
        <w:t xml:space="preserve">. Em adição, em pesquisa com 188 idosos, os resultados sugeriram que o </w:t>
      </w:r>
      <w:r w:rsidR="00535D0B" w:rsidRPr="00A164B9">
        <w:t>ângulo de fase</w:t>
      </w:r>
      <w:r w:rsidR="00A17FAE" w:rsidRPr="00A164B9">
        <w:t xml:space="preserve"> pode ser um fator de risco independente para síndrome de fragilidade </w:t>
      </w:r>
      <w:r w:rsidR="00C86DEA" w:rsidRPr="00A164B9">
        <w:t>nesta população</w:t>
      </w:r>
      <w:r w:rsidR="00A17FAE" w:rsidRPr="00A164B9">
        <w:t xml:space="preserve"> </w:t>
      </w:r>
      <w:sdt>
        <w:sdtPr>
          <w:rPr>
            <w:color w:val="000000"/>
          </w:r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BA13C3" w:rsidRPr="00A164B9">
            <w:rPr>
              <w:color w:val="000000"/>
            </w:rPr>
            <w:t>(DENIZ et al., 2017)</w:t>
          </w:r>
        </w:sdtContent>
      </w:sdt>
      <w:r w:rsidR="00A17FAE" w:rsidRPr="00A164B9">
        <w:t>.</w:t>
      </w:r>
    </w:p>
    <w:p w14:paraId="0E0616FB" w14:textId="20A6CD29" w:rsidR="00A17FAE" w:rsidRPr="00A164B9" w:rsidRDefault="003318E0" w:rsidP="00994CE8">
      <w:proofErr w:type="spellStart"/>
      <w:r w:rsidRPr="00A164B9">
        <w:t>Gentol</w:t>
      </w:r>
      <w:proofErr w:type="spellEnd"/>
      <w:r w:rsidRPr="00A164B9">
        <w:t xml:space="preserve"> et al. </w:t>
      </w:r>
      <w:r w:rsidR="00C86DEA" w:rsidRPr="00A164B9">
        <w:t>(</w:t>
      </w:r>
      <w:r w:rsidRPr="00A164B9">
        <w:t>2018</w:t>
      </w:r>
      <w:r w:rsidR="00C86DEA" w:rsidRPr="00A164B9">
        <w:t>)</w:t>
      </w:r>
      <w:r w:rsidRPr="00A164B9">
        <w:t xml:space="preserve"> </w:t>
      </w:r>
      <w:r w:rsidR="008C6EA7" w:rsidRPr="00A164B9">
        <w:t>comparar</w:t>
      </w:r>
      <w:r w:rsidR="007254EE" w:rsidRPr="00A164B9">
        <w:t>am os</w:t>
      </w:r>
      <w:r w:rsidR="008C6EA7" w:rsidRPr="00A164B9">
        <w:t xml:space="preserve"> resultados </w:t>
      </w:r>
      <w:r w:rsidR="00F17710" w:rsidRPr="00A164B9">
        <w:t xml:space="preserve">de </w:t>
      </w:r>
      <w:r w:rsidR="00535D0B" w:rsidRPr="00A164B9">
        <w:t>ângulo de fase</w:t>
      </w:r>
      <w:r w:rsidR="00F17710" w:rsidRPr="00A164B9">
        <w:t xml:space="preserve"> </w:t>
      </w:r>
      <w:r w:rsidR="008C6EA7" w:rsidRPr="00A164B9">
        <w:t xml:space="preserve">obtidos </w:t>
      </w:r>
      <w:r w:rsidR="00F17710" w:rsidRPr="00A164B9">
        <w:t xml:space="preserve">a partir de </w:t>
      </w:r>
      <w:r w:rsidR="008C6EA7" w:rsidRPr="00A164B9">
        <w:t>diferentes</w:t>
      </w:r>
      <w:r w:rsidR="007254EE" w:rsidRPr="00A164B9">
        <w:t xml:space="preserve"> aparelhos</w:t>
      </w:r>
      <w:r w:rsidR="008C6EA7" w:rsidRPr="00A164B9">
        <w:t xml:space="preserve"> de bioimpedância</w:t>
      </w:r>
      <w:r w:rsidR="00A17FAE" w:rsidRPr="00A164B9">
        <w:t xml:space="preserve">. </w:t>
      </w:r>
      <w:r w:rsidR="007254EE" w:rsidRPr="00A164B9">
        <w:t>Foram analisadas</w:t>
      </w:r>
      <w:r w:rsidR="00A17FAE" w:rsidRPr="00A164B9">
        <w:t xml:space="preserve"> 1878 bioimpedâncias </w:t>
      </w:r>
      <w:r w:rsidR="00155C51" w:rsidRPr="00A164B9">
        <w:t xml:space="preserve">realizadas em </w:t>
      </w:r>
      <w:r w:rsidR="00A17FAE" w:rsidRPr="00A164B9">
        <w:t xml:space="preserve">indivíduos com idade maior ou igual a 65 anos. </w:t>
      </w:r>
      <w:r w:rsidR="00FF3203" w:rsidRPr="00A164B9">
        <w:t xml:space="preserve">Valores elevados de </w:t>
      </w:r>
      <w:r w:rsidR="00535D0B" w:rsidRPr="00A164B9">
        <w:t>ângulo de fase</w:t>
      </w:r>
      <w:r w:rsidR="00FF3203" w:rsidRPr="00A164B9">
        <w:t xml:space="preserve"> </w:t>
      </w:r>
      <w:r w:rsidR="00A17FAE" w:rsidRPr="00A164B9">
        <w:t>medido</w:t>
      </w:r>
      <w:r w:rsidR="00FF3203" w:rsidRPr="00A164B9">
        <w:t>s</w:t>
      </w:r>
      <w:r w:rsidR="00A17FAE" w:rsidRPr="00A164B9">
        <w:t xml:space="preserve"> pelos diferentes dispositivos f</w:t>
      </w:r>
      <w:r w:rsidR="00FF3203" w:rsidRPr="00A164B9">
        <w:t>oram</w:t>
      </w:r>
      <w:r w:rsidR="00A17FAE" w:rsidRPr="00A164B9">
        <w:t xml:space="preserve"> associado</w:t>
      </w:r>
      <w:r w:rsidR="00FF3203" w:rsidRPr="00A164B9">
        <w:t>s</w:t>
      </w:r>
      <w:r w:rsidR="00A17FAE" w:rsidRPr="00A164B9">
        <w:t xml:space="preserve"> a um </w:t>
      </w:r>
      <w:r w:rsidR="00FF3203" w:rsidRPr="00A164B9">
        <w:t xml:space="preserve">menor </w:t>
      </w:r>
      <w:r w:rsidR="00A17FAE" w:rsidRPr="00A164B9">
        <w:t>risco de mortalidade</w:t>
      </w:r>
      <w:r w:rsidR="00E62D4E" w:rsidRPr="00A164B9">
        <w:t xml:space="preserve">, </w:t>
      </w:r>
      <w:r w:rsidR="00E62D4E" w:rsidRPr="00A164B9">
        <w:lastRenderedPageBreak/>
        <w:t>sugerindo uniformidade nos</w:t>
      </w:r>
      <w:r w:rsidR="00155C51" w:rsidRPr="00A164B9">
        <w:t xml:space="preserve"> resultados</w:t>
      </w:r>
      <w:r w:rsidR="00D336D0" w:rsidRPr="00A164B9">
        <w:t xml:space="preserve"> obtidos pelos diferentes</w:t>
      </w:r>
      <w:r w:rsidR="00D91730" w:rsidRPr="00A164B9">
        <w:t xml:space="preserve"> dispositivos</w:t>
      </w:r>
      <w:r w:rsidR="00A17FAE" w:rsidRPr="00A164B9">
        <w:t xml:space="preserve">. A associação entre </w:t>
      </w:r>
      <w:r w:rsidR="00535D0B" w:rsidRPr="00A164B9">
        <w:t>ângulo de fase</w:t>
      </w:r>
      <w:r w:rsidR="00A17FAE" w:rsidRPr="00A164B9">
        <w:t xml:space="preserve"> e mortalidade persistiu mesmo após ajuste para idade, IMC </w:t>
      </w:r>
      <w:r w:rsidR="00FF3203" w:rsidRPr="00A164B9">
        <w:t xml:space="preserve">e </w:t>
      </w:r>
      <w:r w:rsidR="00A17FAE" w:rsidRPr="00A164B9">
        <w:t xml:space="preserve">comorbidades </w:t>
      </w:r>
      <w:sdt>
        <w:sdtPr>
          <w:rPr>
            <w:color w:val="000000"/>
          </w:r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BA13C3" w:rsidRPr="00A164B9">
            <w:rPr>
              <w:color w:val="000000"/>
            </w:rPr>
            <w:t>(GENTON et al., 2018)</w:t>
          </w:r>
        </w:sdtContent>
      </w:sdt>
      <w:r w:rsidR="00A17FAE" w:rsidRPr="00A164B9">
        <w:t>.</w:t>
      </w:r>
    </w:p>
    <w:p w14:paraId="39802CC3" w14:textId="082CEFD7" w:rsidR="00581866" w:rsidRPr="00A164B9" w:rsidRDefault="00497379" w:rsidP="00994CE8">
      <w:r w:rsidRPr="00A164B9">
        <w:t xml:space="preserve">A relação entre o </w:t>
      </w:r>
      <w:r w:rsidR="00535D0B" w:rsidRPr="00A164B9">
        <w:t>ângulo de fase</w:t>
      </w:r>
      <w:r w:rsidRPr="00A164B9">
        <w:t xml:space="preserve"> e hábitos de atividade física </w:t>
      </w:r>
      <w:r w:rsidR="0075740E" w:rsidRPr="00A164B9">
        <w:t xml:space="preserve">foi </w:t>
      </w:r>
      <w:r w:rsidR="00BA6611" w:rsidRPr="00A164B9">
        <w:t>investigada</w:t>
      </w:r>
      <w:r w:rsidR="0075740E" w:rsidRPr="00A164B9">
        <w:t xml:space="preserve"> em </w:t>
      </w:r>
      <w:r w:rsidR="00A17FAE" w:rsidRPr="00A164B9">
        <w:t>115 indivíduos entre 32 e 69 anos</w:t>
      </w:r>
      <w:r w:rsidR="0075740E" w:rsidRPr="00A164B9">
        <w:t xml:space="preserve"> de idade. </w:t>
      </w:r>
      <w:r w:rsidR="00722596" w:rsidRPr="00A164B9">
        <w:t xml:space="preserve">Após avaliação com </w:t>
      </w:r>
      <w:r w:rsidR="00A17FAE" w:rsidRPr="00A164B9">
        <w:t>acelerômetro triaxial e entrevistas estruturadas</w:t>
      </w:r>
      <w:r w:rsidR="00722596" w:rsidRPr="00A164B9">
        <w:t>, o</w:t>
      </w:r>
      <w:r w:rsidR="00A17FAE" w:rsidRPr="00A164B9">
        <w:t xml:space="preserve">s participantes foram categorizados </w:t>
      </w:r>
      <w:r w:rsidR="008A4C26" w:rsidRPr="00A164B9">
        <w:t>de acordo com o padrão de exercício físico em</w:t>
      </w:r>
      <w:r w:rsidR="00A17FAE" w:rsidRPr="00A164B9">
        <w:t xml:space="preserve">: </w:t>
      </w:r>
      <w:r w:rsidR="008A4C26" w:rsidRPr="00A164B9">
        <w:t xml:space="preserve">ausência de </w:t>
      </w:r>
      <w:r w:rsidR="00A17FAE" w:rsidRPr="00A164B9">
        <w:t>hábito de exercício</w:t>
      </w:r>
      <w:r w:rsidR="00AA4DAF" w:rsidRPr="00A164B9">
        <w:t>,</w:t>
      </w:r>
      <w:r w:rsidR="008A4C26" w:rsidRPr="00A164B9">
        <w:t xml:space="preserve"> </w:t>
      </w:r>
      <w:r w:rsidR="00A17FAE" w:rsidRPr="00A164B9">
        <w:t xml:space="preserve">hábito de exercício de resistência ou hábito de exercício aeróbico. </w:t>
      </w:r>
    </w:p>
    <w:p w14:paraId="1AAC51A9" w14:textId="3F7893A2" w:rsidR="00A17FAE" w:rsidRPr="00A164B9" w:rsidRDefault="00A17FAE" w:rsidP="00994CE8">
      <w:r w:rsidRPr="00A164B9">
        <w:t xml:space="preserve">A atividade física moderada a vigorosa medida objetivamente </w:t>
      </w:r>
      <w:r w:rsidR="003E2C64" w:rsidRPr="00A164B9">
        <w:t>e</w:t>
      </w:r>
      <w:r w:rsidRPr="00A164B9">
        <w:t xml:space="preserve"> a contagem de passos correlacionaram-se significativamente com o </w:t>
      </w:r>
      <w:r w:rsidR="00535D0B" w:rsidRPr="00A164B9">
        <w:t>ângulo de fase</w:t>
      </w:r>
      <w:r w:rsidRPr="00A164B9">
        <w:t xml:space="preserve">, independentemente da idade, sexo, altura, porcentagem </w:t>
      </w:r>
      <w:r w:rsidR="00E451E6" w:rsidRPr="00A164B9">
        <w:t xml:space="preserve">de </w:t>
      </w:r>
      <w:r w:rsidRPr="00A164B9">
        <w:t xml:space="preserve">gordura corporal, massa celular corporal e força muscular das pernas. As pessoas que se exercitaram regularmente tiveram valores significativamente mais altos de </w:t>
      </w:r>
      <w:r w:rsidR="00535D0B" w:rsidRPr="00A164B9">
        <w:t>ângulo de fase</w:t>
      </w:r>
      <w:r w:rsidRPr="00A164B9">
        <w:t xml:space="preserve"> que aqueles no grupo sem exercício. N</w:t>
      </w:r>
      <w:r w:rsidR="00D107D6" w:rsidRPr="00A164B9">
        <w:t xml:space="preserve">ão </w:t>
      </w:r>
      <w:r w:rsidRPr="00A164B9">
        <w:t xml:space="preserve">houve diferença entre os grupos </w:t>
      </w:r>
      <w:r w:rsidR="00D107D6" w:rsidRPr="00A164B9">
        <w:t xml:space="preserve">praticantes de </w:t>
      </w:r>
      <w:r w:rsidRPr="00A164B9">
        <w:t xml:space="preserve">exercício resistido </w:t>
      </w:r>
      <w:r w:rsidR="006A2620" w:rsidRPr="00A164B9">
        <w:t xml:space="preserve">ou </w:t>
      </w:r>
      <w:r w:rsidRPr="00A164B9">
        <w:t xml:space="preserve">aeróbico </w:t>
      </w:r>
      <w:sdt>
        <w:sdtPr>
          <w:rPr>
            <w:color w:val="000000"/>
          </w:r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BA13C3" w:rsidRPr="00A164B9">
            <w:rPr>
              <w:color w:val="000000"/>
            </w:rPr>
            <w:t>(YAMADA et al., 2022)</w:t>
          </w:r>
        </w:sdtContent>
      </w:sdt>
      <w:r w:rsidRPr="00A164B9">
        <w:t xml:space="preserve">. </w:t>
      </w:r>
    </w:p>
    <w:p w14:paraId="574F57D5" w14:textId="50A2FC4C" w:rsidR="001B072D" w:rsidRPr="00A164B9" w:rsidRDefault="00161B6F" w:rsidP="00994CE8">
      <w:r w:rsidRPr="00A164B9">
        <w:t xml:space="preserve">Tem sido sugerido que a força muscular também se associa ao </w:t>
      </w:r>
      <w:r w:rsidR="00535D0B" w:rsidRPr="00A164B9">
        <w:t>ângulo de fase</w:t>
      </w:r>
      <w:r w:rsidRPr="00A164B9">
        <w:t xml:space="preserve">, com valores mais elevados em atletas em comparação com </w:t>
      </w:r>
      <w:r w:rsidR="00E13903" w:rsidRPr="00A164B9">
        <w:t>indivíduos com</w:t>
      </w:r>
      <w:r w:rsidRPr="00A164B9">
        <w:t xml:space="preserve"> sarcop</w:t>
      </w:r>
      <w:r w:rsidR="00E13903" w:rsidRPr="00A164B9">
        <w:t>enia</w:t>
      </w:r>
      <w:r w:rsidR="00727C07" w:rsidRPr="00A164B9">
        <w:t xml:space="preserve"> </w:t>
      </w:r>
      <w:sdt>
        <w:sdtPr>
          <w:rPr>
            <w:color w:val="000000"/>
          </w:r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BA13C3" w:rsidRPr="00A164B9">
            <w:rPr>
              <w:color w:val="000000"/>
            </w:rPr>
            <w:t>(DI VINCENZO et al., 2021a)</w:t>
          </w:r>
        </w:sdtContent>
      </w:sdt>
      <w:r w:rsidRPr="00A164B9">
        <w:t>.</w:t>
      </w:r>
    </w:p>
    <w:p w14:paraId="6D21DD1A" w14:textId="1BEB7573" w:rsidR="00B77908" w:rsidRPr="00A164B9" w:rsidRDefault="001E4188" w:rsidP="00A606F3">
      <w:pPr>
        <w:pStyle w:val="Heading3"/>
        <w:rPr>
          <w:lang w:val="pt-BR"/>
        </w:rPr>
      </w:pPr>
      <w:bookmarkStart w:id="19" w:name="_Toc187787235"/>
      <w:r w:rsidRPr="00A164B9">
        <w:rPr>
          <w:lang w:val="pt-BR"/>
        </w:rPr>
        <w:t>Ângulo de fase e</w:t>
      </w:r>
      <w:r w:rsidR="00B77908" w:rsidRPr="00A164B9">
        <w:rPr>
          <w:lang w:val="pt-BR"/>
        </w:rPr>
        <w:t xml:space="preserve"> </w:t>
      </w:r>
      <w:r w:rsidRPr="00A164B9">
        <w:rPr>
          <w:lang w:val="pt-BR"/>
        </w:rPr>
        <w:t>obesidade</w:t>
      </w:r>
      <w:bookmarkEnd w:id="19"/>
    </w:p>
    <w:p w14:paraId="60BE4691" w14:textId="2AE34C6B" w:rsidR="00517228" w:rsidRPr="00A164B9" w:rsidRDefault="000B707F" w:rsidP="00517228">
      <w:r w:rsidRPr="00A164B9">
        <w:t xml:space="preserve">Até o momento, um número relativamente baixo de estudos avaliou o </w:t>
      </w:r>
      <w:r w:rsidR="00535D0B" w:rsidRPr="00A164B9">
        <w:t>ângulo de fase</w:t>
      </w:r>
      <w:r w:rsidRPr="00A164B9">
        <w:t xml:space="preserve"> em pacientes com obesidade, uma condição </w:t>
      </w:r>
      <w:r w:rsidR="00C6597C" w:rsidRPr="00A164B9">
        <w:t xml:space="preserve">sabidamente </w:t>
      </w:r>
      <w:r w:rsidRPr="00A164B9">
        <w:t xml:space="preserve">associada a alterações na estrutura muscular. </w:t>
      </w:r>
      <w:r w:rsidR="0073229F" w:rsidRPr="00A164B9">
        <w:t>Em r</w:t>
      </w:r>
      <w:r w:rsidRPr="00A164B9">
        <w:t>evisão sistemática por</w:t>
      </w:r>
      <w:r w:rsidR="000E4B0C" w:rsidRPr="00A164B9">
        <w:t xml:space="preserve"> Di Vincenzo et al.</w:t>
      </w:r>
      <w:r w:rsidR="003D69CC" w:rsidRPr="00A164B9">
        <w:t xml:space="preserve"> (</w:t>
      </w:r>
      <w:r w:rsidR="000E4B0C" w:rsidRPr="00A164B9">
        <w:t>2021</w:t>
      </w:r>
      <w:r w:rsidR="003D69CC" w:rsidRPr="00A164B9">
        <w:t>)</w:t>
      </w:r>
      <w:r w:rsidR="000E4B0C" w:rsidRPr="00A164B9">
        <w:t xml:space="preserve"> </w:t>
      </w:r>
      <w:r w:rsidR="0073229F" w:rsidRPr="00A164B9">
        <w:t xml:space="preserve">que </w:t>
      </w:r>
      <w:r w:rsidR="009B2C1D" w:rsidRPr="00A164B9">
        <w:t>incluiu</w:t>
      </w:r>
      <w:r w:rsidRPr="00A164B9">
        <w:t xml:space="preserve"> vinte e um </w:t>
      </w:r>
      <w:r w:rsidR="00F1365A" w:rsidRPr="00A164B9">
        <w:t>estudos</w:t>
      </w:r>
      <w:r w:rsidRPr="00A164B9">
        <w:t xml:space="preserve"> (11 transversais e 10 longitudinais)</w:t>
      </w:r>
      <w:r w:rsidR="0073229F" w:rsidRPr="00A164B9">
        <w:t>,</w:t>
      </w:r>
      <w:r w:rsidRPr="00A164B9">
        <w:t xml:space="preserve"> </w:t>
      </w:r>
      <w:r w:rsidR="0073229F" w:rsidRPr="00A164B9">
        <w:t>p</w:t>
      </w:r>
      <w:r w:rsidRPr="00A164B9">
        <w:t xml:space="preserve">oucos </w:t>
      </w:r>
      <w:r w:rsidR="004E5BC9" w:rsidRPr="00A164B9">
        <w:t xml:space="preserve">encontraram associação entre </w:t>
      </w:r>
      <w:r w:rsidR="00B22350" w:rsidRPr="00A164B9">
        <w:t xml:space="preserve">valores baixos de </w:t>
      </w:r>
      <w:r w:rsidR="00535D0B" w:rsidRPr="00A164B9">
        <w:t>ângulo de fase</w:t>
      </w:r>
      <w:r w:rsidR="00B22350" w:rsidRPr="00A164B9">
        <w:t xml:space="preserve"> e obesidade, em comparação com controles</w:t>
      </w:r>
      <w:r w:rsidRPr="00A164B9">
        <w:t xml:space="preserve">. Apenas um artigo avaliou minuciosamente o </w:t>
      </w:r>
      <w:r w:rsidR="00535D0B" w:rsidRPr="00A164B9">
        <w:t>ângulo de fase</w:t>
      </w:r>
      <w:r w:rsidRPr="00A164B9">
        <w:t xml:space="preserve"> em diferentes faixas etárias, mostrando uma diminuição</w:t>
      </w:r>
      <w:r w:rsidR="00AC5C67" w:rsidRPr="00A164B9">
        <w:t xml:space="preserve"> do </w:t>
      </w:r>
      <w:r w:rsidR="00535D0B" w:rsidRPr="00A164B9">
        <w:t>ângulo de fase</w:t>
      </w:r>
      <w:r w:rsidRPr="00A164B9">
        <w:t xml:space="preserve"> após a quarta década de vida em ambos os sexos. Quatro em cinco estudos relataram valores médios consistentemente maiores em homens do que em mulheres. </w:t>
      </w:r>
    </w:p>
    <w:p w14:paraId="13B382B6" w14:textId="142ADD38" w:rsidR="000B707F" w:rsidRPr="00A164B9" w:rsidRDefault="000B707F" w:rsidP="00517228">
      <w:r w:rsidRPr="00A164B9">
        <w:t>Em dois estudos,</w:t>
      </w:r>
      <w:r w:rsidR="002C49E2" w:rsidRPr="00A164B9">
        <w:t xml:space="preserve"> indivíduos com</w:t>
      </w:r>
      <w:r w:rsidRPr="00A164B9">
        <w:t xml:space="preserve"> obesidade grau III</w:t>
      </w:r>
      <w:r w:rsidR="00CC7FE2" w:rsidRPr="00A164B9">
        <w:t xml:space="preserve"> apresentaram </w:t>
      </w:r>
      <w:r w:rsidR="00535D0B" w:rsidRPr="00A164B9">
        <w:t>ângulo de fase</w:t>
      </w:r>
      <w:r w:rsidR="00FD37A3" w:rsidRPr="00A164B9">
        <w:t xml:space="preserve"> </w:t>
      </w:r>
      <w:r w:rsidR="00CC7FE2" w:rsidRPr="00A164B9">
        <w:t>mais baixos quando comparados com</w:t>
      </w:r>
      <w:r w:rsidRPr="00A164B9">
        <w:t xml:space="preserve"> grau I-II. </w:t>
      </w:r>
      <w:r w:rsidR="00C9638B" w:rsidRPr="00A164B9">
        <w:t>O</w:t>
      </w:r>
      <w:r w:rsidR="00307341" w:rsidRPr="00A164B9">
        <w:t xml:space="preserve">s participantes </w:t>
      </w:r>
      <w:r w:rsidRPr="00A164B9">
        <w:t xml:space="preserve">com </w:t>
      </w:r>
      <w:r w:rsidR="00535D0B" w:rsidRPr="00A164B9">
        <w:t>ângulo de fase</w:t>
      </w:r>
      <w:r w:rsidRPr="00A164B9">
        <w:t xml:space="preserve"> </w:t>
      </w:r>
      <w:r w:rsidR="00FA12E4" w:rsidRPr="00A164B9">
        <w:t>enquadrados no</w:t>
      </w:r>
      <w:r w:rsidR="00B15285" w:rsidRPr="00A164B9">
        <w:t>s</w:t>
      </w:r>
      <w:r w:rsidR="00FA12E4" w:rsidRPr="00A164B9">
        <w:t xml:space="preserve"> </w:t>
      </w:r>
      <w:r w:rsidR="00B92CB5" w:rsidRPr="00A164B9">
        <w:t>percenti</w:t>
      </w:r>
      <w:r w:rsidR="00C9638B" w:rsidRPr="00A164B9">
        <w:t xml:space="preserve">s </w:t>
      </w:r>
      <w:r w:rsidR="00B92CB5" w:rsidRPr="00A164B9">
        <w:t>inferior</w:t>
      </w:r>
      <w:r w:rsidR="00C9638B" w:rsidRPr="00A164B9">
        <w:t>es</w:t>
      </w:r>
      <w:r w:rsidR="00B92CB5" w:rsidRPr="00A164B9">
        <w:t xml:space="preserve"> </w:t>
      </w:r>
      <w:r w:rsidRPr="00A164B9">
        <w:t>apresenta</w:t>
      </w:r>
      <w:r w:rsidR="0010152C" w:rsidRPr="00A164B9">
        <w:t>vam</w:t>
      </w:r>
      <w:r w:rsidRPr="00A164B9">
        <w:t xml:space="preserve"> IMC</w:t>
      </w:r>
      <w:r w:rsidR="0010152C" w:rsidRPr="00A164B9">
        <w:t xml:space="preserve"> mais elevado</w:t>
      </w:r>
      <w:r w:rsidR="00B15285" w:rsidRPr="00A164B9">
        <w:t>. Em adição,</w:t>
      </w:r>
      <w:r w:rsidRPr="00A164B9">
        <w:t xml:space="preserve"> </w:t>
      </w:r>
      <w:r w:rsidR="00B15285" w:rsidRPr="00A164B9">
        <w:t xml:space="preserve">foi </w:t>
      </w:r>
      <w:r w:rsidR="00B15285" w:rsidRPr="00A164B9">
        <w:lastRenderedPageBreak/>
        <w:t xml:space="preserve">demonstrada </w:t>
      </w:r>
      <w:r w:rsidR="00F048E6" w:rsidRPr="00A164B9">
        <w:t>forte</w:t>
      </w:r>
      <w:r w:rsidR="0010152C" w:rsidRPr="00A164B9">
        <w:t xml:space="preserve"> </w:t>
      </w:r>
      <w:r w:rsidRPr="00A164B9">
        <w:t>correla</w:t>
      </w:r>
      <w:r w:rsidR="00F048E6" w:rsidRPr="00A164B9">
        <w:t>ção</w:t>
      </w:r>
      <w:r w:rsidR="0010152C" w:rsidRPr="00A164B9">
        <w:t xml:space="preserve"> inversa</w:t>
      </w:r>
      <w:r w:rsidRPr="00A164B9">
        <w:t xml:space="preserve"> </w:t>
      </w:r>
      <w:r w:rsidR="00B15285" w:rsidRPr="00A164B9">
        <w:t xml:space="preserve">entre o </w:t>
      </w:r>
      <w:r w:rsidR="00535D0B" w:rsidRPr="00A164B9">
        <w:t>ângulo de fase</w:t>
      </w:r>
      <w:r w:rsidR="00B15285" w:rsidRPr="00A164B9">
        <w:t xml:space="preserve"> e </w:t>
      </w:r>
      <w:r w:rsidRPr="00A164B9">
        <w:t>a</w:t>
      </w:r>
      <w:r w:rsidR="00B15285" w:rsidRPr="00A164B9">
        <w:t xml:space="preserve"> quantidade de</w:t>
      </w:r>
      <w:r w:rsidRPr="00A164B9">
        <w:t xml:space="preserve"> massa gorda</w:t>
      </w:r>
      <w:r w:rsidR="00F048E6" w:rsidRPr="00A164B9">
        <w:t xml:space="preserve">. </w:t>
      </w:r>
      <w:r w:rsidR="003E5444" w:rsidRPr="00A164B9">
        <w:t>E</w:t>
      </w:r>
      <w:r w:rsidRPr="00A164B9">
        <w:t>studo</w:t>
      </w:r>
      <w:r w:rsidR="00D54F4F" w:rsidRPr="00A164B9">
        <w:t>s</w:t>
      </w:r>
      <w:r w:rsidRPr="00A164B9">
        <w:t xml:space="preserve"> longitudina</w:t>
      </w:r>
      <w:r w:rsidR="003E5444" w:rsidRPr="00A164B9">
        <w:t>is</w:t>
      </w:r>
      <w:r w:rsidRPr="00A164B9">
        <w:t xml:space="preserve"> mostr</w:t>
      </w:r>
      <w:r w:rsidR="003E5444" w:rsidRPr="00A164B9">
        <w:t xml:space="preserve">aram </w:t>
      </w:r>
      <w:r w:rsidRPr="00A164B9">
        <w:t xml:space="preserve">que o </w:t>
      </w:r>
      <w:r w:rsidR="00535D0B" w:rsidRPr="00A164B9">
        <w:t>ângulo de fase</w:t>
      </w:r>
      <w:r w:rsidRPr="00A164B9">
        <w:t xml:space="preserve"> diminuiu acentuadamente após diferentes cirurgias bariátricas e aumentou ligeiramente após programas de treinamento </w:t>
      </w:r>
      <w:sdt>
        <w:sdtPr>
          <w:rPr>
            <w:color w:val="000000"/>
          </w:r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BA13C3" w:rsidRPr="00A164B9">
            <w:rPr>
              <w:color w:val="000000"/>
            </w:rPr>
            <w:t>(DI VINCENZO et al., 2021a)</w:t>
          </w:r>
        </w:sdtContent>
      </w:sdt>
      <w:r w:rsidRPr="00A164B9">
        <w:t>.</w:t>
      </w:r>
    </w:p>
    <w:p w14:paraId="5DD1DAB8" w14:textId="096DDCDE" w:rsidR="009D6107" w:rsidRPr="00A164B9" w:rsidRDefault="00B3322E" w:rsidP="00994CE8">
      <w:r w:rsidRPr="00A164B9">
        <w:t>A partir de um banco de dados de</w:t>
      </w:r>
      <w:r w:rsidR="00147C0B" w:rsidRPr="00A164B9">
        <w:t xml:space="preserve"> 214.732 alemães</w:t>
      </w:r>
      <w:r w:rsidR="00B42B81" w:rsidRPr="00A164B9">
        <w:t xml:space="preserve">, </w:t>
      </w:r>
      <w:r w:rsidR="004C1E1F" w:rsidRPr="00A164B9">
        <w:t xml:space="preserve">os </w:t>
      </w:r>
      <w:r w:rsidR="00B42B81" w:rsidRPr="00A164B9">
        <w:t>v</w:t>
      </w:r>
      <w:r w:rsidR="000B707F" w:rsidRPr="00A164B9">
        <w:t xml:space="preserve">alores de </w:t>
      </w:r>
      <w:r w:rsidR="00535D0B" w:rsidRPr="00A164B9">
        <w:t>ângulo de fase</w:t>
      </w:r>
      <w:r w:rsidR="000B707F" w:rsidRPr="00A164B9">
        <w:t xml:space="preserve"> foram estratificados de acordo com idade, sexo e IMC</w:t>
      </w:r>
      <w:r w:rsidR="00A265F1" w:rsidRPr="00A164B9">
        <w:t>,</w:t>
      </w:r>
      <w:r w:rsidR="000B707F" w:rsidRPr="00A164B9">
        <w:t xml:space="preserve"> de forma a </w:t>
      </w:r>
      <w:r w:rsidR="0068430B" w:rsidRPr="00A164B9">
        <w:t>investigar</w:t>
      </w:r>
      <w:r w:rsidR="004C1E1F" w:rsidRPr="00A164B9">
        <w:t xml:space="preserve"> possíveis</w:t>
      </w:r>
      <w:r w:rsidR="000B707F" w:rsidRPr="00A164B9">
        <w:t xml:space="preserve"> fatores determinantes d</w:t>
      </w:r>
      <w:r w:rsidR="00952AE3" w:rsidRPr="00A164B9">
        <w:t xml:space="preserve">o </w:t>
      </w:r>
      <w:r w:rsidR="00535D0B" w:rsidRPr="00A164B9">
        <w:t>ângulo de fase</w:t>
      </w:r>
      <w:r w:rsidR="00952AE3" w:rsidRPr="00A164B9">
        <w:t xml:space="preserve">. </w:t>
      </w:r>
      <w:r w:rsidR="000B707F" w:rsidRPr="00A164B9">
        <w:t>Os</w:t>
      </w:r>
      <w:r w:rsidR="00D50760" w:rsidRPr="00A164B9">
        <w:t xml:space="preserve"> indivíduos foram estratificados baseados nos</w:t>
      </w:r>
      <w:r w:rsidR="000B707F" w:rsidRPr="00A164B9">
        <w:t xml:space="preserve"> valores de IMC (</w:t>
      </w:r>
      <w:r w:rsidR="00B2086F" w:rsidRPr="00A164B9">
        <w:t xml:space="preserve">expresso </w:t>
      </w:r>
      <w:r w:rsidR="00667AFD" w:rsidRPr="00A164B9">
        <w:t xml:space="preserve">em </w:t>
      </w:r>
      <w:r w:rsidR="000B707F" w:rsidRPr="00A164B9">
        <w:t xml:space="preserve">kg/m2) em 7 grupos: </w:t>
      </w:r>
      <w:r w:rsidR="000B707F" w:rsidRPr="00A164B9">
        <w:rPr>
          <w:rFonts w:ascii="Calibri Light" w:hAnsi="Calibri Light" w:cs="Calibri Light"/>
        </w:rPr>
        <w:t>﻿</w:t>
      </w:r>
      <w:r w:rsidR="000B707F" w:rsidRPr="00A164B9">
        <w:t>baixo peso &lt; 18</w:t>
      </w:r>
      <w:r w:rsidR="00A701A3" w:rsidRPr="00A164B9">
        <w:t>,</w:t>
      </w:r>
      <w:r w:rsidR="000B707F" w:rsidRPr="00A164B9">
        <w:t>5</w:t>
      </w:r>
      <w:r w:rsidR="00A701A3" w:rsidRPr="00A164B9">
        <w:t>;</w:t>
      </w:r>
      <w:r w:rsidR="000B707F" w:rsidRPr="00A164B9">
        <w:t xml:space="preserve"> peso adequado ≥18</w:t>
      </w:r>
      <w:r w:rsidR="00A701A3" w:rsidRPr="00A164B9">
        <w:t>,</w:t>
      </w:r>
      <w:r w:rsidR="000B707F" w:rsidRPr="00A164B9">
        <w:t>5 e &lt; 25</w:t>
      </w:r>
      <w:r w:rsidR="00A701A3" w:rsidRPr="00A164B9">
        <w:t>;</w:t>
      </w:r>
      <w:r w:rsidR="000B707F" w:rsidRPr="00A164B9">
        <w:t xml:space="preserve"> sobrepeso ≥ 25 e &lt; 30</w:t>
      </w:r>
      <w:r w:rsidR="00A701A3" w:rsidRPr="00A164B9">
        <w:t xml:space="preserve">; </w:t>
      </w:r>
      <w:r w:rsidR="000B707F" w:rsidRPr="00A164B9">
        <w:t>obesidade grau I ≥ 30 e &lt; 35</w:t>
      </w:r>
      <w:r w:rsidR="00A701A3" w:rsidRPr="00A164B9">
        <w:t xml:space="preserve">; </w:t>
      </w:r>
      <w:r w:rsidR="000B707F" w:rsidRPr="00A164B9">
        <w:t>obesidade grau II ≥35 e &lt; 40</w:t>
      </w:r>
      <w:r w:rsidR="00A701A3" w:rsidRPr="00A164B9">
        <w:t>;</w:t>
      </w:r>
      <w:r w:rsidR="000B707F" w:rsidRPr="00A164B9">
        <w:t xml:space="preserve"> obesidade grau III ≥ 40 e &lt; 50 e um sétimo grupo com IMC ≥50</w:t>
      </w:r>
      <w:r w:rsidR="009877B2" w:rsidRPr="00A164B9">
        <w:t xml:space="preserve"> kg/m2</w:t>
      </w:r>
      <w:r w:rsidR="009D6107" w:rsidRPr="00A164B9">
        <w:t xml:space="preserve"> </w:t>
      </w:r>
      <w:sdt>
        <w:sdtPr>
          <w:rPr>
            <w:color w:val="000000"/>
          </w:r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BA13C3" w:rsidRPr="00A164B9">
            <w:rPr>
              <w:color w:val="000000"/>
            </w:rPr>
            <w:t>(BOSY-WESTPHAL et al., 2006)</w:t>
          </w:r>
        </w:sdtContent>
      </w:sdt>
      <w:r w:rsidR="000B707F" w:rsidRPr="00A164B9">
        <w:t xml:space="preserve">. </w:t>
      </w:r>
    </w:p>
    <w:p w14:paraId="799A8ACC" w14:textId="40A9B321" w:rsidR="001C34A3" w:rsidRPr="00A164B9" w:rsidRDefault="001C34A3" w:rsidP="001C34A3">
      <w:r w:rsidRPr="00A164B9">
        <w:t xml:space="preserve">Sexo e idade foram os principais determinantes do </w:t>
      </w:r>
      <w:r w:rsidR="00535D0B" w:rsidRPr="00A164B9">
        <w:t>ângulo de fase</w:t>
      </w:r>
      <w:r w:rsidRPr="00A164B9">
        <w:t xml:space="preserve">, com homens e jovens exibindo valores mais elevados em comparação com mulheres e idosos. A influência do IMC no </w:t>
      </w:r>
      <w:r w:rsidR="00535D0B" w:rsidRPr="00A164B9">
        <w:t>ângulo de fase</w:t>
      </w:r>
      <w:r w:rsidRPr="00A164B9">
        <w:t xml:space="preserve"> variou de acordo com a faixa de IMC em questão. Em cada grupo de sexo e faixa etária, o </w:t>
      </w:r>
      <w:r w:rsidR="00535D0B" w:rsidRPr="00A164B9">
        <w:t>ângulo de fase</w:t>
      </w:r>
      <w:r w:rsidRPr="00A164B9">
        <w:t xml:space="preserve"> apresentou uma tendência de crescimento à medida que o IMC aumentava, </w:t>
      </w:r>
      <w:r w:rsidR="007F01F3" w:rsidRPr="00A164B9">
        <w:t>até um IMC de aproximadamente</w:t>
      </w:r>
      <w:r w:rsidRPr="00A164B9">
        <w:t xml:space="preserve"> 30 kg/m².</w:t>
      </w:r>
    </w:p>
    <w:p w14:paraId="68AA31B8" w14:textId="15B8AAD1" w:rsidR="000B707F" w:rsidRPr="00A164B9" w:rsidRDefault="001C34A3" w:rsidP="001C34A3">
      <w:r w:rsidRPr="00A164B9">
        <w:t xml:space="preserve">O aumento do </w:t>
      </w:r>
      <w:r w:rsidR="00535D0B" w:rsidRPr="00A164B9">
        <w:t>ângulo de fase</w:t>
      </w:r>
      <w:r w:rsidRPr="00A164B9">
        <w:t xml:space="preserve"> associado ao incremento do IMC pode ser atribuído, provavelmente, ao </w:t>
      </w:r>
      <w:r w:rsidR="00373FB1" w:rsidRPr="00A164B9">
        <w:t>aumento</w:t>
      </w:r>
      <w:r w:rsidRPr="00A164B9">
        <w:t xml:space="preserve"> </w:t>
      </w:r>
      <w:r w:rsidR="007F01F3" w:rsidRPr="00A164B9">
        <w:t>d</w:t>
      </w:r>
      <w:r w:rsidR="00373FB1" w:rsidRPr="00A164B9">
        <w:t>a</w:t>
      </w:r>
      <w:r w:rsidR="007F01F3" w:rsidRPr="00A164B9">
        <w:t xml:space="preserve"> celularidade</w:t>
      </w:r>
      <w:r w:rsidRPr="00A164B9">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A164B9">
        <w:t xml:space="preserve">de </w:t>
      </w:r>
      <w:r w:rsidR="00535D0B" w:rsidRPr="00A164B9">
        <w:t>ângulo de fase</w:t>
      </w:r>
      <w:r w:rsidR="001917FF" w:rsidRPr="00A164B9">
        <w:t xml:space="preserve"> </w:t>
      </w:r>
      <w:r w:rsidRPr="00A164B9">
        <w:t>mais baixos</w:t>
      </w:r>
      <w:r w:rsidR="000B707F" w:rsidRPr="00A164B9">
        <w:t xml:space="preserve"> </w:t>
      </w:r>
      <w:sdt>
        <w:sdtPr>
          <w:rPr>
            <w:color w:val="000000"/>
          </w:r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BA13C3" w:rsidRPr="00A164B9">
            <w:rPr>
              <w:color w:val="000000"/>
            </w:rPr>
            <w:t>(BOSY-WESTPHAL et al., 2006)</w:t>
          </w:r>
        </w:sdtContent>
      </w:sdt>
      <w:r w:rsidR="000B707F" w:rsidRPr="00A164B9">
        <w:t xml:space="preserve">. </w:t>
      </w:r>
    </w:p>
    <w:p w14:paraId="572B9B65" w14:textId="7462902B" w:rsidR="00B359C6" w:rsidRPr="00A164B9" w:rsidRDefault="000B707F" w:rsidP="00994CE8">
      <w:r w:rsidRPr="00A164B9">
        <w:t xml:space="preserve">No entanto, a explicação para essa inversão ainda não é bem estabelecida. É possível que esteja associada a mudanças no estado de hidratação ou sobrecarga volêmica. </w:t>
      </w:r>
      <w:r w:rsidR="004A546F" w:rsidRPr="00A164B9">
        <w:t>Outro</w:t>
      </w:r>
      <w:r w:rsidR="002769DC" w:rsidRPr="00A164B9">
        <w:t xml:space="preserve"> potencial contribuinte</w:t>
      </w:r>
      <w:r w:rsidRPr="00A164B9">
        <w:t xml:space="preserve"> </w:t>
      </w:r>
      <w:r w:rsidR="002769DC" w:rsidRPr="00A164B9">
        <w:t xml:space="preserve">é </w:t>
      </w:r>
      <w:r w:rsidRPr="00A164B9">
        <w:t>um</w:t>
      </w:r>
      <w:r w:rsidR="00420128" w:rsidRPr="00A164B9">
        <w:t xml:space="preserve"> prejuízo</w:t>
      </w:r>
      <w:r w:rsidRPr="00A164B9">
        <w:t xml:space="preserve"> </w:t>
      </w:r>
      <w:r w:rsidR="00420128" w:rsidRPr="00A164B9">
        <w:t>na</w:t>
      </w:r>
      <w:r w:rsidRPr="00A164B9">
        <w:t xml:space="preserve"> funcionalidade das membranas celulares</w:t>
      </w:r>
      <w:r w:rsidR="006D5611" w:rsidRPr="00A164B9">
        <w:t>,</w:t>
      </w:r>
      <w:r w:rsidR="009C15FA" w:rsidRPr="00A164B9">
        <w:t xml:space="preserve"> o</w:t>
      </w:r>
      <w:r w:rsidR="006D5611" w:rsidRPr="00A164B9">
        <w:t xml:space="preserve"> que </w:t>
      </w:r>
      <w:r w:rsidRPr="00A164B9">
        <w:t>pode ter contribuído para</w:t>
      </w:r>
      <w:r w:rsidR="00420128" w:rsidRPr="00A164B9">
        <w:t xml:space="preserve"> </w:t>
      </w:r>
      <w:r w:rsidR="00B359C6" w:rsidRPr="00A164B9">
        <w:t xml:space="preserve">a tendência a </w:t>
      </w:r>
      <w:r w:rsidR="00535D0B" w:rsidRPr="00A164B9">
        <w:t>ângulo de fase</w:t>
      </w:r>
      <w:r w:rsidRPr="00A164B9">
        <w:t xml:space="preserve"> mais baixo na obesidade</w:t>
      </w:r>
      <w:r w:rsidR="00B359C6" w:rsidRPr="00A164B9">
        <w:t xml:space="preserve"> grau III </w:t>
      </w:r>
      <w:sdt>
        <w:sdtPr>
          <w:rPr>
            <w:color w:val="000000"/>
          </w:r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BA13C3" w:rsidRPr="00A164B9">
            <w:rPr>
              <w:color w:val="000000"/>
            </w:rPr>
            <w:t>(BOSY-WESTPHAL et al., 2006)</w:t>
          </w:r>
        </w:sdtContent>
      </w:sdt>
      <w:r w:rsidRPr="00A164B9">
        <w:t xml:space="preserve">. </w:t>
      </w:r>
    </w:p>
    <w:p w14:paraId="1FFA5166" w14:textId="393831F9" w:rsidR="00705676" w:rsidRPr="00A164B9" w:rsidRDefault="00A2488D" w:rsidP="00994CE8">
      <w:r w:rsidRPr="00A164B9">
        <w:t>É</w:t>
      </w:r>
      <w:r w:rsidR="008A596A" w:rsidRPr="00A164B9">
        <w:t xml:space="preserve"> </w:t>
      </w:r>
      <w:r w:rsidRPr="00A164B9">
        <w:t xml:space="preserve">possível que a secreção crescente de citocinas inflamatórias a partir do tecido adiposo </w:t>
      </w:r>
      <w:r w:rsidR="000A60B8" w:rsidRPr="00A164B9">
        <w:t xml:space="preserve">hipertrófico e hiperplásico </w:t>
      </w:r>
      <w:r w:rsidRPr="00A164B9">
        <w:t xml:space="preserve">possa </w:t>
      </w:r>
      <w:r w:rsidR="00310A07" w:rsidRPr="00A164B9">
        <w:t xml:space="preserve">contribuir para um </w:t>
      </w:r>
      <w:r w:rsidR="003809DF" w:rsidRPr="00A164B9">
        <w:t xml:space="preserve">certo grau de comprometimento </w:t>
      </w:r>
      <w:r w:rsidRPr="00A164B9">
        <w:t>d</w:t>
      </w:r>
      <w:r w:rsidR="003809DF" w:rsidRPr="00A164B9">
        <w:t>a</w:t>
      </w:r>
      <w:r w:rsidR="000B707F" w:rsidRPr="00A164B9">
        <w:t xml:space="preserve"> funciona</w:t>
      </w:r>
      <w:r w:rsidR="009C15FA" w:rsidRPr="00A164B9">
        <w:t>lidade</w:t>
      </w:r>
      <w:r w:rsidR="000B707F" w:rsidRPr="00A164B9">
        <w:t xml:space="preserve"> </w:t>
      </w:r>
      <w:r w:rsidR="000A60B8" w:rsidRPr="00A164B9">
        <w:t>das</w:t>
      </w:r>
      <w:r w:rsidR="000B707F" w:rsidRPr="00A164B9">
        <w:t xml:space="preserve"> membranas celulares. Consistente com essa hipótese, em uma população com alta prevalência de obesidade e síndrome metabólica, indivíduos com </w:t>
      </w:r>
      <w:r w:rsidR="00535D0B" w:rsidRPr="00A164B9">
        <w:t>ângulo de fase</w:t>
      </w:r>
      <w:r w:rsidR="000B707F" w:rsidRPr="00A164B9">
        <w:t xml:space="preserve"> </w:t>
      </w:r>
      <w:r w:rsidR="00525643" w:rsidRPr="00A164B9">
        <w:t xml:space="preserve">menor que o percentil </w:t>
      </w:r>
      <w:r w:rsidR="000B707F" w:rsidRPr="00A164B9">
        <w:t>10 da população de referência</w:t>
      </w:r>
      <w:r w:rsidR="00525643" w:rsidRPr="00A164B9">
        <w:t xml:space="preserve"> </w:t>
      </w:r>
      <w:r w:rsidR="000B707F" w:rsidRPr="00A164B9">
        <w:t xml:space="preserve">apresentaram níveis mais elevados de PCR </w:t>
      </w:r>
      <w:sdt>
        <w:sdtPr>
          <w:rPr>
            <w:color w:val="000000"/>
          </w:r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BA13C3" w:rsidRPr="00A164B9">
            <w:rPr>
              <w:color w:val="000000"/>
            </w:rPr>
            <w:t>(BOSY-WESTPHAL et al., 2006)</w:t>
          </w:r>
        </w:sdtContent>
      </w:sdt>
      <w:r w:rsidR="000B707F" w:rsidRPr="00A164B9">
        <w:t>.</w:t>
      </w:r>
    </w:p>
    <w:p w14:paraId="19E62771" w14:textId="67A97B34" w:rsidR="009B71D0" w:rsidRPr="00A164B9" w:rsidRDefault="00E52614" w:rsidP="00994CE8">
      <w:r w:rsidRPr="00A164B9">
        <w:lastRenderedPageBreak/>
        <w:t xml:space="preserve">Um estudo </w:t>
      </w:r>
      <w:r w:rsidR="009B32F0" w:rsidRPr="00A164B9">
        <w:t xml:space="preserve">retrospectivo </w:t>
      </w:r>
      <w:r w:rsidRPr="00A164B9">
        <w:t>recentemente publicado por</w:t>
      </w:r>
      <w:r w:rsidR="00B86FD0" w:rsidRPr="00A164B9">
        <w:t xml:space="preserve"> Di Vincenzo et al. </w:t>
      </w:r>
      <w:r w:rsidR="009B2C59" w:rsidRPr="00A164B9">
        <w:t>(</w:t>
      </w:r>
      <w:r w:rsidR="00B86FD0" w:rsidRPr="00A164B9">
        <w:t>2023</w:t>
      </w:r>
      <w:r w:rsidR="009B2C59" w:rsidRPr="00A164B9">
        <w:t>)</w:t>
      </w:r>
      <w:r w:rsidRPr="00A164B9">
        <w:t xml:space="preserve"> comparou o </w:t>
      </w:r>
      <w:r w:rsidR="00535D0B" w:rsidRPr="00A164B9">
        <w:t>ângulo de fase</w:t>
      </w:r>
      <w:r w:rsidRPr="00A164B9">
        <w:t xml:space="preserve"> de </w:t>
      </w:r>
      <w:r w:rsidR="00196281" w:rsidRPr="00A164B9">
        <w:t xml:space="preserve">983 </w:t>
      </w:r>
      <w:r w:rsidRPr="00A164B9">
        <w:t>indivíduos com obesidade</w:t>
      </w:r>
      <w:r w:rsidR="00196281" w:rsidRPr="00A164B9">
        <w:t xml:space="preserve"> (34,8% </w:t>
      </w:r>
      <w:r w:rsidR="00CE646C" w:rsidRPr="00A164B9">
        <w:t>do sexo masculino</w:t>
      </w:r>
      <w:r w:rsidR="00196281" w:rsidRPr="00A164B9">
        <w:t>)</w:t>
      </w:r>
      <w:r w:rsidR="00596486" w:rsidRPr="00A164B9">
        <w:t>, sem outras comorbidades,</w:t>
      </w:r>
      <w:r w:rsidR="00196281" w:rsidRPr="00A164B9">
        <w:t xml:space="preserve"> e 894 controles com IMC &lt; 30 </w:t>
      </w:r>
      <w:r w:rsidR="00CE646C" w:rsidRPr="00A164B9">
        <w:t>kg/m2 (46,2% do sexo masculino</w:t>
      </w:r>
      <w:r w:rsidR="00596486" w:rsidRPr="00A164B9">
        <w:t>)</w:t>
      </w:r>
      <w:r w:rsidR="005D52D5" w:rsidRPr="00A164B9">
        <w:t xml:space="preserve">. </w:t>
      </w:r>
      <w:r w:rsidR="00DC7E83" w:rsidRPr="00A164B9">
        <w:t>A partir o IMC, o</w:t>
      </w:r>
      <w:r w:rsidR="000C6EEE" w:rsidRPr="00A164B9">
        <w:t>s participantes foram</w:t>
      </w:r>
      <w:r w:rsidR="00596486" w:rsidRPr="00A164B9">
        <w:t xml:space="preserve"> categorizados</w:t>
      </w:r>
      <w:r w:rsidR="000C6EEE" w:rsidRPr="00A164B9">
        <w:t xml:space="preserve"> em 4 grupos: IMC 20-30</w:t>
      </w:r>
      <w:r w:rsidR="00596486" w:rsidRPr="00A164B9">
        <w:t xml:space="preserve"> kg/m2</w:t>
      </w:r>
      <w:r w:rsidR="000C6EEE" w:rsidRPr="00A164B9">
        <w:t xml:space="preserve"> (</w:t>
      </w:r>
      <w:r w:rsidR="00C37494" w:rsidRPr="00A164B9">
        <w:t xml:space="preserve">n = </w:t>
      </w:r>
      <w:r w:rsidR="00AB2D8E" w:rsidRPr="00A164B9">
        <w:t>894; incluindo indivíduos com</w:t>
      </w:r>
      <w:r w:rsidR="00D14A76" w:rsidRPr="00A164B9">
        <w:t xml:space="preserve"> peso normal e</w:t>
      </w:r>
      <w:r w:rsidR="00AB2D8E" w:rsidRPr="00A164B9">
        <w:t xml:space="preserve"> sobrepeso); IMC 30-40</w:t>
      </w:r>
      <w:r w:rsidR="001C7AFC" w:rsidRPr="00A164B9">
        <w:t xml:space="preserve"> kg/m2</w:t>
      </w:r>
      <w:r w:rsidR="00AB2D8E" w:rsidRPr="00A164B9">
        <w:t xml:space="preserve"> (</w:t>
      </w:r>
      <w:r w:rsidR="00C37494" w:rsidRPr="00A164B9">
        <w:t>n = 586); IMC 40-50</w:t>
      </w:r>
      <w:r w:rsidR="001C7AFC" w:rsidRPr="00A164B9">
        <w:t xml:space="preserve"> kg/m2</w:t>
      </w:r>
      <w:r w:rsidR="00C37494" w:rsidRPr="00A164B9">
        <w:t xml:space="preserve"> (n = </w:t>
      </w:r>
      <w:r w:rsidR="00FD1284" w:rsidRPr="00A164B9">
        <w:t>371); IMC &gt; 50</w:t>
      </w:r>
      <w:r w:rsidR="001C7AFC" w:rsidRPr="00A164B9">
        <w:t xml:space="preserve"> kg/m2</w:t>
      </w:r>
      <w:r w:rsidR="00FD1284" w:rsidRPr="00A164B9">
        <w:t xml:space="preserve"> (n = 91). </w:t>
      </w:r>
      <w:r w:rsidR="005D52D5" w:rsidRPr="00A164B9">
        <w:t xml:space="preserve">Não houve diferença estatística significativa em ambos os sexos até um IMC de aproximadamente 50 kg/m2. </w:t>
      </w:r>
      <w:r w:rsidR="00215615" w:rsidRPr="00A164B9">
        <w:t xml:space="preserve">A partir desse valor, houve uma tendência a </w:t>
      </w:r>
      <w:r w:rsidR="00535D0B" w:rsidRPr="00A164B9">
        <w:t>ângulo de fase</w:t>
      </w:r>
      <w:r w:rsidR="00215615" w:rsidRPr="00A164B9">
        <w:t xml:space="preserve"> menores</w:t>
      </w:r>
      <w:r w:rsidR="008F7698" w:rsidRPr="00A164B9">
        <w:t>.</w:t>
      </w:r>
      <w:r w:rsidR="00692E6A" w:rsidRPr="00A164B9">
        <w:t xml:space="preserve"> </w:t>
      </w:r>
      <w:r w:rsidR="00C43B4E" w:rsidRPr="00A164B9">
        <w:t xml:space="preserve">No entanto, </w:t>
      </w:r>
      <w:r w:rsidR="008F7698" w:rsidRPr="00A164B9">
        <w:t>devido a</w:t>
      </w:r>
      <w:r w:rsidR="00C43B4E" w:rsidRPr="00A164B9">
        <w:t xml:space="preserve">o </w:t>
      </w:r>
      <w:r w:rsidR="008F7698" w:rsidRPr="00A164B9">
        <w:t xml:space="preserve">pequeno </w:t>
      </w:r>
      <w:r w:rsidR="00C43B4E" w:rsidRPr="00A164B9">
        <w:t>número de participantes com IMC &gt; 50 kg/m2</w:t>
      </w:r>
      <w:r w:rsidR="00524019" w:rsidRPr="00A164B9">
        <w:t xml:space="preserve"> </w:t>
      </w:r>
      <w:r w:rsidR="0026684D" w:rsidRPr="00A164B9">
        <w:t>(4,84%)</w:t>
      </w:r>
      <w:r w:rsidR="00FD4CE7" w:rsidRPr="00A164B9">
        <w:t xml:space="preserve">, </w:t>
      </w:r>
      <w:r w:rsidR="008C692C" w:rsidRPr="00A164B9">
        <w:t>não foi</w:t>
      </w:r>
      <w:r w:rsidR="008F7698" w:rsidRPr="00A164B9">
        <w:t xml:space="preserve"> possível</w:t>
      </w:r>
      <w:r w:rsidR="00620CEE" w:rsidRPr="00A164B9">
        <w:t xml:space="preserve"> atingir representatividade</w:t>
      </w:r>
      <w:r w:rsidR="008C692C" w:rsidRPr="00A164B9">
        <w:t xml:space="preserve"> estatístic</w:t>
      </w:r>
      <w:r w:rsidR="00620CEE" w:rsidRPr="00A164B9">
        <w:t>a</w:t>
      </w:r>
      <w:r w:rsidR="00B86FD0" w:rsidRPr="00A164B9">
        <w:t xml:space="preserve"> </w:t>
      </w:r>
      <w:sdt>
        <w:sdtPr>
          <w:rPr>
            <w:color w:val="000000"/>
          </w:r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2131394244"/>
          <w:placeholder>
            <w:docPart w:val="A9520F521A70F44B8E1762168A7E60FE"/>
          </w:placeholder>
        </w:sdtPr>
        <w:sdtContent>
          <w:r w:rsidR="00BA13C3" w:rsidRPr="00A164B9">
            <w:rPr>
              <w:color w:val="000000"/>
            </w:rPr>
            <w:t>(DI VINCENZO et al., 2023a)</w:t>
          </w:r>
        </w:sdtContent>
      </w:sdt>
      <w:r w:rsidR="008C692C" w:rsidRPr="00A164B9">
        <w:t xml:space="preserve">. </w:t>
      </w:r>
      <w:r w:rsidR="000B707F" w:rsidRPr="00A164B9">
        <w:br/>
      </w:r>
      <w:r w:rsidR="009B71D0" w:rsidRPr="00A164B9">
        <w:tab/>
        <w:t xml:space="preserve">Já foi evidenciado que indivíduos com obesidade que apresentam redução da massa muscular, uma condição conhecida como obesidade </w:t>
      </w:r>
      <w:proofErr w:type="spellStart"/>
      <w:r w:rsidR="009B71D0" w:rsidRPr="00A164B9">
        <w:t>sarcopênica</w:t>
      </w:r>
      <w:proofErr w:type="spellEnd"/>
      <w:r w:rsidR="009B71D0" w:rsidRPr="00A164B9">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rPr>
            <w:color w:val="000000"/>
          </w:r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BA13C3" w:rsidRPr="00A164B9">
            <w:rPr>
              <w:color w:val="000000"/>
            </w:rPr>
            <w:t>(PRIMO et al., 2022)</w:t>
          </w:r>
        </w:sdtContent>
      </w:sdt>
      <w:r w:rsidR="009B71D0" w:rsidRPr="00A164B9">
        <w:t>.</w:t>
      </w:r>
    </w:p>
    <w:p w14:paraId="2D83D1B9" w14:textId="29CFD3B2" w:rsidR="009B71D0" w:rsidRPr="00A164B9" w:rsidRDefault="00597748" w:rsidP="00994CE8">
      <w:r w:rsidRPr="00A164B9">
        <w:t xml:space="preserve">Já foi demonstrado que o </w:t>
      </w:r>
      <w:r w:rsidR="00535D0B" w:rsidRPr="00A164B9">
        <w:t>ângulo de fase</w:t>
      </w:r>
      <w:r w:rsidRPr="00A164B9">
        <w:t xml:space="preserve"> pode ser útil na avaliação do status muscular nesta população.</w:t>
      </w:r>
      <w:r w:rsidR="00751AA9" w:rsidRPr="00A164B9">
        <w:t xml:space="preserve"> Primo et al., 2022</w:t>
      </w:r>
      <w:r w:rsidR="00594FDE" w:rsidRPr="00A164B9">
        <w:t xml:space="preserve"> </w:t>
      </w:r>
      <w:r w:rsidR="009B71D0" w:rsidRPr="00A164B9">
        <w:t xml:space="preserve">demonstraram que o </w:t>
      </w:r>
      <w:r w:rsidR="00535D0B" w:rsidRPr="00A164B9">
        <w:t>ângulo de fase</w:t>
      </w:r>
      <w:r w:rsidR="009B71D0" w:rsidRPr="00A164B9">
        <w:t xml:space="preserve"> apresentou excelente correlação com parâmetros de ultrassonografia muscular do quadríceps reto femoral em 50 mulheres com obesidade. O </w:t>
      </w:r>
      <w:r w:rsidR="00535D0B" w:rsidRPr="00A164B9">
        <w:t>ângulo de fase</w:t>
      </w:r>
      <w:r w:rsidR="009B71D0" w:rsidRPr="00A164B9">
        <w:t xml:space="preserve">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A164B9">
        <w:t xml:space="preserve"> </w:t>
      </w:r>
      <w:sdt>
        <w:sdtPr>
          <w:rPr>
            <w:color w:val="000000"/>
          </w:r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BA13C3" w:rsidRPr="00A164B9">
            <w:rPr>
              <w:color w:val="000000"/>
            </w:rPr>
            <w:t>(PRIMO et al., 2022)</w:t>
          </w:r>
        </w:sdtContent>
      </w:sdt>
      <w:r w:rsidR="009B71D0" w:rsidRPr="00A164B9">
        <w:t>.</w:t>
      </w:r>
    </w:p>
    <w:p w14:paraId="095CB5FF" w14:textId="01EFCDF5" w:rsidR="001B072D" w:rsidRPr="00A164B9" w:rsidRDefault="00AF3EA0" w:rsidP="00994CE8">
      <w:r w:rsidRPr="00A164B9">
        <w:t>Um estudo</w:t>
      </w:r>
      <w:r w:rsidR="00B00A89" w:rsidRPr="00A164B9">
        <w:t xml:space="preserve"> </w:t>
      </w:r>
      <w:r w:rsidR="009E7C4E" w:rsidRPr="00A164B9">
        <w:t>realizado em 178 portadores de</w:t>
      </w:r>
      <w:r w:rsidR="003D287E" w:rsidRPr="00A164B9">
        <w:t xml:space="preserve"> </w:t>
      </w:r>
      <w:r w:rsidR="002161F9" w:rsidRPr="00A164B9">
        <w:t>DHGNA</w:t>
      </w:r>
      <w:r w:rsidR="00DD2092" w:rsidRPr="00A164B9">
        <w:t xml:space="preserve"> confir</w:t>
      </w:r>
      <w:r w:rsidR="009658C4" w:rsidRPr="00A164B9">
        <w:t>mada por biópsia</w:t>
      </w:r>
      <w:r w:rsidR="009E7C4E" w:rsidRPr="00A164B9">
        <w:t xml:space="preserve"> </w:t>
      </w:r>
      <w:r w:rsidR="00757F25" w:rsidRPr="00A164B9">
        <w:t>demonstrou que</w:t>
      </w:r>
      <w:r w:rsidRPr="00A164B9">
        <w:t xml:space="preserve"> </w:t>
      </w:r>
      <w:r w:rsidR="00B00A89" w:rsidRPr="00A164B9">
        <w:t xml:space="preserve">o </w:t>
      </w:r>
      <w:r w:rsidR="00535D0B" w:rsidRPr="00A164B9">
        <w:t>ângulo de fase</w:t>
      </w:r>
      <w:r w:rsidR="00B00A89" w:rsidRPr="00A164B9">
        <w:t xml:space="preserve"> d</w:t>
      </w:r>
      <w:r w:rsidR="0018366B" w:rsidRPr="00A164B9">
        <w:t>os participantes</w:t>
      </w:r>
      <w:r w:rsidR="00B00A89" w:rsidRPr="00A164B9">
        <w:t xml:space="preserve"> com obesidade </w:t>
      </w:r>
      <w:r w:rsidRPr="00A164B9">
        <w:t>grau III</w:t>
      </w:r>
      <w:r w:rsidR="009658C4" w:rsidRPr="00A164B9">
        <w:t xml:space="preserve"> </w:t>
      </w:r>
      <w:r w:rsidR="00757F25" w:rsidRPr="00A164B9">
        <w:t xml:space="preserve">foi </w:t>
      </w:r>
      <w:r w:rsidR="00A94D6E" w:rsidRPr="00A164B9">
        <w:t>menor</w:t>
      </w:r>
      <w:r w:rsidR="00757F25" w:rsidRPr="00A164B9">
        <w:t xml:space="preserve"> (</w:t>
      </w:r>
      <w:r w:rsidR="00821BE8" w:rsidRPr="00A164B9">
        <w:t>6,81</w:t>
      </w:r>
      <w:r w:rsidR="0018366B" w:rsidRPr="00A164B9">
        <w:t xml:space="preserve"> </w:t>
      </w:r>
      <w:r w:rsidR="00821BE8" w:rsidRPr="00A164B9">
        <w:t>±</w:t>
      </w:r>
      <w:r w:rsidR="0018366B" w:rsidRPr="00A164B9">
        <w:t xml:space="preserve"> </w:t>
      </w:r>
      <w:r w:rsidR="00821BE8" w:rsidRPr="00A164B9">
        <w:t>1,44</w:t>
      </w:r>
      <w:r w:rsidR="0018366B" w:rsidRPr="00A164B9">
        <w:t>°</w:t>
      </w:r>
      <w:r w:rsidR="00821BE8" w:rsidRPr="00A164B9">
        <w:t xml:space="preserve">) </w:t>
      </w:r>
      <w:r w:rsidR="00E34CDA" w:rsidRPr="00A164B9">
        <w:t>do que os</w:t>
      </w:r>
      <w:r w:rsidR="009658C4" w:rsidRPr="00A164B9">
        <w:t xml:space="preserve"> não obesos</w:t>
      </w:r>
      <w:r w:rsidR="00821BE8" w:rsidRPr="00A164B9">
        <w:t xml:space="preserve"> (</w:t>
      </w:r>
      <w:r w:rsidR="00571F9D" w:rsidRPr="00A164B9">
        <w:t>7,66</w:t>
      </w:r>
      <w:r w:rsidR="00E34CDA" w:rsidRPr="00A164B9">
        <w:t xml:space="preserve"> </w:t>
      </w:r>
      <w:r w:rsidR="00571F9D" w:rsidRPr="00A164B9">
        <w:t>±</w:t>
      </w:r>
      <w:r w:rsidR="00E34CDA" w:rsidRPr="00A164B9">
        <w:t xml:space="preserve"> </w:t>
      </w:r>
      <w:r w:rsidR="00571F9D" w:rsidRPr="00A164B9">
        <w:t>1,83</w:t>
      </w:r>
      <w:r w:rsidR="00E34CDA" w:rsidRPr="00A164B9">
        <w:t>°</w:t>
      </w:r>
      <w:r w:rsidR="00821BE8" w:rsidRPr="00A164B9">
        <w:t>)</w:t>
      </w:r>
      <w:r w:rsidR="00571F9D" w:rsidRPr="00A164B9">
        <w:t xml:space="preserve">, </w:t>
      </w:r>
      <w:r w:rsidR="00757F25" w:rsidRPr="00A164B9">
        <w:t xml:space="preserve">tendo o </w:t>
      </w:r>
      <w:r w:rsidR="00535D0B" w:rsidRPr="00A164B9">
        <w:t>ângulo de fase</w:t>
      </w:r>
      <w:r w:rsidR="00757F25" w:rsidRPr="00A164B9">
        <w:t xml:space="preserve"> contribuído para uma maior precisão do </w:t>
      </w:r>
      <w:r w:rsidR="002D4D99" w:rsidRPr="00A164B9">
        <w:t>diagnóstico</w:t>
      </w:r>
      <w:r w:rsidR="00757F25" w:rsidRPr="00A164B9">
        <w:t xml:space="preserve"> nutricional</w:t>
      </w:r>
      <w:r w:rsidRPr="00A164B9">
        <w:t xml:space="preserve"> </w:t>
      </w:r>
      <w:sdt>
        <w:sdtPr>
          <w:rPr>
            <w:color w:val="000000"/>
          </w:r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BA13C3" w:rsidRPr="00A164B9">
            <w:rPr>
              <w:color w:val="000000"/>
            </w:rPr>
            <w:t>(MAMBRILLA et al., 2017)</w:t>
          </w:r>
        </w:sdtContent>
      </w:sdt>
      <w:r w:rsidR="002D4D99" w:rsidRPr="00A164B9">
        <w:t>.</w:t>
      </w:r>
    </w:p>
    <w:p w14:paraId="0884A571" w14:textId="49265A7C" w:rsidR="00A71D0C" w:rsidRPr="00A164B9" w:rsidRDefault="00131DA8" w:rsidP="000F0D1E">
      <w:r w:rsidRPr="00A164B9">
        <w:t xml:space="preserve">Em </w:t>
      </w:r>
      <w:r w:rsidR="00577DD8" w:rsidRPr="00A164B9">
        <w:t xml:space="preserve">189 </w:t>
      </w:r>
      <w:r w:rsidR="0047504C" w:rsidRPr="00A164B9">
        <w:t xml:space="preserve">adultos </w:t>
      </w:r>
      <w:r w:rsidR="0052498D" w:rsidRPr="00A164B9">
        <w:t xml:space="preserve">com idade média de 59 anos </w:t>
      </w:r>
      <w:r w:rsidR="0004312C" w:rsidRPr="00A164B9">
        <w:t xml:space="preserve">tratados com </w:t>
      </w:r>
      <w:r w:rsidR="0004312C" w:rsidRPr="00A164B9">
        <w:rPr>
          <w:rFonts w:ascii="Calibri Light" w:hAnsi="Calibri Light" w:cs="Calibri Light"/>
        </w:rPr>
        <w:t>﻿</w:t>
      </w:r>
      <w:proofErr w:type="spellStart"/>
      <w:r w:rsidR="0004312C" w:rsidRPr="00A164B9">
        <w:t>paclitaxel</w:t>
      </w:r>
      <w:proofErr w:type="spellEnd"/>
      <w:r w:rsidR="0004312C" w:rsidRPr="00A164B9">
        <w:t xml:space="preserve"> e </w:t>
      </w:r>
      <w:proofErr w:type="spellStart"/>
      <w:r w:rsidR="0004312C" w:rsidRPr="00A164B9">
        <w:t>ramucirumab</w:t>
      </w:r>
      <w:proofErr w:type="spellEnd"/>
      <w:r w:rsidR="0047504C" w:rsidRPr="00A164B9">
        <w:t xml:space="preserve"> </w:t>
      </w:r>
      <w:r w:rsidR="0004312C" w:rsidRPr="00A164B9">
        <w:t xml:space="preserve">por </w:t>
      </w:r>
      <w:r w:rsidR="00577DD8" w:rsidRPr="00A164B9">
        <w:t xml:space="preserve">câncer gástrico avançado, ângulo de fase </w:t>
      </w:r>
      <w:r w:rsidR="007812AA" w:rsidRPr="00A164B9">
        <w:t xml:space="preserve">e obesidade </w:t>
      </w:r>
      <w:r w:rsidR="00577DD8" w:rsidRPr="00A164B9">
        <w:t>fo</w:t>
      </w:r>
      <w:r w:rsidR="007812AA" w:rsidRPr="00A164B9">
        <w:t>ram</w:t>
      </w:r>
      <w:r w:rsidR="00577DD8" w:rsidRPr="00A164B9">
        <w:t xml:space="preserve"> preditor de sobrevida</w:t>
      </w:r>
      <w:r w:rsidR="009F4D92" w:rsidRPr="00A164B9">
        <w:t xml:space="preserve">. Para o ponto de corte obtido de 4.6°, a sobrevida </w:t>
      </w:r>
      <w:r w:rsidR="000D2046" w:rsidRPr="00A164B9">
        <w:t xml:space="preserve">nos grupos com valores abaixo e acima do ponto de corte foi de 38 e 52 semanas, respectivamente. </w:t>
      </w:r>
      <w:r w:rsidR="00623E90" w:rsidRPr="00A164B9">
        <w:t xml:space="preserve">Quando o ângulo de fase foi combinado com </w:t>
      </w:r>
      <w:r w:rsidR="0011789B" w:rsidRPr="00A164B9">
        <w:t xml:space="preserve">o grau </w:t>
      </w:r>
      <w:r w:rsidR="00623E90" w:rsidRPr="00A164B9">
        <w:t>d</w:t>
      </w:r>
      <w:r w:rsidR="0011789B" w:rsidRPr="00A164B9">
        <w:t>e</w:t>
      </w:r>
      <w:r w:rsidR="00623E90" w:rsidRPr="00A164B9">
        <w:t xml:space="preserve"> obesidade (peso atual/peso alvo x 100)</w:t>
      </w:r>
      <w:r w:rsidR="0011789B" w:rsidRPr="00A164B9">
        <w:t xml:space="preserve">, </w:t>
      </w:r>
      <w:r w:rsidR="00A71D0C" w:rsidRPr="00A164B9">
        <w:t xml:space="preserve">a sobrevida foi de </w:t>
      </w:r>
      <w:r w:rsidR="00A71D0C" w:rsidRPr="00A164B9">
        <w:rPr>
          <w:rFonts w:ascii="Calibri Light" w:hAnsi="Calibri Light" w:cs="Calibri Light"/>
        </w:rPr>
        <w:t>﻿</w:t>
      </w:r>
      <w:r w:rsidR="00A71D0C" w:rsidRPr="00A164B9">
        <w:t xml:space="preserve">54 semanas (IC 95%, 40-68) vs. </w:t>
      </w:r>
      <w:r w:rsidR="00160122" w:rsidRPr="00A164B9">
        <w:rPr>
          <w:rFonts w:ascii="Calibri Light" w:hAnsi="Calibri Light" w:cs="Calibri Light"/>
        </w:rPr>
        <w:t>﻿</w:t>
      </w:r>
      <w:r w:rsidR="00160122" w:rsidRPr="00A164B9">
        <w:t xml:space="preserve">14 semanas (IC 95%, 10-18) para os grupos com ângulo de fase alto e baixo grau de obesidade (&lt; 116%) </w:t>
      </w:r>
      <w:r w:rsidR="00D460E1" w:rsidRPr="00A164B9">
        <w:t>vs. grupo com ângulo de fase baixo e alto grau de obesidade (≥ 116%).</w:t>
      </w:r>
      <w:r w:rsidR="00FD2306" w:rsidRPr="00A164B9">
        <w:t xml:space="preserve"> </w:t>
      </w:r>
      <w:r w:rsidR="00FD2306" w:rsidRPr="00A164B9">
        <w:lastRenderedPageBreak/>
        <w:t xml:space="preserve">Em uma análise multivariada, a combinação do </w:t>
      </w:r>
      <w:r w:rsidR="00535D0B" w:rsidRPr="00A164B9">
        <w:t>ângulo de fase</w:t>
      </w:r>
      <w:r w:rsidR="00D460E1" w:rsidRPr="00A164B9">
        <w:t xml:space="preserve"> </w:t>
      </w:r>
      <w:r w:rsidR="00FD2306" w:rsidRPr="00A164B9">
        <w:rPr>
          <w:rFonts w:ascii="Calibri Light" w:hAnsi="Calibri Light" w:cs="Calibri Light"/>
        </w:rPr>
        <w:t>﻿</w:t>
      </w:r>
      <w:r w:rsidR="00FD2306" w:rsidRPr="00A164B9">
        <w:t xml:space="preserve">e obesidade foi um </w:t>
      </w:r>
      <w:r w:rsidR="005B12FB" w:rsidRPr="00A164B9">
        <w:t>fator prognóstico independente de sobrevida (OR</w:t>
      </w:r>
      <w:r w:rsidR="00FD2306" w:rsidRPr="00A164B9">
        <w:t xml:space="preserve"> 6.506 </w:t>
      </w:r>
      <w:r w:rsidR="005B12FB" w:rsidRPr="00A164B9">
        <w:t xml:space="preserve">para </w:t>
      </w:r>
      <w:r w:rsidR="00535D0B" w:rsidRPr="00A164B9">
        <w:t>ângulo de fase</w:t>
      </w:r>
      <w:r w:rsidR="005B12FB" w:rsidRPr="00A164B9">
        <w:t xml:space="preserve"> baixo e alto grau de obesidade</w:t>
      </w:r>
      <w:r w:rsidR="00FD2306" w:rsidRPr="00A164B9">
        <w:t>,</w:t>
      </w:r>
      <w:r w:rsidR="003A66DE" w:rsidRPr="00A164B9">
        <w:t xml:space="preserve"> IC</w:t>
      </w:r>
      <w:r w:rsidR="00FD2306" w:rsidRPr="00A164B9">
        <w:t xml:space="preserve"> 95% CI, 3.237-13.076, P&lt;0.001)</w:t>
      </w:r>
      <w:sdt>
        <w:sdtPr>
          <w:rPr>
            <w:color w:val="000000"/>
          </w:r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BA13C3" w:rsidRPr="00A164B9">
            <w:rPr>
              <w:color w:val="000000"/>
            </w:rPr>
            <w:t>(HAN et al., 2023)</w:t>
          </w:r>
        </w:sdtContent>
      </w:sdt>
      <w:r w:rsidR="003A66DE" w:rsidRPr="00A164B9">
        <w:t>.</w:t>
      </w:r>
    </w:p>
    <w:p w14:paraId="00010B98" w14:textId="6AB58BC8" w:rsidR="001A54F2" w:rsidRPr="00A164B9" w:rsidRDefault="001E4188" w:rsidP="00A606F3">
      <w:pPr>
        <w:pStyle w:val="Heading3"/>
        <w:rPr>
          <w:lang w:val="pt-BR"/>
        </w:rPr>
      </w:pPr>
      <w:bookmarkStart w:id="20" w:name="_Toc187787236"/>
      <w:r w:rsidRPr="00A164B9">
        <w:rPr>
          <w:lang w:val="pt-BR"/>
        </w:rPr>
        <w:t>Ângulo de fase e inflamação</w:t>
      </w:r>
      <w:bookmarkEnd w:id="20"/>
    </w:p>
    <w:p w14:paraId="62197643" w14:textId="684F50D6" w:rsidR="0099721B" w:rsidRPr="00A164B9" w:rsidRDefault="00D742B9" w:rsidP="00994CE8">
      <w:r w:rsidRPr="00A164B9">
        <w:t>A inflamação crônica</w:t>
      </w:r>
      <w:r w:rsidR="006D6BC7" w:rsidRPr="00A164B9">
        <w:t xml:space="preserve"> est</w:t>
      </w:r>
      <w:r w:rsidR="0053147B" w:rsidRPr="00A164B9">
        <w:t>á</w:t>
      </w:r>
      <w:r w:rsidR="00CE3530" w:rsidRPr="00A164B9">
        <w:t xml:space="preserve"> relacionada</w:t>
      </w:r>
      <w:r w:rsidRPr="00A164B9">
        <w:t xml:space="preserve"> </w:t>
      </w:r>
      <w:r w:rsidR="00BA6FAF" w:rsidRPr="00A164B9">
        <w:t>à</w:t>
      </w:r>
      <w:r w:rsidRPr="00A164B9">
        <w:t xml:space="preserve"> produção de espécies reativas</w:t>
      </w:r>
      <w:r w:rsidR="00FE207B" w:rsidRPr="00A164B9">
        <w:t xml:space="preserve"> de oxigênio</w:t>
      </w:r>
      <w:r w:rsidRPr="00A164B9">
        <w:t xml:space="preserve">, que </w:t>
      </w:r>
      <w:r w:rsidR="00FD04AF" w:rsidRPr="00A164B9">
        <w:t>induzem</w:t>
      </w:r>
      <w:r w:rsidRPr="00A164B9">
        <w:t xml:space="preserve"> resposta inflamatória e lesão celular. </w:t>
      </w:r>
      <w:r w:rsidR="003F0E80" w:rsidRPr="00A164B9">
        <w:t>Desta forma</w:t>
      </w:r>
      <w:r w:rsidRPr="00A164B9">
        <w:t xml:space="preserve">, um ambiente inflamatório e oxidativo está associado a danos celulares constantes. </w:t>
      </w:r>
      <w:r w:rsidR="005F5D37" w:rsidRPr="00A164B9">
        <w:t>Estes</w:t>
      </w:r>
      <w:r w:rsidR="00915905" w:rsidRPr="00A164B9">
        <w:t xml:space="preserve"> insultos </w:t>
      </w:r>
      <w:r w:rsidRPr="00A164B9">
        <w:t xml:space="preserve">podem causar alterações em diferentes estruturas e organelas celulares (por exemplo, membranas, mitocôndrias e núcleo) pela oxidação de vários componentes, o que </w:t>
      </w:r>
      <w:r w:rsidR="009B1110" w:rsidRPr="00A164B9">
        <w:t>pode levar</w:t>
      </w:r>
      <w:r w:rsidRPr="00A164B9">
        <w:t xml:space="preserve"> </w:t>
      </w:r>
      <w:r w:rsidR="00F71FBE" w:rsidRPr="00A164B9">
        <w:t>à</w:t>
      </w:r>
      <w:r w:rsidRPr="00A164B9">
        <w:t xml:space="preserve"> apoptose</w:t>
      </w:r>
      <w:r w:rsidR="00B60782" w:rsidRPr="00A164B9">
        <w:t xml:space="preserve"> celular</w:t>
      </w:r>
      <w:r w:rsidRPr="00A164B9">
        <w:t>. Consequentemente, es</w:t>
      </w:r>
      <w:r w:rsidR="00EB4926" w:rsidRPr="00A164B9">
        <w:t>t</w:t>
      </w:r>
      <w:r w:rsidRPr="00A164B9">
        <w:t>e processo pode afetar a estrutura e integridade celular</w:t>
      </w:r>
      <w:r w:rsidR="00C75D94" w:rsidRPr="00A164B9">
        <w:t>es</w:t>
      </w:r>
      <w:r w:rsidR="00AA2DF9" w:rsidRPr="00A164B9">
        <w:t>, bem como</w:t>
      </w:r>
      <w:r w:rsidR="00F733DE" w:rsidRPr="00A164B9">
        <w:t xml:space="preserve"> alterar</w:t>
      </w:r>
      <w:r w:rsidRPr="00A164B9">
        <w:t xml:space="preserve"> a distribuição de água</w:t>
      </w:r>
      <w:r w:rsidR="00F733DE" w:rsidRPr="00A164B9">
        <w:t xml:space="preserve"> entre os compartimentos</w:t>
      </w:r>
      <w:r w:rsidR="00977857" w:rsidRPr="00A164B9">
        <w:t>,</w:t>
      </w:r>
      <w:r w:rsidR="00C17CC0" w:rsidRPr="00A164B9">
        <w:t xml:space="preserve"> acarretando</w:t>
      </w:r>
      <w:r w:rsidR="00977857" w:rsidRPr="00A164B9">
        <w:t xml:space="preserve"> comprometimento </w:t>
      </w:r>
      <w:r w:rsidR="00C17CC0" w:rsidRPr="00A164B9">
        <w:t>funcional</w:t>
      </w:r>
      <w:r w:rsidR="00B226E3" w:rsidRPr="00A164B9">
        <w:t xml:space="preserve"> </w:t>
      </w:r>
      <w:sdt>
        <w:sdtPr>
          <w:rPr>
            <w:color w:val="000000"/>
            <w:vertAlign w:val="superscript"/>
          </w:r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BA13C3" w:rsidRPr="00A164B9">
            <w:rPr>
              <w:color w:val="000000"/>
              <w:vertAlign w:val="superscript"/>
            </w:rPr>
            <w:t>(DA SILVA1 et al., 2022a)</w:t>
          </w:r>
        </w:sdtContent>
      </w:sdt>
      <w:r w:rsidRPr="00A164B9">
        <w:t xml:space="preserve">. </w:t>
      </w:r>
    </w:p>
    <w:p w14:paraId="3A36C80C" w14:textId="4ECD6E0C" w:rsidR="00D742B9" w:rsidRPr="00A164B9" w:rsidRDefault="00D742B9" w:rsidP="00994CE8">
      <w:r w:rsidRPr="00A164B9">
        <w:t xml:space="preserve">Por esta razão, a inflamação é considerada um importante fator etiológico </w:t>
      </w:r>
      <w:r w:rsidR="00060D96" w:rsidRPr="00A164B9">
        <w:t>associado ao</w:t>
      </w:r>
      <w:r w:rsidRPr="00A164B9">
        <w:t xml:space="preserve"> câncer, </w:t>
      </w:r>
      <w:r w:rsidR="00631DA3" w:rsidRPr="00A164B9">
        <w:t>DM2</w:t>
      </w:r>
      <w:r w:rsidRPr="00A164B9">
        <w:t xml:space="preserve">, doença cardiovascular, </w:t>
      </w:r>
      <w:r w:rsidR="00281B4B" w:rsidRPr="00A164B9">
        <w:t xml:space="preserve">doenças </w:t>
      </w:r>
      <w:r w:rsidRPr="00A164B9">
        <w:t>neurodegene</w:t>
      </w:r>
      <w:r w:rsidR="00281B4B" w:rsidRPr="00A164B9">
        <w:t>rativas</w:t>
      </w:r>
      <w:r w:rsidRPr="00A164B9">
        <w:t>, envelhecimento e sarcopenia</w:t>
      </w:r>
      <w:r w:rsidR="00DC606D" w:rsidRPr="00A164B9">
        <w:t xml:space="preserve">. </w:t>
      </w:r>
      <w:r w:rsidR="00FF3D94" w:rsidRPr="00A164B9">
        <w:t>Por se correlacionar com a</w:t>
      </w:r>
      <w:r w:rsidR="00A72D44" w:rsidRPr="00A164B9">
        <w:t xml:space="preserve"> integridade e saúde celular</w:t>
      </w:r>
      <w:r w:rsidR="00E276EC" w:rsidRPr="00A164B9">
        <w:t>es</w:t>
      </w:r>
      <w:r w:rsidR="00A72D44" w:rsidRPr="00A164B9">
        <w:t>, o</w:t>
      </w:r>
      <w:r w:rsidR="00DC606D" w:rsidRPr="00A164B9">
        <w:t xml:space="preserve"> </w:t>
      </w:r>
      <w:r w:rsidR="00535D0B" w:rsidRPr="00A164B9">
        <w:t>ângulo de fase</w:t>
      </w:r>
      <w:r w:rsidR="00B323A7" w:rsidRPr="00A164B9">
        <w:t xml:space="preserve"> </w:t>
      </w:r>
      <w:r w:rsidR="00DC606D" w:rsidRPr="00A164B9">
        <w:t xml:space="preserve">pode </w:t>
      </w:r>
      <w:r w:rsidR="006D32D0" w:rsidRPr="00A164B9">
        <w:t>refletir</w:t>
      </w:r>
      <w:r w:rsidR="00DC606D" w:rsidRPr="00A164B9">
        <w:t xml:space="preserve"> indiretamente </w:t>
      </w:r>
      <w:r w:rsidR="00F94973" w:rsidRPr="00A164B9">
        <w:t xml:space="preserve">o grau de </w:t>
      </w:r>
      <w:r w:rsidR="00DC606D" w:rsidRPr="00A164B9">
        <w:t>inflamação</w:t>
      </w:r>
      <w:r w:rsidR="00257267" w:rsidRPr="00A164B9">
        <w:t xml:space="preserve"> </w:t>
      </w:r>
      <w:sdt>
        <w:sdtPr>
          <w:rPr>
            <w:color w:val="000000"/>
            <w:vertAlign w:val="superscript"/>
          </w:r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BA13C3" w:rsidRPr="00A164B9">
            <w:rPr>
              <w:color w:val="000000"/>
              <w:vertAlign w:val="superscript"/>
            </w:rPr>
            <w:t>(DA SILVA1 et al., 2022a)</w:t>
          </w:r>
        </w:sdtContent>
      </w:sdt>
      <w:r w:rsidR="00B70EF6" w:rsidRPr="00A164B9">
        <w:t xml:space="preserve">, representando um indicador da saúde celular em estados inflamatórios crônicos </w:t>
      </w:r>
      <w:sdt>
        <w:sdtPr>
          <w:rPr>
            <w:color w:val="000000"/>
          </w:r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BA13C3" w:rsidRPr="00A164B9">
            <w:rPr>
              <w:color w:val="000000"/>
            </w:rPr>
            <w:t>(BARREA et al., 2019)</w:t>
          </w:r>
        </w:sdtContent>
      </w:sdt>
      <w:r w:rsidR="00B70EF6" w:rsidRPr="00A164B9">
        <w:t>.</w:t>
      </w:r>
    </w:p>
    <w:p w14:paraId="338E200D" w14:textId="2864E5CD" w:rsidR="00621FB8" w:rsidRPr="00A164B9" w:rsidRDefault="00C937D9" w:rsidP="00994CE8">
      <w:r w:rsidRPr="00A164B9">
        <w:t xml:space="preserve">Durante </w:t>
      </w:r>
      <w:r w:rsidR="00257267" w:rsidRPr="00A164B9">
        <w:t>o estado inflamatório</w:t>
      </w:r>
      <w:r w:rsidRPr="00A164B9">
        <w:t xml:space="preserve">, </w:t>
      </w:r>
      <w:r w:rsidR="000F1D2A" w:rsidRPr="00A164B9">
        <w:t xml:space="preserve">a </w:t>
      </w:r>
      <w:r w:rsidR="00D90638" w:rsidRPr="00A164B9">
        <w:t>reatância</w:t>
      </w:r>
      <w:r w:rsidR="000F1D2A" w:rsidRPr="00A164B9">
        <w:t xml:space="preserve"> (</w:t>
      </w:r>
      <w:proofErr w:type="spellStart"/>
      <w:r w:rsidRPr="00A164B9">
        <w:t>X</w:t>
      </w:r>
      <w:r w:rsidR="00B226E3" w:rsidRPr="00A164B9">
        <w:t>c</w:t>
      </w:r>
      <w:proofErr w:type="spellEnd"/>
      <w:r w:rsidR="000F1D2A" w:rsidRPr="00A164B9">
        <w:t>)</w:t>
      </w:r>
      <w:r w:rsidRPr="00A164B9">
        <w:t xml:space="preserve"> diminui em resposta à menor capacitância das membranas celulares danificadas, e isso ocorre simultaneamente </w:t>
      </w:r>
      <w:r w:rsidR="00EC6091" w:rsidRPr="00A164B9">
        <w:t>à</w:t>
      </w:r>
      <w:r w:rsidRPr="00A164B9">
        <w:t xml:space="preserve"> redução </w:t>
      </w:r>
      <w:r w:rsidR="00620910" w:rsidRPr="00A164B9">
        <w:t>na resistência</w:t>
      </w:r>
      <w:r w:rsidRPr="00A164B9">
        <w:t xml:space="preserve"> </w:t>
      </w:r>
      <w:r w:rsidR="00620910" w:rsidRPr="00A164B9">
        <w:t>(</w:t>
      </w:r>
      <w:r w:rsidRPr="00A164B9">
        <w:t>R</w:t>
      </w:r>
      <w:r w:rsidR="00620910" w:rsidRPr="00A164B9">
        <w:t>)</w:t>
      </w:r>
      <w:r w:rsidRPr="00A164B9">
        <w:t xml:space="preserve"> devido ao aumento d</w:t>
      </w:r>
      <w:r w:rsidR="00620910" w:rsidRPr="00A164B9">
        <w:t xml:space="preserve">a </w:t>
      </w:r>
      <w:r w:rsidR="009A66AC" w:rsidRPr="00A164B9">
        <w:t xml:space="preserve">razão </w:t>
      </w:r>
      <w:r w:rsidR="00620910" w:rsidRPr="00A164B9">
        <w:t>AEC</w:t>
      </w:r>
      <w:r w:rsidR="009A66AC" w:rsidRPr="00A164B9">
        <w:t>/AIC</w:t>
      </w:r>
      <w:r w:rsidR="00620910" w:rsidRPr="00A164B9">
        <w:t xml:space="preserve"> </w:t>
      </w:r>
      <w:r w:rsidRPr="00A164B9">
        <w:t>(medido em 50 kHz). Como o</w:t>
      </w:r>
      <w:r w:rsidR="00620910" w:rsidRPr="00A164B9">
        <w:t xml:space="preserve"> </w:t>
      </w:r>
      <w:r w:rsidR="00535D0B" w:rsidRPr="00A164B9">
        <w:t>ângulo de fase</w:t>
      </w:r>
      <w:r w:rsidRPr="00A164B9">
        <w:t xml:space="preserve"> representa a razão entre </w:t>
      </w:r>
      <w:proofErr w:type="spellStart"/>
      <w:r w:rsidRPr="00A164B9">
        <w:t>X</w:t>
      </w:r>
      <w:r w:rsidR="00CC467D" w:rsidRPr="00A164B9">
        <w:t>c</w:t>
      </w:r>
      <w:proofErr w:type="spellEnd"/>
      <w:r w:rsidR="002F6691" w:rsidRPr="00A164B9">
        <w:t>/</w:t>
      </w:r>
      <w:r w:rsidRPr="00A164B9">
        <w:t>R e os valores da primeira medida diminuem mais do que os da segunda, a inflamação causa uma diminuição do</w:t>
      </w:r>
      <w:r w:rsidR="00620910" w:rsidRPr="00A164B9">
        <w:t xml:space="preserve"> </w:t>
      </w:r>
      <w:r w:rsidR="00621FB8" w:rsidRPr="00A164B9">
        <w:t>ângulo de fase</w:t>
      </w:r>
      <w:r w:rsidR="000F1D2A" w:rsidRPr="00A164B9">
        <w:t xml:space="preserve"> </w:t>
      </w:r>
      <w:sdt>
        <w:sdtPr>
          <w:rPr>
            <w:color w:val="000000"/>
            <w:vertAlign w:val="superscript"/>
          </w:r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BA13C3" w:rsidRPr="00A164B9">
            <w:rPr>
              <w:color w:val="000000"/>
              <w:vertAlign w:val="superscript"/>
            </w:rPr>
            <w:t>(DA SILVA1 et al., 2022a)</w:t>
          </w:r>
        </w:sdtContent>
      </w:sdt>
      <w:r w:rsidRPr="00A164B9">
        <w:t>.</w:t>
      </w:r>
    </w:p>
    <w:p w14:paraId="2E511DA5" w14:textId="76C31E01" w:rsidR="00E026D3" w:rsidRPr="00A164B9" w:rsidRDefault="00B70EF6" w:rsidP="00994CE8">
      <w:r w:rsidRPr="00A164B9">
        <w:t xml:space="preserve">Tem sido demonstrado através de alguns estudos que o </w:t>
      </w:r>
      <w:r w:rsidR="00535D0B" w:rsidRPr="00A164B9">
        <w:t>ângulo de fase</w:t>
      </w:r>
      <w:r w:rsidRPr="00A164B9">
        <w:t xml:space="preserve"> se correlaciona de forma inversamente proporcional </w:t>
      </w:r>
      <w:r w:rsidR="00915091" w:rsidRPr="00A164B9">
        <w:t>à</w:t>
      </w:r>
      <w:r w:rsidRPr="00A164B9">
        <w:t xml:space="preserve"> </w:t>
      </w:r>
      <w:r w:rsidR="00B30C91" w:rsidRPr="00A164B9">
        <w:t xml:space="preserve">PCR, </w:t>
      </w:r>
      <w:r w:rsidRPr="00A164B9">
        <w:t xml:space="preserve">tendo </w:t>
      </w:r>
      <w:r w:rsidR="00AE4F21" w:rsidRPr="00A164B9">
        <w:t>sido sugerido</w:t>
      </w:r>
      <w:r w:rsidR="00E026D3" w:rsidRPr="00A164B9">
        <w:t xml:space="preserve"> </w:t>
      </w:r>
      <w:r w:rsidR="00C4787F" w:rsidRPr="00A164B9">
        <w:t xml:space="preserve">seu potencial como um </w:t>
      </w:r>
      <w:r w:rsidR="00E026D3" w:rsidRPr="00A164B9">
        <w:t>preditor do estado inflamatório</w:t>
      </w:r>
      <w:r w:rsidR="00C4787F" w:rsidRPr="00A164B9">
        <w:t xml:space="preserve"> </w:t>
      </w:r>
      <w:sdt>
        <w:sdtPr>
          <w:rPr>
            <w:color w:val="000000"/>
          </w:r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BA13C3" w:rsidRPr="00A164B9">
            <w:rPr>
              <w:color w:val="000000"/>
            </w:rPr>
            <w:t>(BARREA et al., 2022)</w:t>
          </w:r>
        </w:sdtContent>
      </w:sdt>
      <w:r w:rsidR="00E026D3" w:rsidRPr="00A164B9">
        <w:t>.</w:t>
      </w:r>
    </w:p>
    <w:p w14:paraId="4631D54A" w14:textId="5633AAAD" w:rsidR="00E026D3" w:rsidRPr="00A164B9" w:rsidRDefault="00E026D3" w:rsidP="00994CE8">
      <w:r w:rsidRPr="00A164B9">
        <w:t>Em um banco de dados</w:t>
      </w:r>
      <w:r w:rsidR="004F2B72" w:rsidRPr="00A164B9">
        <w:t xml:space="preserve"> de</w:t>
      </w:r>
      <w:r w:rsidRPr="00A164B9">
        <w:t xml:space="preserve"> 214.732 adultos</w:t>
      </w:r>
      <w:r w:rsidR="004F2B72" w:rsidRPr="00A164B9">
        <w:t xml:space="preserve"> de nacionalidade </w:t>
      </w:r>
      <w:r w:rsidR="002A5BBD" w:rsidRPr="00A164B9">
        <w:t>a</w:t>
      </w:r>
      <w:r w:rsidR="004F2B72" w:rsidRPr="00A164B9">
        <w:t>lemã</w:t>
      </w:r>
      <w:r w:rsidRPr="00A164B9">
        <w:t xml:space="preserve">, foi evidenciado uma </w:t>
      </w:r>
      <w:r w:rsidR="00B9790C" w:rsidRPr="00A164B9">
        <w:t xml:space="preserve">forte </w:t>
      </w:r>
      <w:r w:rsidRPr="00A164B9">
        <w:t>correlação</w:t>
      </w:r>
      <w:r w:rsidR="00B9790C" w:rsidRPr="00A164B9">
        <w:t xml:space="preserve"> inversa</w:t>
      </w:r>
      <w:r w:rsidRPr="00A164B9">
        <w:t xml:space="preserve"> entre níveis de PCR</w:t>
      </w:r>
      <w:r w:rsidR="002A5BBD" w:rsidRPr="00A164B9">
        <w:t xml:space="preserve"> </w:t>
      </w:r>
      <w:r w:rsidRPr="00A164B9">
        <w:t xml:space="preserve">e </w:t>
      </w:r>
      <w:r w:rsidR="00535D0B" w:rsidRPr="00A164B9">
        <w:t>ângulo de fase</w:t>
      </w:r>
      <w:r w:rsidRPr="00A164B9">
        <w:t xml:space="preserve">, independente da idade. Os indivíduos com </w:t>
      </w:r>
      <w:r w:rsidR="00535D0B" w:rsidRPr="00A164B9">
        <w:t>ângulo de fase</w:t>
      </w:r>
      <w:r w:rsidRPr="00A164B9">
        <w:t xml:space="preserve"> inferior ao percentil 10 da população saudável tiveram níveis de PCR significativamente maiores (5,61</w:t>
      </w:r>
      <w:r w:rsidR="00E67E7B" w:rsidRPr="00A164B9">
        <w:t xml:space="preserve"> </w:t>
      </w:r>
      <w:r w:rsidRPr="00A164B9">
        <w:t>±</w:t>
      </w:r>
      <w:r w:rsidR="00E67E7B" w:rsidRPr="00A164B9">
        <w:t xml:space="preserve"> </w:t>
      </w:r>
      <w:r w:rsidRPr="00A164B9">
        <w:t xml:space="preserve">10,88 mg/L </w:t>
      </w:r>
      <w:proofErr w:type="spellStart"/>
      <w:r w:rsidRPr="00A164B9">
        <w:t>vs</w:t>
      </w:r>
      <w:proofErr w:type="spellEnd"/>
      <w:r w:rsidRPr="00A164B9">
        <w:t xml:space="preserve"> 2,74</w:t>
      </w:r>
      <w:r w:rsidR="00E67E7B" w:rsidRPr="00A164B9">
        <w:t xml:space="preserve"> </w:t>
      </w:r>
      <w:r w:rsidRPr="00A164B9">
        <w:t>±</w:t>
      </w:r>
      <w:r w:rsidR="00E67E7B" w:rsidRPr="00A164B9">
        <w:t xml:space="preserve"> </w:t>
      </w:r>
      <w:r w:rsidRPr="00A164B9">
        <w:t xml:space="preserve">5,29 mg/L; p &lt; 0,05). </w:t>
      </w:r>
      <w:r w:rsidR="007C5092" w:rsidRPr="00A164B9">
        <w:t xml:space="preserve">Foi também evidenciado forte correlação inversa </w:t>
      </w:r>
      <w:r w:rsidRPr="00A164B9">
        <w:t xml:space="preserve">entre </w:t>
      </w:r>
      <w:r w:rsidR="00E67E7B" w:rsidRPr="00A164B9">
        <w:t xml:space="preserve">a </w:t>
      </w:r>
      <w:r w:rsidRPr="00A164B9">
        <w:t>pressão arterial sistólica</w:t>
      </w:r>
      <w:r w:rsidR="007C5092" w:rsidRPr="00A164B9">
        <w:t xml:space="preserve"> (PAS)</w:t>
      </w:r>
      <w:r w:rsidRPr="00A164B9">
        <w:t xml:space="preserve"> e o </w:t>
      </w:r>
      <w:r w:rsidR="00535D0B" w:rsidRPr="00A164B9">
        <w:t xml:space="preserve">ângulo </w:t>
      </w:r>
      <w:r w:rsidR="00535D0B" w:rsidRPr="00A164B9">
        <w:lastRenderedPageBreak/>
        <w:t>de fase</w:t>
      </w:r>
      <w:r w:rsidRPr="00A164B9">
        <w:t xml:space="preserve"> (p &lt; 0,0001).</w:t>
      </w:r>
      <w:r w:rsidR="0028070D" w:rsidRPr="00A164B9">
        <w:t xml:space="preserve"> Desta forma, o </w:t>
      </w:r>
      <w:r w:rsidR="00535D0B" w:rsidRPr="00A164B9">
        <w:t>ângulo de fase</w:t>
      </w:r>
      <w:r w:rsidR="0028070D" w:rsidRPr="00A164B9">
        <w:t xml:space="preserve"> foi um marcador sensível </w:t>
      </w:r>
      <w:r w:rsidR="004141F1" w:rsidRPr="00A164B9">
        <w:t xml:space="preserve">para detectar </w:t>
      </w:r>
      <w:r w:rsidR="0028070D" w:rsidRPr="00A164B9">
        <w:t xml:space="preserve">alterações nos marcadores inflamatórios </w:t>
      </w:r>
      <w:sdt>
        <w:sdtPr>
          <w:rPr>
            <w:color w:val="000000"/>
          </w:r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BA13C3" w:rsidRPr="00A164B9">
            <w:rPr>
              <w:color w:val="000000"/>
            </w:rPr>
            <w:t>(BELARMINO et al., 2016)</w:t>
          </w:r>
        </w:sdtContent>
      </w:sdt>
      <w:r w:rsidR="0028070D" w:rsidRPr="00A164B9">
        <w:t xml:space="preserve">.  </w:t>
      </w:r>
    </w:p>
    <w:p w14:paraId="219BD8EE" w14:textId="0E9CFBBF" w:rsidR="00F23158" w:rsidRPr="00A164B9" w:rsidRDefault="00F23158" w:rsidP="00994CE8">
      <w:r w:rsidRPr="00A164B9">
        <w:t xml:space="preserve">De </w:t>
      </w:r>
      <w:proofErr w:type="spellStart"/>
      <w:r w:rsidRPr="00A164B9">
        <w:t>Luis</w:t>
      </w:r>
      <w:proofErr w:type="spellEnd"/>
      <w:r w:rsidRPr="00A164B9">
        <w:t xml:space="preserve"> et al. (2010) </w:t>
      </w:r>
      <w:r w:rsidR="00BA51DF" w:rsidRPr="00A164B9">
        <w:t>avaliaram</w:t>
      </w:r>
      <w:r w:rsidR="000A7931" w:rsidRPr="00A164B9">
        <w:t xml:space="preserve"> 228 </w:t>
      </w:r>
      <w:r w:rsidR="00D126FD" w:rsidRPr="00A164B9">
        <w:t>adultos do sexo feminino</w:t>
      </w:r>
      <w:r w:rsidR="000A7931" w:rsidRPr="00A164B9">
        <w:t xml:space="preserve"> com obesidade</w:t>
      </w:r>
      <w:r w:rsidR="00BA51DF" w:rsidRPr="00A164B9">
        <w:t>,</w:t>
      </w:r>
      <w:r w:rsidR="000A7931" w:rsidRPr="00A164B9">
        <w:t xml:space="preserve"> </w:t>
      </w:r>
      <w:r w:rsidR="007A7CA2" w:rsidRPr="00A164B9">
        <w:t>busc</w:t>
      </w:r>
      <w:r w:rsidR="00BA51DF" w:rsidRPr="00A164B9">
        <w:t>ando</w:t>
      </w:r>
      <w:r w:rsidR="007A7CA2" w:rsidRPr="00A164B9">
        <w:t xml:space="preserve"> associaç</w:t>
      </w:r>
      <w:r w:rsidR="0060015F" w:rsidRPr="00A164B9">
        <w:t>ões</w:t>
      </w:r>
      <w:r w:rsidR="007A7CA2" w:rsidRPr="00A164B9">
        <w:t xml:space="preserve"> entre </w:t>
      </w:r>
      <w:r w:rsidR="00097097" w:rsidRPr="00A164B9">
        <w:t xml:space="preserve">o </w:t>
      </w:r>
      <w:r w:rsidR="00535D0B" w:rsidRPr="00A164B9">
        <w:t>ângulo de fase</w:t>
      </w:r>
      <w:r w:rsidR="007A7CA2" w:rsidRPr="00A164B9">
        <w:t xml:space="preserve"> e</w:t>
      </w:r>
      <w:r w:rsidR="003E046E" w:rsidRPr="00A164B9">
        <w:t xml:space="preserve"> </w:t>
      </w:r>
      <w:r w:rsidR="002124F8" w:rsidRPr="00A164B9">
        <w:t>p</w:t>
      </w:r>
      <w:r w:rsidR="006900AD" w:rsidRPr="00A164B9">
        <w:t>eso, pressão arterial</w:t>
      </w:r>
      <w:r w:rsidR="00647DF5" w:rsidRPr="00A164B9">
        <w:t xml:space="preserve"> (PA)</w:t>
      </w:r>
      <w:r w:rsidR="006900AD" w:rsidRPr="00A164B9">
        <w:t>, glicemia basal, PCR, insulina, colesterol total</w:t>
      </w:r>
      <w:r w:rsidR="00D154BF" w:rsidRPr="00A164B9">
        <w:t xml:space="preserve"> (CT)</w:t>
      </w:r>
      <w:r w:rsidR="006900AD" w:rsidRPr="00A164B9">
        <w:t>, LDL-colesterol</w:t>
      </w:r>
      <w:r w:rsidR="00DB1FC3" w:rsidRPr="00A164B9">
        <w:t xml:space="preserve"> (LDL-c)</w:t>
      </w:r>
      <w:r w:rsidR="006900AD" w:rsidRPr="00A164B9">
        <w:t>, HDL-colesterol</w:t>
      </w:r>
      <w:r w:rsidR="00DB1FC3" w:rsidRPr="00A164B9">
        <w:t xml:space="preserve"> (HDL-c)</w:t>
      </w:r>
      <w:r w:rsidR="006900AD" w:rsidRPr="00A164B9">
        <w:t>, triglicerídeos</w:t>
      </w:r>
      <w:r w:rsidR="00D154BF" w:rsidRPr="00A164B9">
        <w:t xml:space="preserve"> (TAG)</w:t>
      </w:r>
      <w:r w:rsidR="006900AD" w:rsidRPr="00A164B9">
        <w:t xml:space="preserve"> sanguíneos e </w:t>
      </w:r>
      <w:proofErr w:type="spellStart"/>
      <w:r w:rsidR="006900AD" w:rsidRPr="00A164B9">
        <w:t>adipocitocinas</w:t>
      </w:r>
      <w:proofErr w:type="spellEnd"/>
      <w:r w:rsidR="006900AD" w:rsidRPr="00A164B9">
        <w:t xml:space="preserve"> (leptina, </w:t>
      </w:r>
      <w:proofErr w:type="spellStart"/>
      <w:r w:rsidR="006900AD" w:rsidRPr="00A164B9">
        <w:t>adiponectina</w:t>
      </w:r>
      <w:proofErr w:type="spellEnd"/>
      <w:r w:rsidR="006900AD" w:rsidRPr="00A164B9">
        <w:t xml:space="preserve">, </w:t>
      </w:r>
      <w:proofErr w:type="spellStart"/>
      <w:r w:rsidR="006900AD" w:rsidRPr="00A164B9">
        <w:t>resistina</w:t>
      </w:r>
      <w:proofErr w:type="spellEnd"/>
      <w:r w:rsidR="006900AD" w:rsidRPr="00A164B9">
        <w:t xml:space="preserve">, </w:t>
      </w:r>
      <w:r w:rsidR="005048F7" w:rsidRPr="00A164B9">
        <w:t>IL</w:t>
      </w:r>
      <w:r w:rsidR="006900AD" w:rsidRPr="00A164B9">
        <w:t xml:space="preserve">-6 e </w:t>
      </w:r>
      <w:r w:rsidR="005048F7" w:rsidRPr="00A164B9">
        <w:t>TNF-α</w:t>
      </w:r>
      <w:r w:rsidR="003E046E" w:rsidRPr="00A164B9">
        <w:t>)</w:t>
      </w:r>
      <w:r w:rsidR="008D7643" w:rsidRPr="00A164B9">
        <w:t xml:space="preserve">. </w:t>
      </w:r>
      <w:r w:rsidR="00F16835" w:rsidRPr="00A164B9">
        <w:t xml:space="preserve">Os </w:t>
      </w:r>
      <w:r w:rsidR="00BA51DF" w:rsidRPr="00A164B9">
        <w:t xml:space="preserve">valores de </w:t>
      </w:r>
      <w:r w:rsidR="00535D0B" w:rsidRPr="00A164B9">
        <w:t>ângulo de fase</w:t>
      </w:r>
      <w:r w:rsidR="00BA51DF" w:rsidRPr="00A164B9">
        <w:t xml:space="preserve"> </w:t>
      </w:r>
      <w:r w:rsidR="00F16835" w:rsidRPr="00A164B9">
        <w:t xml:space="preserve">foram agrupados em </w:t>
      </w:r>
      <w:r w:rsidR="00763B73" w:rsidRPr="00A164B9">
        <w:t>terci</w:t>
      </w:r>
      <w:r w:rsidR="00BA51DF" w:rsidRPr="00A164B9">
        <w:t>s</w:t>
      </w:r>
      <w:r w:rsidR="00C3240E" w:rsidRPr="00A164B9">
        <w:t>. Foi</w:t>
      </w:r>
      <w:r w:rsidR="00763B73" w:rsidRPr="00A164B9">
        <w:t xml:space="preserve"> realizado c</w:t>
      </w:r>
      <w:r w:rsidR="00825BFF" w:rsidRPr="00A164B9">
        <w:t xml:space="preserve">omparação entre </w:t>
      </w:r>
      <w:r w:rsidR="00A25E64" w:rsidRPr="00A164B9">
        <w:t>os grupos</w:t>
      </w:r>
      <w:r w:rsidR="00F16835" w:rsidRPr="00A164B9">
        <w:t xml:space="preserve"> com os menores </w:t>
      </w:r>
      <w:r w:rsidR="009E7625" w:rsidRPr="00A164B9">
        <w:t xml:space="preserve">e os </w:t>
      </w:r>
      <w:r w:rsidR="007A6416" w:rsidRPr="00A164B9">
        <w:t>maiores valores</w:t>
      </w:r>
      <w:r w:rsidR="009E7625" w:rsidRPr="00A164B9">
        <w:t xml:space="preserve"> de </w:t>
      </w:r>
      <w:r w:rsidR="00535D0B" w:rsidRPr="00A164B9">
        <w:t>ângulo de fase</w:t>
      </w:r>
      <w:r w:rsidR="007A6416" w:rsidRPr="00A164B9">
        <w:t xml:space="preserve">. </w:t>
      </w:r>
      <w:r w:rsidR="009E7625" w:rsidRPr="00A164B9">
        <w:t xml:space="preserve">Os dados </w:t>
      </w:r>
      <w:r w:rsidR="00A25E64" w:rsidRPr="00A164B9">
        <w:t>obtidos indica</w:t>
      </w:r>
      <w:r w:rsidR="00787E3F" w:rsidRPr="00A164B9">
        <w:t>ram</w:t>
      </w:r>
      <w:r w:rsidR="00A25E64" w:rsidRPr="00A164B9">
        <w:t xml:space="preserve"> </w:t>
      </w:r>
      <w:r w:rsidR="00825BFF" w:rsidRPr="00A164B9">
        <w:t>que a</w:t>
      </w:r>
      <w:r w:rsidR="008D7643" w:rsidRPr="00A164B9">
        <w:t xml:space="preserve"> massa gorda foi maior no</w:t>
      </w:r>
      <w:r w:rsidR="008623E2" w:rsidRPr="00A164B9">
        <w:t xml:space="preserve"> grupo com os menores</w:t>
      </w:r>
      <w:r w:rsidR="002A5574" w:rsidRPr="00A164B9">
        <w:t xml:space="preserve"> valores de </w:t>
      </w:r>
      <w:r w:rsidR="00535D0B" w:rsidRPr="00A164B9">
        <w:t>ângulo de fase</w:t>
      </w:r>
      <w:r w:rsidR="00825BFF" w:rsidRPr="00A164B9">
        <w:t xml:space="preserve"> </w:t>
      </w:r>
      <w:r w:rsidR="008D7643" w:rsidRPr="00A164B9">
        <w:t>(43,6</w:t>
      </w:r>
      <w:r w:rsidR="002A5574" w:rsidRPr="00A164B9">
        <w:t xml:space="preserve"> </w:t>
      </w:r>
      <w:r w:rsidR="008D7643" w:rsidRPr="00A164B9">
        <w:t>±</w:t>
      </w:r>
      <w:r w:rsidR="002A5574" w:rsidRPr="00A164B9">
        <w:t xml:space="preserve"> </w:t>
      </w:r>
      <w:r w:rsidR="008D7643" w:rsidRPr="00A164B9">
        <w:t xml:space="preserve">12,6 </w:t>
      </w:r>
      <w:proofErr w:type="spellStart"/>
      <w:r w:rsidR="008D7643" w:rsidRPr="00A164B9">
        <w:t>vs</w:t>
      </w:r>
      <w:proofErr w:type="spellEnd"/>
      <w:r w:rsidR="008D7643" w:rsidRPr="00A164B9">
        <w:t xml:space="preserve"> 40,9</w:t>
      </w:r>
      <w:r w:rsidR="002A5574" w:rsidRPr="00A164B9">
        <w:t xml:space="preserve"> </w:t>
      </w:r>
      <w:r w:rsidR="008D7643" w:rsidRPr="00A164B9">
        <w:t>±</w:t>
      </w:r>
      <w:r w:rsidR="002A5574" w:rsidRPr="00A164B9">
        <w:t xml:space="preserve"> </w:t>
      </w:r>
      <w:r w:rsidR="008D7643" w:rsidRPr="00A164B9">
        <w:t>15</w:t>
      </w:r>
      <w:r w:rsidR="00A30794" w:rsidRPr="00A164B9">
        <w:t xml:space="preserve"> </w:t>
      </w:r>
      <w:r w:rsidR="008D7643" w:rsidRPr="00A164B9">
        <w:t>kg</w:t>
      </w:r>
      <w:r w:rsidR="002A5574" w:rsidRPr="00A164B9">
        <w:t>;</w:t>
      </w:r>
      <w:r w:rsidR="008D7643" w:rsidRPr="00A164B9">
        <w:t xml:space="preserve"> p&lt;0,05). </w:t>
      </w:r>
    </w:p>
    <w:p w14:paraId="186C7862" w14:textId="2247525A" w:rsidR="00EE6B9F" w:rsidRPr="00A164B9" w:rsidRDefault="00470B80" w:rsidP="00994CE8">
      <w:r w:rsidRPr="00A164B9">
        <w:t>A mesma associação foi observada com relação ao</w:t>
      </w:r>
      <w:r w:rsidR="00065146" w:rsidRPr="00A164B9">
        <w:t xml:space="preserve">s níveis de </w:t>
      </w:r>
      <w:r w:rsidR="008D7643" w:rsidRPr="00A164B9">
        <w:t>HOMA (2,4</w:t>
      </w:r>
      <w:r w:rsidR="00157245" w:rsidRPr="00A164B9">
        <w:t xml:space="preserve"> </w:t>
      </w:r>
      <w:r w:rsidR="008D7643" w:rsidRPr="00A164B9">
        <w:t>±</w:t>
      </w:r>
      <w:r w:rsidR="00157245" w:rsidRPr="00A164B9">
        <w:t xml:space="preserve"> </w:t>
      </w:r>
      <w:r w:rsidR="008D7643" w:rsidRPr="00A164B9">
        <w:t xml:space="preserve">1,6 </w:t>
      </w:r>
      <w:proofErr w:type="spellStart"/>
      <w:r w:rsidR="008D7643" w:rsidRPr="00A164B9">
        <w:t>vs</w:t>
      </w:r>
      <w:proofErr w:type="spellEnd"/>
      <w:r w:rsidR="008D7643" w:rsidRPr="00A164B9">
        <w:t xml:space="preserve"> 1,46</w:t>
      </w:r>
      <w:r w:rsidR="00157245" w:rsidRPr="00A164B9">
        <w:t xml:space="preserve"> </w:t>
      </w:r>
      <w:r w:rsidR="008D7643" w:rsidRPr="00A164B9">
        <w:t>±</w:t>
      </w:r>
      <w:r w:rsidR="00157245" w:rsidRPr="00A164B9">
        <w:t xml:space="preserve"> </w:t>
      </w:r>
      <w:r w:rsidR="008D7643" w:rsidRPr="00A164B9">
        <w:t>1,6</w:t>
      </w:r>
      <w:r w:rsidR="00157245" w:rsidRPr="00A164B9">
        <w:t>;</w:t>
      </w:r>
      <w:r w:rsidR="008D7643" w:rsidRPr="00A164B9">
        <w:t xml:space="preserve"> p&lt;0,05), insulina (14,4</w:t>
      </w:r>
      <w:r w:rsidR="00157245" w:rsidRPr="00A164B9">
        <w:t xml:space="preserve"> </w:t>
      </w:r>
      <w:r w:rsidR="008D7643" w:rsidRPr="00A164B9">
        <w:t>±</w:t>
      </w:r>
      <w:r w:rsidR="00157245" w:rsidRPr="00A164B9">
        <w:t xml:space="preserve"> </w:t>
      </w:r>
      <w:r w:rsidR="008D7643" w:rsidRPr="00A164B9">
        <w:t xml:space="preserve">8,5 </w:t>
      </w:r>
      <w:proofErr w:type="spellStart"/>
      <w:r w:rsidR="008D7643" w:rsidRPr="00A164B9">
        <w:t>vs</w:t>
      </w:r>
      <w:proofErr w:type="spellEnd"/>
      <w:r w:rsidR="008D7643" w:rsidRPr="00A164B9">
        <w:t xml:space="preserve"> 11,3</w:t>
      </w:r>
      <w:r w:rsidR="00157245" w:rsidRPr="00A164B9">
        <w:t xml:space="preserve"> </w:t>
      </w:r>
      <w:r w:rsidR="008D7643" w:rsidRPr="00A164B9">
        <w:t>±</w:t>
      </w:r>
      <w:r w:rsidR="00157245" w:rsidRPr="00A164B9">
        <w:t xml:space="preserve"> </w:t>
      </w:r>
      <w:r w:rsidR="008D7643" w:rsidRPr="00A164B9">
        <w:t xml:space="preserve">9,4 </w:t>
      </w:r>
      <w:proofErr w:type="spellStart"/>
      <w:r w:rsidR="008D7643" w:rsidRPr="00A164B9">
        <w:t>mUI</w:t>
      </w:r>
      <w:proofErr w:type="spellEnd"/>
      <w:r w:rsidR="008D7643" w:rsidRPr="00A164B9">
        <w:t>/L</w:t>
      </w:r>
      <w:r w:rsidR="00A30794" w:rsidRPr="00A164B9">
        <w:t>;</w:t>
      </w:r>
      <w:r w:rsidR="008D7643" w:rsidRPr="00A164B9">
        <w:t xml:space="preserve"> p&lt;0,05)</w:t>
      </w:r>
      <w:r w:rsidRPr="00A164B9">
        <w:t xml:space="preserve">, </w:t>
      </w:r>
      <w:r w:rsidR="00A30794" w:rsidRPr="00A164B9">
        <w:t>glicemia</w:t>
      </w:r>
      <w:r w:rsidR="008D7643" w:rsidRPr="00A164B9">
        <w:t xml:space="preserve"> (102,1</w:t>
      </w:r>
      <w:r w:rsidR="00A30794" w:rsidRPr="00A164B9">
        <w:t xml:space="preserve"> </w:t>
      </w:r>
      <w:r w:rsidR="008D7643" w:rsidRPr="00A164B9">
        <w:t>±</w:t>
      </w:r>
      <w:r w:rsidR="00A30794" w:rsidRPr="00A164B9">
        <w:t xml:space="preserve"> </w:t>
      </w:r>
      <w:r w:rsidR="008D7643" w:rsidRPr="00A164B9">
        <w:t xml:space="preserve">20 </w:t>
      </w:r>
      <w:proofErr w:type="spellStart"/>
      <w:r w:rsidR="008D7643" w:rsidRPr="00A164B9">
        <w:t>vs</w:t>
      </w:r>
      <w:proofErr w:type="spellEnd"/>
      <w:r w:rsidR="008D7643" w:rsidRPr="00A164B9">
        <w:t xml:space="preserve"> 90</w:t>
      </w:r>
      <w:r w:rsidR="00A30794" w:rsidRPr="00A164B9">
        <w:t xml:space="preserve"> </w:t>
      </w:r>
      <w:r w:rsidR="008D7643" w:rsidRPr="00A164B9">
        <w:t>±</w:t>
      </w:r>
      <w:r w:rsidR="00A30794" w:rsidRPr="00A164B9">
        <w:t xml:space="preserve"> </w:t>
      </w:r>
      <w:r w:rsidR="008D7643" w:rsidRPr="00A164B9">
        <w:t>19,5 mg/dl</w:t>
      </w:r>
      <w:r w:rsidR="00A30794" w:rsidRPr="00A164B9">
        <w:t>;</w:t>
      </w:r>
      <w:r w:rsidR="008D7643" w:rsidRPr="00A164B9">
        <w:t xml:space="preserve"> p&lt;0,05)</w:t>
      </w:r>
      <w:r w:rsidRPr="00A164B9">
        <w:t xml:space="preserve">, </w:t>
      </w:r>
      <w:r w:rsidR="008D7643" w:rsidRPr="00A164B9">
        <w:t xml:space="preserve">leptina </w:t>
      </w:r>
      <w:r w:rsidRPr="00A164B9">
        <w:t xml:space="preserve">sérica </w:t>
      </w:r>
      <w:r w:rsidR="008D7643" w:rsidRPr="00A164B9">
        <w:t>(167,3</w:t>
      </w:r>
      <w:r w:rsidR="00A30794" w:rsidRPr="00A164B9">
        <w:t xml:space="preserve"> </w:t>
      </w:r>
      <w:r w:rsidR="008D7643" w:rsidRPr="00A164B9">
        <w:t>±</w:t>
      </w:r>
      <w:r w:rsidR="00A30794" w:rsidRPr="00A164B9">
        <w:t xml:space="preserve"> </w:t>
      </w:r>
      <w:r w:rsidR="008D7643" w:rsidRPr="00A164B9">
        <w:t xml:space="preserve">98 </w:t>
      </w:r>
      <w:proofErr w:type="spellStart"/>
      <w:r w:rsidR="008D7643" w:rsidRPr="00A164B9">
        <w:t>vs</w:t>
      </w:r>
      <w:proofErr w:type="spellEnd"/>
      <w:r w:rsidR="008D7643" w:rsidRPr="00A164B9">
        <w:t xml:space="preserve"> 104,5</w:t>
      </w:r>
      <w:r w:rsidR="00A30794" w:rsidRPr="00A164B9">
        <w:t xml:space="preserve"> </w:t>
      </w:r>
      <w:r w:rsidR="008D7643" w:rsidRPr="00A164B9">
        <w:t>±</w:t>
      </w:r>
      <w:r w:rsidR="00A30794" w:rsidRPr="00A164B9">
        <w:t xml:space="preserve"> </w:t>
      </w:r>
      <w:r w:rsidR="008D7643" w:rsidRPr="00A164B9">
        <w:t xml:space="preserve">80 </w:t>
      </w:r>
      <w:proofErr w:type="spellStart"/>
      <w:r w:rsidR="008D7643" w:rsidRPr="00A164B9">
        <w:t>ng</w:t>
      </w:r>
      <w:proofErr w:type="spellEnd"/>
      <w:r w:rsidR="008D7643" w:rsidRPr="00A164B9">
        <w:t>/ml</w:t>
      </w:r>
      <w:r w:rsidR="00A30794" w:rsidRPr="00A164B9">
        <w:t>;</w:t>
      </w:r>
      <w:r w:rsidR="008D7643" w:rsidRPr="00A164B9">
        <w:t xml:space="preserve"> p&lt;0,05) e IL-6 (3,84</w:t>
      </w:r>
      <w:r w:rsidR="00A30794" w:rsidRPr="00A164B9">
        <w:t xml:space="preserve"> </w:t>
      </w:r>
      <w:r w:rsidR="008D7643" w:rsidRPr="00A164B9">
        <w:t>±</w:t>
      </w:r>
      <w:r w:rsidR="00A30794" w:rsidRPr="00A164B9">
        <w:t xml:space="preserve"> </w:t>
      </w:r>
      <w:r w:rsidR="008D7643" w:rsidRPr="00A164B9">
        <w:t xml:space="preserve">5,7 </w:t>
      </w:r>
      <w:proofErr w:type="spellStart"/>
      <w:r w:rsidR="008D7643" w:rsidRPr="00A164B9">
        <w:t>vs</w:t>
      </w:r>
      <w:proofErr w:type="spellEnd"/>
      <w:r w:rsidR="008D7643" w:rsidRPr="00A164B9">
        <w:t xml:space="preserve"> 1,8</w:t>
      </w:r>
      <w:r w:rsidR="00A30794" w:rsidRPr="00A164B9">
        <w:t xml:space="preserve"> </w:t>
      </w:r>
      <w:r w:rsidR="008D7643" w:rsidRPr="00A164B9">
        <w:t>±</w:t>
      </w:r>
      <w:r w:rsidR="00A30794" w:rsidRPr="00A164B9">
        <w:t xml:space="preserve"> </w:t>
      </w:r>
      <w:r w:rsidR="008D7643" w:rsidRPr="00A164B9">
        <w:t xml:space="preserve">2,9 </w:t>
      </w:r>
      <w:proofErr w:type="spellStart"/>
      <w:r w:rsidR="008D7643" w:rsidRPr="00A164B9">
        <w:t>pg</w:t>
      </w:r>
      <w:proofErr w:type="spellEnd"/>
      <w:r w:rsidR="008D7643" w:rsidRPr="00A164B9">
        <w:t>/ml</w:t>
      </w:r>
      <w:r w:rsidR="00A30794" w:rsidRPr="00A164B9">
        <w:t>;</w:t>
      </w:r>
      <w:r w:rsidR="008D7643" w:rsidRPr="00A164B9">
        <w:t xml:space="preserve"> p&lt;0,05</w:t>
      </w:r>
      <w:r w:rsidRPr="00A164B9">
        <w:t>)</w:t>
      </w:r>
      <w:r w:rsidR="007A6416" w:rsidRPr="00A164B9">
        <w:t xml:space="preserve">, com os piores resultados associados aos menores valores de </w:t>
      </w:r>
      <w:r w:rsidR="00535D0B" w:rsidRPr="00A164B9">
        <w:t>ângulo de fase</w:t>
      </w:r>
      <w:r w:rsidR="00E325C7" w:rsidRPr="00A164B9">
        <w:t xml:space="preserve">. </w:t>
      </w:r>
      <w:r w:rsidR="005D2F18" w:rsidRPr="00A164B9">
        <w:t>Os autores propõe</w:t>
      </w:r>
      <w:r w:rsidR="003C3E76" w:rsidRPr="00A164B9">
        <w:t>m</w:t>
      </w:r>
      <w:r w:rsidR="005D2F18" w:rsidRPr="00A164B9">
        <w:t xml:space="preserve"> que</w:t>
      </w:r>
      <w:r w:rsidR="00F16F67" w:rsidRPr="00A164B9">
        <w:t xml:space="preserve"> um tercil baixo de</w:t>
      </w:r>
      <w:r w:rsidR="005D2F18" w:rsidRPr="00A164B9">
        <w:t xml:space="preserve"> </w:t>
      </w:r>
      <w:r w:rsidR="00535D0B" w:rsidRPr="00A164B9">
        <w:t>ângulo de fase</w:t>
      </w:r>
      <w:r w:rsidR="00F16F67" w:rsidRPr="00A164B9">
        <w:t xml:space="preserve"> possa </w:t>
      </w:r>
      <w:r w:rsidR="00443B8E" w:rsidRPr="00A164B9">
        <w:t>representar um novo</w:t>
      </w:r>
      <w:r w:rsidR="00F16F67" w:rsidRPr="00A164B9">
        <w:t xml:space="preserve"> </w:t>
      </w:r>
      <w:r w:rsidR="00717562" w:rsidRPr="00A164B9">
        <w:t>indicador</w:t>
      </w:r>
      <w:r w:rsidR="00F16F67" w:rsidRPr="00A164B9">
        <w:t xml:space="preserve"> de risco cardiovascular</w:t>
      </w:r>
      <w:r w:rsidR="007A6FDB" w:rsidRPr="00A164B9">
        <w:t xml:space="preserve"> </w:t>
      </w:r>
      <w:sdt>
        <w:sdtPr>
          <w:rPr>
            <w:color w:val="000000"/>
          </w:r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BA13C3" w:rsidRPr="00A164B9">
            <w:rPr>
              <w:color w:val="000000"/>
            </w:rPr>
            <w:t>(DE LUIS et al., 2010)</w:t>
          </w:r>
        </w:sdtContent>
      </w:sdt>
      <w:r w:rsidR="00F16F67" w:rsidRPr="00A164B9">
        <w:t>.</w:t>
      </w:r>
    </w:p>
    <w:p w14:paraId="0C0A28E6" w14:textId="39DBC720" w:rsidR="006D41C2" w:rsidRPr="00A164B9" w:rsidRDefault="00A743F7" w:rsidP="00994CE8">
      <w:proofErr w:type="spellStart"/>
      <w:r w:rsidRPr="00A164B9">
        <w:t>Barrea</w:t>
      </w:r>
      <w:proofErr w:type="spellEnd"/>
      <w:r w:rsidRPr="00A164B9">
        <w:t xml:space="preserve"> et al.</w:t>
      </w:r>
      <w:r w:rsidR="00AE1D8A" w:rsidRPr="00A164B9">
        <w:t xml:space="preserve"> (</w:t>
      </w:r>
      <w:r w:rsidRPr="00A164B9">
        <w:t>2021</w:t>
      </w:r>
      <w:r w:rsidR="00AE1D8A" w:rsidRPr="00A164B9">
        <w:t>)</w:t>
      </w:r>
      <w:r w:rsidRPr="00A164B9">
        <w:t xml:space="preserve"> </w:t>
      </w:r>
      <w:r w:rsidR="00A749D1" w:rsidRPr="00A164B9">
        <w:t xml:space="preserve">examinaram </w:t>
      </w:r>
      <w:r w:rsidR="008C10EA" w:rsidRPr="00A164B9">
        <w:t xml:space="preserve">a associação entre os níveis de </w:t>
      </w:r>
      <w:r w:rsidR="00535D0B" w:rsidRPr="00A164B9">
        <w:t>ângulo de fase</w:t>
      </w:r>
      <w:r w:rsidR="008C10EA" w:rsidRPr="00A164B9">
        <w:t xml:space="preserve"> e PCR em 1.855 indivíduos (680 homens e 1.175 mulheres), com idades entre 18 e 59 anos, </w:t>
      </w:r>
      <w:r w:rsidR="00F46FEA" w:rsidRPr="00A164B9">
        <w:t xml:space="preserve">estratificados de acordo com o sexo, </w:t>
      </w:r>
      <w:r w:rsidR="008C10EA" w:rsidRPr="00A164B9">
        <w:t>com IMC variando de 19,5 a 69,4 kg/m2</w:t>
      </w:r>
      <w:r w:rsidR="00D835E4" w:rsidRPr="00A164B9">
        <w:t xml:space="preserve">, </w:t>
      </w:r>
      <w:r w:rsidR="006D41C2" w:rsidRPr="00A164B9">
        <w:t>sendo</w:t>
      </w:r>
      <w:r w:rsidR="002F68EE" w:rsidRPr="00A164B9">
        <w:t xml:space="preserve"> </w:t>
      </w:r>
      <w:r w:rsidR="00C62AC2" w:rsidRPr="00A164B9">
        <w:t>27,9</w:t>
      </w:r>
      <w:r w:rsidR="002F68EE" w:rsidRPr="00A164B9">
        <w:t>%</w:t>
      </w:r>
      <w:r w:rsidR="00C62AC2" w:rsidRPr="00A164B9">
        <w:t xml:space="preserve"> </w:t>
      </w:r>
      <w:r w:rsidR="00D835E4" w:rsidRPr="00A164B9">
        <w:t xml:space="preserve">dos participantes com </w:t>
      </w:r>
      <w:r w:rsidR="00C62AC2" w:rsidRPr="00A164B9">
        <w:t>obesidade grau II</w:t>
      </w:r>
      <w:r w:rsidR="00D835E4" w:rsidRPr="00A164B9">
        <w:t>I</w:t>
      </w:r>
      <w:r w:rsidR="008C10EA" w:rsidRPr="00A164B9">
        <w:t>.</w:t>
      </w:r>
      <w:r w:rsidR="00A926B8" w:rsidRPr="00A164B9">
        <w:t xml:space="preserve"> Após ajuste para idade, atividade física, IMC, circunferência </w:t>
      </w:r>
      <w:r w:rsidR="001A3024" w:rsidRPr="00A164B9">
        <w:t xml:space="preserve">abdominal </w:t>
      </w:r>
      <w:r w:rsidR="00A926B8" w:rsidRPr="00A164B9">
        <w:t>e adesão a</w:t>
      </w:r>
      <w:r w:rsidR="0066223C" w:rsidRPr="00A164B9">
        <w:t xml:space="preserve"> dieta do mediterrâneo</w:t>
      </w:r>
      <w:r w:rsidR="00A926B8" w:rsidRPr="00A164B9">
        <w:t xml:space="preserve">, </w:t>
      </w:r>
      <w:r w:rsidR="0066223C" w:rsidRPr="00A164B9">
        <w:t>o</w:t>
      </w:r>
      <w:r w:rsidR="00A926B8" w:rsidRPr="00A164B9">
        <w:t xml:space="preserve"> </w:t>
      </w:r>
      <w:r w:rsidR="00535D0B" w:rsidRPr="00A164B9">
        <w:t>ângulo de fase</w:t>
      </w:r>
      <w:r w:rsidR="00CE1C16" w:rsidRPr="00A164B9">
        <w:t xml:space="preserve"> se associou de forma inversa </w:t>
      </w:r>
      <w:r w:rsidR="00A926B8" w:rsidRPr="00A164B9">
        <w:t xml:space="preserve">aos níveis de PCR em ambos os sexos </w:t>
      </w:r>
      <w:r w:rsidR="001A3024" w:rsidRPr="00A164B9">
        <w:t>(</w:t>
      </w:r>
      <w:r w:rsidR="00A926B8" w:rsidRPr="00A164B9">
        <w:t>p &lt; 0,001).</w:t>
      </w:r>
      <w:r w:rsidR="00521A80" w:rsidRPr="00A164B9">
        <w:t xml:space="preserve"> </w:t>
      </w:r>
    </w:p>
    <w:p w14:paraId="652507AB" w14:textId="0A44EE49" w:rsidR="008C10EA" w:rsidRPr="00A164B9" w:rsidRDefault="00521A80" w:rsidP="00994CE8">
      <w:r w:rsidRPr="00A164B9">
        <w:t>Na análise ROC,</w:t>
      </w:r>
      <w:r w:rsidR="008C7A16" w:rsidRPr="00A164B9">
        <w:t xml:space="preserve"> </w:t>
      </w:r>
      <w:r w:rsidR="00535D0B" w:rsidRPr="00A164B9">
        <w:t>ângulo de fase</w:t>
      </w:r>
      <w:r w:rsidR="001A3024" w:rsidRPr="00A164B9">
        <w:t xml:space="preserve"> </w:t>
      </w:r>
      <w:r w:rsidRPr="00A164B9">
        <w:t>≤ 5,5</w:t>
      </w:r>
      <w:r w:rsidR="000E1CBF" w:rsidRPr="00A164B9">
        <w:t>°</w:t>
      </w:r>
      <w:r w:rsidRPr="00A164B9">
        <w:t xml:space="preserve"> em homens e ≤</w:t>
      </w:r>
      <w:r w:rsidR="005A5086" w:rsidRPr="00A164B9">
        <w:t xml:space="preserve"> </w:t>
      </w:r>
      <w:r w:rsidRPr="00A164B9">
        <w:t>5,4</w:t>
      </w:r>
      <w:r w:rsidR="000E1CBF" w:rsidRPr="00A164B9">
        <w:t>°</w:t>
      </w:r>
      <w:r w:rsidRPr="00A164B9">
        <w:t xml:space="preserve"> em mulheres </w:t>
      </w:r>
      <w:r w:rsidR="00FC5FB5" w:rsidRPr="00A164B9">
        <w:t xml:space="preserve">corresponderam aos pontos de corte capazes de prever </w:t>
      </w:r>
      <w:r w:rsidR="007001CA" w:rsidRPr="00A164B9">
        <w:t>níveis elevados de PCR</w:t>
      </w:r>
      <w:r w:rsidR="00525B6A" w:rsidRPr="00A164B9">
        <w:t xml:space="preserve"> ultrassensível</w:t>
      </w:r>
      <w:r w:rsidRPr="00A164B9">
        <w:t>. Esses resultados suger</w:t>
      </w:r>
      <w:r w:rsidR="00372BEB" w:rsidRPr="00A164B9">
        <w:t>em</w:t>
      </w:r>
      <w:r w:rsidRPr="00A164B9">
        <w:t xml:space="preserve"> que o </w:t>
      </w:r>
      <w:r w:rsidR="00535D0B" w:rsidRPr="00A164B9">
        <w:t>ângulo de fase</w:t>
      </w:r>
      <w:r w:rsidRPr="00A164B9">
        <w:t xml:space="preserve"> pode representar um preditor válido dos níveis de PCR em ambos os sexos, independentemente do peso corporal e da adesão </w:t>
      </w:r>
      <w:r w:rsidR="00CB5FAF" w:rsidRPr="00A164B9">
        <w:t>à dieta do mediterrâneo</w:t>
      </w:r>
      <w:r w:rsidR="009B63FA" w:rsidRPr="00A164B9">
        <w:t xml:space="preserve">. O estudo sustenta </w:t>
      </w:r>
      <w:r w:rsidR="00F17030" w:rsidRPr="00A164B9">
        <w:t xml:space="preserve">que </w:t>
      </w:r>
      <w:r w:rsidR="006E2144" w:rsidRPr="00A164B9">
        <w:t xml:space="preserve">o </w:t>
      </w:r>
      <w:r w:rsidR="00535D0B" w:rsidRPr="00A164B9">
        <w:t>ângulo de fase</w:t>
      </w:r>
      <w:r w:rsidR="00F17030" w:rsidRPr="00A164B9">
        <w:t xml:space="preserve"> pode </w:t>
      </w:r>
      <w:r w:rsidR="00372BEB" w:rsidRPr="00A164B9">
        <w:t>representar</w:t>
      </w:r>
      <w:r w:rsidR="00F17030" w:rsidRPr="00A164B9">
        <w:t xml:space="preserve"> </w:t>
      </w:r>
      <w:r w:rsidR="00372BEB" w:rsidRPr="00A164B9">
        <w:t>um indicador confiável</w:t>
      </w:r>
      <w:r w:rsidR="00F17030" w:rsidRPr="00A164B9">
        <w:t xml:space="preserve"> </w:t>
      </w:r>
      <w:r w:rsidR="009B63FA" w:rsidRPr="00A164B9">
        <w:t>de</w:t>
      </w:r>
      <w:r w:rsidR="00F17030" w:rsidRPr="00A164B9">
        <w:t xml:space="preserve"> inflamaçã</w:t>
      </w:r>
      <w:r w:rsidR="001337E8" w:rsidRPr="00A164B9">
        <w:t xml:space="preserve">o, </w:t>
      </w:r>
      <w:r w:rsidR="00372BEB" w:rsidRPr="00A164B9">
        <w:t>com a</w:t>
      </w:r>
      <w:r w:rsidR="008E681D" w:rsidRPr="00A164B9">
        <w:t xml:space="preserve"> </w:t>
      </w:r>
      <w:r w:rsidR="00372BEB" w:rsidRPr="00A164B9">
        <w:t>vantage</w:t>
      </w:r>
      <w:r w:rsidR="008E681D" w:rsidRPr="00A164B9">
        <w:t>m</w:t>
      </w:r>
      <w:r w:rsidR="00372BEB" w:rsidRPr="00A164B9">
        <w:t xml:space="preserve"> </w:t>
      </w:r>
      <w:r w:rsidR="001337E8" w:rsidRPr="00A164B9">
        <w:t xml:space="preserve">de </w:t>
      </w:r>
      <w:r w:rsidR="008E681D" w:rsidRPr="00A164B9">
        <w:t xml:space="preserve">ser de </w:t>
      </w:r>
      <w:r w:rsidR="001337E8" w:rsidRPr="00A164B9">
        <w:t>fácil obtenção</w:t>
      </w:r>
      <w:r w:rsidR="006E2144" w:rsidRPr="00A164B9">
        <w:t xml:space="preserve">, </w:t>
      </w:r>
      <w:r w:rsidR="009B63FA" w:rsidRPr="00A164B9">
        <w:t>podendo evitar a</w:t>
      </w:r>
      <w:r w:rsidRPr="00A164B9">
        <w:t xml:space="preserve"> coleta de amostras de sangue e ensaios bioquímicos caros</w:t>
      </w:r>
      <w:r w:rsidR="00A743F7" w:rsidRPr="00A164B9">
        <w:t xml:space="preserve"> </w:t>
      </w:r>
      <w:sdt>
        <w:sdtPr>
          <w:rPr>
            <w:color w:val="000000"/>
          </w:r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BA13C3" w:rsidRPr="00A164B9">
            <w:rPr>
              <w:color w:val="000000"/>
            </w:rPr>
            <w:t>(BARREA et al., 2021)</w:t>
          </w:r>
        </w:sdtContent>
      </w:sdt>
      <w:r w:rsidRPr="00A164B9">
        <w:t>.</w:t>
      </w:r>
    </w:p>
    <w:p w14:paraId="62D29A38" w14:textId="37495C06" w:rsidR="000A516D" w:rsidRPr="00A164B9" w:rsidRDefault="00A743F7" w:rsidP="00994CE8">
      <w:proofErr w:type="spellStart"/>
      <w:r w:rsidRPr="00A164B9">
        <w:t>Barrea</w:t>
      </w:r>
      <w:proofErr w:type="spellEnd"/>
      <w:r w:rsidRPr="00A164B9">
        <w:t xml:space="preserve"> et al.</w:t>
      </w:r>
      <w:r w:rsidR="005A5086" w:rsidRPr="00A164B9">
        <w:t xml:space="preserve"> (</w:t>
      </w:r>
      <w:r w:rsidRPr="00A164B9">
        <w:t>2020</w:t>
      </w:r>
      <w:r w:rsidR="005A5086" w:rsidRPr="00A164B9">
        <w:t>)</w:t>
      </w:r>
      <w:r w:rsidRPr="00A164B9">
        <w:t xml:space="preserve"> </w:t>
      </w:r>
      <w:r w:rsidR="00BF43E4" w:rsidRPr="00A164B9">
        <w:t>conduziram</w:t>
      </w:r>
      <w:r w:rsidR="00121DB8" w:rsidRPr="00A164B9">
        <w:t xml:space="preserve"> estudo com 16 indivíduos com </w:t>
      </w:r>
      <w:r w:rsidR="00A44423" w:rsidRPr="00A164B9">
        <w:t>S</w:t>
      </w:r>
      <w:r w:rsidR="00121DB8" w:rsidRPr="00A164B9">
        <w:t xml:space="preserve">índrome de </w:t>
      </w:r>
      <w:proofErr w:type="spellStart"/>
      <w:r w:rsidR="00121DB8" w:rsidRPr="00A164B9">
        <w:t>Prader</w:t>
      </w:r>
      <w:proofErr w:type="spellEnd"/>
      <w:r w:rsidR="00121DB8" w:rsidRPr="00A164B9">
        <w:t>-Willi. Após ajuste para gênero, IMC e circunferência abdominal, houve uma associação entre</w:t>
      </w:r>
      <w:r w:rsidR="00BF43E4" w:rsidRPr="00A164B9">
        <w:t xml:space="preserve"> </w:t>
      </w:r>
      <w:r w:rsidR="00535D0B" w:rsidRPr="00A164B9">
        <w:t>ângulo de fase</w:t>
      </w:r>
      <w:r w:rsidR="00121DB8" w:rsidRPr="00A164B9">
        <w:t xml:space="preserve"> e PCR</w:t>
      </w:r>
      <w:r w:rsidR="005A5086" w:rsidRPr="00A164B9">
        <w:t xml:space="preserve"> ultrassensível</w:t>
      </w:r>
      <w:r w:rsidR="00121DB8" w:rsidRPr="00A164B9">
        <w:t xml:space="preserve">. Análise ROC determinou que </w:t>
      </w:r>
      <w:r w:rsidR="005A5086" w:rsidRPr="00A164B9">
        <w:t xml:space="preserve">o ponto de corte </w:t>
      </w:r>
      <w:r w:rsidR="00121DB8" w:rsidRPr="00A164B9">
        <w:t>de</w:t>
      </w:r>
      <w:r w:rsidR="005A5086" w:rsidRPr="00A164B9">
        <w:t xml:space="preserve"> </w:t>
      </w:r>
      <w:r w:rsidR="00535D0B" w:rsidRPr="00A164B9">
        <w:t xml:space="preserve">ângulo </w:t>
      </w:r>
      <w:r w:rsidR="00535D0B" w:rsidRPr="00A164B9">
        <w:lastRenderedPageBreak/>
        <w:t>de fase</w:t>
      </w:r>
      <w:r w:rsidR="00121DB8" w:rsidRPr="00A164B9">
        <w:t xml:space="preserve"> para o qual se associavam os maiores valores de PCR foi para</w:t>
      </w:r>
      <w:r w:rsidR="00830349" w:rsidRPr="00A164B9">
        <w:t xml:space="preserve"> </w:t>
      </w:r>
      <w:r w:rsidR="00535D0B" w:rsidRPr="00A164B9">
        <w:t>ângulo de fase</w:t>
      </w:r>
      <w:r w:rsidR="004E31A5" w:rsidRPr="00A164B9">
        <w:t xml:space="preserve"> ≤</w:t>
      </w:r>
      <w:r w:rsidR="00830349" w:rsidRPr="00A164B9">
        <w:t xml:space="preserve"> </w:t>
      </w:r>
      <w:r w:rsidR="00121DB8" w:rsidRPr="00A164B9">
        <w:t>4</w:t>
      </w:r>
      <w:r w:rsidR="00830349" w:rsidRPr="00A164B9">
        <w:t>,</w:t>
      </w:r>
      <w:r w:rsidR="00121DB8" w:rsidRPr="00A164B9">
        <w:t>8</w:t>
      </w:r>
      <w:r w:rsidR="00A44423" w:rsidRPr="00A164B9">
        <w:t>°</w:t>
      </w:r>
      <w:r w:rsidRPr="00A164B9">
        <w:t xml:space="preserve"> </w:t>
      </w:r>
      <w:sdt>
        <w:sdtPr>
          <w:rPr>
            <w:color w:val="000000"/>
          </w:r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BA13C3" w:rsidRPr="00A164B9">
            <w:rPr>
              <w:color w:val="000000"/>
            </w:rPr>
            <w:t>(BARREA et al., 2020)</w:t>
          </w:r>
        </w:sdtContent>
      </w:sdt>
      <w:r w:rsidR="00121DB8" w:rsidRPr="00A164B9">
        <w:t xml:space="preserve">. </w:t>
      </w:r>
    </w:p>
    <w:p w14:paraId="58423585" w14:textId="78A6205F" w:rsidR="00C551FA" w:rsidRPr="00A164B9" w:rsidRDefault="00C551FA" w:rsidP="00CB66A9">
      <w:r w:rsidRPr="00A164B9">
        <w:t xml:space="preserve">Os dados disponíveis evidenciam que valores de </w:t>
      </w:r>
      <w:r w:rsidR="00535D0B" w:rsidRPr="00A164B9">
        <w:t>ângulo de fase</w:t>
      </w:r>
      <w:r w:rsidRPr="00A164B9">
        <w:t xml:space="preserve"> mais baixos estão correlacionados com níveis elevados de PCR, TNF-α, IL-6 e</w:t>
      </w:r>
      <w:r w:rsidR="00CB66A9" w:rsidRPr="00A164B9">
        <w:t xml:space="preserve"> interleucina 10 (</w:t>
      </w:r>
      <w:r w:rsidRPr="00A164B9">
        <w:t>IL-10</w:t>
      </w:r>
      <w:r w:rsidR="00CB66A9" w:rsidRPr="00A164B9">
        <w:t>)</w:t>
      </w:r>
      <w:r w:rsidRPr="00A164B9">
        <w:t xml:space="preserve">. Embora menos estudos tenham avaliado a relação entre </w:t>
      </w:r>
      <w:r w:rsidR="00535D0B" w:rsidRPr="00A164B9">
        <w:t>ângulo de fase</w:t>
      </w:r>
      <w:r w:rsidRPr="00A164B9">
        <w:t xml:space="preserve"> e marcadores de estresse oxidativo, os dados disponíveis também sugerem</w:t>
      </w:r>
      <w:r w:rsidR="000272B1" w:rsidRPr="00A164B9">
        <w:t xml:space="preserve"> que</w:t>
      </w:r>
      <w:r w:rsidR="00EB574D" w:rsidRPr="00A164B9">
        <w:t xml:space="preserve"> o </w:t>
      </w:r>
      <w:r w:rsidR="00535D0B" w:rsidRPr="00A164B9">
        <w:t>ângulo de fase</w:t>
      </w:r>
      <w:r w:rsidR="000272B1" w:rsidRPr="00A164B9">
        <w:t xml:space="preserve"> pode ser </w:t>
      </w:r>
      <w:r w:rsidR="00F5197D" w:rsidRPr="00A164B9">
        <w:t xml:space="preserve">uma potencial ferramenta para </w:t>
      </w:r>
      <w:r w:rsidRPr="00A164B9">
        <w:t xml:space="preserve">triagem de </w:t>
      </w:r>
      <w:r w:rsidR="00F5197D" w:rsidRPr="00A164B9">
        <w:t xml:space="preserve">estresse </w:t>
      </w:r>
      <w:r w:rsidRPr="00A164B9">
        <w:t xml:space="preserve">oxidativo </w:t>
      </w:r>
      <w:sdt>
        <w:sdtPr>
          <w:rPr>
            <w:color w:val="000000"/>
            <w:vertAlign w:val="superscript"/>
          </w:r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BA13C3" w:rsidRPr="00A164B9">
            <w:rPr>
              <w:color w:val="000000"/>
              <w:vertAlign w:val="superscript"/>
            </w:rPr>
            <w:t>(DA SILVA1 et al., 2022a)</w:t>
          </w:r>
        </w:sdtContent>
      </w:sdt>
    </w:p>
    <w:p w14:paraId="0DE4D991" w14:textId="31D50BCC" w:rsidR="00E17CA6" w:rsidRPr="00A164B9" w:rsidRDefault="00B826CE" w:rsidP="00994CE8">
      <w:r w:rsidRPr="00A164B9">
        <w:t>Em suma,</w:t>
      </w:r>
      <w:r w:rsidR="00AA57C3" w:rsidRPr="00A164B9">
        <w:t xml:space="preserve"> a </w:t>
      </w:r>
      <w:r w:rsidR="00535D0B" w:rsidRPr="00A164B9">
        <w:t>ângulo de fase</w:t>
      </w:r>
      <w:r w:rsidR="00AA57C3" w:rsidRPr="00A164B9">
        <w:t xml:space="preserve"> parece ser um marcador inflamatório promissor. Como tal, pode ser um</w:t>
      </w:r>
      <w:r w:rsidR="00AD0171" w:rsidRPr="00A164B9">
        <w:t xml:space="preserve">a ferramenta útil para avaliação de </w:t>
      </w:r>
      <w:r w:rsidR="00AA57C3" w:rsidRPr="00A164B9">
        <w:t>desfecho</w:t>
      </w:r>
      <w:r w:rsidR="00AD0171" w:rsidRPr="00A164B9">
        <w:t xml:space="preserve">s </w:t>
      </w:r>
      <w:r w:rsidR="00AA57C3" w:rsidRPr="00A164B9">
        <w:t>clínico</w:t>
      </w:r>
      <w:r w:rsidR="00AD0171" w:rsidRPr="00A164B9">
        <w:t>s</w:t>
      </w:r>
      <w:r w:rsidR="001702D9" w:rsidRPr="00A164B9">
        <w:t xml:space="preserve"> e para avaliar a </w:t>
      </w:r>
      <w:r w:rsidR="00AA57C3" w:rsidRPr="00A164B9">
        <w:t xml:space="preserve">eficácia </w:t>
      </w:r>
      <w:r w:rsidR="000F482B" w:rsidRPr="00A164B9">
        <w:t xml:space="preserve">anti-inflamatória </w:t>
      </w:r>
      <w:r w:rsidR="00AA57C3" w:rsidRPr="00A164B9">
        <w:t>d</w:t>
      </w:r>
      <w:r w:rsidR="001702D9" w:rsidRPr="00A164B9">
        <w:t>e</w:t>
      </w:r>
      <w:r w:rsidR="00AA57C3" w:rsidRPr="00A164B9">
        <w:t xml:space="preserve"> intervenções. Embora poucos estudos tenham explorado o papel de diferentes intervenções na </w:t>
      </w:r>
      <w:r w:rsidR="00535D0B" w:rsidRPr="00A164B9">
        <w:t>ângulo de fase</w:t>
      </w:r>
      <w:r w:rsidR="00AA57C3" w:rsidRPr="00A164B9">
        <w:t xml:space="preserve"> e no estado inflamatório, os resultados são promissores. No entanto, esses achados devem ser interpretados considerando a variabilidade técnica da medida d</w:t>
      </w:r>
      <w:r w:rsidR="000F482B" w:rsidRPr="00A164B9">
        <w:t xml:space="preserve">o </w:t>
      </w:r>
      <w:r w:rsidR="00535D0B" w:rsidRPr="00A164B9">
        <w:t>ângulo de fase</w:t>
      </w:r>
      <w:r w:rsidR="00664335" w:rsidRPr="00A164B9">
        <w:t xml:space="preserve">, levando em conta as especificidades dos aparelhos e técnicas utilizados </w:t>
      </w:r>
      <w:sdt>
        <w:sdtPr>
          <w:rPr>
            <w:color w:val="000000"/>
            <w:vertAlign w:val="superscript"/>
          </w:r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BA13C3" w:rsidRPr="00A164B9">
            <w:rPr>
              <w:color w:val="000000"/>
              <w:vertAlign w:val="superscript"/>
            </w:rPr>
            <w:t>(DA SILVA1 et al., 2022b)</w:t>
          </w:r>
        </w:sdtContent>
      </w:sdt>
      <w:r w:rsidR="003A451E" w:rsidRPr="00A164B9">
        <w:t>.</w:t>
      </w:r>
    </w:p>
    <w:p w14:paraId="37896C2E" w14:textId="6967CC4E" w:rsidR="004E3189" w:rsidRPr="00A164B9" w:rsidRDefault="001E4188" w:rsidP="001E4188">
      <w:pPr>
        <w:pStyle w:val="Heading2"/>
        <w:rPr>
          <w:lang w:val="pt-BR"/>
        </w:rPr>
      </w:pPr>
      <w:bookmarkStart w:id="21" w:name="_Toc128317823"/>
      <w:bookmarkStart w:id="22" w:name="_Toc132992068"/>
      <w:bookmarkStart w:id="23" w:name="_Toc187787237"/>
      <w:r w:rsidRPr="00A164B9">
        <w:rPr>
          <w:lang w:val="pt-BR"/>
        </w:rPr>
        <w:t>Plantas medicinais</w:t>
      </w:r>
      <w:bookmarkEnd w:id="21"/>
      <w:bookmarkEnd w:id="22"/>
      <w:bookmarkEnd w:id="23"/>
    </w:p>
    <w:p w14:paraId="2E07E69F" w14:textId="5E1A863D" w:rsidR="004E3189" w:rsidRPr="00A164B9" w:rsidRDefault="004E3189" w:rsidP="00994CE8">
      <w:r w:rsidRPr="00A164B9">
        <w:t xml:space="preserve">A utilização de </w:t>
      </w:r>
      <w:r w:rsidR="00D95149" w:rsidRPr="00A164B9">
        <w:t xml:space="preserve">plantas </w:t>
      </w:r>
      <w:r w:rsidR="00943E46" w:rsidRPr="00A164B9">
        <w:t xml:space="preserve">com finalidade </w:t>
      </w:r>
      <w:r w:rsidR="008B2751" w:rsidRPr="00A164B9">
        <w:t xml:space="preserve">medicinal </w:t>
      </w:r>
      <w:r w:rsidRPr="00A164B9">
        <w:t>é documentada desde a antiguidade. À despeito do</w:t>
      </w:r>
      <w:r w:rsidR="00282157" w:rsidRPr="00A164B9">
        <w:t>s</w:t>
      </w:r>
      <w:r w:rsidRPr="00A164B9">
        <w:t xml:space="preserve"> avanço</w:t>
      </w:r>
      <w:r w:rsidR="00282157" w:rsidRPr="00A164B9">
        <w:t>s</w:t>
      </w:r>
      <w:r w:rsidRPr="00A164B9">
        <w:t xml:space="preserve"> na </w:t>
      </w:r>
      <w:proofErr w:type="spellStart"/>
      <w:r w:rsidRPr="00A164B9">
        <w:t>farmacoquímica</w:t>
      </w:r>
      <w:proofErr w:type="spellEnd"/>
      <w:r w:rsidRPr="00A164B9">
        <w:t xml:space="preserve">, as </w:t>
      </w:r>
      <w:r w:rsidR="008B2751" w:rsidRPr="00A164B9">
        <w:t>plantas medicinais (</w:t>
      </w:r>
      <w:r w:rsidRPr="00A164B9">
        <w:t>PM</w:t>
      </w:r>
      <w:r w:rsidR="008B2751" w:rsidRPr="00A164B9">
        <w:t>)</w:t>
      </w:r>
      <w:r w:rsidRPr="00A164B9">
        <w:t xml:space="preserve"> ainda são base de diversos medicamentos atualmente em uso comercial ou em fase de desenvolvimento, de forma que vários compostos isolados de plantas são atualmente utilizados para o tratamento de diversas doenças </w:t>
      </w:r>
      <w:sdt>
        <w:sdtPr>
          <w:rPr>
            <w:color w:val="000000"/>
          </w:r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BA13C3" w:rsidRPr="00A164B9">
            <w:rPr>
              <w:color w:val="000000"/>
            </w:rPr>
            <w:t>(YADAV et al., 2017)</w:t>
          </w:r>
        </w:sdtContent>
      </w:sdt>
      <w:r w:rsidRPr="00A164B9">
        <w:t>.</w:t>
      </w:r>
    </w:p>
    <w:p w14:paraId="50101519" w14:textId="638B5F7C" w:rsidR="00A272FB" w:rsidRPr="00A164B9" w:rsidRDefault="00B6231A" w:rsidP="00994CE8">
      <w:r w:rsidRPr="00A164B9">
        <w:t>Seguindo as</w:t>
      </w:r>
      <w:r w:rsidR="004E3189" w:rsidRPr="00A164B9">
        <w:t xml:space="preserve"> diretrizes </w:t>
      </w:r>
      <w:r w:rsidR="001812CA" w:rsidRPr="00A164B9">
        <w:t>das</w:t>
      </w:r>
      <w:r w:rsidR="004E3189" w:rsidRPr="00A164B9">
        <w:t xml:space="preserve"> </w:t>
      </w:r>
      <w:r w:rsidR="00D23416" w:rsidRPr="00A164B9">
        <w:t>Conferências</w:t>
      </w:r>
      <w:r w:rsidR="004E3189" w:rsidRPr="00A164B9">
        <w:t xml:space="preserve"> Nacionais de </w:t>
      </w:r>
      <w:r w:rsidR="00D23416" w:rsidRPr="00A164B9">
        <w:t>Saúde</w:t>
      </w:r>
      <w:r w:rsidR="004A6A96" w:rsidRPr="00A164B9">
        <w:t xml:space="preserve"> (CNS)</w:t>
      </w:r>
      <w:r w:rsidR="004E3189" w:rsidRPr="00A164B9">
        <w:t xml:space="preserve"> e</w:t>
      </w:r>
      <w:r w:rsidR="007A247D" w:rsidRPr="00A164B9">
        <w:t xml:space="preserve"> </w:t>
      </w:r>
      <w:r w:rsidR="004E3189" w:rsidRPr="00A164B9">
        <w:t xml:space="preserve">OMS, </w:t>
      </w:r>
      <w:r w:rsidR="00BA3FAB" w:rsidRPr="00A164B9">
        <w:t xml:space="preserve">diversos documentos foram publicados </w:t>
      </w:r>
      <w:r w:rsidR="00A272FB" w:rsidRPr="00A164B9">
        <w:t>pelos órgãos reguladores no Brasil de forma a estimular o desenvolvimento de pesquisa com</w:t>
      </w:r>
      <w:r w:rsidR="00A7454C" w:rsidRPr="00A164B9">
        <w:t xml:space="preserve"> PM</w:t>
      </w:r>
      <w:r w:rsidR="00A272FB" w:rsidRPr="00A164B9">
        <w:t xml:space="preserve"> e fitoterápicos.</w:t>
      </w:r>
    </w:p>
    <w:p w14:paraId="0027274D" w14:textId="33E742DA" w:rsidR="004E3189" w:rsidRPr="00A164B9" w:rsidRDefault="001E2C12" w:rsidP="00994CE8">
      <w:r w:rsidRPr="00A164B9">
        <w:t>A</w:t>
      </w:r>
      <w:r w:rsidR="004E3189" w:rsidRPr="00A164B9">
        <w:t xml:space="preserve"> “Política Nacional de Práticas Integrativas e Complementares no SUS” </w:t>
      </w:r>
      <w:sdt>
        <w:sdtPr>
          <w:rPr>
            <w:color w:val="000000"/>
          </w:r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BA13C3" w:rsidRPr="00A164B9">
            <w:rPr>
              <w:color w:val="000000"/>
            </w:rPr>
            <w:t>(BRASIL, 2006)</w:t>
          </w:r>
        </w:sdtContent>
      </w:sdt>
      <w:r w:rsidR="00D23416" w:rsidRPr="00A164B9">
        <w:t>, diretriz publicada pelo MS,</w:t>
      </w:r>
      <w:r w:rsidR="006B4ABB" w:rsidRPr="00A164B9">
        <w:t xml:space="preserve"> </w:t>
      </w:r>
      <w:r w:rsidR="004E3189" w:rsidRPr="00A164B9">
        <w:t>define fitoterapia como "</w:t>
      </w:r>
      <w:r w:rsidR="006B4ABB" w:rsidRPr="00A164B9">
        <w:t>terapêutica</w:t>
      </w:r>
      <w:r w:rsidR="004E3189" w:rsidRPr="00A164B9">
        <w:t xml:space="preserve"> caracterizada pelo uso de PM em suas diferentes formas </w:t>
      </w:r>
      <w:r w:rsidR="006B4ABB" w:rsidRPr="00A164B9">
        <w:t>farmacêuticas</w:t>
      </w:r>
      <w:r w:rsidR="004E3189" w:rsidRPr="00A164B9">
        <w:t xml:space="preserve">, sem a </w:t>
      </w:r>
      <w:r w:rsidR="006B4ABB" w:rsidRPr="00A164B9">
        <w:t>utilização</w:t>
      </w:r>
      <w:r w:rsidR="004E3189" w:rsidRPr="00A164B9">
        <w:t xml:space="preserve"> de </w:t>
      </w:r>
      <w:r w:rsidR="006B4ABB" w:rsidRPr="00A164B9">
        <w:t>substâncias</w:t>
      </w:r>
      <w:r w:rsidR="004E3189" w:rsidRPr="00A164B9">
        <w:t xml:space="preserve"> ativas isoladas, ainda que de origem vegetal". </w:t>
      </w:r>
      <w:r w:rsidR="00B27623" w:rsidRPr="00A164B9">
        <w:t>Desde</w:t>
      </w:r>
      <w:r w:rsidR="004E3189" w:rsidRPr="00A164B9">
        <w:t xml:space="preserve"> a </w:t>
      </w:r>
      <w:r w:rsidR="006B4ABB" w:rsidRPr="00A164B9">
        <w:t>Declaração</w:t>
      </w:r>
      <w:r w:rsidR="004E3189" w:rsidRPr="00A164B9">
        <w:t xml:space="preserve"> de Alma-Ata, em 1978, a OMS tem estimulado o </w:t>
      </w:r>
      <w:r w:rsidR="00A34A5F" w:rsidRPr="00A164B9">
        <w:t>estudo e utilização</w:t>
      </w:r>
      <w:r w:rsidR="004E3189" w:rsidRPr="00A164B9">
        <w:t xml:space="preserve"> de</w:t>
      </w:r>
      <w:r w:rsidR="00CE4080" w:rsidRPr="00A164B9">
        <w:t xml:space="preserve"> PM</w:t>
      </w:r>
      <w:r w:rsidR="00470165" w:rsidRPr="00A164B9">
        <w:t xml:space="preserve"> devido a sua importância epidemiológica, já que</w:t>
      </w:r>
      <w:r w:rsidR="004E3189" w:rsidRPr="00A164B9">
        <w:t xml:space="preserve"> 80% da </w:t>
      </w:r>
      <w:r w:rsidR="006B4ABB" w:rsidRPr="00A164B9">
        <w:t>população</w:t>
      </w:r>
      <w:r w:rsidR="004E3189" w:rsidRPr="00A164B9">
        <w:t xml:space="preserve"> mundial</w:t>
      </w:r>
      <w:r w:rsidR="00B532E2" w:rsidRPr="00A164B9">
        <w:t xml:space="preserve"> </w:t>
      </w:r>
      <w:r w:rsidR="00A34A5F" w:rsidRPr="00A164B9">
        <w:t>as utiliza</w:t>
      </w:r>
      <w:r w:rsidR="004E3189" w:rsidRPr="00A164B9">
        <w:t xml:space="preserve">. No entanto, apenas 8% das espécies nativas foram avaliadas quanto a presença de compostos bioativos ou atividades medicinais </w:t>
      </w:r>
      <w:sdt>
        <w:sdtPr>
          <w:rPr>
            <w:color w:val="000000"/>
          </w:r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BA13C3" w:rsidRPr="00A164B9">
            <w:rPr>
              <w:color w:val="000000"/>
            </w:rPr>
            <w:t>(CARMONA; PEREIRA, 2022a)</w:t>
          </w:r>
        </w:sdtContent>
      </w:sdt>
      <w:r w:rsidR="004E3189" w:rsidRPr="00A164B9">
        <w:t>. O Brasil, com a maior biodiver</w:t>
      </w:r>
      <w:r w:rsidR="00B532E2" w:rsidRPr="00A164B9">
        <w:t>s</w:t>
      </w:r>
      <w:r w:rsidR="004E3189" w:rsidRPr="00A164B9">
        <w:t xml:space="preserve">idade vegetal do mundo, apresenta grande </w:t>
      </w:r>
      <w:r w:rsidR="004E3189" w:rsidRPr="00A164B9">
        <w:lastRenderedPageBreak/>
        <w:t xml:space="preserve">potencial e responsabilidade neste cenário, pois além da riqueza vegetal, possui capacidade tecnológica para avaliar e validar cientificamente este conhecimento.  </w:t>
      </w:r>
    </w:p>
    <w:p w14:paraId="3DF50283" w14:textId="7072D868" w:rsidR="001719D2" w:rsidRPr="00A164B9" w:rsidRDefault="001719D2" w:rsidP="00994CE8">
      <w:r w:rsidRPr="00A164B9">
        <w:t xml:space="preserve">Esta diretriz ratifica o acesso aos usuários do SUS às PM e fitoterápicos, bem como reforça a importância da </w:t>
      </w:r>
      <w:r w:rsidR="007B08D4" w:rsidRPr="00A164B9">
        <w:t>formação</w:t>
      </w:r>
      <w:r w:rsidRPr="00A164B9">
        <w:t xml:space="preserve"> e </w:t>
      </w:r>
      <w:r w:rsidR="007B08D4" w:rsidRPr="00A164B9">
        <w:t>educação</w:t>
      </w:r>
      <w:r w:rsidRPr="00A164B9">
        <w:t xml:space="preserve"> permanente dos profissionais d</w:t>
      </w:r>
      <w:r w:rsidR="00A74F18" w:rsidRPr="00A164B9">
        <w:t>e saúde</w:t>
      </w:r>
      <w:r w:rsidRPr="00A164B9">
        <w:t xml:space="preserve">. </w:t>
      </w:r>
      <w:r w:rsidR="00AB1828" w:rsidRPr="00A164B9">
        <w:t xml:space="preserve">Estimula </w:t>
      </w:r>
      <w:r w:rsidRPr="00A164B9">
        <w:t xml:space="preserve">o “incentivo à pesquisa e desenvolvimento de PM e </w:t>
      </w:r>
      <w:r w:rsidR="007B08D4" w:rsidRPr="00A164B9">
        <w:t>fitoterápicos</w:t>
      </w:r>
      <w:r w:rsidRPr="00A164B9">
        <w:t>” através de linhas de financiamento dos Ministérios, OMS</w:t>
      </w:r>
      <w:r w:rsidR="00364027" w:rsidRPr="00A164B9">
        <w:t xml:space="preserve">, Organização Pan-Americana da Saúde (OPAS) </w:t>
      </w:r>
      <w:r w:rsidRPr="00A164B9">
        <w:t xml:space="preserve">e órgãos de fomento. Sugere o desenvolvimento de </w:t>
      </w:r>
      <w:r w:rsidR="00761A84" w:rsidRPr="00A164B9">
        <w:t xml:space="preserve">estudos </w:t>
      </w:r>
      <w:r w:rsidRPr="00A164B9">
        <w:t>em fitoterapia junto às universidades, incentivando o desenvolvimento de pesquisa clínica. Propõe priorizar as necessidades epidemiológicas da população</w:t>
      </w:r>
      <w:r w:rsidR="005C3997" w:rsidRPr="00A164B9">
        <w:t xml:space="preserve"> e</w:t>
      </w:r>
      <w:r w:rsidRPr="00A164B9">
        <w:t xml:space="preserve"> garantir recursos para apoio e desenvolvimento de centros de pesquisa</w:t>
      </w:r>
      <w:r w:rsidR="005C3997" w:rsidRPr="00A164B9">
        <w:t xml:space="preserve"> </w:t>
      </w:r>
      <w:sdt>
        <w:sdtPr>
          <w:rPr>
            <w:color w:val="000000"/>
          </w:r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BA13C3" w:rsidRPr="00A164B9">
            <w:rPr>
              <w:color w:val="000000"/>
            </w:rPr>
            <w:t>(BRASIL, 2006)</w:t>
          </w:r>
        </w:sdtContent>
      </w:sdt>
      <w:r w:rsidRPr="00A164B9">
        <w:t>.</w:t>
      </w:r>
    </w:p>
    <w:p w14:paraId="28FEF26C" w14:textId="5DF79E90" w:rsidR="004E3189" w:rsidRPr="00A164B9" w:rsidRDefault="00671ED4" w:rsidP="00994CE8">
      <w:r w:rsidRPr="00A164B9">
        <w:t xml:space="preserve">A </w:t>
      </w:r>
      <w:r w:rsidRPr="00A164B9">
        <w:rPr>
          <w:rFonts w:ascii="Calibri Light" w:hAnsi="Calibri Light" w:cs="Calibri Light"/>
        </w:rPr>
        <w:t>﻿</w:t>
      </w:r>
      <w:r w:rsidRPr="00A164B9">
        <w:t>Resolu</w:t>
      </w:r>
      <w:r w:rsidR="006A5DC3" w:rsidRPr="00A164B9">
        <w:t xml:space="preserve">ção </w:t>
      </w:r>
      <w:r w:rsidR="00901A9A" w:rsidRPr="00A164B9">
        <w:t xml:space="preserve">RDC nº 48 (2004) </w:t>
      </w:r>
      <w:r w:rsidR="006A5DC3" w:rsidRPr="00A164B9">
        <w:t xml:space="preserve">da </w:t>
      </w:r>
      <w:r w:rsidRPr="00A164B9">
        <w:t>Diretoria Colegiada da Agência Nacional de Vigilância Sanitária</w:t>
      </w:r>
      <w:r w:rsidR="006A5DC3" w:rsidRPr="00A164B9">
        <w:t xml:space="preserve"> (ANVISA) </w:t>
      </w:r>
      <w:r w:rsidR="00901A9A" w:rsidRPr="00A164B9">
        <w:t>traz algumas definições</w:t>
      </w:r>
      <w:r w:rsidR="00B85202" w:rsidRPr="00A164B9">
        <w:t xml:space="preserve"> relevantes</w:t>
      </w:r>
      <w:r w:rsidR="00901A9A" w:rsidRPr="00A164B9">
        <w:t xml:space="preserve">. </w:t>
      </w:r>
      <w:r w:rsidR="004E3189" w:rsidRPr="00A164B9">
        <w:t xml:space="preserve">O termo </w:t>
      </w:r>
      <w:r w:rsidR="003B4065" w:rsidRPr="00A164B9">
        <w:t>“</w:t>
      </w:r>
      <w:r w:rsidR="004E3189" w:rsidRPr="00A164B9">
        <w:t>droga vegetal</w:t>
      </w:r>
      <w:r w:rsidR="003B4065" w:rsidRPr="00A164B9">
        <w:t>”</w:t>
      </w:r>
      <w:r w:rsidR="004E3189" w:rsidRPr="00A164B9">
        <w:t xml:space="preserve"> refere-se a uma PM ou suas partes, </w:t>
      </w:r>
      <w:r w:rsidR="00CF330E" w:rsidRPr="00A164B9">
        <w:t>após</w:t>
      </w:r>
      <w:r w:rsidR="004E3189" w:rsidRPr="00A164B9">
        <w:t xml:space="preserve"> processo de coleta, </w:t>
      </w:r>
      <w:r w:rsidR="007B08D4" w:rsidRPr="00A164B9">
        <w:t>estabilização</w:t>
      </w:r>
      <w:r w:rsidR="004E3189" w:rsidRPr="00A164B9">
        <w:t xml:space="preserve"> e secagem, podendo ser </w:t>
      </w:r>
      <w:r w:rsidR="007B08D4" w:rsidRPr="00A164B9">
        <w:t>íntegra</w:t>
      </w:r>
      <w:r w:rsidR="004E3189" w:rsidRPr="00A164B9">
        <w:t>, rasurada, triturada ou pulverizada</w:t>
      </w:r>
      <w:r w:rsidR="005D22E1" w:rsidRPr="00A164B9">
        <w:t xml:space="preserve">. </w:t>
      </w:r>
      <w:r w:rsidR="007B08D4" w:rsidRPr="00A164B9">
        <w:t>Fitoterápico</w:t>
      </w:r>
      <w:r w:rsidR="004E3189" w:rsidRPr="00A164B9">
        <w:t xml:space="preserve"> é um medicamento obtido exclusivamente a partir de </w:t>
      </w:r>
      <w:r w:rsidR="007B08D4" w:rsidRPr="00A164B9">
        <w:t>matérias-primas</w:t>
      </w:r>
      <w:r w:rsidR="004E3189" w:rsidRPr="00A164B9">
        <w:t xml:space="preserve"> ativas vegetais. </w:t>
      </w:r>
      <w:r w:rsidR="00D13165" w:rsidRPr="00A164B9">
        <w:t>S</w:t>
      </w:r>
      <w:r w:rsidR="004E3189" w:rsidRPr="00A164B9">
        <w:t xml:space="preserve">ua </w:t>
      </w:r>
      <w:r w:rsidR="007B08D4" w:rsidRPr="00A164B9">
        <w:t>eficácia</w:t>
      </w:r>
      <w:r w:rsidR="004E3189" w:rsidRPr="00A164B9">
        <w:t xml:space="preserve"> e </w:t>
      </w:r>
      <w:r w:rsidR="007B08D4" w:rsidRPr="00A164B9">
        <w:t>segurança</w:t>
      </w:r>
      <w:r w:rsidR="004E3189" w:rsidRPr="00A164B9">
        <w:t xml:space="preserve"> </w:t>
      </w:r>
      <w:r w:rsidR="00980B4C" w:rsidRPr="00A164B9">
        <w:t>são</w:t>
      </w:r>
      <w:r w:rsidR="004E3189" w:rsidRPr="00A164B9">
        <w:t xml:space="preserve"> validadas por meio de levantamentos </w:t>
      </w:r>
      <w:proofErr w:type="spellStart"/>
      <w:r w:rsidR="004E3189" w:rsidRPr="00A164B9">
        <w:t>etnofarmacológicos</w:t>
      </w:r>
      <w:proofErr w:type="spellEnd"/>
      <w:r w:rsidR="004E3189" w:rsidRPr="00A164B9">
        <w:t xml:space="preserve">, </w:t>
      </w:r>
      <w:r w:rsidR="007B08D4" w:rsidRPr="00A164B9">
        <w:t>documentações</w:t>
      </w:r>
      <w:r w:rsidR="004E3189" w:rsidRPr="00A164B9">
        <w:t xml:space="preserve"> </w:t>
      </w:r>
      <w:proofErr w:type="spellStart"/>
      <w:r w:rsidR="004E3189" w:rsidRPr="00A164B9">
        <w:t>tecnocientíficas</w:t>
      </w:r>
      <w:proofErr w:type="spellEnd"/>
      <w:r w:rsidR="004E3189" w:rsidRPr="00A164B9">
        <w:t xml:space="preserve"> em </w:t>
      </w:r>
      <w:r w:rsidR="004C41B0" w:rsidRPr="00A164B9">
        <w:t>publicações</w:t>
      </w:r>
      <w:r w:rsidR="004E3189" w:rsidRPr="00A164B9">
        <w:t xml:space="preserve"> ou ensaios </w:t>
      </w:r>
      <w:r w:rsidR="004C41B0" w:rsidRPr="00A164B9">
        <w:t>clínicos</w:t>
      </w:r>
      <w:r w:rsidR="004E3189" w:rsidRPr="00A164B9">
        <w:t xml:space="preserve">. </w:t>
      </w:r>
      <w:r w:rsidR="00D13165" w:rsidRPr="00A164B9">
        <w:t xml:space="preserve">No entanto, </w:t>
      </w:r>
      <w:r w:rsidR="004C41B0" w:rsidRPr="00A164B9">
        <w:t>não</w:t>
      </w:r>
      <w:r w:rsidR="004E3189" w:rsidRPr="00A164B9">
        <w:t xml:space="preserve"> é considerado </w:t>
      </w:r>
      <w:r w:rsidR="004C41B0" w:rsidRPr="00A164B9">
        <w:t>fitoterápico</w:t>
      </w:r>
      <w:r w:rsidR="004E3189" w:rsidRPr="00A164B9">
        <w:t xml:space="preserve"> aquele que inclua na sua composição </w:t>
      </w:r>
      <w:r w:rsidR="004C41B0" w:rsidRPr="00A164B9">
        <w:t>substâncias</w:t>
      </w:r>
      <w:r w:rsidR="004E3189" w:rsidRPr="00A164B9">
        <w:t xml:space="preserve"> ativas isoladas, mesmo </w:t>
      </w:r>
      <w:r w:rsidR="00D13165" w:rsidRPr="00A164B9">
        <w:t>que</w:t>
      </w:r>
      <w:r w:rsidR="004E3189" w:rsidRPr="00A164B9">
        <w:t xml:space="preserve"> de origem vegetal, nem as </w:t>
      </w:r>
      <w:r w:rsidR="004C41B0" w:rsidRPr="00A164B9">
        <w:t>associações</w:t>
      </w:r>
      <w:r w:rsidR="004E3189" w:rsidRPr="00A164B9">
        <w:t xml:space="preserve"> destas com extratos </w:t>
      </w:r>
      <w:sdt>
        <w:sdtPr>
          <w:rPr>
            <w:color w:val="000000"/>
          </w:r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BA13C3" w:rsidRPr="00A164B9">
            <w:rPr>
              <w:rFonts w:eastAsia="Times New Roman"/>
              <w:color w:val="000000"/>
            </w:rPr>
            <w:t>(RDC 48 de 16 de março de 2004/ Anvisa)</w:t>
          </w:r>
        </w:sdtContent>
      </w:sdt>
      <w:r w:rsidR="008C1D91" w:rsidRPr="00A164B9">
        <w:t xml:space="preserve"> </w:t>
      </w:r>
      <w:sdt>
        <w:sdtPr>
          <w:rPr>
            <w:color w:val="000000"/>
          </w:r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BA13C3" w:rsidRPr="00A164B9">
            <w:rPr>
              <w:color w:val="000000"/>
            </w:rPr>
            <w:t>(BRASIL, 2006)</w:t>
          </w:r>
        </w:sdtContent>
      </w:sdt>
      <w:r w:rsidR="008C1D91" w:rsidRPr="00A164B9">
        <w:t>.</w:t>
      </w:r>
    </w:p>
    <w:p w14:paraId="57A6DD0B" w14:textId="028D2A0E" w:rsidR="004E3189" w:rsidRPr="00A164B9" w:rsidRDefault="004E3189" w:rsidP="00994CE8">
      <w:r w:rsidRPr="00A164B9">
        <w:t xml:space="preserve">A </w:t>
      </w:r>
      <w:r w:rsidR="004C41B0" w:rsidRPr="00A164B9">
        <w:t>Política</w:t>
      </w:r>
      <w:r w:rsidRPr="00A164B9">
        <w:t xml:space="preserve"> Distrital de </w:t>
      </w:r>
      <w:r w:rsidR="00675138" w:rsidRPr="00A164B9">
        <w:t>Práticas</w:t>
      </w:r>
      <w:r w:rsidRPr="00A164B9">
        <w:t xml:space="preserve"> Integrativas em </w:t>
      </w:r>
      <w:r w:rsidR="0070065E" w:rsidRPr="00A164B9">
        <w:t>Saúde</w:t>
      </w:r>
      <w:r w:rsidR="00AB08B7" w:rsidRPr="00A164B9">
        <w:t xml:space="preserve"> (PDPIS)</w:t>
      </w:r>
      <w:r w:rsidRPr="00A164B9">
        <w:t xml:space="preserve"> incentiva a pesquisa voltada às </w:t>
      </w:r>
      <w:r w:rsidR="00B808F6" w:rsidRPr="00A164B9">
        <w:t>P</w:t>
      </w:r>
      <w:r w:rsidRPr="00A164B9">
        <w:t xml:space="preserve">ráticas </w:t>
      </w:r>
      <w:r w:rsidR="00B808F6" w:rsidRPr="00A164B9">
        <w:t>I</w:t>
      </w:r>
      <w:r w:rsidRPr="00A164B9">
        <w:t xml:space="preserve">ntegrativas em </w:t>
      </w:r>
      <w:r w:rsidR="00B808F6" w:rsidRPr="00A164B9">
        <w:t>S</w:t>
      </w:r>
      <w:r w:rsidRPr="00A164B9">
        <w:t>aúde</w:t>
      </w:r>
      <w:r w:rsidR="00B808F6" w:rsidRPr="00A164B9">
        <w:t xml:space="preserve"> (PIS)</w:t>
      </w:r>
      <w:r w:rsidR="00314AED" w:rsidRPr="00A164B9">
        <w:t xml:space="preserve"> - </w:t>
      </w:r>
      <w:r w:rsidRPr="00A164B9">
        <w:t>da qual o estudo das PM e fitoterapia faz parte</w:t>
      </w:r>
      <w:r w:rsidR="00314AED" w:rsidRPr="00A164B9">
        <w:t>,</w:t>
      </w:r>
      <w:r w:rsidRPr="00A164B9">
        <w:t xml:space="preserve"> como </w:t>
      </w:r>
      <w:r w:rsidR="00675138" w:rsidRPr="00A164B9">
        <w:t>estratégia</w:t>
      </w:r>
      <w:r w:rsidRPr="00A164B9">
        <w:t xml:space="preserve"> de aprimoramento da </w:t>
      </w:r>
      <w:r w:rsidR="00675138" w:rsidRPr="00A164B9">
        <w:t>atenção</w:t>
      </w:r>
      <w:r w:rsidRPr="00A164B9">
        <w:t xml:space="preserve"> e da </w:t>
      </w:r>
      <w:r w:rsidR="0070065E" w:rsidRPr="00A164B9">
        <w:t>produção</w:t>
      </w:r>
      <w:r w:rsidRPr="00A164B9">
        <w:t xml:space="preserve"> do conhecimento no SUS, estimulando a realização, financiamento e publicação de pesquisas n</w:t>
      </w:r>
      <w:r w:rsidR="002F4071" w:rsidRPr="00A164B9">
        <w:t>este campo</w:t>
      </w:r>
      <w:r w:rsidR="00314AED" w:rsidRPr="00A164B9">
        <w:t xml:space="preserve"> </w:t>
      </w:r>
      <w:sdt>
        <w:sdtPr>
          <w:rPr>
            <w:color w:val="000000"/>
          </w:r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BA13C3" w:rsidRPr="00A164B9">
            <w:rPr>
              <w:color w:val="000000"/>
            </w:rPr>
            <w:t>(SES-DF, 2014)</w:t>
          </w:r>
        </w:sdtContent>
      </w:sdt>
      <w:r w:rsidRPr="00A164B9">
        <w:t xml:space="preserve">.  </w:t>
      </w:r>
    </w:p>
    <w:p w14:paraId="7EADD1EF" w14:textId="27B2E44F" w:rsidR="004E3189" w:rsidRPr="00A164B9" w:rsidRDefault="009A3B7D" w:rsidP="00994CE8">
      <w:r w:rsidRPr="00A164B9">
        <w:t xml:space="preserve">A </w:t>
      </w:r>
      <w:r w:rsidR="004E3189" w:rsidRPr="00A164B9">
        <w:t>Estratégia de Cooperação do País 2022–2027</w:t>
      </w:r>
      <w:r w:rsidR="007A16B0" w:rsidRPr="00A164B9">
        <w:t>, produzida através de colaboração entre</w:t>
      </w:r>
      <w:r w:rsidR="006074CF" w:rsidRPr="00A164B9">
        <w:t xml:space="preserve"> </w:t>
      </w:r>
      <w:r w:rsidR="00435CA3" w:rsidRPr="00A164B9">
        <w:t>OPAS,</w:t>
      </w:r>
      <w:r w:rsidR="00522936" w:rsidRPr="00A164B9">
        <w:t xml:space="preserve"> OMS</w:t>
      </w:r>
      <w:r w:rsidR="006074CF" w:rsidRPr="00A164B9">
        <w:t xml:space="preserve"> e o governo brasileiro</w:t>
      </w:r>
      <w:r w:rsidR="004E3189" w:rsidRPr="00A164B9">
        <w:t xml:space="preserve"> culminou na definição de prioridades estratégicas</w:t>
      </w:r>
      <w:r w:rsidR="00BE2175" w:rsidRPr="00A164B9">
        <w:t xml:space="preserve"> na saúde</w:t>
      </w:r>
      <w:r w:rsidR="006074CF" w:rsidRPr="00A164B9">
        <w:t>. Uma delas é</w:t>
      </w:r>
      <w:r w:rsidR="00631F3B" w:rsidRPr="00A164B9">
        <w:t xml:space="preserve"> </w:t>
      </w:r>
      <w:r w:rsidR="004E3189" w:rsidRPr="00A164B9">
        <w:t xml:space="preserve">“Impulsionar a pesquisa, a </w:t>
      </w:r>
      <w:r w:rsidR="0070065E" w:rsidRPr="00A164B9">
        <w:t>inovação</w:t>
      </w:r>
      <w:r w:rsidR="004E3189" w:rsidRPr="00A164B9">
        <w:t xml:space="preserve"> e a </w:t>
      </w:r>
      <w:r w:rsidR="0070065E" w:rsidRPr="00A164B9">
        <w:t>geração</w:t>
      </w:r>
      <w:r w:rsidR="004E3189" w:rsidRPr="00A164B9">
        <w:t xml:space="preserve"> de conhecimentos </w:t>
      </w:r>
      <w:r w:rsidR="00C37AD2" w:rsidRPr="00A164B9">
        <w:t>científicos</w:t>
      </w:r>
      <w:r w:rsidR="004E3189" w:rsidRPr="00A164B9">
        <w:t xml:space="preserve"> e </w:t>
      </w:r>
      <w:r w:rsidR="00C37AD2" w:rsidRPr="00A164B9">
        <w:t>tecnológicos</w:t>
      </w:r>
      <w:r w:rsidR="004E3189" w:rsidRPr="00A164B9">
        <w:t xml:space="preserve"> em </w:t>
      </w:r>
      <w:r w:rsidR="00C37AD2" w:rsidRPr="00A164B9">
        <w:t>saúde</w:t>
      </w:r>
      <w:r w:rsidR="004E3189" w:rsidRPr="00A164B9">
        <w:t xml:space="preserve">, incluindo aqueles voltados à pesquisa, ao desenvolvimento e à </w:t>
      </w:r>
      <w:r w:rsidR="0070065E" w:rsidRPr="00A164B9">
        <w:t>produção</w:t>
      </w:r>
      <w:r w:rsidR="004E3189" w:rsidRPr="00A164B9">
        <w:t xml:space="preserve"> de medicamentos, </w:t>
      </w:r>
      <w:r w:rsidR="0070065E" w:rsidRPr="00A164B9">
        <w:t>fitoterápicos</w:t>
      </w:r>
      <w:r w:rsidR="004E3189" w:rsidRPr="00A164B9">
        <w:t xml:space="preserve"> e produtos tradicionais em </w:t>
      </w:r>
      <w:r w:rsidR="0070065E" w:rsidRPr="00A164B9">
        <w:t>saúde</w:t>
      </w:r>
      <w:r w:rsidR="006C7E31" w:rsidRPr="00A164B9">
        <w:t>...</w:t>
      </w:r>
      <w:r w:rsidR="004E3189" w:rsidRPr="00A164B9">
        <w:t xml:space="preserve">” </w:t>
      </w:r>
      <w:sdt>
        <w:sdtPr>
          <w:rPr>
            <w:color w:val="000000"/>
          </w:r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BA13C3" w:rsidRPr="00A164B9">
            <w:rPr>
              <w:color w:val="000000"/>
            </w:rPr>
            <w:t>(OPAS; OMS, 2022)</w:t>
          </w:r>
        </w:sdtContent>
      </w:sdt>
      <w:r w:rsidR="004E3189" w:rsidRPr="00A164B9">
        <w:t xml:space="preserve">, com um plano de desenvolvimento voltado a ampliar o uso das PM e fitoterápicos no SUS, fortalecendo a pesquisa e tecnologia </w:t>
      </w:r>
      <w:r w:rsidR="006C7E31" w:rsidRPr="00A164B9">
        <w:t xml:space="preserve">na </w:t>
      </w:r>
      <w:r w:rsidR="004E3189" w:rsidRPr="00A164B9">
        <w:t xml:space="preserve">saúde nacional e reduzindo a </w:t>
      </w:r>
      <w:r w:rsidR="0070065E" w:rsidRPr="00A164B9">
        <w:t>dependência</w:t>
      </w:r>
      <w:r w:rsidR="004E3189" w:rsidRPr="00A164B9">
        <w:t xml:space="preserve"> externa.</w:t>
      </w:r>
    </w:p>
    <w:p w14:paraId="2B4F65AB" w14:textId="0B8D4555" w:rsidR="0014237A" w:rsidRPr="00A164B9" w:rsidRDefault="001E4188" w:rsidP="00A606F3">
      <w:pPr>
        <w:pStyle w:val="Heading3"/>
        <w:rPr>
          <w:lang w:val="pt-BR"/>
        </w:rPr>
      </w:pPr>
      <w:bookmarkStart w:id="24" w:name="_Toc187787238"/>
      <w:r w:rsidRPr="00A164B9">
        <w:rPr>
          <w:lang w:val="pt-BR"/>
        </w:rPr>
        <w:lastRenderedPageBreak/>
        <w:t>“Instruções operacionais para a condução de ensaios clínicos com fitoterápicos”</w:t>
      </w:r>
      <w:bookmarkEnd w:id="24"/>
    </w:p>
    <w:p w14:paraId="6D5BB75B" w14:textId="0491C125" w:rsidR="004E3189" w:rsidRPr="00A164B9" w:rsidRDefault="00D8153B" w:rsidP="00994CE8">
      <w:r w:rsidRPr="00A164B9">
        <w:t>Publicado</w:t>
      </w:r>
      <w:r w:rsidR="004E3189" w:rsidRPr="00A164B9">
        <w:t xml:space="preserve"> pela OMS </w:t>
      </w:r>
      <w:sdt>
        <w:sdtPr>
          <w:rPr>
            <w:color w:val="000000"/>
          </w:r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BA13C3" w:rsidRPr="00A164B9">
            <w:rPr>
              <w:color w:val="000000"/>
            </w:rPr>
            <w:t>(WHO, 2005)</w:t>
          </w:r>
        </w:sdtContent>
      </w:sdt>
      <w:r w:rsidRPr="00A164B9">
        <w:t xml:space="preserve"> e </w:t>
      </w:r>
      <w:r w:rsidR="004E3189" w:rsidRPr="00A164B9">
        <w:t xml:space="preserve">posteriormente traduzido para língua portuguesa e publicado pelo MS </w:t>
      </w:r>
      <w:sdt>
        <w:sdtPr>
          <w:rPr>
            <w:color w:val="000000"/>
          </w:r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BA13C3" w:rsidRPr="00A164B9">
            <w:rPr>
              <w:color w:val="000000"/>
            </w:rPr>
            <w:t>(MINISTÉRIO DA SAÚDE, 2008)</w:t>
          </w:r>
        </w:sdtContent>
      </w:sdt>
      <w:r w:rsidR="004E3189" w:rsidRPr="00A164B9">
        <w:t xml:space="preserve">, </w:t>
      </w:r>
      <w:r w:rsidR="00082B1E" w:rsidRPr="00A164B9">
        <w:t xml:space="preserve">esta diretriz </w:t>
      </w:r>
      <w:r w:rsidR="009A186A" w:rsidRPr="00A164B9">
        <w:t>teve a</w:t>
      </w:r>
      <w:r w:rsidR="004E3189" w:rsidRPr="00A164B9">
        <w:t xml:space="preserve"> intenção de fomentar a realização de ensaios clínicos com fitoterápicos e PM.</w:t>
      </w:r>
      <w:r w:rsidR="00A12212" w:rsidRPr="00A164B9">
        <w:t xml:space="preserve"> </w:t>
      </w:r>
      <w:r w:rsidR="00850A62" w:rsidRPr="00A164B9">
        <w:t xml:space="preserve">Justificado não só </w:t>
      </w:r>
      <w:r w:rsidR="004E3189" w:rsidRPr="00A164B9">
        <w:t xml:space="preserve">pelo </w:t>
      </w:r>
      <w:r w:rsidR="008A369B" w:rsidRPr="00A164B9">
        <w:t xml:space="preserve">uso </w:t>
      </w:r>
      <w:r w:rsidR="0072091B" w:rsidRPr="00A164B9">
        <w:t xml:space="preserve">ubíquo, mas também pela </w:t>
      </w:r>
      <w:r w:rsidR="004E3189" w:rsidRPr="00A164B9">
        <w:t xml:space="preserve">relação risco-benefício </w:t>
      </w:r>
      <w:r w:rsidR="00A24921" w:rsidRPr="00A164B9">
        <w:t xml:space="preserve">que em geral é </w:t>
      </w:r>
      <w:r w:rsidR="004E3189" w:rsidRPr="00A164B9">
        <w:t xml:space="preserve">favorável, </w:t>
      </w:r>
      <w:r w:rsidR="00BD08C5" w:rsidRPr="00A164B9">
        <w:t xml:space="preserve">as plantas medicinais </w:t>
      </w:r>
      <w:r w:rsidR="001011B2" w:rsidRPr="00A164B9">
        <w:t xml:space="preserve">apresentam </w:t>
      </w:r>
      <w:r w:rsidR="004E3189" w:rsidRPr="00A164B9">
        <w:t xml:space="preserve">um potencial e atraente recurso terapêutico. </w:t>
      </w:r>
      <w:r w:rsidR="00121DAA" w:rsidRPr="00A164B9">
        <w:t>Devido à</w:t>
      </w:r>
      <w:r w:rsidR="000E76B2" w:rsidRPr="00A164B9">
        <w:t>s</w:t>
      </w:r>
      <w:r w:rsidR="00121DAA" w:rsidRPr="00A164B9">
        <w:t xml:space="preserve"> diversas particularidades das PM e fitoterápicos, as exigências necessárias para </w:t>
      </w:r>
      <w:r w:rsidR="000F7706" w:rsidRPr="00A164B9">
        <w:t xml:space="preserve">a realização de ensaios clínicos </w:t>
      </w:r>
      <w:r w:rsidR="00695BCB" w:rsidRPr="00A164B9">
        <w:t xml:space="preserve">com </w:t>
      </w:r>
      <w:r w:rsidR="00CF7D4F" w:rsidRPr="00A164B9">
        <w:t xml:space="preserve">drogas químicas </w:t>
      </w:r>
      <w:r w:rsidR="00121DAA" w:rsidRPr="00A164B9">
        <w:t>devem ser</w:t>
      </w:r>
      <w:r w:rsidR="00695BCB" w:rsidRPr="00A164B9">
        <w:t xml:space="preserve"> adaptadas</w:t>
      </w:r>
      <w:r w:rsidR="001716EF" w:rsidRPr="00A164B9">
        <w:t xml:space="preserve"> no caso de estudos com fitoterápicos</w:t>
      </w:r>
      <w:r w:rsidR="00121DAA" w:rsidRPr="00A164B9">
        <w:t>.</w:t>
      </w:r>
      <w:r w:rsidR="002A77C8" w:rsidRPr="00A164B9">
        <w:t xml:space="preserve"> </w:t>
      </w:r>
      <w:r w:rsidR="00D914E9" w:rsidRPr="00A164B9">
        <w:t>Seu</w:t>
      </w:r>
      <w:r w:rsidR="002A77C8" w:rsidRPr="00A164B9">
        <w:t xml:space="preserve"> objetivo é</w:t>
      </w:r>
      <w:r w:rsidR="00766DDB" w:rsidRPr="00A164B9">
        <w:t xml:space="preserve"> discorrer sobre </w:t>
      </w:r>
      <w:r w:rsidR="00E33A60" w:rsidRPr="00A164B9">
        <w:t>os critérios que devem ser adotados para a condução de</w:t>
      </w:r>
      <w:r w:rsidR="00766DDB" w:rsidRPr="00A164B9">
        <w:t xml:space="preserve"> ensaios clínicos com</w:t>
      </w:r>
      <w:r w:rsidR="006457F5" w:rsidRPr="00A164B9">
        <w:t xml:space="preserve"> PM</w:t>
      </w:r>
      <w:r w:rsidR="00766DDB" w:rsidRPr="00A164B9">
        <w:t xml:space="preserve">, de forma </w:t>
      </w:r>
      <w:r w:rsidR="00D64A20" w:rsidRPr="00A164B9">
        <w:t>a submeter</w:t>
      </w:r>
      <w:r w:rsidR="002A77C8" w:rsidRPr="00A164B9">
        <w:t xml:space="preserve"> o conhecimento </w:t>
      </w:r>
      <w:proofErr w:type="spellStart"/>
      <w:r w:rsidR="00B31369" w:rsidRPr="00A164B9">
        <w:t>etnomedicinal</w:t>
      </w:r>
      <w:proofErr w:type="spellEnd"/>
      <w:r w:rsidR="002A77C8" w:rsidRPr="00A164B9">
        <w:t xml:space="preserve"> ao cri</w:t>
      </w:r>
      <w:r w:rsidR="00B31369" w:rsidRPr="00A164B9">
        <w:t xml:space="preserve">vo científico, </w:t>
      </w:r>
      <w:r w:rsidR="00766DDB" w:rsidRPr="00A164B9">
        <w:t xml:space="preserve">demonstrando </w:t>
      </w:r>
      <w:r w:rsidR="00E33A60" w:rsidRPr="00A164B9">
        <w:t xml:space="preserve">seus </w:t>
      </w:r>
      <w:r w:rsidR="004E3189" w:rsidRPr="00A164B9">
        <w:t>reais benefícios e riscos</w:t>
      </w:r>
      <w:r w:rsidR="007A0EFB" w:rsidRPr="00A164B9">
        <w:t xml:space="preserve">. </w:t>
      </w:r>
      <w:r w:rsidR="00A3302E" w:rsidRPr="00A164B9">
        <w:t>Os elementos mais relevantes abordados nesta diretriz estão resumidos a seguir:</w:t>
      </w:r>
    </w:p>
    <w:p w14:paraId="72960FDF" w14:textId="77DB4D96" w:rsidR="004E3189" w:rsidRPr="00A164B9" w:rsidRDefault="00011A75" w:rsidP="00994CE8">
      <w:r w:rsidRPr="00A164B9">
        <w:t>O</w:t>
      </w:r>
      <w:r w:rsidR="004E3189" w:rsidRPr="00A164B9">
        <w:t xml:space="preserve"> </w:t>
      </w:r>
      <w:proofErr w:type="spellStart"/>
      <w:r w:rsidR="004E3189" w:rsidRPr="00A164B9">
        <w:t>Chemistry</w:t>
      </w:r>
      <w:proofErr w:type="spellEnd"/>
      <w:r w:rsidR="004E3189" w:rsidRPr="00A164B9">
        <w:t>-Manufacturing-</w:t>
      </w:r>
      <w:proofErr w:type="spellStart"/>
      <w:r w:rsidR="004E3189" w:rsidRPr="00A164B9">
        <w:t>Control</w:t>
      </w:r>
      <w:proofErr w:type="spellEnd"/>
      <w:r w:rsidR="006457F5" w:rsidRPr="00A164B9">
        <w:t xml:space="preserve"> (</w:t>
      </w:r>
      <w:r w:rsidR="004E3189" w:rsidRPr="00A164B9">
        <w:t>CMC</w:t>
      </w:r>
      <w:r w:rsidR="006457F5" w:rsidRPr="00A164B9">
        <w:t>)</w:t>
      </w:r>
      <w:r w:rsidR="004E3189" w:rsidRPr="00A164B9">
        <w:t xml:space="preserve"> engloba </w:t>
      </w:r>
      <w:r w:rsidR="007736FC" w:rsidRPr="00A164B9">
        <w:t xml:space="preserve">as diretrizes relacionadas a </w:t>
      </w:r>
      <w:r w:rsidR="004E3189" w:rsidRPr="00A164B9">
        <w:t>qualidade no desenvolvimento, produção e controle d</w:t>
      </w:r>
      <w:r w:rsidR="00901B30" w:rsidRPr="00A164B9">
        <w:t>e</w:t>
      </w:r>
      <w:r w:rsidR="004E3189" w:rsidRPr="00A164B9">
        <w:t xml:space="preserve"> medicamentos. Corresponde a uma exigência para fármacos quimicamente definido</w:t>
      </w:r>
      <w:r w:rsidR="002B4B0D" w:rsidRPr="00A164B9">
        <w:t>s</w:t>
      </w:r>
      <w:r w:rsidR="00741DD5" w:rsidRPr="00A164B9">
        <w:t xml:space="preserve">, ou seja, os medicamentos </w:t>
      </w:r>
      <w:r w:rsidR="004E3189" w:rsidRPr="00A164B9">
        <w:t>que passa</w:t>
      </w:r>
      <w:r w:rsidR="00741DD5" w:rsidRPr="00A164B9">
        <w:t>m</w:t>
      </w:r>
      <w:r w:rsidR="004E3189" w:rsidRPr="00A164B9">
        <w:t xml:space="preserve"> por processos de síntese e/ou purificação de um ingrediente ativo. No entanto, estas recomendações</w:t>
      </w:r>
      <w:r w:rsidR="007736FC" w:rsidRPr="00A164B9">
        <w:t xml:space="preserve"> não se aplicam às PM e</w:t>
      </w:r>
      <w:r w:rsidR="004E3189" w:rsidRPr="00A164B9">
        <w:t xml:space="preserve"> devem ser adaptadas para os fitoterápicos,</w:t>
      </w:r>
      <w:r w:rsidR="009E2BFC" w:rsidRPr="00A164B9">
        <w:t xml:space="preserve"> já</w:t>
      </w:r>
      <w:r w:rsidR="004E3189" w:rsidRPr="00A164B9">
        <w:t xml:space="preserve"> que, ao contrário</w:t>
      </w:r>
      <w:r w:rsidR="009E2BFC" w:rsidRPr="00A164B9">
        <w:t xml:space="preserve"> d</w:t>
      </w:r>
      <w:r w:rsidR="0055742F" w:rsidRPr="00A164B9">
        <w:t>e</w:t>
      </w:r>
      <w:r w:rsidR="009E2BFC" w:rsidRPr="00A164B9">
        <w:t xml:space="preserve"> fármacos químicos, as PM </w:t>
      </w:r>
      <w:r w:rsidR="004E3189" w:rsidRPr="00A164B9">
        <w:t>são produzid</w:t>
      </w:r>
      <w:r w:rsidR="009E2BFC" w:rsidRPr="00A164B9">
        <w:t xml:space="preserve">as </w:t>
      </w:r>
      <w:r w:rsidR="0070065E" w:rsidRPr="00A164B9">
        <w:t>a</w:t>
      </w:r>
      <w:r w:rsidR="004E3189" w:rsidRPr="00A164B9">
        <w:t xml:space="preserve"> partir de matéria vegetal e, em geral, t</w:t>
      </w:r>
      <w:r w:rsidR="000A5406" w:rsidRPr="00A164B9">
        <w:t>ê</w:t>
      </w:r>
      <w:r w:rsidR="004E3189" w:rsidRPr="00A164B9">
        <w:t xml:space="preserve">m sido utilizados pela humanidade muito antes do desenvolvimento tecnológico para síntese química de medicamentos. </w:t>
      </w:r>
      <w:r w:rsidR="00512A65" w:rsidRPr="00A164B9">
        <w:t>Para o</w:t>
      </w:r>
      <w:r w:rsidR="007D7294" w:rsidRPr="00A164B9">
        <w:t xml:space="preserve"> embasamento do uso tradicional</w:t>
      </w:r>
      <w:r w:rsidR="004E3189" w:rsidRPr="00A164B9">
        <w:t xml:space="preserve"> de uma PM em protocolos clínicos</w:t>
      </w:r>
      <w:r w:rsidR="00512A65" w:rsidRPr="00A164B9">
        <w:t xml:space="preserve">, é </w:t>
      </w:r>
      <w:r w:rsidR="004E3189" w:rsidRPr="00A164B9">
        <w:t>importante que a composição química, forma de fabricação e controle de qualidade do produto sejam equivalentes à formulação tradicional.</w:t>
      </w:r>
    </w:p>
    <w:p w14:paraId="01EBDAEC" w14:textId="4C7D7A1C" w:rsidR="004E3189" w:rsidRPr="00A164B9" w:rsidRDefault="004E3189" w:rsidP="00994CE8">
      <w:r w:rsidRPr="00A164B9">
        <w:t xml:space="preserve">A necessidade de purificação para </w:t>
      </w:r>
      <w:r w:rsidR="00361EC7" w:rsidRPr="00A164B9">
        <w:t xml:space="preserve">isolamento </w:t>
      </w:r>
      <w:r w:rsidRPr="00A164B9">
        <w:t>ou identifica</w:t>
      </w:r>
      <w:r w:rsidR="00361EC7" w:rsidRPr="00A164B9">
        <w:t>ção</w:t>
      </w:r>
      <w:r w:rsidRPr="00A164B9">
        <w:t xml:space="preserve"> </w:t>
      </w:r>
      <w:r w:rsidR="00361EC7" w:rsidRPr="00A164B9">
        <w:t>d</w:t>
      </w:r>
      <w:r w:rsidR="00D85D40" w:rsidRPr="00A164B9">
        <w:t>os</w:t>
      </w:r>
      <w:r w:rsidR="00361EC7" w:rsidRPr="00A164B9">
        <w:t xml:space="preserve"> componentes</w:t>
      </w:r>
      <w:r w:rsidRPr="00A164B9">
        <w:t xml:space="preserve"> </w:t>
      </w:r>
      <w:r w:rsidR="00D85D40" w:rsidRPr="00A164B9">
        <w:t>de</w:t>
      </w:r>
      <w:r w:rsidRPr="00A164B9">
        <w:t xml:space="preserve"> medicamentos qu</w:t>
      </w:r>
      <w:r w:rsidR="00D85D40" w:rsidRPr="00A164B9">
        <w:t>imicamente definidos</w:t>
      </w:r>
      <w:r w:rsidRPr="00A164B9">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A164B9">
        <w:t xml:space="preserve">definição </w:t>
      </w:r>
      <w:r w:rsidRPr="00A164B9">
        <w:t xml:space="preserve">dos ingredientes farmacologicamente ativos pode ser alcançada pela análise de um ou mais </w:t>
      </w:r>
      <w:r w:rsidR="000B713B" w:rsidRPr="00A164B9">
        <w:t>compostos</w:t>
      </w:r>
      <w:r w:rsidRPr="00A164B9">
        <w:t xml:space="preserve"> responsáveis pelas atividades biológicas, ou que se apresent</w:t>
      </w:r>
      <w:r w:rsidR="001A7853" w:rsidRPr="00A164B9">
        <w:t>em</w:t>
      </w:r>
      <w:r w:rsidRPr="00A164B9">
        <w:t xml:space="preserve"> em maior concentração ou ainda, pelo perfil cromatográfico total. </w:t>
      </w:r>
    </w:p>
    <w:p w14:paraId="503A3B6B" w14:textId="73E5052A" w:rsidR="004E3189" w:rsidRPr="00A164B9" w:rsidRDefault="004E3189" w:rsidP="00994CE8">
      <w:r w:rsidRPr="00A164B9">
        <w:t xml:space="preserve">Ensaios clínicos com um fármaco químico convencional devem ser precedidos por estudos pré-clínicos sobre eficácia, toxicidade e farmacocinética. No entanto, segundo a </w:t>
      </w:r>
      <w:r w:rsidRPr="00A164B9">
        <w:lastRenderedPageBreak/>
        <w:t xml:space="preserve">OMS e o MS, estes preceitos devem ser adaptados para os estudos com fitoterápicos. A eficácia e segurança do fitoterápico são avaliadas através de extensa revisão literária reunindo as informações </w:t>
      </w:r>
      <w:r w:rsidR="00AD736C" w:rsidRPr="00A164B9">
        <w:t>de</w:t>
      </w:r>
      <w:r w:rsidRPr="00A164B9">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A164B9">
        <w:t>são</w:t>
      </w:r>
      <w:r w:rsidRPr="00A164B9">
        <w:t xml:space="preserve"> necessários</w:t>
      </w:r>
      <w:r w:rsidR="00E87078" w:rsidRPr="00A164B9">
        <w:t xml:space="preserve"> apenas se houverem lacunas de informação ou insuficiência nos dados já documentados.</w:t>
      </w:r>
      <w:r w:rsidRPr="00A164B9">
        <w:t xml:space="preserve"> </w:t>
      </w:r>
    </w:p>
    <w:p w14:paraId="120BDFF3" w14:textId="7F269B9A" w:rsidR="009C4D2C" w:rsidRPr="00A164B9" w:rsidRDefault="004E3189" w:rsidP="00994CE8">
      <w:r w:rsidRPr="00A164B9">
        <w:t xml:space="preserve">O regime de dose utilizado para os estudos clínicos pode ser deduzido </w:t>
      </w:r>
      <w:r w:rsidR="00B464F0" w:rsidRPr="00A164B9">
        <w:t>a</w:t>
      </w:r>
      <w:r w:rsidRPr="00A164B9">
        <w:t xml:space="preserve"> partir da documentação do seu uso tradicional, dispensa</w:t>
      </w:r>
      <w:r w:rsidR="00C4616F" w:rsidRPr="00A164B9">
        <w:t xml:space="preserve">ndo </w:t>
      </w:r>
      <w:r w:rsidRPr="00A164B9">
        <w:t xml:space="preserve">estudos pré-clínicos de farmacocinética. Desta forma, ensaios clínicos que se proponham a utilizar um fitoterápico </w:t>
      </w:r>
      <w:r w:rsidR="00D74C32" w:rsidRPr="00A164B9">
        <w:t>em condições</w:t>
      </w:r>
      <w:r w:rsidRPr="00A164B9">
        <w:t xml:space="preserve"> semelhantes </w:t>
      </w:r>
      <w:r w:rsidR="00952B0C" w:rsidRPr="00A164B9">
        <w:t>às</w:t>
      </w:r>
      <w:r w:rsidR="00D74C32" w:rsidRPr="00A164B9">
        <w:t xml:space="preserve"> já documentad</w:t>
      </w:r>
      <w:r w:rsidR="00952B0C" w:rsidRPr="00A164B9">
        <w:t>as</w:t>
      </w:r>
      <w:r w:rsidRPr="00A164B9">
        <w:t>, e sem</w:t>
      </w:r>
      <w:r w:rsidR="00D74C32" w:rsidRPr="00A164B9">
        <w:t xml:space="preserve"> que haja</w:t>
      </w:r>
      <w:r w:rsidRPr="00A164B9">
        <w:t xml:space="preserve"> evidências de toxicidade ou problemas de segurança conhecidos, podem dispensar a realização de novos estudos pré-clínicos. </w:t>
      </w:r>
    </w:p>
    <w:p w14:paraId="62CDF827" w14:textId="4423D73E" w:rsidR="00EB16DA" w:rsidRPr="00A164B9" w:rsidRDefault="004E3189" w:rsidP="00EB16DA">
      <w:pPr>
        <w:spacing w:line="240" w:lineRule="auto"/>
        <w:ind w:left="2835" w:right="-52" w:firstLine="0"/>
        <w:rPr>
          <w:rFonts w:ascii="Aptos" w:hAnsi="Aptos" w:cstheme="majorHAnsi"/>
          <w:sz w:val="22"/>
        </w:rPr>
      </w:pPr>
      <w:r w:rsidRPr="00A164B9">
        <w:rPr>
          <w:rFonts w:ascii="Aptos" w:hAnsi="Aptos" w:cstheme="majorHAnsi"/>
          <w:sz w:val="22"/>
        </w:rPr>
        <w:t xml:space="preserve">“Os estudos de Fase I que utilizam </w:t>
      </w:r>
      <w:r w:rsidR="00B464F0" w:rsidRPr="00A164B9">
        <w:rPr>
          <w:rFonts w:ascii="Aptos" w:hAnsi="Aptos" w:cstheme="majorHAnsi"/>
          <w:sz w:val="22"/>
        </w:rPr>
        <w:t>voluntários</w:t>
      </w:r>
      <w:r w:rsidRPr="00A164B9">
        <w:rPr>
          <w:rFonts w:ascii="Aptos" w:hAnsi="Aptos" w:cstheme="majorHAnsi"/>
          <w:sz w:val="22"/>
        </w:rPr>
        <w:t xml:space="preserve"> </w:t>
      </w:r>
      <w:r w:rsidR="00B464F0" w:rsidRPr="00A164B9">
        <w:rPr>
          <w:rFonts w:ascii="Aptos" w:hAnsi="Aptos" w:cstheme="majorHAnsi"/>
          <w:sz w:val="22"/>
        </w:rPr>
        <w:t>saudáveis</w:t>
      </w:r>
      <w:r w:rsidRPr="00A164B9">
        <w:rPr>
          <w:rFonts w:ascii="Aptos" w:hAnsi="Aptos" w:cstheme="majorHAnsi"/>
          <w:sz w:val="22"/>
        </w:rPr>
        <w:t xml:space="preserve"> </w:t>
      </w:r>
      <w:r w:rsidR="00B464F0" w:rsidRPr="00A164B9">
        <w:rPr>
          <w:rFonts w:ascii="Aptos" w:hAnsi="Aptos" w:cstheme="majorHAnsi"/>
          <w:sz w:val="22"/>
        </w:rPr>
        <w:t>são</w:t>
      </w:r>
      <w:r w:rsidRPr="00A164B9">
        <w:rPr>
          <w:rFonts w:ascii="Aptos" w:hAnsi="Aptos" w:cstheme="majorHAnsi"/>
          <w:sz w:val="22"/>
        </w:rPr>
        <w:t xml:space="preserve"> geralmente </w:t>
      </w:r>
      <w:r w:rsidR="00B464F0" w:rsidRPr="00A164B9">
        <w:rPr>
          <w:rFonts w:ascii="Aptos" w:hAnsi="Aptos" w:cstheme="majorHAnsi"/>
          <w:sz w:val="22"/>
        </w:rPr>
        <w:t>desnecessários</w:t>
      </w:r>
      <w:r w:rsidRPr="00A164B9">
        <w:rPr>
          <w:rFonts w:ascii="Aptos" w:hAnsi="Aptos" w:cstheme="majorHAnsi"/>
          <w:sz w:val="22"/>
        </w:rPr>
        <w:t xml:space="preserve"> para plantas medicinais e </w:t>
      </w:r>
      <w:r w:rsidR="00B464F0" w:rsidRPr="00A164B9">
        <w:rPr>
          <w:rFonts w:ascii="Aptos" w:hAnsi="Aptos" w:cstheme="majorHAnsi"/>
          <w:sz w:val="22"/>
        </w:rPr>
        <w:t>fitoterápicos</w:t>
      </w:r>
      <w:r w:rsidRPr="00A164B9">
        <w:rPr>
          <w:rFonts w:ascii="Aptos" w:hAnsi="Aptos" w:cstheme="majorHAnsi"/>
          <w:sz w:val="22"/>
        </w:rPr>
        <w:t xml:space="preserve"> de uso tradicional. O uso humano </w:t>
      </w:r>
      <w:r w:rsidR="00B464F0" w:rsidRPr="00A164B9">
        <w:rPr>
          <w:rFonts w:ascii="Aptos" w:hAnsi="Aptos" w:cstheme="majorHAnsi"/>
          <w:sz w:val="22"/>
        </w:rPr>
        <w:t>prévio</w:t>
      </w:r>
      <w:r w:rsidRPr="00A164B9">
        <w:rPr>
          <w:rFonts w:ascii="Aptos" w:hAnsi="Aptos" w:cstheme="majorHAnsi"/>
          <w:sz w:val="22"/>
        </w:rPr>
        <w:t xml:space="preserve"> envolvendo regime tradicional de doses geralmente proporciona uma </w:t>
      </w:r>
      <w:r w:rsidR="00B464F0" w:rsidRPr="00A164B9">
        <w:rPr>
          <w:rFonts w:ascii="Aptos" w:hAnsi="Aptos" w:cstheme="majorHAnsi"/>
          <w:sz w:val="22"/>
        </w:rPr>
        <w:t>razoável</w:t>
      </w:r>
      <w:r w:rsidRPr="00A164B9">
        <w:rPr>
          <w:rFonts w:ascii="Aptos" w:hAnsi="Aptos" w:cstheme="majorHAnsi"/>
          <w:sz w:val="22"/>
        </w:rPr>
        <w:t xml:space="preserve"> </w:t>
      </w:r>
      <w:r w:rsidR="006F2DCD" w:rsidRPr="00A164B9">
        <w:rPr>
          <w:rFonts w:ascii="Aptos" w:hAnsi="Aptos" w:cstheme="majorHAnsi"/>
          <w:sz w:val="22"/>
        </w:rPr>
        <w:t>confiança</w:t>
      </w:r>
      <w:r w:rsidRPr="00A164B9">
        <w:rPr>
          <w:rFonts w:ascii="Aptos" w:hAnsi="Aptos" w:cstheme="majorHAnsi"/>
          <w:sz w:val="22"/>
        </w:rPr>
        <w:t xml:space="preserve"> em que tais regimes possam ser administrados com </w:t>
      </w:r>
      <w:r w:rsidR="00B464F0" w:rsidRPr="00A164B9">
        <w:rPr>
          <w:rFonts w:ascii="Aptos" w:hAnsi="Aptos" w:cstheme="majorHAnsi"/>
          <w:sz w:val="22"/>
        </w:rPr>
        <w:t>segurança</w:t>
      </w:r>
      <w:r w:rsidRPr="00A164B9">
        <w:rPr>
          <w:rFonts w:ascii="Aptos" w:hAnsi="Aptos" w:cstheme="majorHAnsi"/>
          <w:sz w:val="22"/>
        </w:rPr>
        <w:t xml:space="preserve"> a um pequeno </w:t>
      </w:r>
      <w:r w:rsidR="00B464F0" w:rsidRPr="00A164B9">
        <w:rPr>
          <w:rFonts w:ascii="Aptos" w:hAnsi="Aptos" w:cstheme="majorHAnsi"/>
          <w:sz w:val="22"/>
        </w:rPr>
        <w:t>número</w:t>
      </w:r>
      <w:r w:rsidRPr="00A164B9">
        <w:rPr>
          <w:rFonts w:ascii="Aptos" w:hAnsi="Aptos" w:cstheme="majorHAnsi"/>
          <w:sz w:val="22"/>
        </w:rPr>
        <w:t xml:space="preserve"> de participantes cuidadosamente monitorados nos experimentos de Fase II</w:t>
      </w:r>
      <w:r w:rsidR="00EB16DA" w:rsidRPr="00A164B9">
        <w:rPr>
          <w:rFonts w:ascii="Aptos" w:hAnsi="Aptos" w:cstheme="majorHAnsi"/>
          <w:sz w:val="22"/>
        </w:rPr>
        <w:t>.</w:t>
      </w:r>
      <w:r w:rsidRPr="00A164B9">
        <w:rPr>
          <w:rFonts w:ascii="Aptos" w:hAnsi="Aptos" w:cstheme="majorHAnsi"/>
          <w:sz w:val="22"/>
        </w:rPr>
        <w:t xml:space="preserve">” </w:t>
      </w:r>
      <w:sdt>
        <w:sdtPr>
          <w:rPr>
            <w:rFonts w:ascii="Aptos" w:hAnsi="Aptos" w:cstheme="majorHAnsi"/>
            <w:color w:val="000000"/>
            <w:sz w:val="22"/>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BA13C3" w:rsidRPr="00A164B9">
            <w:rPr>
              <w:rFonts w:ascii="Aptos" w:hAnsi="Aptos" w:cstheme="majorHAnsi"/>
              <w:color w:val="000000"/>
              <w:sz w:val="22"/>
            </w:rPr>
            <w:t>(MINISTÉRIO DA SAÚDE, 2008, p. 12)</w:t>
          </w:r>
        </w:sdtContent>
      </w:sdt>
      <w:r w:rsidR="00EB16DA" w:rsidRPr="00A164B9">
        <w:rPr>
          <w:rFonts w:ascii="Aptos" w:hAnsi="Aptos" w:cstheme="majorHAnsi"/>
          <w:sz w:val="22"/>
        </w:rPr>
        <w:t>.</w:t>
      </w:r>
    </w:p>
    <w:p w14:paraId="729744CC" w14:textId="77777777" w:rsidR="00EB16DA" w:rsidRPr="00A164B9" w:rsidRDefault="00EB16DA" w:rsidP="00EB16DA">
      <w:pPr>
        <w:spacing w:line="240" w:lineRule="auto"/>
        <w:ind w:left="2835" w:right="-52" w:firstLine="0"/>
        <w:rPr>
          <w:rFonts w:ascii="Aptos" w:hAnsi="Aptos" w:cstheme="majorHAnsi"/>
          <w:sz w:val="22"/>
        </w:rPr>
      </w:pPr>
    </w:p>
    <w:p w14:paraId="381DEFED" w14:textId="1FB2B4D1" w:rsidR="00A86CA1" w:rsidRPr="00A164B9" w:rsidRDefault="00D4455F" w:rsidP="00EB16DA">
      <w:r w:rsidRPr="00A164B9">
        <w:t xml:space="preserve">Por serem derivados de plantas, devem ser submetidos a avaliação cuidadosa de </w:t>
      </w:r>
      <w:r w:rsidR="009C4D2C" w:rsidRPr="00A164B9">
        <w:t>contaminantes</w:t>
      </w:r>
      <w:r w:rsidRPr="00A164B9">
        <w:t xml:space="preserve"> e adulterantes, e produzidos segundo as Boas Práticas de Fabricação </w:t>
      </w:r>
      <w:sdt>
        <w:sdtPr>
          <w:rPr>
            <w:color w:val="000000"/>
          </w:r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BA13C3" w:rsidRPr="00A164B9">
            <w:rPr>
              <w:color w:val="000000"/>
            </w:rPr>
            <w:t>(MS, 2013)</w:t>
          </w:r>
        </w:sdtContent>
      </w:sdt>
      <w:r w:rsidRPr="00A164B9">
        <w:t>.</w:t>
      </w:r>
    </w:p>
    <w:p w14:paraId="78BF7D3B" w14:textId="63C2DA74" w:rsidR="00FA33BE" w:rsidRPr="00A164B9" w:rsidRDefault="004E3189" w:rsidP="00994CE8">
      <w:r w:rsidRPr="00A164B9">
        <w:t>De forma a operacionalizar estes estudos, normas detalhadas publicadas pela ANVISA, como a Instrução Normativa nº</w:t>
      </w:r>
      <w:r w:rsidR="00A23128" w:rsidRPr="00A164B9">
        <w:t xml:space="preserve"> </w:t>
      </w:r>
      <w:r w:rsidRPr="00A164B9">
        <w:t>5, de 31 de março de 2010</w:t>
      </w:r>
      <w:r w:rsidR="00FB6066" w:rsidRPr="00A164B9">
        <w:t xml:space="preserve"> </w:t>
      </w:r>
      <w:sdt>
        <w:sdtPr>
          <w:rPr>
            <w:color w:val="000000"/>
          </w:r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BA13C3" w:rsidRPr="00A164B9">
            <w:rPr>
              <w:color w:val="000000"/>
            </w:rPr>
            <w:t>(ANVISA, 2010)</w:t>
          </w:r>
        </w:sdtContent>
      </w:sdt>
      <w:r w:rsidR="00A5483C" w:rsidRPr="00A164B9">
        <w:t xml:space="preserve"> </w:t>
      </w:r>
      <w:r w:rsidRPr="00A164B9">
        <w:t xml:space="preserve"> e a Resolução da Diretoria</w:t>
      </w:r>
      <w:r w:rsidR="00CF0D8E" w:rsidRPr="00A164B9">
        <w:t xml:space="preserve"> Colegiada - RDC n</w:t>
      </w:r>
      <w:r w:rsidR="00A23128" w:rsidRPr="00A164B9">
        <w:t xml:space="preserve">º </w:t>
      </w:r>
      <w:r w:rsidR="00CF0D8E" w:rsidRPr="00A164B9">
        <w:t>26, de 13 de maio de 2014</w:t>
      </w:r>
      <w:r w:rsidR="00124D54" w:rsidRPr="00A164B9">
        <w:t xml:space="preserve"> </w:t>
      </w:r>
      <w:sdt>
        <w:sdtPr>
          <w:rPr>
            <w:color w:val="000000"/>
          </w:r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BA13C3" w:rsidRPr="00A164B9">
            <w:rPr>
              <w:color w:val="000000"/>
            </w:rPr>
            <w:t>(ANVISA, 2014)</w:t>
          </w:r>
        </w:sdtContent>
      </w:sdt>
      <w:r w:rsidR="00CF0D8E" w:rsidRPr="00A164B9">
        <w:t xml:space="preserve">, foram publicadas e estão em vigor. </w:t>
      </w:r>
    </w:p>
    <w:p w14:paraId="0A583B64" w14:textId="3E4B710D" w:rsidR="00FA33BE" w:rsidRPr="00A164B9" w:rsidRDefault="001E4188" w:rsidP="00A606F3">
      <w:pPr>
        <w:pStyle w:val="Heading3"/>
        <w:rPr>
          <w:lang w:val="pt-BR"/>
        </w:rPr>
      </w:pPr>
      <w:bookmarkStart w:id="25" w:name="_Toc187787239"/>
      <w:r w:rsidRPr="00A164B9">
        <w:rPr>
          <w:lang w:val="pt-BR"/>
        </w:rPr>
        <w:t>Farmácia da natureza</w:t>
      </w:r>
      <w:bookmarkEnd w:id="25"/>
    </w:p>
    <w:p w14:paraId="4BF50563" w14:textId="17A429AB" w:rsidR="008324BB" w:rsidRPr="00A164B9" w:rsidRDefault="00FA33BE" w:rsidP="00994CE8">
      <w:r w:rsidRPr="00A164B9">
        <w:t xml:space="preserve">Apesar do grande avanço na busca de evidências científicas sobre a atividade das PM na saúde, </w:t>
      </w:r>
      <w:r w:rsidR="00314A3A" w:rsidRPr="00A164B9">
        <w:t xml:space="preserve">ainda é necessário </w:t>
      </w:r>
      <w:r w:rsidRPr="00A164B9">
        <w:t xml:space="preserve">avanço metodológico e expansão das pesquisas clínicas. </w:t>
      </w:r>
      <w:r w:rsidR="002971B2" w:rsidRPr="00A164B9">
        <w:t xml:space="preserve">Com </w:t>
      </w:r>
      <w:r w:rsidR="00146A8F" w:rsidRPr="00A164B9">
        <w:t xml:space="preserve">este intuito, a OPAS em parceira com a OMS e o MS </w:t>
      </w:r>
      <w:r w:rsidRPr="00A164B9">
        <w:t xml:space="preserve">publicaram em 2022 o </w:t>
      </w:r>
      <w:r w:rsidR="00B464F0" w:rsidRPr="00A164B9">
        <w:t>Laboratório</w:t>
      </w:r>
      <w:r w:rsidRPr="00A164B9">
        <w:t xml:space="preserve"> De </w:t>
      </w:r>
      <w:r w:rsidR="00BA5641" w:rsidRPr="00A164B9">
        <w:t>Inovação</w:t>
      </w:r>
      <w:r w:rsidRPr="00A164B9">
        <w:t xml:space="preserve"> em </w:t>
      </w:r>
      <w:r w:rsidR="00B464F0" w:rsidRPr="00A164B9">
        <w:t>Saúde</w:t>
      </w:r>
      <w:r w:rsidRPr="00A164B9">
        <w:t xml:space="preserve">: </w:t>
      </w:r>
      <w:r w:rsidR="000A5406" w:rsidRPr="00A164B9">
        <w:t>Práticas</w:t>
      </w:r>
      <w:r w:rsidRPr="00A164B9">
        <w:t xml:space="preserve"> Integrativas e Complementares em </w:t>
      </w:r>
      <w:r w:rsidR="00B464F0" w:rsidRPr="00A164B9">
        <w:t>Saúde</w:t>
      </w:r>
      <w:r w:rsidRPr="00A164B9">
        <w:t xml:space="preserve"> – PICS </w:t>
      </w:r>
      <w:sdt>
        <w:sdtPr>
          <w:rPr>
            <w:color w:val="000000"/>
          </w:r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BA13C3" w:rsidRPr="00A164B9">
            <w:rPr>
              <w:color w:val="000000"/>
            </w:rPr>
            <w:t xml:space="preserve">(OPAS; MS, </w:t>
          </w:r>
          <w:r w:rsidR="00BA13C3" w:rsidRPr="00A164B9">
            <w:rPr>
              <w:color w:val="000000"/>
            </w:rPr>
            <w:lastRenderedPageBreak/>
            <w:t>2022)</w:t>
          </w:r>
        </w:sdtContent>
      </w:sdt>
      <w:r w:rsidRPr="00A164B9">
        <w:t xml:space="preserve">, </w:t>
      </w:r>
      <w:r w:rsidR="00E62504" w:rsidRPr="00A164B9">
        <w:t>que traz</w:t>
      </w:r>
      <w:r w:rsidRPr="00A164B9">
        <w:t xml:space="preserve"> o trabalho da Farmácia da Natureza</w:t>
      </w:r>
      <w:r w:rsidR="00F460C4" w:rsidRPr="00A164B9">
        <w:t xml:space="preserve"> (atividade autorizada pela ANVISA - AFE #1309807201)</w:t>
      </w:r>
      <w:r w:rsidRPr="00A164B9">
        <w:t xml:space="preserve"> como uma prática já consolidada no SUS. </w:t>
      </w:r>
    </w:p>
    <w:p w14:paraId="49CE27DB" w14:textId="66EA4CE5" w:rsidR="00B1374A" w:rsidRPr="00A164B9" w:rsidRDefault="00FA33BE" w:rsidP="00994CE8">
      <w:r w:rsidRPr="00A164B9">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rPr>
            <w:color w:val="000000"/>
          </w:r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5F0591" w:rsidRPr="00A164B9">
            <w:rPr>
              <w:color w:val="000000"/>
            </w:rPr>
            <w:t>(ANVISA, 2021)</w:t>
          </w:r>
        </w:sdtContent>
      </w:sdt>
      <w:r w:rsidRPr="00A164B9">
        <w:t xml:space="preserve">, nos Formulários da Farmácia da Natureza </w:t>
      </w:r>
      <w:sdt>
        <w:sdtPr>
          <w:rPr>
            <w:color w:val="000000"/>
          </w:r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BA13C3" w:rsidRPr="00A164B9">
            <w:rPr>
              <w:color w:val="000000"/>
            </w:rPr>
            <w:t>(PEREIRA et al., 2020a)</w:t>
          </w:r>
        </w:sdtContent>
      </w:sdt>
      <w:r w:rsidRPr="00A164B9">
        <w:t xml:space="preserve">, e Formulário de Preparação Extemporânea da Farmácia da Natureza </w:t>
      </w:r>
      <w:sdt>
        <w:sdtPr>
          <w:rPr>
            <w:color w:val="000000"/>
          </w:r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BA13C3" w:rsidRPr="00A164B9">
            <w:rPr>
              <w:color w:val="000000"/>
            </w:rPr>
            <w:t>(PEREIRA et al., 2020b)</w:t>
          </w:r>
        </w:sdtContent>
      </w:sdt>
      <w:r w:rsidRPr="00A164B9">
        <w:t xml:space="preserve">. </w:t>
      </w:r>
    </w:p>
    <w:p w14:paraId="77B06974" w14:textId="01836A8D" w:rsidR="00372FCB" w:rsidRPr="00A164B9" w:rsidRDefault="00B1374A" w:rsidP="00994CE8">
      <w:r w:rsidRPr="00A164B9">
        <w:t>A Farmácia da Natureza é</w:t>
      </w:r>
      <w:r w:rsidR="00FA33BE" w:rsidRPr="00A164B9">
        <w:t xml:space="preserve"> constituída de 4 unidades responsáveis pela produção de fitoterápicos e drogas vegetais</w:t>
      </w:r>
      <w:r w:rsidR="00384294" w:rsidRPr="00A164B9">
        <w:t>, além do</w:t>
      </w:r>
      <w:r w:rsidR="00FA33BE" w:rsidRPr="00A164B9">
        <w:t xml:space="preserve"> controle de qualidade físico-químico, microbiológico e </w:t>
      </w:r>
      <w:r w:rsidR="000A5406" w:rsidRPr="00A164B9">
        <w:t>fotoquímico</w:t>
      </w:r>
      <w:r w:rsidR="00FA33BE" w:rsidRPr="00A164B9">
        <w:t xml:space="preserve">, </w:t>
      </w:r>
      <w:r w:rsidR="00384294" w:rsidRPr="00A164B9">
        <w:t xml:space="preserve">seguindo as recomendações </w:t>
      </w:r>
      <w:r w:rsidR="00CE6603" w:rsidRPr="00A164B9">
        <w:t>d</w:t>
      </w:r>
      <w:r w:rsidR="00FA33BE" w:rsidRPr="00A164B9">
        <w:t xml:space="preserve">os manuais da Farmacopeia Brasileira e da ANVISA. Possui um Sistema de Garantia da Qualidade (SGQ), documentado e monitorado, que incorpora as boas </w:t>
      </w:r>
      <w:r w:rsidR="000A5406" w:rsidRPr="00A164B9">
        <w:t>práticas</w:t>
      </w:r>
      <w:r w:rsidR="00FA33BE" w:rsidRPr="00A164B9">
        <w:t xml:space="preserve"> descritas na </w:t>
      </w:r>
      <w:r w:rsidR="004A7D7F" w:rsidRPr="00A164B9">
        <w:t xml:space="preserve">Resolução - </w:t>
      </w:r>
      <w:r w:rsidR="00FA33BE" w:rsidRPr="00A164B9">
        <w:t xml:space="preserve">RDC </w:t>
      </w:r>
      <w:r w:rsidR="000D24E9" w:rsidRPr="00A164B9">
        <w:t xml:space="preserve">nº </w:t>
      </w:r>
      <w:r w:rsidR="00FA33BE" w:rsidRPr="00A164B9">
        <w:t>18</w:t>
      </w:r>
      <w:r w:rsidR="000D24E9" w:rsidRPr="00A164B9">
        <w:t xml:space="preserve"> </w:t>
      </w:r>
      <w:sdt>
        <w:sdtPr>
          <w:rPr>
            <w:color w:val="000000"/>
          </w:r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BA13C3" w:rsidRPr="00A164B9">
            <w:rPr>
              <w:color w:val="000000"/>
            </w:rPr>
            <w:t>(ANVISA, 2013)</w:t>
          </w:r>
        </w:sdtContent>
      </w:sdt>
      <w:r w:rsidR="00FA33BE" w:rsidRPr="00A164B9">
        <w:t xml:space="preserve">. </w:t>
      </w:r>
    </w:p>
    <w:p w14:paraId="75EB2911" w14:textId="417425B8" w:rsidR="00FA33BE" w:rsidRPr="00A164B9" w:rsidRDefault="00FA33BE" w:rsidP="00994CE8">
      <w:r w:rsidRPr="00A164B9">
        <w:t xml:space="preserve">Atua </w:t>
      </w:r>
      <w:r w:rsidR="004A7D7F" w:rsidRPr="00A164B9">
        <w:t>em conjunto</w:t>
      </w:r>
      <w:r w:rsidRPr="00A164B9">
        <w:t xml:space="preserve"> com a Univer</w:t>
      </w:r>
      <w:r w:rsidR="00E962ED" w:rsidRPr="00A164B9">
        <w:t>si</w:t>
      </w:r>
      <w:r w:rsidRPr="00A164B9">
        <w:t xml:space="preserve">dade de Ribeirão Preto (UNAERP) e a </w:t>
      </w:r>
      <w:r w:rsidR="00A65659" w:rsidRPr="00A164B9">
        <w:t xml:space="preserve">Faculdade de Medicina de </w:t>
      </w:r>
      <w:r w:rsidR="000A5406" w:rsidRPr="00A164B9">
        <w:t>Ribeirão</w:t>
      </w:r>
      <w:r w:rsidR="00A65659" w:rsidRPr="00A164B9">
        <w:t xml:space="preserve"> Preto da Universidade de São Paulo (</w:t>
      </w:r>
      <w:r w:rsidRPr="00A164B9">
        <w:t>FMRP-USP</w:t>
      </w:r>
      <w:r w:rsidR="00A65659" w:rsidRPr="00A164B9">
        <w:t>)</w:t>
      </w:r>
      <w:r w:rsidRPr="00A164B9">
        <w:t xml:space="preserve"> no ensino e pesquisa, com inúmeras publicações de estudos pré-clínicos e clínicos com plantas medicinais </w:t>
      </w:r>
      <w:sdt>
        <w:sdtPr>
          <w:rPr>
            <w:color w:val="000000"/>
          </w:r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BA13C3" w:rsidRPr="00A164B9">
            <w:rPr>
              <w:color w:val="000000"/>
            </w:rPr>
            <w:t>(CARMONA; PEREIRA, 2022a)</w:t>
          </w:r>
        </w:sdtContent>
      </w:sdt>
      <w:r w:rsidRPr="00A164B9">
        <w:t xml:space="preserve">. Tem convênio com o SUS, fornecendo fitoterápicos ao município de Jardinópolis. Conta com um ambulatório de fitoterápicos, com mais de 23.000 consultas gratuitas à população documentadas desde 2004 </w:t>
      </w:r>
      <w:sdt>
        <w:sdtPr>
          <w:rPr>
            <w:color w:val="000000"/>
          </w:r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BA13C3" w:rsidRPr="00A164B9">
            <w:rPr>
              <w:color w:val="000000"/>
            </w:rPr>
            <w:t>(OPAS; MS, 2022)</w:t>
          </w:r>
        </w:sdtContent>
      </w:sdt>
      <w:r w:rsidRPr="00A164B9">
        <w:t xml:space="preserve">. </w:t>
      </w:r>
    </w:p>
    <w:p w14:paraId="75215A2F" w14:textId="2FC4CECC" w:rsidR="00DC5D9C" w:rsidRPr="00A164B9" w:rsidRDefault="00DC5D9C" w:rsidP="00994CE8">
      <w:r w:rsidRPr="00A164B9">
        <w:t xml:space="preserve">Estudo publicado por Carmona </w:t>
      </w:r>
      <w:r w:rsidR="00506FA5" w:rsidRPr="00A164B9">
        <w:t>e</w:t>
      </w:r>
      <w:r w:rsidRPr="00A164B9">
        <w:t>t. al.</w:t>
      </w:r>
      <w:r w:rsidR="00506FA5" w:rsidRPr="00A164B9">
        <w:t xml:space="preserve"> (2022)</w:t>
      </w:r>
      <w:r w:rsidRPr="00A164B9">
        <w:t xml:space="preserve"> </w:t>
      </w:r>
      <w:r w:rsidR="00EE5896" w:rsidRPr="00A164B9">
        <w:t>realizou</w:t>
      </w:r>
      <w:r w:rsidRPr="00A164B9">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(L.) L. (Asteraceae), que neste período foi prescrita 1450 vezes, para as indicações de doenças hepáticas, como </w:t>
      </w:r>
      <w:r w:rsidR="001A66D9" w:rsidRPr="00A164B9">
        <w:t>DHGNA</w:t>
      </w:r>
      <w:r w:rsidRPr="00A164B9">
        <w:t xml:space="preserve">, alergias, </w:t>
      </w:r>
      <w:r w:rsidR="00641772" w:rsidRPr="00A164B9">
        <w:t>alopecia</w:t>
      </w:r>
      <w:r w:rsidRPr="00A164B9">
        <w:t xml:space="preserve"> e picadas de inseto </w:t>
      </w:r>
      <w:sdt>
        <w:sdtPr>
          <w:rPr>
            <w:color w:val="000000"/>
          </w:r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BA13C3" w:rsidRPr="00A164B9">
            <w:rPr>
              <w:color w:val="000000"/>
            </w:rPr>
            <w:t>(CARMONA; PEREIRA, 2022a).</w:t>
          </w:r>
        </w:sdtContent>
      </w:sdt>
      <w:r w:rsidRPr="00A164B9">
        <w:t xml:space="preserve"> </w:t>
      </w:r>
    </w:p>
    <w:p w14:paraId="029C35CA" w14:textId="0B81D05A" w:rsidR="00FA33BE" w:rsidRPr="00A164B9" w:rsidRDefault="00FA33BE" w:rsidP="00994CE8">
      <w:r w:rsidRPr="00A164B9">
        <w:t xml:space="preserve">Os </w:t>
      </w:r>
      <w:r w:rsidR="00641772" w:rsidRPr="00A164B9">
        <w:t>convênios</w:t>
      </w:r>
      <w:r w:rsidRPr="00A164B9">
        <w:t xml:space="preserve"> estabelecidos com o </w:t>
      </w:r>
      <w:r w:rsidR="00641772" w:rsidRPr="00A164B9">
        <w:t>Mistério</w:t>
      </w:r>
      <w:r w:rsidRPr="00A164B9">
        <w:t xml:space="preserve"> da </w:t>
      </w:r>
      <w:r w:rsidR="00641772" w:rsidRPr="00A164B9">
        <w:t>Saúde</w:t>
      </w:r>
      <w:r w:rsidRPr="00A164B9">
        <w:t xml:space="preserve">, o </w:t>
      </w:r>
      <w:r w:rsidR="00641772" w:rsidRPr="00A164B9">
        <w:t>Ministério</w:t>
      </w:r>
      <w:r w:rsidRPr="00A164B9">
        <w:t xml:space="preserve"> </w:t>
      </w:r>
      <w:r w:rsidR="00AD48DA" w:rsidRPr="00A164B9">
        <w:t>Público</w:t>
      </w:r>
      <w:r w:rsidRPr="00A164B9">
        <w:t xml:space="preserve"> de </w:t>
      </w:r>
      <w:r w:rsidR="00AD48DA" w:rsidRPr="00A164B9">
        <w:t>Ribeirão</w:t>
      </w:r>
      <w:r w:rsidRPr="00A164B9">
        <w:t xml:space="preserve"> Preto e </w:t>
      </w:r>
      <w:r w:rsidR="00641772" w:rsidRPr="00A164B9">
        <w:t>instituições</w:t>
      </w:r>
      <w:r w:rsidRPr="00A164B9">
        <w:t xml:space="preserve"> internacionais como o Instituto Max Planck for Chemical </w:t>
      </w:r>
      <w:proofErr w:type="spellStart"/>
      <w:r w:rsidRPr="00A164B9">
        <w:t>Ecology</w:t>
      </w:r>
      <w:proofErr w:type="spellEnd"/>
      <w:r w:rsidRPr="00A164B9">
        <w:t xml:space="preserve"> e a </w:t>
      </w:r>
      <w:r w:rsidR="00AD48DA" w:rsidRPr="00A164B9">
        <w:t>Fundação</w:t>
      </w:r>
      <w:r w:rsidRPr="00A164B9">
        <w:t xml:space="preserve"> Bernard van </w:t>
      </w:r>
      <w:proofErr w:type="spellStart"/>
      <w:r w:rsidRPr="00A164B9">
        <w:t>Leer</w:t>
      </w:r>
      <w:proofErr w:type="spellEnd"/>
      <w:r w:rsidR="001B4BAA" w:rsidRPr="00A164B9">
        <w:t xml:space="preserve"> </w:t>
      </w:r>
      <w:r w:rsidRPr="00A164B9">
        <w:t>reconhecem a credibilidade do trabalho</w:t>
      </w:r>
      <w:r w:rsidR="001B4BAA" w:rsidRPr="00A164B9">
        <w:t xml:space="preserve"> e</w:t>
      </w:r>
      <w:r w:rsidRPr="00A164B9">
        <w:t xml:space="preserve"> contribuem com a sustentabilidade e a continuidade do programa </w:t>
      </w:r>
      <w:sdt>
        <w:sdtPr>
          <w:rPr>
            <w:color w:val="000000"/>
          </w:r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BA13C3" w:rsidRPr="00A164B9">
            <w:rPr>
              <w:color w:val="000000"/>
            </w:rPr>
            <w:t>(OPAS; MS, 2022)</w:t>
          </w:r>
        </w:sdtContent>
      </w:sdt>
      <w:sdt>
        <w:sdtPr>
          <w:rPr>
            <w:color w:val="000000"/>
          </w:r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BA13C3" w:rsidRPr="00A164B9">
            <w:rPr>
              <w:color w:val="000000"/>
            </w:rPr>
            <w:t>(CARMONA; PEREIRA, 2022b)</w:t>
          </w:r>
        </w:sdtContent>
      </w:sdt>
      <w:r w:rsidRPr="00A164B9">
        <w:t>.</w:t>
      </w:r>
    </w:p>
    <w:p w14:paraId="3110ADE0" w14:textId="1E50FA61" w:rsidR="005A6343" w:rsidRPr="00A164B9" w:rsidRDefault="00535D0B" w:rsidP="001E4188">
      <w:pPr>
        <w:pStyle w:val="Heading2"/>
        <w:rPr>
          <w:lang w:val="pt-BR"/>
        </w:rPr>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A164B9">
        <w:rPr>
          <w:i/>
          <w:iCs/>
          <w:lang w:val="pt-BR"/>
        </w:rPr>
        <w:lastRenderedPageBreak/>
        <w:t>Eclipta prostrata</w:t>
      </w:r>
      <w:r w:rsidR="007B51AC" w:rsidRPr="00A164B9">
        <w:rPr>
          <w:lang w:val="pt-BR"/>
        </w:rPr>
        <w:t xml:space="preserve"> </w:t>
      </w:r>
      <w:r w:rsidR="004B4C8D" w:rsidRPr="00A164B9">
        <w:rPr>
          <w:lang w:val="pt-BR"/>
        </w:rPr>
        <w:t>(L.) L.</w:t>
      </w:r>
      <w:bookmarkEnd w:id="26"/>
      <w:bookmarkEnd w:id="27"/>
      <w:bookmarkEnd w:id="28"/>
      <w:bookmarkEnd w:id="29"/>
      <w:r w:rsidR="007B51AC" w:rsidRPr="00A164B9">
        <w:rPr>
          <w:lang w:val="pt-BR"/>
        </w:rPr>
        <w:t xml:space="preserve"> (Asteraceae)</w:t>
      </w:r>
      <w:bookmarkEnd w:id="30"/>
    </w:p>
    <w:p w14:paraId="7BB2685B" w14:textId="4747C6E8" w:rsidR="00F853FB" w:rsidRPr="00A164B9" w:rsidRDefault="00F853FB" w:rsidP="00A606F3">
      <w:pPr>
        <w:pStyle w:val="Heading3"/>
        <w:rPr>
          <w:lang w:val="pt-BR"/>
        </w:rPr>
      </w:pPr>
      <w:bookmarkStart w:id="34" w:name="_Toc187787241"/>
      <w:bookmarkEnd w:id="31"/>
      <w:bookmarkEnd w:id="32"/>
      <w:bookmarkEnd w:id="33"/>
      <w:r w:rsidRPr="00A164B9">
        <w:rPr>
          <w:lang w:val="pt-BR"/>
        </w:rPr>
        <w:t>A</w:t>
      </w:r>
      <w:r w:rsidR="001E4188" w:rsidRPr="00A164B9">
        <w:rPr>
          <w:lang w:val="pt-BR"/>
        </w:rPr>
        <w:t xml:space="preserve"> planta</w:t>
      </w:r>
      <w:bookmarkEnd w:id="34"/>
    </w:p>
    <w:p w14:paraId="2EB6C632" w14:textId="1D46A5B5" w:rsidR="0022027E" w:rsidRPr="00A164B9" w:rsidRDefault="00535D0B" w:rsidP="0022027E">
      <w:pPr>
        <w:rPr>
          <w:color w:val="000000"/>
        </w:rPr>
      </w:pPr>
      <w:proofErr w:type="spellStart"/>
      <w:r w:rsidRPr="00A164B9">
        <w:rPr>
          <w:i/>
        </w:rPr>
        <w:t>Eclipta</w:t>
      </w:r>
      <w:proofErr w:type="spellEnd"/>
      <w:r w:rsidRPr="00A164B9">
        <w:rPr>
          <w:i/>
        </w:rPr>
        <w:t xml:space="preserve"> </w:t>
      </w:r>
      <w:proofErr w:type="spellStart"/>
      <w:r w:rsidRPr="00A164B9">
        <w:rPr>
          <w:i/>
        </w:rPr>
        <w:t>prostrata</w:t>
      </w:r>
      <w:proofErr w:type="spellEnd"/>
      <w:r w:rsidR="00B43A9C" w:rsidRPr="00A164B9">
        <w:t xml:space="preserve"> (L.) L.</w:t>
      </w:r>
      <w:r w:rsidR="007E36AC" w:rsidRPr="00A164B9">
        <w:t>, 1771</w:t>
      </w:r>
      <w:r w:rsidR="00AF494E" w:rsidRPr="00A164B9">
        <w:t xml:space="preserve"> </w:t>
      </w:r>
      <w:r w:rsidR="000A550E" w:rsidRPr="00A164B9">
        <w:t>é uma erva ereta ou prostrada, perene ou de curta duração</w:t>
      </w:r>
      <w:r w:rsidR="007E6A9D" w:rsidRPr="00A164B9">
        <w:t>,</w:t>
      </w:r>
      <w:r w:rsidR="00D119BD" w:rsidRPr="00A164B9">
        <w:t xml:space="preserve"> </w:t>
      </w:r>
      <w:r w:rsidR="00B43A9C" w:rsidRPr="00A164B9">
        <w:t xml:space="preserve">pertencente </w:t>
      </w:r>
      <w:r w:rsidR="000648EC" w:rsidRPr="00A164B9">
        <w:t xml:space="preserve">ao gênero </w:t>
      </w:r>
      <w:proofErr w:type="spellStart"/>
      <w:r w:rsidR="000648EC" w:rsidRPr="00A164B9">
        <w:rPr>
          <w:i/>
          <w:iCs/>
        </w:rPr>
        <w:t>Eclipta</w:t>
      </w:r>
      <w:proofErr w:type="spellEnd"/>
      <w:r w:rsidR="005478A5" w:rsidRPr="00A164B9">
        <w:t xml:space="preserve"> (</w:t>
      </w:r>
      <w:proofErr w:type="spellStart"/>
      <w:r w:rsidR="005478A5" w:rsidRPr="00A164B9">
        <w:fldChar w:fldCharType="begin"/>
      </w:r>
      <w:r w:rsidR="005478A5" w:rsidRPr="00A164B9">
        <w:instrText>HYPERLINK "https://www.ncbi.nlm.nih.gov/mesh/68036601"</w:instrText>
      </w:r>
      <w:r w:rsidR="005478A5" w:rsidRPr="00A164B9">
        <w:fldChar w:fldCharType="separate"/>
      </w:r>
      <w:r w:rsidR="005478A5" w:rsidRPr="00A164B9">
        <w:rPr>
          <w:rStyle w:val="Hyperlink"/>
          <w:rFonts w:eastAsiaTheme="minorHAnsi" w:cstheme="majorHAnsi"/>
        </w:rPr>
        <w:t>Mesh</w:t>
      </w:r>
      <w:proofErr w:type="spellEnd"/>
      <w:r w:rsidR="005478A5" w:rsidRPr="00A164B9">
        <w:rPr>
          <w:rStyle w:val="Hyperlink"/>
          <w:rFonts w:eastAsiaTheme="minorHAnsi" w:cstheme="majorHAnsi"/>
        </w:rPr>
        <w:t xml:space="preserve"> D036601</w:t>
      </w:r>
      <w:r w:rsidR="005478A5" w:rsidRPr="00A164B9">
        <w:fldChar w:fldCharType="end"/>
      </w:r>
      <w:r w:rsidR="000A5045" w:rsidRPr="00A164B9">
        <w:t xml:space="preserve"> </w:t>
      </w:r>
      <w:r w:rsidR="005478A5" w:rsidRPr="00A164B9">
        <w:t>/</w:t>
      </w:r>
      <w:r w:rsidR="000A5045" w:rsidRPr="00A164B9">
        <w:t xml:space="preserve"> </w:t>
      </w:r>
      <w:hyperlink r:id="rId12" w:history="1">
        <w:r w:rsidR="000A5045" w:rsidRPr="00A164B9">
          <w:rPr>
            <w:rStyle w:val="Hyperlink"/>
            <w:rFonts w:eastAsiaTheme="minorHAnsi" w:cstheme="majorHAnsi"/>
            <w:iCs/>
          </w:rPr>
          <w:t>NCBI:txid53718</w:t>
        </w:r>
      </w:hyperlink>
      <w:r w:rsidR="000A5045" w:rsidRPr="00A164B9">
        <w:rPr>
          <w:iCs/>
        </w:rPr>
        <w:t>)</w:t>
      </w:r>
      <w:r w:rsidR="005478A5" w:rsidRPr="00A164B9">
        <w:t xml:space="preserve"> </w:t>
      </w:r>
      <w:r w:rsidR="000648EC" w:rsidRPr="00A164B9">
        <w:t xml:space="preserve"> </w:t>
      </w:r>
      <w:r w:rsidR="00B43A9C" w:rsidRPr="00A164B9">
        <w:t xml:space="preserve">à família </w:t>
      </w:r>
      <w:r w:rsidR="00B43A9C" w:rsidRPr="00A164B9">
        <w:rPr>
          <w:i/>
          <w:iCs/>
        </w:rPr>
        <w:t>Asteraceae</w:t>
      </w:r>
      <w:r w:rsidR="001E49B7" w:rsidRPr="00A164B9">
        <w:rPr>
          <w:i/>
          <w:iCs/>
        </w:rPr>
        <w:t xml:space="preserve"> </w:t>
      </w:r>
      <w:r w:rsidR="001E49B7" w:rsidRPr="00A164B9">
        <w:t>(</w:t>
      </w:r>
      <w:hyperlink r:id="rId13" w:history="1">
        <w:r w:rsidR="001E49B7" w:rsidRPr="00A164B9">
          <w:rPr>
            <w:rStyle w:val="Hyperlink"/>
            <w:rFonts w:eastAsiaTheme="minorHAnsi" w:cstheme="majorHAnsi"/>
          </w:rPr>
          <w:t>NCBI:txid4210</w:t>
        </w:r>
      </w:hyperlink>
      <w:r w:rsidR="001E49B7" w:rsidRPr="00A164B9">
        <w:t>)</w:t>
      </w:r>
      <w:r w:rsidR="0022027E" w:rsidRPr="00A164B9">
        <w:rPr>
          <w:i/>
          <w:iCs/>
        </w:rPr>
        <w:t xml:space="preserve"> </w:t>
      </w:r>
      <w:r w:rsidR="0022027E" w:rsidRPr="00A164B9">
        <w:t>(</w:t>
      </w:r>
      <w:r w:rsidR="0022027E" w:rsidRPr="00A164B9">
        <w:fldChar w:fldCharType="begin"/>
      </w:r>
      <w:r w:rsidR="0022027E" w:rsidRPr="00A164B9">
        <w:instrText xml:space="preserve"> REF _Ref187788789 \h </w:instrText>
      </w:r>
      <w:r w:rsidR="0022027E" w:rsidRPr="00A164B9">
        <w:fldChar w:fldCharType="separate"/>
      </w:r>
      <w:r w:rsidR="00FB7DA7" w:rsidRPr="00A164B9">
        <w:t xml:space="preserve">APÊNDICE </w:t>
      </w:r>
      <w:r w:rsidR="00FB7DA7" w:rsidRPr="00A164B9">
        <w:rPr>
          <w:noProof/>
        </w:rPr>
        <w:t>A</w:t>
      </w:r>
      <w:r w:rsidR="0022027E" w:rsidRPr="00A164B9">
        <w:fldChar w:fldCharType="end"/>
      </w:r>
      <w:r w:rsidR="0022027E" w:rsidRPr="00A164B9">
        <w:t>)</w:t>
      </w:r>
      <w:r w:rsidR="00131BD8" w:rsidRPr="00A164B9">
        <w:t xml:space="preserve">. </w:t>
      </w:r>
      <w:r w:rsidR="00E02894" w:rsidRPr="00A164B9">
        <w:rPr>
          <w:iCs/>
        </w:rPr>
        <w:t xml:space="preserve">Sua identificação taxonômica pelo </w:t>
      </w:r>
      <w:proofErr w:type="spellStart"/>
      <w:r w:rsidR="00E02894" w:rsidRPr="00A164B9">
        <w:rPr>
          <w:i/>
        </w:rPr>
        <w:t>National</w:t>
      </w:r>
      <w:proofErr w:type="spellEnd"/>
      <w:r w:rsidR="00E02894" w:rsidRPr="00A164B9">
        <w:rPr>
          <w:i/>
        </w:rPr>
        <w:t xml:space="preserve"> Center for </w:t>
      </w:r>
      <w:proofErr w:type="spellStart"/>
      <w:r w:rsidR="00E02894" w:rsidRPr="00A164B9">
        <w:rPr>
          <w:i/>
        </w:rPr>
        <w:t>Biotechnology</w:t>
      </w:r>
      <w:proofErr w:type="spellEnd"/>
      <w:r w:rsidR="00E02894" w:rsidRPr="00A164B9">
        <w:rPr>
          <w:i/>
        </w:rPr>
        <w:t xml:space="preserve"> </w:t>
      </w:r>
      <w:proofErr w:type="spellStart"/>
      <w:r w:rsidR="00E02894" w:rsidRPr="00A164B9">
        <w:rPr>
          <w:i/>
        </w:rPr>
        <w:t>Information</w:t>
      </w:r>
      <w:proofErr w:type="spellEnd"/>
      <w:r w:rsidR="00E02894" w:rsidRPr="00A164B9">
        <w:rPr>
          <w:iCs/>
        </w:rPr>
        <w:t xml:space="preserve"> (NCBI) é 53719 (</w:t>
      </w:r>
      <w:hyperlink r:id="rId14" w:history="1">
        <w:r w:rsidR="00E02894" w:rsidRPr="00A164B9">
          <w:rPr>
            <w:rStyle w:val="Hyperlink"/>
            <w:rFonts w:eastAsiaTheme="minorHAnsi" w:cstheme="majorHAnsi"/>
            <w:iCs/>
          </w:rPr>
          <w:t>NCBI:txid53719</w:t>
        </w:r>
      </w:hyperlink>
      <w:r w:rsidR="00E02894" w:rsidRPr="00A164B9">
        <w:rPr>
          <w:iCs/>
        </w:rPr>
        <w:t>)</w:t>
      </w:r>
      <w:r w:rsidR="00DC5522" w:rsidRPr="00A164B9">
        <w:rPr>
          <w:iCs/>
        </w:rPr>
        <w:t xml:space="preserve">, e apresenta sinonímia homotípica com </w:t>
      </w:r>
      <w:proofErr w:type="spellStart"/>
      <w:r w:rsidR="00A41194" w:rsidRPr="00A164B9">
        <w:rPr>
          <w:i/>
        </w:rPr>
        <w:t>Verbesina</w:t>
      </w:r>
      <w:proofErr w:type="spellEnd"/>
      <w:r w:rsidR="00A41194" w:rsidRPr="00A164B9">
        <w:rPr>
          <w:i/>
        </w:rPr>
        <w:t xml:space="preserve"> </w:t>
      </w:r>
      <w:proofErr w:type="spellStart"/>
      <w:r w:rsidR="00A41194" w:rsidRPr="00A164B9">
        <w:rPr>
          <w:i/>
        </w:rPr>
        <w:t>prostrata</w:t>
      </w:r>
      <w:proofErr w:type="spellEnd"/>
      <w:r w:rsidR="00A41194" w:rsidRPr="00A164B9">
        <w:rPr>
          <w:iCs/>
        </w:rPr>
        <w:t xml:space="preserve"> L., 1753</w:t>
      </w:r>
      <w:r w:rsidR="004568D6" w:rsidRPr="00A164B9">
        <w:rPr>
          <w:iCs/>
        </w:rPr>
        <w:t xml:space="preserve">. </w:t>
      </w:r>
      <w:r w:rsidR="00E02894" w:rsidRPr="00A164B9">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BA13C3" w:rsidRPr="00A164B9">
            <w:rPr>
              <w:iCs/>
              <w:color w:val="000000"/>
            </w:rPr>
            <w:t>(SCHOCH et al., 2020)</w:t>
          </w:r>
        </w:sdtContent>
      </w:sdt>
      <w:r w:rsidR="00DF71BF" w:rsidRPr="00A164B9">
        <w:rPr>
          <w:iCs/>
        </w:rPr>
        <w:t xml:space="preserve">. </w:t>
      </w:r>
      <w:r w:rsidR="00D01CE6" w:rsidRPr="00A164B9">
        <w:t>Na taxonomia moderna, f</w:t>
      </w:r>
      <w:r w:rsidR="00131BD8" w:rsidRPr="00A164B9">
        <w:t>oi</w:t>
      </w:r>
      <w:r w:rsidR="00B43A9C" w:rsidRPr="00A164B9">
        <w:t xml:space="preserve"> descrita pela primeira vez por </w:t>
      </w:r>
      <w:r w:rsidR="00D22C2A" w:rsidRPr="00A164B9">
        <w:t xml:space="preserve">Carl von </w:t>
      </w:r>
      <w:proofErr w:type="spellStart"/>
      <w:r w:rsidR="00D22C2A" w:rsidRPr="00A164B9">
        <w:t>Linné</w:t>
      </w:r>
      <w:proofErr w:type="spellEnd"/>
      <w:r w:rsidR="00075022" w:rsidRPr="00A164B9">
        <w:t xml:space="preserve"> em 1771 em </w:t>
      </w:r>
      <w:r w:rsidR="00A067AC" w:rsidRPr="00A164B9">
        <w:rPr>
          <w:i/>
        </w:rPr>
        <w:t xml:space="preserve">Mantissa </w:t>
      </w:r>
      <w:proofErr w:type="spellStart"/>
      <w:r w:rsidR="00A067AC" w:rsidRPr="00A164B9">
        <w:rPr>
          <w:i/>
        </w:rPr>
        <w:t>plantarum</w:t>
      </w:r>
      <w:proofErr w:type="spellEnd"/>
      <w:r w:rsidR="00A067AC" w:rsidRPr="00A164B9">
        <w:rPr>
          <w:i/>
        </w:rPr>
        <w:t xml:space="preserve">: altera </w:t>
      </w:r>
      <w:proofErr w:type="spellStart"/>
      <w:r w:rsidR="00A067AC" w:rsidRPr="00A164B9">
        <w:rPr>
          <w:i/>
        </w:rPr>
        <w:t>Generum</w:t>
      </w:r>
      <w:proofErr w:type="spellEnd"/>
      <w:r w:rsidR="00A067AC" w:rsidRPr="00A164B9">
        <w:rPr>
          <w:i/>
        </w:rPr>
        <w:t xml:space="preserve"> </w:t>
      </w:r>
      <w:proofErr w:type="spellStart"/>
      <w:r w:rsidR="00A067AC" w:rsidRPr="00A164B9">
        <w:rPr>
          <w:i/>
        </w:rPr>
        <w:t>editionis</w:t>
      </w:r>
      <w:proofErr w:type="spellEnd"/>
      <w:r w:rsidR="00A067AC" w:rsidRPr="00A164B9">
        <w:rPr>
          <w:i/>
        </w:rPr>
        <w:t xml:space="preserve"> VI. et </w:t>
      </w:r>
      <w:proofErr w:type="spellStart"/>
      <w:r w:rsidR="00A067AC" w:rsidRPr="00A164B9">
        <w:rPr>
          <w:i/>
        </w:rPr>
        <w:t>Specierum</w:t>
      </w:r>
      <w:proofErr w:type="spellEnd"/>
      <w:r w:rsidR="00A067AC" w:rsidRPr="00A164B9">
        <w:rPr>
          <w:i/>
        </w:rPr>
        <w:t xml:space="preserve"> </w:t>
      </w:r>
      <w:proofErr w:type="spellStart"/>
      <w:r w:rsidR="00A067AC" w:rsidRPr="00A164B9">
        <w:rPr>
          <w:i/>
        </w:rPr>
        <w:t>editionis</w:t>
      </w:r>
      <w:proofErr w:type="spellEnd"/>
      <w:r w:rsidR="00A067AC" w:rsidRPr="00A164B9">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BA13C3" w:rsidRPr="00A164B9">
            <w:rPr>
              <w:color w:val="000000"/>
            </w:rPr>
            <w:t>(LINNÉ, 1771)</w:t>
          </w:r>
        </w:sdtContent>
      </w:sdt>
      <w:r w:rsidR="0022027E" w:rsidRPr="00A164B9">
        <w:rPr>
          <w:color w:val="000000"/>
        </w:rPr>
        <w:t>.</w:t>
      </w:r>
    </w:p>
    <w:p w14:paraId="6921D45A" w14:textId="0B4BE5A6" w:rsidR="00390E10" w:rsidRPr="00A164B9" w:rsidRDefault="002F6694" w:rsidP="0022027E">
      <w:r w:rsidRPr="00A164B9">
        <w:t xml:space="preserve">Apresenta </w:t>
      </w:r>
      <w:r w:rsidR="004B7D3A" w:rsidRPr="00A164B9">
        <w:t xml:space="preserve">sinonímia botânica </w:t>
      </w:r>
      <w:r w:rsidR="00531D86" w:rsidRPr="00A164B9">
        <w:t>com</w:t>
      </w:r>
      <w:r w:rsidR="004B7D3A" w:rsidRPr="00A164B9">
        <w:t xml:space="preserve"> </w:t>
      </w:r>
      <w:hyperlink r:id="rId15" w:history="1">
        <w:proofErr w:type="spellStart"/>
        <w:r w:rsidR="004B7D3A" w:rsidRPr="00A164B9">
          <w:rPr>
            <w:rStyle w:val="Hyperlink"/>
            <w:rFonts w:eastAsiaTheme="minorHAnsi" w:cstheme="majorHAnsi"/>
            <w:i/>
            <w:iCs/>
          </w:rPr>
          <w:t>Eclipta</w:t>
        </w:r>
        <w:proofErr w:type="spellEnd"/>
        <w:r w:rsidR="004B7D3A" w:rsidRPr="00A164B9">
          <w:rPr>
            <w:rStyle w:val="Hyperlink"/>
            <w:rFonts w:eastAsiaTheme="minorHAnsi" w:cstheme="majorHAnsi"/>
            <w:i/>
            <w:iCs/>
          </w:rPr>
          <w:t xml:space="preserve"> alba</w:t>
        </w:r>
        <w:r w:rsidR="004B7D3A" w:rsidRPr="00A164B9">
          <w:rPr>
            <w:rStyle w:val="Hyperlink"/>
            <w:rFonts w:eastAsiaTheme="minorHAnsi" w:cstheme="majorHAnsi"/>
          </w:rPr>
          <w:t xml:space="preserve"> </w:t>
        </w:r>
        <w:r w:rsidR="00BD5B53" w:rsidRPr="00A164B9">
          <w:rPr>
            <w:rStyle w:val="Hyperlink"/>
            <w:rFonts w:eastAsiaTheme="minorHAnsi" w:cstheme="majorHAnsi"/>
          </w:rPr>
          <w:t xml:space="preserve">(L.) </w:t>
        </w:r>
        <w:proofErr w:type="spellStart"/>
        <w:r w:rsidR="00D57E8B" w:rsidRPr="00A164B9">
          <w:rPr>
            <w:rStyle w:val="Hyperlink"/>
            <w:rFonts w:eastAsiaTheme="minorHAnsi" w:cstheme="majorHAnsi"/>
          </w:rPr>
          <w:t>Hassk</w:t>
        </w:r>
        <w:proofErr w:type="spellEnd"/>
        <w:r w:rsidR="004B7D3A" w:rsidRPr="00A164B9">
          <w:rPr>
            <w:rStyle w:val="Hyperlink"/>
            <w:rFonts w:eastAsiaTheme="minorHAnsi" w:cstheme="majorHAnsi"/>
          </w:rPr>
          <w:t>.</w:t>
        </w:r>
        <w:r w:rsidR="00BD5A46" w:rsidRPr="00A164B9">
          <w:rPr>
            <w:rStyle w:val="Hyperlink"/>
            <w:rFonts w:eastAsiaTheme="minorHAnsi" w:cstheme="majorHAnsi"/>
          </w:rPr>
          <w:t>, 1848</w:t>
        </w:r>
      </w:hyperlink>
      <w:r w:rsidR="00A10F28" w:rsidRPr="00A164B9">
        <w:rPr>
          <w:rFonts w:ascii="Aptos" w:hAnsi="Aptos" w:cstheme="majorHAnsi"/>
          <w:i/>
          <w:iCs/>
        </w:rPr>
        <w:t xml:space="preserve"> </w:t>
      </w:r>
      <w:r w:rsidR="00A10F28" w:rsidRPr="00A164B9">
        <w:t xml:space="preserve">ou </w:t>
      </w:r>
      <w:proofErr w:type="spellStart"/>
      <w:r w:rsidR="00A10F28" w:rsidRPr="00A164B9">
        <w:t>Verbesina</w:t>
      </w:r>
      <w:proofErr w:type="spellEnd"/>
      <w:r w:rsidR="00A10F28" w:rsidRPr="00A164B9">
        <w:t xml:space="preserve"> alba L., 1753</w:t>
      </w:r>
      <w:r w:rsidR="00BD5A46" w:rsidRPr="00A164B9">
        <w:rPr>
          <w:rFonts w:ascii="Aptos" w:hAnsi="Aptos" w:cstheme="majorHAnsi"/>
        </w:rPr>
        <w:t xml:space="preserve"> </w:t>
      </w:r>
      <w:r w:rsidR="00A10F28" w:rsidRPr="00A164B9">
        <w:rPr>
          <w:rFonts w:ascii="Aptos" w:hAnsi="Aptos" w:cstheme="majorHAnsi"/>
        </w:rPr>
        <w:t>[</w:t>
      </w:r>
      <w:hyperlink r:id="rId16" w:history="1">
        <w:r w:rsidR="00A2594B" w:rsidRPr="00A164B9">
          <w:rPr>
            <w:rStyle w:val="Hyperlink"/>
            <w:rFonts w:eastAsiaTheme="minorHAnsi" w:cstheme="majorHAnsi"/>
          </w:rPr>
          <w:t>NCBI:txid2448053</w:t>
        </w:r>
      </w:hyperlink>
      <w:r w:rsidR="00A2594B" w:rsidRPr="00A164B9">
        <w:rPr>
          <w:rFonts w:ascii="Aptos" w:hAnsi="Aptos" w:cstheme="majorHAnsi"/>
        </w:rPr>
        <w:t xml:space="preserve"> </w:t>
      </w:r>
      <w:sdt>
        <w:sdtPr>
          <w:rPr>
            <w:color w:val="000000"/>
          </w:r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BA13C3" w:rsidRPr="00A164B9">
            <w:rPr>
              <w:color w:val="000000"/>
            </w:rPr>
            <w:t>(SCHOCH et al., 2020)</w:t>
          </w:r>
        </w:sdtContent>
      </w:sdt>
      <w:r w:rsidR="00A2594B" w:rsidRPr="00A164B9">
        <w:t>]</w:t>
      </w:r>
      <w:r w:rsidR="001D03DB" w:rsidRPr="00A164B9">
        <w:t xml:space="preserve"> e</w:t>
      </w:r>
      <w:r w:rsidR="004B7D3A" w:rsidRPr="00A164B9">
        <w:rPr>
          <w:rFonts w:ascii="Aptos" w:hAnsi="Aptos" w:cstheme="majorHAnsi"/>
        </w:rPr>
        <w:t xml:space="preserve"> </w:t>
      </w:r>
      <w:hyperlink r:id="rId17" w:history="1">
        <w:proofErr w:type="spellStart"/>
        <w:r w:rsidR="004B7D3A" w:rsidRPr="00A164B9">
          <w:rPr>
            <w:rStyle w:val="Hyperlink"/>
            <w:rFonts w:eastAsiaTheme="minorHAnsi" w:cstheme="majorHAnsi"/>
            <w:i/>
            <w:iCs/>
          </w:rPr>
          <w:t>Eclipta</w:t>
        </w:r>
        <w:proofErr w:type="spellEnd"/>
        <w:r w:rsidR="004B7D3A" w:rsidRPr="00A164B9">
          <w:rPr>
            <w:rStyle w:val="Hyperlink"/>
            <w:rFonts w:eastAsiaTheme="minorHAnsi" w:cstheme="majorHAnsi"/>
            <w:i/>
            <w:iCs/>
          </w:rPr>
          <w:t xml:space="preserve"> </w:t>
        </w:r>
        <w:proofErr w:type="spellStart"/>
        <w:r w:rsidR="004B7D3A" w:rsidRPr="00A164B9">
          <w:rPr>
            <w:rStyle w:val="Hyperlink"/>
            <w:rFonts w:eastAsiaTheme="minorHAnsi" w:cstheme="majorHAnsi"/>
            <w:i/>
            <w:iCs/>
          </w:rPr>
          <w:t>erecta</w:t>
        </w:r>
        <w:proofErr w:type="spellEnd"/>
        <w:r w:rsidR="004B7D3A" w:rsidRPr="00A164B9">
          <w:rPr>
            <w:rStyle w:val="Hyperlink"/>
            <w:rFonts w:eastAsiaTheme="minorHAnsi" w:cstheme="majorHAnsi"/>
          </w:rPr>
          <w:t xml:space="preserve"> L.</w:t>
        </w:r>
      </w:hyperlink>
      <w:r w:rsidR="003C43F7" w:rsidRPr="00A164B9">
        <w:rPr>
          <w:rFonts w:ascii="Aptos" w:hAnsi="Aptos" w:cstheme="majorHAnsi"/>
        </w:rPr>
        <w:t xml:space="preserve"> </w:t>
      </w:r>
      <w:r w:rsidR="004B7D3A" w:rsidRPr="00A164B9">
        <w:rPr>
          <w:rFonts w:ascii="Aptos" w:hAnsi="Aptos" w:cstheme="majorHAnsi"/>
        </w:rPr>
        <w:t xml:space="preserve"> </w:t>
      </w:r>
      <w:sdt>
        <w:sdtPr>
          <w:rPr>
            <w:color w:val="000000"/>
          </w:r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BA13C3" w:rsidRPr="00A164B9">
            <w:rPr>
              <w:color w:val="000000"/>
            </w:rPr>
            <w:t>(PEREIRA et al., 2020a; USDA; NRCS, 2023)</w:t>
          </w:r>
        </w:sdtContent>
      </w:sdt>
      <w:r w:rsidR="006535C5" w:rsidRPr="00A164B9">
        <w:t xml:space="preserve">. </w:t>
      </w:r>
      <w:r w:rsidR="00DD5ED3" w:rsidRPr="00A164B9">
        <w:t>É c</w:t>
      </w:r>
      <w:r w:rsidR="00E44D46" w:rsidRPr="00A164B9">
        <w:t xml:space="preserve">aracterizada por folhas opostas, simples, de até 7 cm de comprimento, elípticas a lanceoladas </w:t>
      </w:r>
      <w:sdt>
        <w:sdtPr>
          <w:rPr>
            <w:color w:val="000000"/>
          </w:r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BA13C3" w:rsidRPr="00A164B9">
            <w:rPr>
              <w:color w:val="000000"/>
            </w:rPr>
            <w:t>(GERMOSÉN ROBINEAU et al., 2014)</w:t>
          </w:r>
        </w:sdtContent>
      </w:sdt>
      <w:r w:rsidR="00E44D46" w:rsidRPr="00A164B9">
        <w:t xml:space="preserve">. Cresce 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rPr>
            <w:color w:val="000000"/>
          </w:r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BA13C3" w:rsidRPr="00A164B9">
            <w:rPr>
              <w:color w:val="000000"/>
            </w:rPr>
            <w:t xml:space="preserve">(TIMALSINA; DEVKOTA, 2021). </w:t>
          </w:r>
        </w:sdtContent>
      </w:sdt>
      <w:r w:rsidR="00E44D46" w:rsidRPr="00A164B9">
        <w:t xml:space="preserve"> </w:t>
      </w:r>
    </w:p>
    <w:p w14:paraId="2476E0A1" w14:textId="5B99D952" w:rsidR="006535C5" w:rsidRPr="00A164B9" w:rsidRDefault="006535C5" w:rsidP="0022027E">
      <w:r w:rsidRPr="00A164B9">
        <w:t xml:space="preserve">Os </w:t>
      </w:r>
      <w:r w:rsidR="004F5058" w:rsidRPr="00A164B9">
        <w:t>produtos obtidos</w:t>
      </w:r>
      <w:r w:rsidRPr="00A164B9">
        <w:t xml:space="preserve"> das folhas e flores desta erva medicinal podem ser </w:t>
      </w:r>
      <w:r w:rsidR="00F151FC" w:rsidRPr="00A164B9">
        <w:t xml:space="preserve">utilizados </w:t>
      </w:r>
      <w:r w:rsidRPr="00A164B9">
        <w:t xml:space="preserve">de </w:t>
      </w:r>
      <w:r w:rsidR="00F151FC" w:rsidRPr="00A164B9">
        <w:t xml:space="preserve">diversas </w:t>
      </w:r>
      <w:r w:rsidRPr="00A164B9">
        <w:t>maneiras, tanto topicamente quanto internamente, para aliviar muitas doenças</w:t>
      </w:r>
      <w:r w:rsidR="00B92109" w:rsidRPr="00A164B9">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BA13C3" w:rsidRPr="00A164B9">
            <w:rPr>
              <w:color w:val="000000"/>
            </w:rPr>
            <w:t>(YADAV et al., 2017)</w:t>
          </w:r>
        </w:sdtContent>
      </w:sdt>
      <w:r w:rsidR="00B92109" w:rsidRPr="00A164B9">
        <w:t>.</w:t>
      </w:r>
    </w:p>
    <w:p w14:paraId="2C480B6B" w14:textId="2FEF3B61" w:rsidR="001D34BD" w:rsidRPr="00A164B9" w:rsidRDefault="001E4188" w:rsidP="00A606F3">
      <w:pPr>
        <w:pStyle w:val="Heading3"/>
        <w:rPr>
          <w:lang w:val="pt-BR"/>
        </w:rPr>
      </w:pPr>
      <w:bookmarkStart w:id="35" w:name="_Toc187787242"/>
      <w:r w:rsidRPr="00A164B9">
        <w:rPr>
          <w:lang w:val="pt-BR"/>
        </w:rPr>
        <w:t>Uso etnomedicinal</w:t>
      </w:r>
      <w:bookmarkEnd w:id="35"/>
    </w:p>
    <w:p w14:paraId="4A823915" w14:textId="1D088DA8" w:rsidR="00EF28E3" w:rsidRPr="00A164B9" w:rsidRDefault="00EF28E3" w:rsidP="0022027E">
      <w:r w:rsidRPr="00A164B9">
        <w:t xml:space="preserve">O efeito terapêutico </w:t>
      </w:r>
      <w:r w:rsidR="008153C5" w:rsidRPr="00A164B9">
        <w:t>de uma</w:t>
      </w:r>
      <w:r w:rsidR="003A68B2" w:rsidRPr="00A164B9">
        <w:t xml:space="preserve"> PM</w:t>
      </w:r>
      <w:r w:rsidR="008153C5" w:rsidRPr="00A164B9">
        <w:t xml:space="preserve"> </w:t>
      </w:r>
      <w:r w:rsidRPr="00A164B9">
        <w:t xml:space="preserve">pode </w:t>
      </w:r>
      <w:r w:rsidR="007176E8" w:rsidRPr="00A164B9">
        <w:t xml:space="preserve">ser </w:t>
      </w:r>
      <w:r w:rsidR="005862E3" w:rsidRPr="00A164B9">
        <w:t>mediado</w:t>
      </w:r>
      <w:r w:rsidR="007176E8" w:rsidRPr="00A164B9">
        <w:t xml:space="preserve"> por</w:t>
      </w:r>
      <w:r w:rsidRPr="00A164B9">
        <w:t xml:space="preserve"> uma substância química específica</w:t>
      </w:r>
      <w:r w:rsidR="00F31241" w:rsidRPr="00A164B9">
        <w:t>,</w:t>
      </w:r>
      <w:r w:rsidRPr="00A164B9">
        <w:t xml:space="preserve"> ou</w:t>
      </w:r>
      <w:r w:rsidR="004A7F05" w:rsidRPr="00A164B9">
        <w:t xml:space="preserve"> mais</w:t>
      </w:r>
      <w:r w:rsidR="005A7EE8" w:rsidRPr="00A164B9">
        <w:t xml:space="preserve"> de uma</w:t>
      </w:r>
      <w:r w:rsidR="009E5C33" w:rsidRPr="00A164B9">
        <w:t>. Neste caso,</w:t>
      </w:r>
      <w:r w:rsidR="00DA5D24" w:rsidRPr="00A164B9">
        <w:t xml:space="preserve"> </w:t>
      </w:r>
      <w:r w:rsidRPr="00A164B9">
        <w:t>vários constituintes da planta</w:t>
      </w:r>
      <w:r w:rsidR="00753B10" w:rsidRPr="00A164B9">
        <w:t xml:space="preserve"> atua</w:t>
      </w:r>
      <w:r w:rsidR="009E5C33" w:rsidRPr="00A164B9">
        <w:t>m</w:t>
      </w:r>
      <w:r w:rsidR="00753B10" w:rsidRPr="00A164B9">
        <w:t xml:space="preserve"> em sinergismo</w:t>
      </w:r>
      <w:r w:rsidRPr="00A164B9">
        <w:t>, o que torna uma única erva versátil</w:t>
      </w:r>
      <w:r w:rsidR="00753B10" w:rsidRPr="00A164B9">
        <w:t>, apresentando atividade</w:t>
      </w:r>
      <w:r w:rsidRPr="00A164B9">
        <w:t xml:space="preserve"> </w:t>
      </w:r>
      <w:r w:rsidR="001B7970" w:rsidRPr="00A164B9">
        <w:t>metabólica ampla</w:t>
      </w:r>
      <w:r w:rsidR="00F31241" w:rsidRPr="00A164B9">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BA13C3" w:rsidRPr="00A164B9">
            <w:rPr>
              <w:color w:val="000000"/>
            </w:rPr>
            <w:t>(RANGINENI; SHARADA; SAXENA, 2007)</w:t>
          </w:r>
        </w:sdtContent>
      </w:sdt>
      <w:r w:rsidR="00CA09D9" w:rsidRPr="00A164B9">
        <w:rPr>
          <w:color w:val="000000"/>
        </w:rPr>
        <w:t>.</w:t>
      </w:r>
    </w:p>
    <w:p w14:paraId="396E46CF" w14:textId="5400D288" w:rsidR="001D3464" w:rsidRPr="00A164B9" w:rsidRDefault="003A4282" w:rsidP="0022027E">
      <w:r w:rsidRPr="00A164B9">
        <w:t>E</w:t>
      </w:r>
      <w:r w:rsidR="00533038" w:rsidRPr="00A164B9">
        <w:t>nsaio</w:t>
      </w:r>
      <w:r w:rsidRPr="00A164B9">
        <w:t>s</w:t>
      </w:r>
      <w:r w:rsidR="00533038" w:rsidRPr="00A164B9">
        <w:t xml:space="preserve"> clínico</w:t>
      </w:r>
      <w:r w:rsidR="00DD3EF4" w:rsidRPr="00A164B9">
        <w:t>s</w:t>
      </w:r>
      <w:r w:rsidR="00533038" w:rsidRPr="00A164B9">
        <w:t xml:space="preserve"> com</w:t>
      </w:r>
      <w:r w:rsidR="00CA09D9" w:rsidRPr="00A164B9">
        <w:t xml:space="preserve"> PM </w:t>
      </w:r>
      <w:r w:rsidR="009C0D9B" w:rsidRPr="00A164B9">
        <w:t>ou fitoterápico</w:t>
      </w:r>
      <w:r w:rsidRPr="00A164B9">
        <w:t>s</w:t>
      </w:r>
      <w:r w:rsidR="009C0D9B" w:rsidRPr="00A164B9">
        <w:t xml:space="preserve"> </w:t>
      </w:r>
      <w:r w:rsidR="00E54985" w:rsidRPr="00A164B9">
        <w:t xml:space="preserve">devem ser </w:t>
      </w:r>
      <w:r w:rsidR="00D33F4E" w:rsidRPr="00A164B9">
        <w:t>embasado</w:t>
      </w:r>
      <w:r w:rsidR="00E54985" w:rsidRPr="00A164B9">
        <w:t>s</w:t>
      </w:r>
      <w:r w:rsidR="00D33F4E" w:rsidRPr="00A164B9">
        <w:t xml:space="preserve"> pel</w:t>
      </w:r>
      <w:r w:rsidR="001414FA" w:rsidRPr="00A164B9">
        <w:t xml:space="preserve">o levantamento de dados </w:t>
      </w:r>
      <w:r w:rsidR="00F06DEB" w:rsidRPr="00A164B9">
        <w:t>de todos os</w:t>
      </w:r>
      <w:r w:rsidR="001414FA" w:rsidRPr="00A164B9">
        <w:t xml:space="preserve"> </w:t>
      </w:r>
      <w:r w:rsidR="00F52039" w:rsidRPr="00A164B9">
        <w:t xml:space="preserve">seus </w:t>
      </w:r>
      <w:r w:rsidR="001414FA" w:rsidRPr="00A164B9">
        <w:t>uso</w:t>
      </w:r>
      <w:r w:rsidR="00F06DEB" w:rsidRPr="00A164B9">
        <w:t>s tradicionais</w:t>
      </w:r>
      <w:r w:rsidR="00F06DEB" w:rsidRPr="00A164B9">
        <w:rPr>
          <w:i/>
          <w:iCs/>
        </w:rPr>
        <w:t xml:space="preserve"> </w:t>
      </w:r>
      <w:r w:rsidR="00F06DEB" w:rsidRPr="00A164B9">
        <w:t>documentados na literatura</w:t>
      </w:r>
      <w:r w:rsidRPr="00A164B9">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BA13C3" w:rsidRPr="00A164B9">
            <w:rPr>
              <w:color w:val="000000"/>
            </w:rPr>
            <w:t>(WHO, 2005)</w:t>
          </w:r>
        </w:sdtContent>
      </w:sdt>
      <w:r w:rsidR="00F06DEB" w:rsidRPr="00A164B9">
        <w:t>.</w:t>
      </w:r>
      <w:r w:rsidR="00F914AD" w:rsidRPr="00A164B9">
        <w:t xml:space="preserve"> </w:t>
      </w:r>
      <w:r w:rsidR="00AD0469" w:rsidRPr="00A164B9">
        <w:t xml:space="preserve">Diversos estudos </w:t>
      </w:r>
      <w:proofErr w:type="spellStart"/>
      <w:r w:rsidR="00AD0469" w:rsidRPr="00A164B9">
        <w:t>etnofarmacológicos</w:t>
      </w:r>
      <w:proofErr w:type="spellEnd"/>
      <w:r w:rsidR="00AD0469" w:rsidRPr="00A164B9">
        <w:t xml:space="preserve"> </w:t>
      </w:r>
      <w:r w:rsidR="001D3464" w:rsidRPr="00A164B9">
        <w:t>t</w:t>
      </w:r>
      <w:r w:rsidR="00F1392D" w:rsidRPr="00A164B9">
        <w:t>ê</w:t>
      </w:r>
      <w:r w:rsidR="001D3464" w:rsidRPr="00A164B9">
        <w:t>m</w:t>
      </w:r>
      <w:r w:rsidR="00F1392D" w:rsidRPr="00A164B9">
        <w:t xml:space="preserve"> descrito</w:t>
      </w:r>
      <w:r w:rsidR="001D3464" w:rsidRPr="00A164B9">
        <w:t xml:space="preserve"> seu uso tradicional em diversos países</w:t>
      </w:r>
      <w:r w:rsidR="00F1392D" w:rsidRPr="00A164B9">
        <w:t xml:space="preserve"> ao redor do mundo</w:t>
      </w:r>
      <w:r w:rsidR="001D3464" w:rsidRPr="00A164B9">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BA13C3" w:rsidRPr="00A164B9">
            <w:rPr>
              <w:color w:val="000000"/>
            </w:rPr>
            <w:t>(FENG et al., 2019; KAUR; KAUR; NAGPAL, 2020; KYAW et al., 2021; MUNIR et al., 2022; PHAN et al., 2023; SHAH et al., 2021; WAGH; JAIN, 2020)</w:t>
          </w:r>
        </w:sdtContent>
      </w:sdt>
      <w:r w:rsidR="001D3464" w:rsidRPr="00A164B9">
        <w:t>.</w:t>
      </w:r>
    </w:p>
    <w:p w14:paraId="031DAE7C" w14:textId="7BDE2C95" w:rsidR="006302A8" w:rsidRPr="00A164B9" w:rsidRDefault="0063226F" w:rsidP="0022027E">
      <w:r w:rsidRPr="00A164B9">
        <w:lastRenderedPageBreak/>
        <w:t xml:space="preserve">No </w:t>
      </w:r>
      <w:proofErr w:type="spellStart"/>
      <w:r w:rsidRPr="00A164B9">
        <w:rPr>
          <w:i/>
        </w:rPr>
        <w:t>Ayurveda</w:t>
      </w:r>
      <w:proofErr w:type="spellEnd"/>
      <w:r w:rsidRPr="00A164B9">
        <w:t xml:space="preserve">, a medicina tradicional indiana, é conhecida como </w:t>
      </w:r>
      <w:proofErr w:type="spellStart"/>
      <w:r w:rsidRPr="00A164B9">
        <w:rPr>
          <w:i/>
          <w:iCs/>
        </w:rPr>
        <w:t>Bhringraj</w:t>
      </w:r>
      <w:proofErr w:type="spellEnd"/>
      <w:r w:rsidRPr="00A164B9">
        <w:t xml:space="preserve"> ou </w:t>
      </w:r>
      <w:proofErr w:type="spellStart"/>
      <w:r w:rsidRPr="00A164B9">
        <w:rPr>
          <w:i/>
          <w:iCs/>
        </w:rPr>
        <w:t>Bhringraja</w:t>
      </w:r>
      <w:proofErr w:type="spellEnd"/>
      <w:r w:rsidRPr="00A164B9">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BA13C3" w:rsidRPr="00A164B9">
            <w:rPr>
              <w:color w:val="000000"/>
            </w:rPr>
            <w:t>(YADAV et al., 2017)</w:t>
          </w:r>
        </w:sdtContent>
      </w:sdt>
      <w:r w:rsidRPr="00A164B9">
        <w:t>.</w:t>
      </w:r>
      <w:r w:rsidR="00FF172F" w:rsidRPr="00A164B9">
        <w:t xml:space="preserve"> O </w:t>
      </w:r>
      <w:r w:rsidR="00C04282" w:rsidRPr="00A164B9">
        <w:t>texto</w:t>
      </w:r>
      <w:r w:rsidR="00FF172F" w:rsidRPr="00A164B9">
        <w:t xml:space="preserve"> mais antigo que</w:t>
      </w:r>
      <w:r w:rsidR="00A478EB" w:rsidRPr="00A164B9">
        <w:t xml:space="preserve"> descreve as propriedades medicinais d</w:t>
      </w:r>
      <w:r w:rsidR="00FF172F" w:rsidRPr="00A164B9">
        <w:t xml:space="preserve">a planta é o </w:t>
      </w:r>
      <w:proofErr w:type="spellStart"/>
      <w:r w:rsidR="0032075B" w:rsidRPr="00A164B9">
        <w:rPr>
          <w:i/>
        </w:rPr>
        <w:t>Charaka</w:t>
      </w:r>
      <w:proofErr w:type="spellEnd"/>
      <w:r w:rsidR="0032075B" w:rsidRPr="00A164B9">
        <w:rPr>
          <w:i/>
        </w:rPr>
        <w:t xml:space="preserve"> </w:t>
      </w:r>
      <w:proofErr w:type="spellStart"/>
      <w:r w:rsidR="0032075B" w:rsidRPr="00A164B9">
        <w:rPr>
          <w:i/>
        </w:rPr>
        <w:t>Samhita</w:t>
      </w:r>
      <w:proofErr w:type="spellEnd"/>
      <w:r w:rsidR="00355B63" w:rsidRPr="00A164B9">
        <w:rPr>
          <w:i/>
          <w:iCs/>
        </w:rPr>
        <w:t xml:space="preserve">, </w:t>
      </w:r>
      <w:r w:rsidR="00A478EB" w:rsidRPr="00A164B9">
        <w:t>considerado</w:t>
      </w:r>
      <w:r w:rsidR="007F6484" w:rsidRPr="00A164B9">
        <w:t xml:space="preserve"> um</w:t>
      </w:r>
      <w:r w:rsidR="00820EA7" w:rsidRPr="00A164B9">
        <w:t xml:space="preserve"> importante tratado no </w:t>
      </w:r>
      <w:proofErr w:type="spellStart"/>
      <w:r w:rsidR="00820EA7" w:rsidRPr="00A164B9">
        <w:rPr>
          <w:i/>
        </w:rPr>
        <w:t>Ayurveda</w:t>
      </w:r>
      <w:proofErr w:type="spellEnd"/>
      <w:r w:rsidR="00820EA7" w:rsidRPr="00A164B9">
        <w:t>, que data aproximadamente</w:t>
      </w:r>
      <w:r w:rsidR="00F90AC5" w:rsidRPr="00A164B9">
        <w:t xml:space="preserve"> do segundo século antes de </w:t>
      </w:r>
      <w:r w:rsidR="0030275E" w:rsidRPr="00A164B9">
        <w:t>C</w:t>
      </w:r>
      <w:r w:rsidR="00F90AC5" w:rsidRPr="00A164B9">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BA13C3" w:rsidRPr="00A164B9">
            <w:rPr>
              <w:color w:val="000000"/>
            </w:rPr>
            <w:t>(BHAVANA; SHREEVATHSA, 2014; KAMBLI; KHAIRE; KUSHWAHA, 2022; MUKHARJEE et al., 2021; SRIVASTAVA, 2016)</w:t>
          </w:r>
        </w:sdtContent>
      </w:sdt>
      <w:r w:rsidR="00E41850" w:rsidRPr="00A164B9">
        <w:t>.</w:t>
      </w:r>
      <w:r w:rsidR="00820EA7" w:rsidRPr="00A164B9">
        <w:t xml:space="preserve"> </w:t>
      </w:r>
    </w:p>
    <w:p w14:paraId="60438453" w14:textId="0F02A9C8" w:rsidR="0092194A" w:rsidRPr="00A164B9" w:rsidRDefault="0092194A" w:rsidP="0022027E">
      <w:r w:rsidRPr="00A164B9">
        <w:t>Diferentes regiões da Índia utilizam a planta para uma variedade de condições</w:t>
      </w:r>
      <w:r w:rsidR="00BA7729" w:rsidRPr="00A164B9">
        <w:t xml:space="preserve">. </w:t>
      </w:r>
      <w:r w:rsidR="005835C9" w:rsidRPr="00A164B9">
        <w:t>O</w:t>
      </w:r>
      <w:r w:rsidRPr="00A164B9">
        <w:t xml:space="preserve">s </w:t>
      </w:r>
      <w:r w:rsidR="005835C9" w:rsidRPr="00A164B9">
        <w:t xml:space="preserve">efeitos </w:t>
      </w:r>
      <w:r w:rsidR="005E06F2" w:rsidRPr="00A164B9">
        <w:t xml:space="preserve">mais </w:t>
      </w:r>
      <w:r w:rsidRPr="00A164B9">
        <w:t>comumente conhecid</w:t>
      </w:r>
      <w:r w:rsidR="005E06F2" w:rsidRPr="00A164B9">
        <w:t>os incluem</w:t>
      </w:r>
      <w:r w:rsidR="005835C9" w:rsidRPr="00A164B9">
        <w:t>:</w:t>
      </w:r>
      <w:r w:rsidRPr="00A164B9">
        <w:t xml:space="preserve"> </w:t>
      </w:r>
      <w:proofErr w:type="spellStart"/>
      <w:r w:rsidRPr="00A164B9">
        <w:t>anti-</w:t>
      </w:r>
      <w:r w:rsidR="009D64E8" w:rsidRPr="00A164B9">
        <w:t>hiperglicemiante</w:t>
      </w:r>
      <w:proofErr w:type="spellEnd"/>
      <w:r w:rsidRPr="00A164B9">
        <w:t>, anti-inflamatório</w:t>
      </w:r>
      <w:r w:rsidR="009D64E8" w:rsidRPr="00A164B9">
        <w:t xml:space="preserve">, </w:t>
      </w:r>
      <w:r w:rsidRPr="00A164B9">
        <w:t xml:space="preserve">antioxidante, </w:t>
      </w:r>
      <w:proofErr w:type="spellStart"/>
      <w:r w:rsidR="006825D9" w:rsidRPr="00A164B9">
        <w:t>hipolipemiante</w:t>
      </w:r>
      <w:proofErr w:type="spellEnd"/>
      <w:r w:rsidR="00E62AB3" w:rsidRPr="00A164B9">
        <w:t xml:space="preserve"> e </w:t>
      </w:r>
      <w:r w:rsidR="006825D9" w:rsidRPr="00A164B9">
        <w:t>analgésic</w:t>
      </w:r>
      <w:r w:rsidR="0030275E" w:rsidRPr="00A164B9">
        <w:t>o</w:t>
      </w:r>
      <w:r w:rsidR="00E62AB3" w:rsidRPr="00A164B9">
        <w:t xml:space="preserve"> </w:t>
      </w:r>
      <w:sdt>
        <w:sdtPr>
          <w:rPr>
            <w:color w:val="000000"/>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BA13C3" w:rsidRPr="00A164B9">
            <w:rPr>
              <w:color w:val="000000"/>
            </w:rPr>
            <w:t>(MUKHARJEE et al., 2021)</w:t>
          </w:r>
        </w:sdtContent>
      </w:sdt>
      <w:r w:rsidRPr="00A164B9">
        <w:t>.</w:t>
      </w:r>
    </w:p>
    <w:p w14:paraId="44CF0067" w14:textId="5508BBA5" w:rsidR="00B824CD" w:rsidRPr="00A164B9" w:rsidRDefault="00671E6C" w:rsidP="0022027E">
      <w:r w:rsidRPr="00A164B9">
        <w:t>Além destas, um e</w:t>
      </w:r>
      <w:r w:rsidR="00DC2045" w:rsidRPr="00A164B9">
        <w:t>studo de revisão</w:t>
      </w:r>
      <w:r w:rsidR="00C67B56" w:rsidRPr="00A164B9">
        <w:t xml:space="preserve"> </w:t>
      </w:r>
      <w:proofErr w:type="spellStart"/>
      <w:r w:rsidR="00C67B56" w:rsidRPr="00A164B9">
        <w:t>etnofarmacológico</w:t>
      </w:r>
      <w:proofErr w:type="spellEnd"/>
      <w:r w:rsidR="00DC2045" w:rsidRPr="00A164B9">
        <w:t xml:space="preserve"> publicado por </w:t>
      </w:r>
      <w:proofErr w:type="spellStart"/>
      <w:r w:rsidR="00DC2045" w:rsidRPr="00A164B9">
        <w:t>Timalsina</w:t>
      </w:r>
      <w:proofErr w:type="spellEnd"/>
      <w:r w:rsidR="00DC2045" w:rsidRPr="00A164B9">
        <w:t xml:space="preserve"> </w:t>
      </w:r>
      <w:r w:rsidR="00CA755A" w:rsidRPr="00A164B9">
        <w:t>e</w:t>
      </w:r>
      <w:r w:rsidR="00DC2045" w:rsidRPr="00A164B9">
        <w:t>t</w:t>
      </w:r>
      <w:r w:rsidR="00CA755A" w:rsidRPr="00A164B9">
        <w:t xml:space="preserve"> </w:t>
      </w:r>
      <w:r w:rsidR="00DC2045" w:rsidRPr="00A164B9">
        <w:t>al.</w:t>
      </w:r>
      <w:r w:rsidR="008A4D37" w:rsidRPr="00A164B9">
        <w:t xml:space="preserve"> </w:t>
      </w:r>
      <w:r w:rsidR="007D7579" w:rsidRPr="00A164B9">
        <w:t>(</w:t>
      </w:r>
      <w:r w:rsidR="008A4D37" w:rsidRPr="00A164B9">
        <w:t>2021</w:t>
      </w:r>
      <w:r w:rsidR="007D7579" w:rsidRPr="00A164B9">
        <w:t>)</w:t>
      </w:r>
      <w:r w:rsidR="00DC2045" w:rsidRPr="00A164B9">
        <w:t xml:space="preserve"> </w:t>
      </w:r>
      <w:r w:rsidR="00DB08A7" w:rsidRPr="00A164B9">
        <w:t>relata que a</w:t>
      </w:r>
      <w:r w:rsidR="00F06DEB" w:rsidRPr="00A164B9">
        <w:t xml:space="preserv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EB480F" w:rsidRPr="00A164B9">
        <w:t xml:space="preserve"> </w:t>
      </w:r>
      <w:r w:rsidR="00D520FF" w:rsidRPr="00A164B9">
        <w:t xml:space="preserve">é amplamente utilizada em </w:t>
      </w:r>
      <w:r w:rsidR="009C0DAC" w:rsidRPr="00A164B9">
        <w:t>várias</w:t>
      </w:r>
      <w:r w:rsidR="00D520FF" w:rsidRPr="00A164B9">
        <w:t xml:space="preserve"> regiões da Índia para </w:t>
      </w:r>
      <w:r w:rsidR="00CA755A" w:rsidRPr="00A164B9">
        <w:t>transtornos</w:t>
      </w:r>
      <w:r w:rsidR="007572EE" w:rsidRPr="00A164B9">
        <w:t xml:space="preserve"> cutâneos</w:t>
      </w:r>
      <w:r w:rsidR="00B824CD" w:rsidRPr="00A164B9">
        <w:t>,</w:t>
      </w:r>
      <w:r w:rsidR="007572EE" w:rsidRPr="00A164B9">
        <w:t xml:space="preserve"> </w:t>
      </w:r>
      <w:r w:rsidR="00D520FF" w:rsidRPr="00A164B9">
        <w:t>hepáticos</w:t>
      </w:r>
      <w:r w:rsidR="00B824CD" w:rsidRPr="00A164B9">
        <w:t>,</w:t>
      </w:r>
      <w:r w:rsidR="00B34E01" w:rsidRPr="00A164B9">
        <w:t xml:space="preserve"> </w:t>
      </w:r>
      <w:r w:rsidR="00D520FF" w:rsidRPr="00A164B9">
        <w:t>gastrointestinais</w:t>
      </w:r>
      <w:r w:rsidR="00B824CD" w:rsidRPr="00A164B9">
        <w:t xml:space="preserve">, </w:t>
      </w:r>
      <w:r w:rsidR="00D520FF" w:rsidRPr="00A164B9">
        <w:t>respiratórios</w:t>
      </w:r>
      <w:r w:rsidR="00B824CD" w:rsidRPr="00A164B9">
        <w:t>,</w:t>
      </w:r>
      <w:r w:rsidR="00B34E01" w:rsidRPr="00A164B9">
        <w:t xml:space="preserve"> </w:t>
      </w:r>
      <w:r w:rsidR="00CC7932" w:rsidRPr="00A164B9">
        <w:t>hipertermia</w:t>
      </w:r>
      <w:r w:rsidR="00B824CD" w:rsidRPr="00A164B9">
        <w:t xml:space="preserve">, </w:t>
      </w:r>
      <w:r w:rsidR="00D520FF" w:rsidRPr="00A164B9">
        <w:t>queda de cabelo</w:t>
      </w:r>
      <w:r w:rsidR="00B824CD" w:rsidRPr="00A164B9">
        <w:t>,</w:t>
      </w:r>
      <w:r w:rsidR="00D520FF" w:rsidRPr="00A164B9">
        <w:t xml:space="preserve"> cortes e feridas</w:t>
      </w:r>
      <w:r w:rsidR="008C1CF7" w:rsidRPr="00A164B9">
        <w:t>, diarr</w:t>
      </w:r>
      <w:r w:rsidR="00F914AD" w:rsidRPr="00A164B9">
        <w:t>e</w:t>
      </w:r>
      <w:r w:rsidR="008C1CF7" w:rsidRPr="00A164B9">
        <w:t xml:space="preserve">ia e difteria. </w:t>
      </w:r>
    </w:p>
    <w:p w14:paraId="014A0050" w14:textId="7F7A46B8" w:rsidR="007D7579" w:rsidRPr="00A164B9" w:rsidRDefault="00FF5481" w:rsidP="0022027E">
      <w:r w:rsidRPr="00A164B9">
        <w:t>No Nepal</w:t>
      </w:r>
      <w:r w:rsidR="00E26359" w:rsidRPr="00A164B9">
        <w:t>,</w:t>
      </w:r>
      <w:r w:rsidRPr="00A164B9">
        <w:t xml:space="preserve"> a</w:t>
      </w:r>
      <w:r w:rsidR="008C1CF7" w:rsidRPr="00A164B9">
        <w:t xml:space="preserve">s folhas e brotos são usados </w:t>
      </w:r>
      <w:r w:rsidR="008C1CF7" w:rsidRPr="00A164B9">
        <w:rPr>
          <w:rFonts w:ascii="Arial" w:hAnsi="Arial" w:cs="Arial"/>
        </w:rPr>
        <w:t>​​</w:t>
      </w:r>
      <w:r w:rsidR="008C1CF7" w:rsidRPr="00A164B9">
        <w:t xml:space="preserve">na prevenção de </w:t>
      </w:r>
      <w:r w:rsidR="00210300" w:rsidRPr="00A164B9">
        <w:t>complicações infecciosas</w:t>
      </w:r>
      <w:r w:rsidR="008C1CF7" w:rsidRPr="00A164B9">
        <w:t xml:space="preserve"> em feridas</w:t>
      </w:r>
      <w:r w:rsidRPr="00A164B9">
        <w:t xml:space="preserve">. </w:t>
      </w:r>
      <w:r w:rsidR="008C1CF7" w:rsidRPr="00A164B9">
        <w:t xml:space="preserve">Alguns grupos étnicos em países da América do Sul </w:t>
      </w:r>
      <w:r w:rsidR="00C21BE7" w:rsidRPr="00A164B9">
        <w:t xml:space="preserve">a </w:t>
      </w:r>
      <w:r w:rsidR="008C1CF7" w:rsidRPr="00A164B9">
        <w:t xml:space="preserve">usam para tratar picadas de cobra. </w:t>
      </w:r>
      <w:r w:rsidR="00C21BE7" w:rsidRPr="00A164B9">
        <w:t>G</w:t>
      </w:r>
      <w:r w:rsidR="008C1CF7" w:rsidRPr="00A164B9">
        <w:t xml:space="preserve">rupos étnicos </w:t>
      </w:r>
      <w:r w:rsidR="00FB0CF0" w:rsidRPr="00A164B9">
        <w:t xml:space="preserve">em </w:t>
      </w:r>
      <w:r w:rsidR="008C1CF7" w:rsidRPr="00A164B9">
        <w:t xml:space="preserve">Bangladesh </w:t>
      </w:r>
      <w:r w:rsidR="00FB0CF0" w:rsidRPr="00A164B9">
        <w:t xml:space="preserve">a </w:t>
      </w:r>
      <w:r w:rsidR="008C1CF7" w:rsidRPr="00A164B9">
        <w:t>utilizam para icterícia</w:t>
      </w:r>
      <w:r w:rsidR="00D24353" w:rsidRPr="00A164B9">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BA13C3" w:rsidRPr="00A164B9">
            <w:rPr>
              <w:color w:val="000000"/>
            </w:rPr>
            <w:t>(TIMALSINA; DEVKOTA, 2021)</w:t>
          </w:r>
        </w:sdtContent>
      </w:sdt>
      <w:r w:rsidR="008C1CF7" w:rsidRPr="00A164B9">
        <w:t xml:space="preserve">. </w:t>
      </w:r>
    </w:p>
    <w:p w14:paraId="3E9499A6" w14:textId="5F4C9100" w:rsidR="001839E0" w:rsidRPr="00A164B9" w:rsidRDefault="008C1CF7" w:rsidP="0022027E">
      <w:r w:rsidRPr="00A164B9">
        <w:t>Além disso, também é usad</w:t>
      </w:r>
      <w:r w:rsidR="00FB0CF0" w:rsidRPr="00A164B9">
        <w:t xml:space="preserve">a </w:t>
      </w:r>
      <w:r w:rsidRPr="00A164B9">
        <w:t>para</w:t>
      </w:r>
      <w:r w:rsidR="00875395" w:rsidRPr="00A164B9">
        <w:t xml:space="preserve"> dispepsia</w:t>
      </w:r>
      <w:r w:rsidRPr="00A164B9">
        <w:t xml:space="preserve">, </w:t>
      </w:r>
      <w:r w:rsidR="00185DFB" w:rsidRPr="00A164B9">
        <w:t>alopecia</w:t>
      </w:r>
      <w:r w:rsidRPr="00A164B9">
        <w:t xml:space="preserve">, </w:t>
      </w:r>
      <w:r w:rsidR="00766907" w:rsidRPr="00A164B9">
        <w:t>quadros álgicos</w:t>
      </w:r>
      <w:r w:rsidR="00ED3D1F" w:rsidRPr="00A164B9">
        <w:t>, alérgicos</w:t>
      </w:r>
      <w:r w:rsidR="00F8512D" w:rsidRPr="00A164B9">
        <w:t xml:space="preserve"> e inflamatórios</w:t>
      </w:r>
      <w:r w:rsidR="00351C65" w:rsidRPr="00A164B9">
        <w:t>, pústulas</w:t>
      </w:r>
      <w:r w:rsidRPr="00A164B9">
        <w:t>, queimaduras, constipação, rugas, edema, e outras doenças de pele</w:t>
      </w:r>
      <w:r w:rsidR="008824B5" w:rsidRPr="00A164B9">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BA13C3" w:rsidRPr="00A164B9">
            <w:rPr>
              <w:color w:val="000000"/>
            </w:rPr>
            <w:t>(RANGINENI; SHARADA; SAXENA, 2007; SINGH et al., 1993; TIMALSINA; DEVKOTA, 2021; YADAV et al., 2017)</w:t>
          </w:r>
        </w:sdtContent>
      </w:sdt>
      <w:r w:rsidR="00530CF1" w:rsidRPr="00A164B9">
        <w:rPr>
          <w:color w:val="000000"/>
        </w:rPr>
        <w:t xml:space="preserve">. </w:t>
      </w:r>
    </w:p>
    <w:p w14:paraId="588BB19C" w14:textId="049AEBBC" w:rsidR="008D4071" w:rsidRPr="00A164B9" w:rsidRDefault="005D77AD" w:rsidP="0022027E">
      <w:r w:rsidRPr="00A164B9">
        <w:t xml:space="preserve">Também existe registro </w:t>
      </w:r>
      <w:proofErr w:type="spellStart"/>
      <w:r w:rsidRPr="00A164B9">
        <w:t>etnofarmacológico</w:t>
      </w:r>
      <w:proofErr w:type="spellEnd"/>
      <w:r w:rsidRPr="00A164B9">
        <w:t xml:space="preserve"> de sua utilização para diabetes</w:t>
      </w:r>
      <w:r w:rsidR="000E6608" w:rsidRPr="00A164B9">
        <w:t xml:space="preserve"> e </w:t>
      </w:r>
      <w:r w:rsidRPr="00A164B9">
        <w:t>obesidad</w:t>
      </w:r>
      <w:r w:rsidR="000E6608" w:rsidRPr="00A164B9">
        <w:t xml:space="preserve">e </w:t>
      </w:r>
      <w:sdt>
        <w:sdtPr>
          <w:rPr>
            <w:color w:val="000000"/>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BA13C3" w:rsidRPr="00A164B9">
            <w:rPr>
              <w:color w:val="000000"/>
            </w:rPr>
            <w:t>(KANG et al., 2022).</w:t>
          </w:r>
        </w:sdtContent>
      </w:sdt>
      <w:r w:rsidR="008D4071" w:rsidRPr="00A164B9">
        <w:t xml:space="preserve"> </w:t>
      </w:r>
      <w:r w:rsidR="009E4FFA" w:rsidRPr="00A164B9">
        <w:t xml:space="preserve">No Brasil, </w:t>
      </w:r>
      <w:r w:rsidR="00A2092F" w:rsidRPr="00A164B9">
        <w:t xml:space="preserve">o </w:t>
      </w:r>
      <w:r w:rsidR="009E4FFA" w:rsidRPr="00A164B9">
        <w:rPr>
          <w:i/>
          <w:iCs/>
        </w:rPr>
        <w:t>uso tradicional</w:t>
      </w:r>
      <w:r w:rsidR="009E4FFA" w:rsidRPr="00A164B9">
        <w:t xml:space="preserve"> está associado </w:t>
      </w:r>
      <w:r w:rsidR="00B1436F" w:rsidRPr="00A164B9">
        <w:t>a</w:t>
      </w:r>
      <w:r w:rsidR="007B4E62" w:rsidRPr="00A164B9">
        <w:t xml:space="preserve"> condições como</w:t>
      </w:r>
      <w:r w:rsidR="009E4FFA" w:rsidRPr="00A164B9">
        <w:t xml:space="preserve"> alergias, </w:t>
      </w:r>
      <w:r w:rsidR="00B1436F" w:rsidRPr="00A164B9">
        <w:t>alopecia</w:t>
      </w:r>
      <w:r w:rsidR="007339F4" w:rsidRPr="00A164B9">
        <w:t xml:space="preserve">, </w:t>
      </w:r>
      <w:r w:rsidR="009E4FFA" w:rsidRPr="00A164B9">
        <w:t>picadas de insetos</w:t>
      </w:r>
      <w:r w:rsidR="00B1436F" w:rsidRPr="00A164B9">
        <w:t>, dentre outr</w:t>
      </w:r>
      <w:r w:rsidR="00342EC7" w:rsidRPr="00A164B9">
        <w:t>as</w:t>
      </w:r>
      <w:r w:rsidR="009E4FFA" w:rsidRPr="00A164B9">
        <w:t>.</w:t>
      </w:r>
      <w:r w:rsidR="008D4071" w:rsidRPr="00A164B9">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BA13C3" w:rsidRPr="00A164B9">
            <w:rPr>
              <w:color w:val="000000"/>
            </w:rPr>
            <w:t>(CARMONA; PEREIRA, 2022a)</w:t>
          </w:r>
        </w:sdtContent>
      </w:sdt>
      <w:r w:rsidR="008D4071" w:rsidRPr="00A164B9">
        <w:rPr>
          <w:color w:val="000000"/>
        </w:rPr>
        <w:t>.</w:t>
      </w:r>
      <w:r w:rsidR="008D4071" w:rsidRPr="00A164B9">
        <w:t xml:space="preserve"> </w:t>
      </w:r>
    </w:p>
    <w:p w14:paraId="76697B4D" w14:textId="3A80E758" w:rsidR="00A543C9" w:rsidRPr="00A164B9" w:rsidRDefault="001E4188" w:rsidP="00A606F3">
      <w:pPr>
        <w:pStyle w:val="Heading3"/>
        <w:rPr>
          <w:lang w:val="pt-BR"/>
        </w:rPr>
      </w:pPr>
      <w:bookmarkStart w:id="36" w:name="_Toc187787243"/>
      <w:r w:rsidRPr="00A164B9">
        <w:rPr>
          <w:lang w:val="pt-BR"/>
        </w:rPr>
        <w:t>Compostos bioativos</w:t>
      </w:r>
      <w:bookmarkEnd w:id="36"/>
    </w:p>
    <w:p w14:paraId="3E77CBAF" w14:textId="4447F1EA" w:rsidR="00774F78" w:rsidRPr="00A164B9" w:rsidRDefault="00B71E56" w:rsidP="001B11A1">
      <w:r w:rsidRPr="00A164B9">
        <w:t xml:space="preserve">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A543C9" w:rsidRPr="00A164B9">
        <w:t xml:space="preserve"> contém uma ampla gama de </w:t>
      </w:r>
      <w:proofErr w:type="spellStart"/>
      <w:r w:rsidR="00A543C9" w:rsidRPr="00A164B9">
        <w:t>fitoconstituintes</w:t>
      </w:r>
      <w:proofErr w:type="spellEnd"/>
      <w:r w:rsidR="00A543C9" w:rsidRPr="00A164B9">
        <w:t xml:space="preserve"> ativos, que inclui derivados de </w:t>
      </w:r>
      <w:proofErr w:type="spellStart"/>
      <w:r w:rsidR="00A543C9" w:rsidRPr="00A164B9">
        <w:t>cumestano</w:t>
      </w:r>
      <w:r w:rsidR="00897531" w:rsidRPr="00A164B9">
        <w:t>s</w:t>
      </w:r>
      <w:proofErr w:type="spellEnd"/>
      <w:r w:rsidR="00A543C9" w:rsidRPr="00A164B9">
        <w:t xml:space="preserve">, saponinas </w:t>
      </w:r>
      <w:proofErr w:type="spellStart"/>
      <w:r w:rsidR="00A543C9" w:rsidRPr="00A164B9">
        <w:t>triterp</w:t>
      </w:r>
      <w:r w:rsidR="001B11A1" w:rsidRPr="00A164B9">
        <w:t>ê</w:t>
      </w:r>
      <w:r w:rsidR="00A543C9" w:rsidRPr="00A164B9">
        <w:t>nicas</w:t>
      </w:r>
      <w:proofErr w:type="spellEnd"/>
      <w:r w:rsidR="00A543C9" w:rsidRPr="00A164B9">
        <w:t xml:space="preserve">, saponinas esteroidais, triterpenos, esteroides, alcaloides esteroides, flavonoides, ácidos fenólicos, derivados de tiofeno e muitos outros compostos. A maioria das análises químicas são relatadas para </w:t>
      </w:r>
      <w:r w:rsidR="00101FE7" w:rsidRPr="00A164B9">
        <w:t xml:space="preserve">a </w:t>
      </w:r>
      <w:r w:rsidR="00A543C9" w:rsidRPr="00A164B9">
        <w:t xml:space="preserve">planta inteira ou </w:t>
      </w:r>
      <w:r w:rsidR="000526B5" w:rsidRPr="00A164B9">
        <w:t xml:space="preserve">as </w:t>
      </w:r>
      <w:r w:rsidR="00A543C9" w:rsidRPr="00A164B9">
        <w:t xml:space="preserve">partes aéreas. </w:t>
      </w:r>
      <w:r w:rsidR="001B11A1" w:rsidRPr="00A164B9">
        <w:t>Uma</w:t>
      </w:r>
      <w:r w:rsidR="00A543C9" w:rsidRPr="00A164B9">
        <w:t xml:space="preserve"> lista detalhada </w:t>
      </w:r>
      <w:r w:rsidR="001B11A1" w:rsidRPr="00A164B9">
        <w:t xml:space="preserve">com mais de 150 </w:t>
      </w:r>
      <w:proofErr w:type="spellStart"/>
      <w:r w:rsidR="001B11A1" w:rsidRPr="00A164B9">
        <w:t>fitoconstituintes</w:t>
      </w:r>
      <w:proofErr w:type="spellEnd"/>
      <w:r w:rsidR="001B11A1" w:rsidRPr="00A164B9">
        <w:t xml:space="preserve"> e suas estruturas químicas pode ser encontrada em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BA13C3" w:rsidRPr="00A164B9">
            <w:rPr>
              <w:color w:val="000000"/>
            </w:rPr>
            <w:t>TIMALSINA; DEVKOTA, 2021</w:t>
          </w:r>
        </w:sdtContent>
      </w:sdt>
      <w:r w:rsidR="001B11A1" w:rsidRPr="00A164B9">
        <w:t>.</w:t>
      </w:r>
      <w:r w:rsidR="00A543C9" w:rsidRPr="00A164B9">
        <w:t xml:space="preserve"> </w:t>
      </w:r>
    </w:p>
    <w:p w14:paraId="515E217B" w14:textId="0DBE4567" w:rsidR="00D42B98" w:rsidRPr="00A164B9" w:rsidRDefault="00D42B98" w:rsidP="0022027E">
      <w:r w:rsidRPr="00A164B9">
        <w:lastRenderedPageBreak/>
        <w:t xml:space="preserve">Os compostos atuam </w:t>
      </w:r>
      <w:r w:rsidR="00E5763B" w:rsidRPr="00A164B9">
        <w:t xml:space="preserve">exercendo </w:t>
      </w:r>
      <w:r w:rsidR="00935594" w:rsidRPr="00A164B9">
        <w:t xml:space="preserve">diversas </w:t>
      </w:r>
      <w:r w:rsidRPr="00A164B9">
        <w:t>atividades farmacológicas</w:t>
      </w:r>
      <w:r w:rsidR="00935594" w:rsidRPr="00A164B9">
        <w:t>,</w:t>
      </w:r>
      <w:r w:rsidRPr="00A164B9">
        <w:t xml:space="preserve"> como analgésica, anti-inflamatória, </w:t>
      </w:r>
      <w:proofErr w:type="spellStart"/>
      <w:r w:rsidRPr="00A164B9">
        <w:t>anti-hiperglicêmica</w:t>
      </w:r>
      <w:proofErr w:type="spellEnd"/>
      <w:r w:rsidRPr="00A164B9">
        <w:t>, antioxidante</w:t>
      </w:r>
      <w:r w:rsidR="00257BA4" w:rsidRPr="00A164B9">
        <w:t xml:space="preserve"> e</w:t>
      </w:r>
      <w:r w:rsidRPr="00A164B9">
        <w:t xml:space="preserve"> imunomoduladora</w:t>
      </w:r>
      <w:r w:rsidR="00257BA4" w:rsidRPr="00A164B9">
        <w:t xml:space="preserve"> </w:t>
      </w:r>
      <w:sdt>
        <w:sdtPr>
          <w:rPr>
            <w:color w:val="000000"/>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BA13C3" w:rsidRPr="00A164B9">
            <w:rPr>
              <w:color w:val="000000"/>
            </w:rPr>
            <w:t>(MUKHARJEE et al., 2021)</w:t>
          </w:r>
        </w:sdtContent>
      </w:sdt>
      <w:r w:rsidRPr="00A164B9">
        <w:t>.</w:t>
      </w:r>
    </w:p>
    <w:p w14:paraId="777BE342" w14:textId="5B69EEE2" w:rsidR="009B1EC8" w:rsidRPr="00A164B9" w:rsidRDefault="001B2B20" w:rsidP="0022027E">
      <w:pPr>
        <w:rPr>
          <w:color w:val="000000"/>
        </w:rPr>
      </w:pPr>
      <w:r w:rsidRPr="00A164B9">
        <w:rPr>
          <w:color w:val="000000"/>
        </w:rPr>
        <w:t xml:space="preserve">Seu principal marcador é a </w:t>
      </w:r>
      <w:proofErr w:type="spellStart"/>
      <w:r w:rsidRPr="00A164B9">
        <w:rPr>
          <w:color w:val="000000"/>
        </w:rPr>
        <w:t>wedelolactona</w:t>
      </w:r>
      <w:proofErr w:type="spellEnd"/>
      <w:r w:rsidRPr="00A164B9">
        <w:rPr>
          <w:color w:val="000000"/>
        </w:rPr>
        <w:t xml:space="preserve"> </w:t>
      </w:r>
      <w:r w:rsidR="00D41237" w:rsidRPr="00A164B9">
        <w:rPr>
          <w:color w:val="000000"/>
        </w:rPr>
        <w:t>(</w:t>
      </w:r>
      <w:proofErr w:type="spellStart"/>
      <w:r w:rsidR="00C66CE3" w:rsidRPr="00A164B9">
        <w:fldChar w:fldCharType="begin"/>
      </w:r>
      <w:r w:rsidR="00C66CE3" w:rsidRPr="00A164B9">
        <w:instrText>HYPERLINK "https://pubchem.ncbi.nlm.nih.gov/compound/Wedelolactone"</w:instrText>
      </w:r>
      <w:r w:rsidR="00C66CE3" w:rsidRPr="00A164B9">
        <w:fldChar w:fldCharType="separate"/>
      </w:r>
      <w:r w:rsidR="00C66CE3" w:rsidRPr="00A164B9">
        <w:rPr>
          <w:rStyle w:val="Hyperlink"/>
          <w:rFonts w:eastAsiaTheme="minorHAnsi" w:cstheme="majorHAnsi"/>
        </w:rPr>
        <w:t>PubChem</w:t>
      </w:r>
      <w:proofErr w:type="spellEnd"/>
      <w:r w:rsidR="00C66CE3" w:rsidRPr="00A164B9">
        <w:rPr>
          <w:rStyle w:val="Hyperlink"/>
          <w:rFonts w:eastAsiaTheme="minorHAnsi" w:cstheme="majorHAnsi"/>
        </w:rPr>
        <w:t xml:space="preserve"> CID 5281813</w:t>
      </w:r>
      <w:r w:rsidR="00C66CE3" w:rsidRPr="00A164B9">
        <w:fldChar w:fldCharType="end"/>
      </w:r>
      <w:r w:rsidR="00792157" w:rsidRPr="00A164B9">
        <w:rPr>
          <w:color w:val="000000"/>
        </w:rPr>
        <w:t xml:space="preserve"> / </w:t>
      </w:r>
      <w:hyperlink r:id="rId18" w:history="1">
        <w:proofErr w:type="spellStart"/>
        <w:r w:rsidR="00792157" w:rsidRPr="00A164B9">
          <w:rPr>
            <w:rStyle w:val="Hyperlink"/>
            <w:rFonts w:eastAsiaTheme="minorHAnsi" w:cstheme="majorHAnsi"/>
          </w:rPr>
          <w:t>MeSH</w:t>
        </w:r>
        <w:proofErr w:type="spellEnd"/>
        <w:r w:rsidR="00792157" w:rsidRPr="00A164B9">
          <w:rPr>
            <w:rStyle w:val="Hyperlink"/>
            <w:rFonts w:eastAsiaTheme="minorHAnsi" w:cstheme="majorHAnsi"/>
          </w:rPr>
          <w:t xml:space="preserve"> ID: C051122</w:t>
        </w:r>
      </w:hyperlink>
      <w:r w:rsidR="00511A1E" w:rsidRPr="00A164B9">
        <w:rPr>
          <w:color w:val="000000"/>
        </w:rPr>
        <w:t xml:space="preserve"> /</w:t>
      </w:r>
      <w:r w:rsidR="003559A4" w:rsidRPr="00A164B9">
        <w:rPr>
          <w:color w:val="000000"/>
        </w:rPr>
        <w:t xml:space="preserve"> </w:t>
      </w:r>
      <w:hyperlink r:id="rId19" w:history="1">
        <w:r w:rsidR="00511A1E" w:rsidRPr="00A164B9">
          <w:rPr>
            <w:rStyle w:val="Hyperlink"/>
            <w:rFonts w:eastAsiaTheme="minorHAnsi" w:cstheme="majorHAnsi"/>
          </w:rPr>
          <w:t>CHEBI:10037</w:t>
        </w:r>
      </w:hyperlink>
      <w:r w:rsidR="00D41237" w:rsidRPr="00A164B9">
        <w:rPr>
          <w:color w:val="000000"/>
        </w:rPr>
        <w:t>), de fórmula molecular C</w:t>
      </w:r>
      <w:r w:rsidR="00D41237" w:rsidRPr="00A164B9">
        <w:rPr>
          <w:color w:val="000000"/>
          <w:vertAlign w:val="subscript"/>
        </w:rPr>
        <w:t>16</w:t>
      </w:r>
      <w:r w:rsidR="00D41237" w:rsidRPr="00A164B9">
        <w:rPr>
          <w:color w:val="000000"/>
        </w:rPr>
        <w:t>H</w:t>
      </w:r>
      <w:r w:rsidR="00D41237" w:rsidRPr="00A164B9">
        <w:rPr>
          <w:color w:val="000000"/>
          <w:vertAlign w:val="subscript"/>
        </w:rPr>
        <w:t>10</w:t>
      </w:r>
      <w:r w:rsidR="00D41237" w:rsidRPr="00A164B9">
        <w:rPr>
          <w:color w:val="000000"/>
        </w:rPr>
        <w:t>O</w:t>
      </w:r>
      <w:r w:rsidR="00D41237" w:rsidRPr="00A164B9">
        <w:rPr>
          <w:color w:val="000000"/>
          <w:vertAlign w:val="subscript"/>
        </w:rPr>
        <w:t>7</w:t>
      </w:r>
      <w:r w:rsidR="00A65FC2" w:rsidRPr="00A164B9">
        <w:rPr>
          <w:color w:val="000000"/>
          <w:vertAlign w:val="subscript"/>
        </w:rPr>
        <w:t xml:space="preserve">, </w:t>
      </w:r>
      <w:r w:rsidR="00A65FC2" w:rsidRPr="00A164B9">
        <w:rPr>
          <w:color w:val="000000"/>
        </w:rPr>
        <w:t>e notação 7-Methoxy-5,11,12-trihydroxycoumestan</w:t>
      </w:r>
      <w:r w:rsidR="00C66CE3" w:rsidRPr="00A164B9">
        <w:rPr>
          <w:color w:val="000000"/>
        </w:rPr>
        <w:t xml:space="preserve"> </w:t>
      </w:r>
      <w:sdt>
        <w:sdtPr>
          <w:rPr>
            <w:color w:val="000000"/>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BA13C3" w:rsidRPr="00A164B9">
            <w:rPr>
              <w:color w:val="000000"/>
            </w:rPr>
            <w:t>(KIM et al., 2023)</w:t>
          </w:r>
        </w:sdtContent>
      </w:sdt>
      <w:r w:rsidR="00766CBF" w:rsidRPr="00A164B9">
        <w:rPr>
          <w:color w:val="000000"/>
        </w:rPr>
        <w:t>.</w:t>
      </w:r>
      <w:r w:rsidR="001B11A1" w:rsidRPr="00A164B9">
        <w:rPr>
          <w:color w:val="000000"/>
        </w:rPr>
        <w:t xml:space="preserve"> A estrutura química da </w:t>
      </w:r>
      <w:proofErr w:type="spellStart"/>
      <w:r w:rsidR="001B11A1" w:rsidRPr="00A164B9">
        <w:rPr>
          <w:color w:val="000000"/>
        </w:rPr>
        <w:t>wedelolactona</w:t>
      </w:r>
      <w:proofErr w:type="spellEnd"/>
      <w:r w:rsidR="001B11A1" w:rsidRPr="00A164B9">
        <w:rPr>
          <w:color w:val="000000"/>
        </w:rPr>
        <w:t xml:space="preserve"> e seus derivados está representada na </w:t>
      </w:r>
      <w:r w:rsidR="001B11A1" w:rsidRPr="00A164B9">
        <w:rPr>
          <w:color w:val="000000"/>
        </w:rPr>
        <w:fldChar w:fldCharType="begin"/>
      </w:r>
      <w:r w:rsidR="001B11A1" w:rsidRPr="00A164B9">
        <w:rPr>
          <w:color w:val="000000"/>
        </w:rPr>
        <w:instrText xml:space="preserve"> REF _Ref187826807 \h </w:instrText>
      </w:r>
      <w:r w:rsidR="001B11A1" w:rsidRPr="00A164B9">
        <w:rPr>
          <w:color w:val="000000"/>
        </w:rPr>
      </w:r>
      <w:r w:rsidR="001B11A1" w:rsidRPr="00A164B9">
        <w:rPr>
          <w:color w:val="000000"/>
        </w:rPr>
        <w:fldChar w:fldCharType="separate"/>
      </w:r>
      <w:r w:rsidR="00FB7DA7" w:rsidRPr="00A164B9">
        <w:t xml:space="preserve">Figura </w:t>
      </w:r>
      <w:r w:rsidR="00FB7DA7" w:rsidRPr="00A164B9">
        <w:rPr>
          <w:noProof/>
        </w:rPr>
        <w:t>1</w:t>
      </w:r>
      <w:r w:rsidR="001B11A1" w:rsidRPr="00A164B9">
        <w:rPr>
          <w:color w:val="000000"/>
        </w:rPr>
        <w:fldChar w:fldCharType="end"/>
      </w:r>
      <w:r w:rsidR="001B11A1" w:rsidRPr="00A164B9">
        <w:rPr>
          <w:color w:val="000000"/>
        </w:rPr>
        <w:t>.</w:t>
      </w:r>
    </w:p>
    <w:p w14:paraId="10B54AB4" w14:textId="6B75FCC2" w:rsidR="001B11A1" w:rsidRPr="00A164B9" w:rsidRDefault="001B11A1" w:rsidP="001B11A1">
      <w:pPr>
        <w:pStyle w:val="Caption"/>
        <w:keepNext/>
        <w:jc w:val="both"/>
      </w:pPr>
      <w:bookmarkStart w:id="37" w:name="_Ref187826807"/>
      <w:r w:rsidRPr="00A164B9">
        <w:t xml:space="preserve">Figura </w:t>
      </w:r>
      <w:r w:rsidRPr="00A164B9">
        <w:fldChar w:fldCharType="begin"/>
      </w:r>
      <w:r w:rsidRPr="00A164B9">
        <w:instrText xml:space="preserve"> SEQ Figura \* ARABIC </w:instrText>
      </w:r>
      <w:r w:rsidRPr="00A164B9">
        <w:fldChar w:fldCharType="separate"/>
      </w:r>
      <w:r w:rsidR="00FB7DA7" w:rsidRPr="00A164B9">
        <w:rPr>
          <w:noProof/>
        </w:rPr>
        <w:t>1</w:t>
      </w:r>
      <w:r w:rsidRPr="00A164B9">
        <w:fldChar w:fldCharType="end"/>
      </w:r>
      <w:bookmarkEnd w:id="37"/>
      <w:r w:rsidRPr="00A164B9">
        <w:t xml:space="preserve"> – Estrutura química da </w:t>
      </w:r>
      <w:proofErr w:type="spellStart"/>
      <w:r w:rsidRPr="00A164B9">
        <w:t>wedelolactona</w:t>
      </w:r>
      <w:proofErr w:type="spellEnd"/>
      <w:r w:rsidRPr="00A164B9">
        <w:t xml:space="preserve"> e seus derivados.</w:t>
      </w:r>
    </w:p>
    <w:p w14:paraId="2FFDACE1" w14:textId="4AFA72E1" w:rsidR="001B11A1" w:rsidRPr="00A164B9" w:rsidRDefault="001B11A1" w:rsidP="001B11A1">
      <w:pPr>
        <w:pStyle w:val="Normalsemrecuo"/>
      </w:pPr>
      <w:r w:rsidRPr="00A164B9">
        <w:rPr>
          <w:noProof/>
        </w:rPr>
        <w:drawing>
          <wp:inline distT="0" distB="0" distL="0" distR="0" wp14:anchorId="0515FBF5" wp14:editId="00DF8208">
            <wp:extent cx="5304518" cy="1006867"/>
            <wp:effectExtent l="0" t="0" r="4445" b="0"/>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rotWithShape="1">
                    <a:blip r:embed="rId20"/>
                    <a:srcRect t="9705" b="34320"/>
                    <a:stretch/>
                  </pic:blipFill>
                  <pic:spPr bwMode="auto">
                    <a:xfrm>
                      <a:off x="0" y="0"/>
                      <a:ext cx="5317460" cy="1009324"/>
                    </a:xfrm>
                    <a:prstGeom prst="rect">
                      <a:avLst/>
                    </a:prstGeom>
                    <a:ln>
                      <a:noFill/>
                    </a:ln>
                    <a:extLst>
                      <a:ext uri="{53640926-AAD7-44D8-BBD7-CCE9431645EC}">
                        <a14:shadowObscured xmlns:a14="http://schemas.microsoft.com/office/drawing/2010/main"/>
                      </a:ext>
                    </a:extLst>
                  </pic:spPr>
                </pic:pic>
              </a:graphicData>
            </a:graphic>
          </wp:inline>
        </w:drawing>
      </w:r>
    </w:p>
    <w:p w14:paraId="01A7E762" w14:textId="1DEBD0E0" w:rsidR="001B11A1" w:rsidRPr="00A164B9" w:rsidRDefault="001B11A1" w:rsidP="001B11A1">
      <w:pPr>
        <w:pStyle w:val="Legenda"/>
      </w:pPr>
      <w:r w:rsidRPr="00A164B9">
        <w:t xml:space="preserve">Legenda: da esquerda para a direita: </w:t>
      </w:r>
      <w:proofErr w:type="spellStart"/>
      <w:r w:rsidRPr="00A164B9">
        <w:t>wedelolactona</w:t>
      </w:r>
      <w:proofErr w:type="spellEnd"/>
      <w:r w:rsidRPr="00A164B9">
        <w:t xml:space="preserve">, </w:t>
      </w:r>
      <w:proofErr w:type="spellStart"/>
      <w:r w:rsidRPr="00A164B9">
        <w:t>dimetilwedelolactona</w:t>
      </w:r>
      <w:proofErr w:type="spellEnd"/>
      <w:r w:rsidRPr="00A164B9">
        <w:t xml:space="preserve"> e </w:t>
      </w:r>
      <w:proofErr w:type="spellStart"/>
      <w:r w:rsidRPr="00A164B9">
        <w:t>dimetilwedelolactona</w:t>
      </w:r>
      <w:proofErr w:type="spellEnd"/>
      <w:r w:rsidRPr="00A164B9">
        <w:t xml:space="preserve"> glicosilada. A  </w:t>
      </w:r>
      <w:proofErr w:type="spellStart"/>
      <w:r w:rsidRPr="00A164B9">
        <w:t>dimetilwedelolactona</w:t>
      </w:r>
      <w:proofErr w:type="spellEnd"/>
      <w:r w:rsidRPr="00A164B9">
        <w:t xml:space="preserve"> é uma variante da </w:t>
      </w:r>
      <w:proofErr w:type="spellStart"/>
      <w:r w:rsidRPr="00A164B9">
        <w:t>wedelolactona</w:t>
      </w:r>
      <w:proofErr w:type="spellEnd"/>
      <w:r w:rsidRPr="00A164B9">
        <w:t xml:space="preserve"> onde o grupo </w:t>
      </w:r>
      <w:proofErr w:type="spellStart"/>
      <w:r w:rsidRPr="00A164B9">
        <w:t>metoxi</w:t>
      </w:r>
      <w:proofErr w:type="spellEnd"/>
      <w:r w:rsidRPr="00A164B9">
        <w:t xml:space="preserve"> (-OCH₃) da posição 7 foi substituído por um hidrogênio (-OH), resultando em uma estrutura </w:t>
      </w:r>
      <w:proofErr w:type="spellStart"/>
      <w:r w:rsidRPr="00A164B9">
        <w:t>desmetilada</w:t>
      </w:r>
      <w:proofErr w:type="spellEnd"/>
      <w:r w:rsidRPr="00A164B9">
        <w:t xml:space="preserve">, alterando a polaridade da molécula. A </w:t>
      </w:r>
      <w:proofErr w:type="spellStart"/>
      <w:r w:rsidRPr="00A164B9">
        <w:t>dimetilwedelolactona</w:t>
      </w:r>
      <w:proofErr w:type="spellEnd"/>
      <w:r w:rsidRPr="00A164B9">
        <w:t xml:space="preserve"> glicosilada corresponde a </w:t>
      </w:r>
      <w:proofErr w:type="spellStart"/>
      <w:r w:rsidRPr="00A164B9">
        <w:t>glicosilação</w:t>
      </w:r>
      <w:proofErr w:type="spellEnd"/>
      <w:r w:rsidRPr="00A164B9">
        <w:t xml:space="preserve"> da </w:t>
      </w:r>
      <w:proofErr w:type="spellStart"/>
      <w:r w:rsidRPr="00A164B9">
        <w:t>dimetilwedelolactona</w:t>
      </w:r>
      <w:proofErr w:type="spellEnd"/>
      <w:r w:rsidRPr="00A164B9">
        <w:t xml:space="preserve">, alterando sua solubilidade em água. Fonte: </w:t>
      </w:r>
      <w:sdt>
        <w:sdtPr>
          <w:rPr>
            <w:color w:val="000000"/>
          </w:rPr>
          <w:tag w:val="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537279443"/>
          <w:placeholder>
            <w:docPart w:val="7E3FD84CFFC6E44F99272AA1002D3229"/>
          </w:placeholder>
        </w:sdtPr>
        <w:sdtContent>
          <w:r w:rsidR="00BA13C3" w:rsidRPr="00A164B9">
            <w:rPr>
              <w:color w:val="000000"/>
            </w:rPr>
            <w:t>TIMALSINA; DEVKOTA, 2021</w:t>
          </w:r>
        </w:sdtContent>
      </w:sdt>
    </w:p>
    <w:p w14:paraId="35432BE0" w14:textId="2F45CC9E" w:rsidR="008D2F28" w:rsidRPr="00A164B9" w:rsidRDefault="001E4188" w:rsidP="00A606F3">
      <w:pPr>
        <w:pStyle w:val="Heading3"/>
        <w:rPr>
          <w:lang w:val="pt-BR"/>
        </w:rPr>
      </w:pPr>
      <w:bookmarkStart w:id="38" w:name="_Toc118072927"/>
      <w:bookmarkStart w:id="39" w:name="_Toc118415064"/>
      <w:bookmarkStart w:id="40" w:name="_Toc187787244"/>
      <w:r w:rsidRPr="00A164B9">
        <w:rPr>
          <w:lang w:val="pt-BR"/>
        </w:rPr>
        <w:t>Evidências pré-clínicas das atividades biológicas</w:t>
      </w:r>
      <w:bookmarkStart w:id="41" w:name="_Toc113573667"/>
      <w:bookmarkEnd w:id="38"/>
      <w:bookmarkEnd w:id="39"/>
      <w:bookmarkEnd w:id="40"/>
    </w:p>
    <w:p w14:paraId="1E826E3A" w14:textId="136A76DC" w:rsidR="00FC4C07" w:rsidRPr="00A164B9" w:rsidRDefault="007F16A1" w:rsidP="00AF66FD">
      <w:r w:rsidRPr="00A164B9">
        <w:t xml:space="preserve">Devido ao uso tradicional documentado para uma ampla </w:t>
      </w:r>
      <w:r w:rsidR="001D2D0D" w:rsidRPr="00A164B9">
        <w:t xml:space="preserve">gama de condições clínicas, diversos estudos foram conduzidos </w:t>
      </w:r>
      <w:r w:rsidR="00BF16DD" w:rsidRPr="00A164B9">
        <w:rPr>
          <w:i/>
          <w:iCs/>
        </w:rPr>
        <w:t>in vitro</w:t>
      </w:r>
      <w:r w:rsidR="00BF16DD" w:rsidRPr="00A164B9">
        <w:t xml:space="preserve"> e </w:t>
      </w:r>
      <w:r w:rsidR="00BF16DD" w:rsidRPr="00A164B9">
        <w:rPr>
          <w:i/>
          <w:iCs/>
        </w:rPr>
        <w:t>in vivo</w:t>
      </w:r>
      <w:r w:rsidR="00BF16DD" w:rsidRPr="00A164B9">
        <w:t xml:space="preserve"> para avaliar sua</w:t>
      </w:r>
      <w:r w:rsidR="00D84EB3" w:rsidRPr="00A164B9">
        <w:t>s</w:t>
      </w:r>
      <w:r w:rsidR="00BF16DD" w:rsidRPr="00A164B9">
        <w:t xml:space="preserve"> atividade</w:t>
      </w:r>
      <w:r w:rsidR="00D84EB3" w:rsidRPr="00A164B9">
        <w:t>s</w:t>
      </w:r>
      <w:r w:rsidR="00BF16DD" w:rsidRPr="00A164B9">
        <w:t xml:space="preserve"> biológica</w:t>
      </w:r>
      <w:r w:rsidR="00D84EB3" w:rsidRPr="00A164B9">
        <w:t>s</w:t>
      </w:r>
      <w:r w:rsidR="00BF16DD" w:rsidRPr="00A164B9">
        <w:t>.</w:t>
      </w:r>
      <w:r w:rsidR="00BE12F1" w:rsidRPr="00A164B9">
        <w:t xml:space="preserve"> </w:t>
      </w:r>
      <w:r w:rsidR="00671337" w:rsidRPr="00A164B9">
        <w:rPr>
          <w:rFonts w:ascii="Calibri" w:hAnsi="Calibri" w:cs="Calibri"/>
        </w:rPr>
        <w:t>﻿</w:t>
      </w:r>
      <w:r w:rsidR="00FC4C07" w:rsidRPr="00A164B9">
        <w:t xml:space="preserve"> </w:t>
      </w:r>
    </w:p>
    <w:p w14:paraId="7AE2D284" w14:textId="0CCB6677" w:rsidR="001B6CFB" w:rsidRPr="00A164B9" w:rsidRDefault="001B6CFB" w:rsidP="00C20CE1">
      <w:pPr>
        <w:pStyle w:val="Heading4"/>
        <w:rPr>
          <w:lang w:val="pt-BR"/>
        </w:rPr>
      </w:pPr>
      <w:r w:rsidRPr="00A164B9">
        <w:rPr>
          <w:lang w:val="pt-BR"/>
        </w:rPr>
        <w:t>Atividade Anti-inflamatória</w:t>
      </w:r>
    </w:p>
    <w:p w14:paraId="4B1E4A28" w14:textId="2A847C7A" w:rsidR="00DD5EF5" w:rsidRPr="00A164B9" w:rsidRDefault="00D97993" w:rsidP="00AF66FD">
      <w:r w:rsidRPr="00A164B9">
        <w:rPr>
          <w:iCs/>
        </w:rPr>
        <w:t>A</w:t>
      </w:r>
      <w:r w:rsidR="00DD5EF5" w:rsidRPr="00A164B9">
        <w:t xml:space="preserve"> </w:t>
      </w:r>
      <w:proofErr w:type="spellStart"/>
      <w:r w:rsidRPr="00A164B9">
        <w:t>w</w:t>
      </w:r>
      <w:r w:rsidR="00DD5EF5" w:rsidRPr="00A164B9">
        <w:t>edelolacton</w:t>
      </w:r>
      <w:r w:rsidRPr="00A164B9">
        <w:t>a</w:t>
      </w:r>
      <w:proofErr w:type="spellEnd"/>
      <w:r w:rsidR="00DD5EF5" w:rsidRPr="00A164B9">
        <w:t xml:space="preserve">, o principal </w:t>
      </w:r>
      <w:proofErr w:type="spellStart"/>
      <w:r w:rsidR="00DD5EF5" w:rsidRPr="00A164B9">
        <w:t>cumestano</w:t>
      </w:r>
      <w:proofErr w:type="spellEnd"/>
      <w:r w:rsidR="00DD5EF5" w:rsidRPr="00A164B9">
        <w:t xml:space="preserve"> d</w:t>
      </w:r>
      <w:r w:rsidR="005E1E26" w:rsidRPr="00A164B9">
        <w:t>a</w:t>
      </w:r>
      <w:r w:rsidR="00DD5EF5" w:rsidRPr="00A164B9">
        <w:t xml:space="preserv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5E1E26" w:rsidRPr="00A164B9">
        <w:rPr>
          <w:i/>
        </w:rPr>
        <w:t>,</w:t>
      </w:r>
      <w:r w:rsidR="00DD5EF5" w:rsidRPr="00A164B9">
        <w:t xml:space="preserve"> é reconhecido como um</w:t>
      </w:r>
      <w:r w:rsidR="00DF7C61" w:rsidRPr="00A164B9">
        <w:t xml:space="preserve"> </w:t>
      </w:r>
      <w:r w:rsidR="00DD5EF5" w:rsidRPr="00A164B9">
        <w:t>inibidor d</w:t>
      </w:r>
      <w:r w:rsidR="00676301" w:rsidRPr="00A164B9">
        <w:t>o complexo de quinases IKB (</w:t>
      </w:r>
      <w:r w:rsidR="005A6B78" w:rsidRPr="00A164B9">
        <w:t xml:space="preserve">família </w:t>
      </w:r>
      <w:r w:rsidR="00DD5EF5" w:rsidRPr="00A164B9">
        <w:t>IKK</w:t>
      </w:r>
      <w:r w:rsidR="00676301" w:rsidRPr="00A164B9">
        <w:t>)</w:t>
      </w:r>
      <w:r w:rsidR="00DD5EF5" w:rsidRPr="00A164B9">
        <w:t>, um regulador mestre da via inflamatória do</w:t>
      </w:r>
      <w:r w:rsidR="00AD1ACF" w:rsidRPr="00A164B9">
        <w:t xml:space="preserve"> fator nuclear k</w:t>
      </w:r>
      <w:r w:rsidR="005E1E26" w:rsidRPr="00A164B9">
        <w:t>β</w:t>
      </w:r>
      <w:r w:rsidR="00DD5EF5" w:rsidRPr="00A164B9">
        <w:t xml:space="preserve"> </w:t>
      </w:r>
      <w:r w:rsidR="00AD1ACF" w:rsidRPr="00A164B9">
        <w:t>(</w:t>
      </w:r>
      <w:r w:rsidR="00DD5EF5" w:rsidRPr="00A164B9">
        <w:t>NF-k</w:t>
      </w:r>
      <w:r w:rsidR="005E1E26" w:rsidRPr="00A164B9">
        <w:t>β</w:t>
      </w:r>
      <w:r w:rsidR="00AD1ACF" w:rsidRPr="00A164B9">
        <w:t>)</w:t>
      </w:r>
      <w:r w:rsidR="00DD5EF5" w:rsidRPr="00A164B9">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BA13C3" w:rsidRPr="00A164B9">
            <w:rPr>
              <w:color w:val="000000"/>
            </w:rPr>
            <w:t>(BHATTACHARYYA; LAW, 2022)</w:t>
          </w:r>
        </w:sdtContent>
      </w:sdt>
      <w:r w:rsidR="00DD5EF5" w:rsidRPr="00A164B9">
        <w:t>.</w:t>
      </w:r>
    </w:p>
    <w:p w14:paraId="10685425" w14:textId="0E5F2F3C" w:rsidR="00756DD9" w:rsidRPr="00A164B9" w:rsidRDefault="00756DD9" w:rsidP="00AF66FD">
      <w:r w:rsidRPr="00A164B9">
        <w:t xml:space="preserve">O </w:t>
      </w:r>
      <w:r w:rsidRPr="00A164B9">
        <w:rPr>
          <w:color w:val="000000" w:themeColor="text1"/>
        </w:rPr>
        <w:t xml:space="preserve">extrato </w:t>
      </w:r>
      <w:r w:rsidRPr="00A164B9">
        <w:t xml:space="preserve">clorofórmico de </w:t>
      </w:r>
      <w:r w:rsidRPr="00A164B9">
        <w:rPr>
          <w:i/>
        </w:rPr>
        <w:t xml:space="preserve">E. </w:t>
      </w:r>
      <w:proofErr w:type="spellStart"/>
      <w:r w:rsidRPr="00A164B9">
        <w:rPr>
          <w:i/>
        </w:rPr>
        <w:t>prostrata</w:t>
      </w:r>
      <w:proofErr w:type="spellEnd"/>
      <w:r w:rsidRPr="00A164B9">
        <w:t xml:space="preserve"> reduziu a formação de edema em modelo animal em 55,85% na dose de 500 mg/kg, enquanto a droga padrão indometacina </w:t>
      </w:r>
      <w:r w:rsidR="00C87BF3" w:rsidRPr="00A164B9">
        <w:t xml:space="preserve">teve resultado de </w:t>
      </w:r>
      <w:r w:rsidRPr="00A164B9">
        <w:t>61,30%</w:t>
      </w:r>
      <w:r w:rsidR="00D61DAE" w:rsidRPr="00A164B9">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BA13C3" w:rsidRPr="00A164B9">
            <w:rPr>
              <w:color w:val="000000"/>
            </w:rPr>
            <w:t>(KUMAR et al., 2005)</w:t>
          </w:r>
        </w:sdtContent>
      </w:sdt>
      <w:r w:rsidRPr="00A164B9">
        <w:t xml:space="preserve">. O </w:t>
      </w:r>
      <w:proofErr w:type="spellStart"/>
      <w:r w:rsidRPr="00A164B9">
        <w:t>orobol</w:t>
      </w:r>
      <w:proofErr w:type="spellEnd"/>
      <w:r w:rsidRPr="00A164B9">
        <w:t xml:space="preserve"> isolado da espécie inibiu a produção de óxido nítrico</w:t>
      </w:r>
      <w:r w:rsidR="00C87BF3" w:rsidRPr="00A164B9">
        <w:t xml:space="preserve"> (NO)</w:t>
      </w:r>
      <w:r w:rsidR="008E360D" w:rsidRPr="00A164B9">
        <w:t xml:space="preserve"> e</w:t>
      </w:r>
      <w:r w:rsidRPr="00A164B9">
        <w:t xml:space="preserve"> prostaglandina E2 (PGE2)</w:t>
      </w:r>
      <w:r w:rsidR="008E360D" w:rsidRPr="00A164B9">
        <w:t xml:space="preserve">. Inibiu </w:t>
      </w:r>
      <w:r w:rsidRPr="00A164B9">
        <w:t xml:space="preserve">a expressão dos genes de óxido nítrico </w:t>
      </w:r>
      <w:proofErr w:type="spellStart"/>
      <w:r w:rsidRPr="00A164B9">
        <w:t>sintetase</w:t>
      </w:r>
      <w:proofErr w:type="spellEnd"/>
      <w:r w:rsidRPr="00A164B9">
        <w:t xml:space="preserve"> induzível (</w:t>
      </w:r>
      <w:proofErr w:type="spellStart"/>
      <w:r w:rsidRPr="00A164B9">
        <w:t>iNOS</w:t>
      </w:r>
      <w:proofErr w:type="spellEnd"/>
      <w:r w:rsidRPr="00A164B9">
        <w:t>) e ciclo-</w:t>
      </w:r>
      <w:proofErr w:type="spellStart"/>
      <w:r w:rsidRPr="00A164B9">
        <w:t>oxigenase</w:t>
      </w:r>
      <w:proofErr w:type="spellEnd"/>
      <w:r w:rsidRPr="00A164B9">
        <w:t xml:space="preserve"> 2 (COX-2) de maneira dose-dependente em modelo de inflamação utilizando cultura de macrófagos RAW 264.7</w:t>
      </w:r>
      <w:r w:rsidR="003F27A1" w:rsidRPr="00A164B9">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BA13C3" w:rsidRPr="00A164B9">
            <w:rPr>
              <w:color w:val="000000"/>
            </w:rPr>
            <w:t>(TEWTRAKUL et al., 2011)</w:t>
          </w:r>
        </w:sdtContent>
      </w:sdt>
      <w:r w:rsidRPr="00A164B9">
        <w:t>.</w:t>
      </w:r>
    </w:p>
    <w:p w14:paraId="3D9DAC8B" w14:textId="2D1B2EFE" w:rsidR="00756DD9" w:rsidRPr="00A164B9" w:rsidRDefault="00A26E8F" w:rsidP="00AF66FD">
      <w:r w:rsidRPr="00A164B9">
        <w:lastRenderedPageBreak/>
        <w:t>Em e</w:t>
      </w:r>
      <w:r w:rsidR="00756DD9" w:rsidRPr="00A164B9">
        <w:t xml:space="preserve">studo </w:t>
      </w:r>
      <w:r w:rsidR="003D2FE0" w:rsidRPr="00A164B9">
        <w:t xml:space="preserve">por </w:t>
      </w:r>
      <w:r w:rsidR="003D2FE0" w:rsidRPr="00A164B9">
        <w:rPr>
          <w:noProof/>
        </w:rPr>
        <w:t>Wagner e Fessler</w:t>
      </w:r>
      <w:r w:rsidR="003D2FE0" w:rsidRPr="00A164B9">
        <w:t xml:space="preserve"> </w:t>
      </w:r>
      <w:r w:rsidR="00A84830" w:rsidRPr="00A164B9">
        <w:t>(</w:t>
      </w:r>
      <w:r w:rsidR="003D2FE0" w:rsidRPr="00A164B9">
        <w:rPr>
          <w:noProof/>
        </w:rPr>
        <w:t>1986</w:t>
      </w:r>
      <w:r w:rsidR="00A84830" w:rsidRPr="00A164B9">
        <w:rPr>
          <w:noProof/>
        </w:rPr>
        <w:t>)</w:t>
      </w:r>
      <w:r w:rsidRPr="00A164B9">
        <w:t xml:space="preserve">, a </w:t>
      </w:r>
      <w:proofErr w:type="spellStart"/>
      <w:r w:rsidR="00756DD9" w:rsidRPr="00A164B9">
        <w:t>w</w:t>
      </w:r>
      <w:r w:rsidR="00022ED9" w:rsidRPr="00A164B9">
        <w:t>e</w:t>
      </w:r>
      <w:r w:rsidR="00756DD9" w:rsidRPr="00A164B9">
        <w:t>delolactona</w:t>
      </w:r>
      <w:proofErr w:type="spellEnd"/>
      <w:r w:rsidR="00756DD9" w:rsidRPr="00A164B9">
        <w:t xml:space="preserve"> isolada </w:t>
      </w:r>
      <w:r w:rsidR="008B6010" w:rsidRPr="00A164B9">
        <w:t>apresentou atividade inibitória n</w:t>
      </w:r>
      <w:r w:rsidR="00756DD9" w:rsidRPr="00A164B9">
        <w:t xml:space="preserve">a enzima 5-lipoxigenase, que produz leucotrienos a partir do ácido araquidônico </w:t>
      </w:r>
      <w:r w:rsidR="00977D66" w:rsidRPr="00A164B9">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BA13C3" w:rsidRPr="00A164B9">
            <w:rPr>
              <w:color w:val="000000"/>
            </w:rPr>
            <w:t>(ARUNACHALAM et al., 2009)</w:t>
          </w:r>
        </w:sdtContent>
      </w:sdt>
      <w:r w:rsidR="00756DD9" w:rsidRPr="00A164B9">
        <w:t xml:space="preserve">. </w:t>
      </w:r>
      <w:r w:rsidR="00415390" w:rsidRPr="00A164B9">
        <w:t xml:space="preserve">A </w:t>
      </w:r>
      <w:proofErr w:type="spellStart"/>
      <w:r w:rsidR="00415390" w:rsidRPr="00A164B9">
        <w:t>w</w:t>
      </w:r>
      <w:r w:rsidR="00022ED9" w:rsidRPr="00A164B9">
        <w:t>edelolactona</w:t>
      </w:r>
      <w:proofErr w:type="spellEnd"/>
      <w:r w:rsidR="00022ED9" w:rsidRPr="00A164B9">
        <w:t xml:space="preserve"> apresentou </w:t>
      </w:r>
      <w:r w:rsidR="00756DD9" w:rsidRPr="00A164B9">
        <w:t xml:space="preserve">ação antagonista sobre o receptor 35 acoplado a proteína G (GPR35) em mastócitos. Este é </w:t>
      </w:r>
      <w:r w:rsidR="004208BC" w:rsidRPr="00A164B9">
        <w:t xml:space="preserve">o </w:t>
      </w:r>
      <w:r w:rsidR="00756DD9" w:rsidRPr="00A164B9">
        <w:t xml:space="preserve">mecanismo de ação sugerido para os </w:t>
      </w:r>
      <w:proofErr w:type="spellStart"/>
      <w:r w:rsidR="00756DD9" w:rsidRPr="00A164B9">
        <w:t>cromoglicatos</w:t>
      </w:r>
      <w:proofErr w:type="spellEnd"/>
      <w:r w:rsidR="00756DD9" w:rsidRPr="00A164B9">
        <w:t xml:space="preserve"> utilizados no tratamento da asma</w:t>
      </w:r>
      <w:r w:rsidR="005C0020" w:rsidRPr="00A164B9">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BA13C3" w:rsidRPr="00A164B9">
            <w:rPr>
              <w:color w:val="000000"/>
            </w:rPr>
            <w:t>(DENG; FANG, 2012)</w:t>
          </w:r>
        </w:sdtContent>
      </w:sdt>
      <w:r w:rsidR="00756DD9" w:rsidRPr="00A164B9">
        <w:t xml:space="preserve">. Além disso, o extrato seco padronizado de </w:t>
      </w:r>
      <w:r w:rsidR="00756DD9" w:rsidRPr="00A164B9">
        <w:rPr>
          <w:i/>
        </w:rPr>
        <w:t xml:space="preserve">E. </w:t>
      </w:r>
      <w:proofErr w:type="spellStart"/>
      <w:r w:rsidR="00756DD9" w:rsidRPr="00A164B9">
        <w:rPr>
          <w:i/>
        </w:rPr>
        <w:t>prostrata</w:t>
      </w:r>
      <w:proofErr w:type="spellEnd"/>
      <w:r w:rsidR="00756DD9" w:rsidRPr="00A164B9">
        <w:rPr>
          <w:i/>
        </w:rPr>
        <w:t xml:space="preserve"> </w:t>
      </w:r>
      <w:r w:rsidR="00756DD9" w:rsidRPr="00A164B9">
        <w:t>nas doses de 250 mg/kg e 500 mg/kg diminuíram a responsividade brônquica, inflamação pulmonar e a produção da citocina I</w:t>
      </w:r>
      <w:r w:rsidR="00BE74AD" w:rsidRPr="00A164B9">
        <w:t>L</w:t>
      </w:r>
      <w:r w:rsidR="00756DD9" w:rsidRPr="00A164B9">
        <w:t>-13 em modelo experimental de asma</w:t>
      </w:r>
      <w:r w:rsidR="00D20331" w:rsidRPr="00A164B9">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BA13C3" w:rsidRPr="00A164B9">
            <w:rPr>
              <w:color w:val="000000"/>
            </w:rPr>
            <w:t>(MOREL et al., 2017)</w:t>
          </w:r>
        </w:sdtContent>
      </w:sdt>
      <w:r w:rsidR="00756DD9" w:rsidRPr="00A164B9">
        <w:t>.</w:t>
      </w:r>
    </w:p>
    <w:p w14:paraId="628EEE07" w14:textId="55DBE9C3" w:rsidR="00223CAE" w:rsidRPr="00A164B9" w:rsidRDefault="00434D6A" w:rsidP="00AF66FD">
      <w:pPr>
        <w:rPr>
          <w:color w:val="000000"/>
        </w:rPr>
      </w:pPr>
      <w:r w:rsidRPr="00A164B9">
        <w:t xml:space="preserve">O efeito </w:t>
      </w:r>
      <w:r w:rsidR="00EE0E2A" w:rsidRPr="00A164B9">
        <w:rPr>
          <w:color w:val="000000"/>
        </w:rPr>
        <w:t xml:space="preserve">do extrato de </w:t>
      </w:r>
      <w:r w:rsidR="00EE0E2A" w:rsidRPr="00A164B9">
        <w:rPr>
          <w:i/>
          <w:color w:val="000000"/>
        </w:rPr>
        <w:t xml:space="preserve">E. </w:t>
      </w:r>
      <w:proofErr w:type="spellStart"/>
      <w:r w:rsidR="00EE0E2A" w:rsidRPr="00A164B9">
        <w:rPr>
          <w:i/>
          <w:color w:val="000000"/>
        </w:rPr>
        <w:t>prostrata</w:t>
      </w:r>
      <w:proofErr w:type="spellEnd"/>
      <w:r w:rsidR="00EE0E2A" w:rsidRPr="00A164B9">
        <w:rPr>
          <w:color w:val="000000"/>
        </w:rPr>
        <w:t xml:space="preserve"> </w:t>
      </w:r>
      <w:r w:rsidR="00AD056F" w:rsidRPr="00A164B9">
        <w:t>na dermatite atópic</w:t>
      </w:r>
      <w:r w:rsidR="00416B31" w:rsidRPr="00A164B9">
        <w:t>a</w:t>
      </w:r>
      <w:r w:rsidR="001117C2" w:rsidRPr="00A164B9">
        <w:t xml:space="preserve"> e</w:t>
      </w:r>
      <w:r w:rsidRPr="00A164B9">
        <w:t xml:space="preserve"> o</w:t>
      </w:r>
      <w:r w:rsidR="00AE5DD8" w:rsidRPr="00A164B9">
        <w:t xml:space="preserve">s </w:t>
      </w:r>
      <w:r w:rsidRPr="00A164B9">
        <w:t>mecanismos moleculares</w:t>
      </w:r>
      <w:r w:rsidR="00AD056F" w:rsidRPr="00A164B9">
        <w:t xml:space="preserve"> associados </w:t>
      </w:r>
      <w:r w:rsidRPr="00A164B9">
        <w:t xml:space="preserve">foram elucidados </w:t>
      </w:r>
      <w:r w:rsidR="00AD056F" w:rsidRPr="00A164B9">
        <w:t>em</w:t>
      </w:r>
      <w:r w:rsidRPr="00A164B9">
        <w:t xml:space="preserve"> modelo de camundongos </w:t>
      </w:r>
      <w:r w:rsidR="00EE0E2A" w:rsidRPr="00A164B9">
        <w:t xml:space="preserve">através de </w:t>
      </w:r>
      <w:r w:rsidRPr="00A164B9">
        <w:t xml:space="preserve">análise histológica, ensaio </w:t>
      </w:r>
      <w:proofErr w:type="spellStart"/>
      <w:r w:rsidRPr="00A164B9">
        <w:t>imunoabsorvente</w:t>
      </w:r>
      <w:proofErr w:type="spellEnd"/>
      <w:r w:rsidRPr="00A164B9">
        <w:t xml:space="preserve"> ligado a enzima</w:t>
      </w:r>
      <w:r w:rsidR="00EE0E2A" w:rsidRPr="00A164B9">
        <w:t xml:space="preserve"> (ELISA)</w:t>
      </w:r>
      <w:r w:rsidRPr="00A164B9">
        <w:t xml:space="preserve">, reação quantitativa em cadeia da polimerase em tempo real </w:t>
      </w:r>
      <w:r w:rsidR="00EE0E2A" w:rsidRPr="00A164B9">
        <w:t>(</w:t>
      </w:r>
      <w:proofErr w:type="spellStart"/>
      <w:r w:rsidR="00EE0E2A" w:rsidRPr="00A164B9">
        <w:t>rtPCR</w:t>
      </w:r>
      <w:proofErr w:type="spellEnd"/>
      <w:r w:rsidR="00EE0E2A" w:rsidRPr="00A164B9">
        <w:t xml:space="preserve">) </w:t>
      </w:r>
      <w:r w:rsidRPr="00A164B9">
        <w:t xml:space="preserve">e Western </w:t>
      </w:r>
      <w:proofErr w:type="spellStart"/>
      <w:r w:rsidRPr="00A164B9">
        <w:t>blot</w:t>
      </w:r>
      <w:proofErr w:type="spellEnd"/>
      <w:r w:rsidR="00416B31" w:rsidRPr="00A164B9">
        <w:t>. Os resultados revelaram que</w:t>
      </w:r>
      <w:r w:rsidR="00837F10" w:rsidRPr="00A164B9">
        <w:t xml:space="preserve"> a</w:t>
      </w:r>
      <w:r w:rsidR="00416B31" w:rsidRPr="00A164B9">
        <w:t xml:space="preserve"> </w:t>
      </w:r>
      <w:r w:rsidR="00416B31" w:rsidRPr="00A164B9">
        <w:rPr>
          <w:i/>
          <w:iCs/>
        </w:rPr>
        <w:t>E</w:t>
      </w:r>
      <w:r w:rsidR="00837F10" w:rsidRPr="00A164B9">
        <w:rPr>
          <w:i/>
          <w:iCs/>
        </w:rPr>
        <w:t xml:space="preserve">. </w:t>
      </w:r>
      <w:proofErr w:type="spellStart"/>
      <w:r w:rsidR="00837F10" w:rsidRPr="00A164B9">
        <w:rPr>
          <w:i/>
          <w:iCs/>
        </w:rPr>
        <w:t>prostrata</w:t>
      </w:r>
      <w:proofErr w:type="spellEnd"/>
      <w:r w:rsidR="00416B31" w:rsidRPr="00A164B9">
        <w:t xml:space="preserve"> </w:t>
      </w:r>
      <w:r w:rsidR="00A10386" w:rsidRPr="00A164B9">
        <w:t>reduziu</w:t>
      </w:r>
      <w:r w:rsidR="00416B31" w:rsidRPr="00A164B9">
        <w:t xml:space="preserve"> a progressão dos sintomas da </w:t>
      </w:r>
      <w:r w:rsidR="00A10386" w:rsidRPr="00A164B9">
        <w:t>dermatite atópica</w:t>
      </w:r>
      <w:r w:rsidR="00416B31" w:rsidRPr="00A164B9">
        <w:t>, diminuindo a espessura da epiderme/derme,</w:t>
      </w:r>
      <w:r w:rsidR="003445C0" w:rsidRPr="00A164B9">
        <w:t xml:space="preserve"> </w:t>
      </w:r>
      <w:r w:rsidR="00C65307" w:rsidRPr="00A164B9">
        <w:t xml:space="preserve">reduzindo o infiltrado de </w:t>
      </w:r>
      <w:r w:rsidR="00416B31" w:rsidRPr="00A164B9">
        <w:t>células imunes</w:t>
      </w:r>
      <w:r w:rsidR="00C65307" w:rsidRPr="00A164B9">
        <w:t>,</w:t>
      </w:r>
      <w:r w:rsidR="00416B31" w:rsidRPr="00A164B9">
        <w:t xml:space="preserve"> restaurando a disfunção da barreira cutânea e </w:t>
      </w:r>
      <w:r w:rsidR="00C65307" w:rsidRPr="00A164B9">
        <w:t>o desbalanço da</w:t>
      </w:r>
      <w:r w:rsidR="00416B31" w:rsidRPr="00A164B9">
        <w:t xml:space="preserve"> resposta imune. </w:t>
      </w:r>
      <w:r w:rsidR="008A2F96" w:rsidRPr="00A164B9">
        <w:t>S</w:t>
      </w:r>
      <w:r w:rsidR="00416B31" w:rsidRPr="00A164B9">
        <w:t>uprimiu a express</w:t>
      </w:r>
      <w:r w:rsidR="00C65307" w:rsidRPr="00A164B9">
        <w:t xml:space="preserve">ão </w:t>
      </w:r>
      <w:r w:rsidR="00416B31" w:rsidRPr="00A164B9">
        <w:t xml:space="preserve">de </w:t>
      </w:r>
      <w:r w:rsidR="00C65307" w:rsidRPr="00A164B9">
        <w:t xml:space="preserve">linfócitos </w:t>
      </w:r>
      <w:r w:rsidR="00416B31" w:rsidRPr="00A164B9">
        <w:t>T</w:t>
      </w:r>
      <w:r w:rsidR="00C65307" w:rsidRPr="00A164B9">
        <w:t xml:space="preserve"> </w:t>
      </w:r>
      <w:proofErr w:type="spellStart"/>
      <w:r w:rsidR="00C65307" w:rsidRPr="00A164B9">
        <w:rPr>
          <w:i/>
        </w:rPr>
        <w:t>helper</w:t>
      </w:r>
      <w:proofErr w:type="spellEnd"/>
      <w:r w:rsidR="00416B31" w:rsidRPr="00A164B9">
        <w:t xml:space="preserve"> Th</w:t>
      </w:r>
      <w:r w:rsidR="00BC337F" w:rsidRPr="00A164B9">
        <w:t>1</w:t>
      </w:r>
      <w:r w:rsidR="00416B31" w:rsidRPr="00A164B9">
        <w:t>, Th2</w:t>
      </w:r>
      <w:r w:rsidR="00BC337F" w:rsidRPr="00A164B9">
        <w:t xml:space="preserve"> e </w:t>
      </w:r>
      <w:r w:rsidR="00416B31" w:rsidRPr="00A164B9">
        <w:t>Th17</w:t>
      </w:r>
      <w:r w:rsidR="00BC337F" w:rsidRPr="00A164B9">
        <w:t xml:space="preserve">. Suprimiu a </w:t>
      </w:r>
      <w:r w:rsidR="00416B31" w:rsidRPr="00A164B9">
        <w:t>fosforilação de quinase</w:t>
      </w:r>
      <w:r w:rsidR="00887FD7" w:rsidRPr="00A164B9">
        <w:t xml:space="preserve"> e</w:t>
      </w:r>
      <w:r w:rsidR="00416B31" w:rsidRPr="00A164B9">
        <w:t xml:space="preserve"> ativador da transcrição 1 na pele de camundongos, bem como </w:t>
      </w:r>
      <w:r w:rsidR="00887FD7" w:rsidRPr="00A164B9">
        <w:t xml:space="preserve">inibiu </w:t>
      </w:r>
      <w:r w:rsidR="00416B31" w:rsidRPr="00A164B9">
        <w:t xml:space="preserve">a translocação do </w:t>
      </w:r>
      <w:r w:rsidR="00C6506E" w:rsidRPr="00A164B9">
        <w:t>NF-kβ</w:t>
      </w:r>
      <w:r w:rsidR="00416B31" w:rsidRPr="00A164B9">
        <w:t xml:space="preserve"> em queratinócitos </w:t>
      </w:r>
      <w:proofErr w:type="spellStart"/>
      <w:r w:rsidR="00416B31" w:rsidRPr="00A164B9">
        <w:t>HaCaT</w:t>
      </w:r>
      <w:proofErr w:type="spellEnd"/>
      <w:r w:rsidR="00416B31" w:rsidRPr="00A164B9">
        <w:t>.</w:t>
      </w:r>
      <w:r w:rsidR="00751876" w:rsidRPr="00A164B9">
        <w:t xml:space="preserve"> Coletivamente, </w:t>
      </w:r>
      <w:r w:rsidR="00784932" w:rsidRPr="00A164B9">
        <w:t>reduziu a atividade alérgica inflamatória n</w:t>
      </w:r>
      <w:r w:rsidR="00751876" w:rsidRPr="00A164B9">
        <w:t xml:space="preserve">a pele por meio da </w:t>
      </w:r>
      <w:r w:rsidR="00784932" w:rsidRPr="00A164B9">
        <w:t>restauração</w:t>
      </w:r>
      <w:r w:rsidR="00751876" w:rsidRPr="00A164B9">
        <w:t xml:space="preserve"> da barreira cutânea e regulação d</w:t>
      </w:r>
      <w:r w:rsidR="00784932" w:rsidRPr="00A164B9">
        <w:t xml:space="preserve">a resposta </w:t>
      </w:r>
      <w:r w:rsidR="00751876" w:rsidRPr="00A164B9">
        <w:t>imunológic</w:t>
      </w:r>
      <w:r w:rsidR="00784932" w:rsidRPr="00A164B9">
        <w:t>a</w:t>
      </w:r>
      <w:r w:rsidR="00B95AFF" w:rsidRPr="00A164B9">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BA13C3" w:rsidRPr="00A164B9">
            <w:rPr>
              <w:color w:val="000000"/>
            </w:rPr>
            <w:t>(KANG et al., 2022)</w:t>
          </w:r>
        </w:sdtContent>
      </w:sdt>
      <w:r w:rsidR="00416B31" w:rsidRPr="00A164B9">
        <w:rPr>
          <w:color w:val="000000"/>
        </w:rPr>
        <w:t>.</w:t>
      </w:r>
    </w:p>
    <w:p w14:paraId="22A3FC18" w14:textId="54EF92B1" w:rsidR="000618DF" w:rsidRPr="00A164B9" w:rsidRDefault="0084361C" w:rsidP="00AF66FD">
      <w:pPr>
        <w:rPr>
          <w:color w:val="000000"/>
        </w:rPr>
      </w:pPr>
      <w:r w:rsidRPr="00A164B9">
        <w:rPr>
          <w:color w:val="000000"/>
        </w:rPr>
        <w:t xml:space="preserve">Um estudo recente, publicado em outubro de 2023 foi o primeiro a </w:t>
      </w:r>
      <w:r w:rsidR="002E1344" w:rsidRPr="00A164B9">
        <w:rPr>
          <w:color w:val="000000"/>
        </w:rPr>
        <w:t xml:space="preserve">demonstrar a presença de ácido acetilsalicílico em uma amostra de </w:t>
      </w:r>
      <w:proofErr w:type="spellStart"/>
      <w:r w:rsidR="00535D0B" w:rsidRPr="00A164B9">
        <w:rPr>
          <w:i/>
          <w:color w:val="000000"/>
        </w:rPr>
        <w:t>Eclipta</w:t>
      </w:r>
      <w:proofErr w:type="spellEnd"/>
      <w:r w:rsidR="00535D0B" w:rsidRPr="00A164B9">
        <w:rPr>
          <w:i/>
          <w:color w:val="000000"/>
        </w:rPr>
        <w:t xml:space="preserve"> </w:t>
      </w:r>
      <w:proofErr w:type="spellStart"/>
      <w:r w:rsidR="00535D0B" w:rsidRPr="00A164B9">
        <w:rPr>
          <w:i/>
          <w:color w:val="000000"/>
        </w:rPr>
        <w:t>prostrata</w:t>
      </w:r>
      <w:proofErr w:type="spellEnd"/>
      <w:r w:rsidR="007D2530" w:rsidRPr="00A164B9">
        <w:rPr>
          <w:color w:val="000000"/>
        </w:rPr>
        <w:t xml:space="preserve">, com contração 5 vezes maior do que a </w:t>
      </w:r>
      <w:proofErr w:type="spellStart"/>
      <w:r w:rsidR="007D2530" w:rsidRPr="00A164B9">
        <w:rPr>
          <w:color w:val="000000"/>
        </w:rPr>
        <w:t>wedelolactona</w:t>
      </w:r>
      <w:proofErr w:type="spellEnd"/>
      <w:r w:rsidR="007D2530" w:rsidRPr="00A164B9">
        <w:rPr>
          <w:color w:val="000000"/>
        </w:rPr>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BA13C3" w:rsidRPr="00A164B9">
            <w:rPr>
              <w:color w:val="000000"/>
            </w:rPr>
            <w:t>(PHAN et al., 2023)</w:t>
          </w:r>
        </w:sdtContent>
      </w:sdt>
      <w:r w:rsidR="007D2530" w:rsidRPr="00A164B9">
        <w:rPr>
          <w:color w:val="000000"/>
        </w:rPr>
        <w:t>.</w:t>
      </w:r>
    </w:p>
    <w:p w14:paraId="16F4BC8F" w14:textId="0062D9DE" w:rsidR="00D21922" w:rsidRPr="00A164B9" w:rsidRDefault="00D21922" w:rsidP="00C20CE1">
      <w:pPr>
        <w:pStyle w:val="Heading4"/>
        <w:rPr>
          <w:lang w:val="pt-BR"/>
        </w:rPr>
      </w:pPr>
      <w:r w:rsidRPr="00A164B9">
        <w:rPr>
          <w:lang w:val="pt-BR"/>
        </w:rPr>
        <w:t xml:space="preserve">Atividades </w:t>
      </w:r>
      <w:proofErr w:type="spellStart"/>
      <w:r w:rsidRPr="00A164B9">
        <w:rPr>
          <w:lang w:val="pt-BR"/>
        </w:rPr>
        <w:t>anti-hiperlipemiantes</w:t>
      </w:r>
      <w:proofErr w:type="spellEnd"/>
    </w:p>
    <w:p w14:paraId="7286A5B0" w14:textId="4DB1B6AE" w:rsidR="002A49FD" w:rsidRPr="00A164B9" w:rsidRDefault="00AD0DF9" w:rsidP="00AF66FD">
      <w:pPr>
        <w:rPr>
          <w:color w:val="000000"/>
        </w:rPr>
      </w:pPr>
      <w:r w:rsidRPr="00A164B9">
        <w:t xml:space="preserve">A </w:t>
      </w:r>
      <w:proofErr w:type="spellStart"/>
      <w:r w:rsidRPr="00A164B9">
        <w:rPr>
          <w:i/>
          <w:iCs/>
        </w:rPr>
        <w:t>diacilglicerol</w:t>
      </w:r>
      <w:proofErr w:type="spellEnd"/>
      <w:r w:rsidRPr="00A164B9">
        <w:rPr>
          <w:i/>
          <w:iCs/>
        </w:rPr>
        <w:t xml:space="preserve"> </w:t>
      </w:r>
      <w:proofErr w:type="spellStart"/>
      <w:r w:rsidRPr="00A164B9">
        <w:rPr>
          <w:i/>
          <w:iCs/>
        </w:rPr>
        <w:t>aciltransferase</w:t>
      </w:r>
      <w:proofErr w:type="spellEnd"/>
      <w:r w:rsidRPr="00A164B9">
        <w:t xml:space="preserve"> (DGAT) é uma enzima chave</w:t>
      </w:r>
      <w:r w:rsidR="0048155E" w:rsidRPr="00A164B9">
        <w:t xml:space="preserve"> na etapa final</w:t>
      </w:r>
      <w:r w:rsidRPr="00A164B9">
        <w:t xml:space="preserve"> da biossíntese da via do glicerol fosfato. Os triglicerídeos sintetizados em excesso</w:t>
      </w:r>
      <w:r w:rsidR="0048155E" w:rsidRPr="00A164B9">
        <w:t xml:space="preserve"> são associados </w:t>
      </w:r>
      <w:r w:rsidR="00EB4975" w:rsidRPr="00A164B9">
        <w:t>a</w:t>
      </w:r>
      <w:r w:rsidR="0048155E" w:rsidRPr="00A164B9">
        <w:t xml:space="preserve"> doenças </w:t>
      </w:r>
      <w:r w:rsidRPr="00A164B9">
        <w:t>como</w:t>
      </w:r>
      <w:r w:rsidR="005E7FFE" w:rsidRPr="00A164B9">
        <w:t xml:space="preserve"> DM2</w:t>
      </w:r>
      <w:r w:rsidRPr="00A164B9">
        <w:t xml:space="preserve">, hipertrigliceridemia e obesidade. Os constituintes ativos de </w:t>
      </w:r>
      <w:proofErr w:type="spellStart"/>
      <w:r w:rsidRPr="00A164B9">
        <w:t>poliacetileno</w:t>
      </w:r>
      <w:proofErr w:type="spellEnd"/>
      <w:r w:rsidRPr="00A164B9">
        <w:t xml:space="preserve"> do caule de</w:t>
      </w:r>
      <w:r w:rsidR="005E486F" w:rsidRPr="00A164B9">
        <w:t xml:space="preserve"> EP</w:t>
      </w:r>
      <w:r w:rsidRPr="00A164B9">
        <w:rPr>
          <w:i/>
          <w:iCs/>
        </w:rPr>
        <w:t xml:space="preserve"> </w:t>
      </w:r>
      <w:r w:rsidRPr="00A164B9">
        <w:t xml:space="preserve">foram testados quanto à inibição da enzima DGAT. A </w:t>
      </w:r>
      <w:proofErr w:type="spellStart"/>
      <w:r w:rsidRPr="00A164B9">
        <w:t>curaridina</w:t>
      </w:r>
      <w:proofErr w:type="spellEnd"/>
      <w:r w:rsidRPr="00A164B9">
        <w:t xml:space="preserve"> foi usada como controle positivo, que é conhecido como inibidor de DGAT. Um total de 8 isolados apresentaram atividade potente e os valores de IC50 foram de 74,4</w:t>
      </w:r>
      <w:r w:rsidR="00EB4975" w:rsidRPr="00A164B9">
        <w:t xml:space="preserve"> </w:t>
      </w:r>
      <w:r w:rsidRPr="00A164B9">
        <w:t>±</w:t>
      </w:r>
      <w:r w:rsidR="00EB4975" w:rsidRPr="00A164B9">
        <w:t xml:space="preserve"> </w:t>
      </w:r>
      <w:r w:rsidRPr="00A164B9">
        <w:t>1,3 a 101,1</w:t>
      </w:r>
      <w:r w:rsidR="00EB4975" w:rsidRPr="00A164B9">
        <w:t xml:space="preserve"> </w:t>
      </w:r>
      <w:r w:rsidRPr="00A164B9">
        <w:t>±</w:t>
      </w:r>
      <w:r w:rsidR="00EB4975" w:rsidRPr="00A164B9">
        <w:t xml:space="preserve"> </w:t>
      </w:r>
      <w:r w:rsidRPr="00A164B9">
        <w:t xml:space="preserve">1,1 </w:t>
      </w:r>
      <w:proofErr w:type="spellStart"/>
      <w:r w:rsidRPr="00A164B9">
        <w:t>μM</w:t>
      </w:r>
      <w:proofErr w:type="spellEnd"/>
      <w:r w:rsidRPr="00A164B9">
        <w:t xml:space="preserve">, enquanto o controle positivo foi de 10,4 ± 1,4 </w:t>
      </w:r>
      <w:proofErr w:type="spellStart"/>
      <w:r w:rsidRPr="00A164B9">
        <w:t>μM</w:t>
      </w:r>
      <w:proofErr w:type="spellEnd"/>
      <w:r w:rsidR="00C063E6" w:rsidRPr="00A164B9">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BA13C3" w:rsidRPr="00A164B9">
            <w:rPr>
              <w:color w:val="000000"/>
            </w:rPr>
            <w:t>(TIMALSINA; DEVKOTA, 2021)</w:t>
          </w:r>
        </w:sdtContent>
      </w:sdt>
      <w:r w:rsidR="00CC4AB5" w:rsidRPr="00A164B9">
        <w:rPr>
          <w:color w:val="000000"/>
        </w:rPr>
        <w:t>.</w:t>
      </w:r>
    </w:p>
    <w:p w14:paraId="5F34C505" w14:textId="6CA0A252" w:rsidR="00CC4AB5" w:rsidRPr="00A164B9" w:rsidRDefault="00B1693C" w:rsidP="00C20CE1">
      <w:pPr>
        <w:pStyle w:val="Heading4"/>
        <w:rPr>
          <w:lang w:val="pt-BR"/>
        </w:rPr>
      </w:pPr>
      <w:r w:rsidRPr="00A164B9">
        <w:rPr>
          <w:lang w:val="pt-BR"/>
        </w:rPr>
        <w:lastRenderedPageBreak/>
        <w:t>Atividade em vias metabólicas associadas a obesidade</w:t>
      </w:r>
    </w:p>
    <w:p w14:paraId="4AAB4770" w14:textId="1443C696" w:rsidR="00BB5027" w:rsidRPr="00A164B9" w:rsidRDefault="004C7FCC" w:rsidP="00AF66FD">
      <w:r w:rsidRPr="00A164B9">
        <w:t>Em um estudo conduzido por L</w:t>
      </w:r>
      <w:r w:rsidR="00E34487" w:rsidRPr="00A164B9">
        <w:t>e</w:t>
      </w:r>
      <w:r w:rsidRPr="00A164B9">
        <w:t xml:space="preserve"> et al. (2021), foram isolados e identificados sete compostos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1B572A" w:rsidRPr="00A164B9">
        <w:t>. Foram avaliadas suas</w:t>
      </w:r>
      <w:r w:rsidRPr="00A164B9">
        <w:t xml:space="preserve"> atividades inibitórias</w:t>
      </w:r>
      <w:r w:rsidR="001B572A" w:rsidRPr="00A164B9">
        <w:t xml:space="preserve"> sobre a</w:t>
      </w:r>
      <w:r w:rsidRPr="00A164B9">
        <w:t xml:space="preserve"> proteína tirosina fosfatase 1B (PTP1B), que está envolvida na regulação da sinalização de insulina e pode ser um alvo terapêutico para o tratamento da síndrome metabólica. </w:t>
      </w:r>
      <w:r w:rsidR="00B90514" w:rsidRPr="00A164B9">
        <w:t>Dentre estes compostos, o</w:t>
      </w:r>
      <w:r w:rsidRPr="00A164B9">
        <w:t xml:space="preserve"> </w:t>
      </w:r>
      <w:proofErr w:type="spellStart"/>
      <w:r w:rsidRPr="00A164B9">
        <w:rPr>
          <w:i/>
          <w:iCs/>
        </w:rPr>
        <w:t>ecliptal</w:t>
      </w:r>
      <w:proofErr w:type="spellEnd"/>
      <w:r w:rsidRPr="00A164B9">
        <w:t xml:space="preserve"> </w:t>
      </w:r>
      <w:r w:rsidR="00B90514" w:rsidRPr="00A164B9">
        <w:t xml:space="preserve">foi o que </w:t>
      </w:r>
      <w:r w:rsidR="003A1CC4" w:rsidRPr="00A164B9">
        <w:t>apresentou</w:t>
      </w:r>
      <w:r w:rsidRPr="00A164B9">
        <w:t xml:space="preserve"> a maior atividade inibitória. </w:t>
      </w:r>
    </w:p>
    <w:p w14:paraId="345AB7EA" w14:textId="3ED3718C" w:rsidR="0045234E" w:rsidRPr="00A164B9" w:rsidRDefault="004C7FCC" w:rsidP="00AF66FD">
      <w:r w:rsidRPr="00A164B9">
        <w:t xml:space="preserve">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201491" w:rsidRPr="00A164B9">
        <w:rPr>
          <w:i/>
          <w:iCs/>
        </w:rPr>
        <w:t xml:space="preserve"> </w:t>
      </w:r>
      <w:r w:rsidR="00201491" w:rsidRPr="00A164B9">
        <w:t>apresentou</w:t>
      </w:r>
      <w:r w:rsidRPr="00A164B9">
        <w:t xml:space="preserve"> efeitos inibitórios sobre a PTP1B </w:t>
      </w:r>
      <w:r w:rsidRPr="00A164B9">
        <w:rPr>
          <w:i/>
          <w:iCs/>
        </w:rPr>
        <w:t>in vitro</w:t>
      </w:r>
      <w:r w:rsidRPr="00A164B9">
        <w:t xml:space="preserve"> e em camundongos obesos, melhorando a sensibilidade à insulina e reduzindo a </w:t>
      </w:r>
      <w:r w:rsidR="00EF476F" w:rsidRPr="00A164B9">
        <w:t>atividade inflamatória</w:t>
      </w:r>
      <w:r w:rsidRPr="00A164B9">
        <w:t xml:space="preserve">. Além disso, os compostos isolados da planta apresentaram propriedades anti-inflamatórias em células </w:t>
      </w:r>
      <w:r w:rsidRPr="00A164B9">
        <w:rPr>
          <w:i/>
          <w:iCs/>
        </w:rPr>
        <w:t>in vitro</w:t>
      </w:r>
      <w:r w:rsidRPr="00A164B9">
        <w:t xml:space="preserve">. Esses resultados sugerem que a </w:t>
      </w:r>
      <w:r w:rsidR="008F17BA" w:rsidRPr="00A164B9">
        <w:rPr>
          <w:i/>
          <w:iCs/>
        </w:rPr>
        <w:t>E.</w:t>
      </w:r>
      <w:r w:rsidRPr="00A164B9">
        <w:rPr>
          <w:i/>
          <w:iCs/>
        </w:rPr>
        <w:t xml:space="preserve"> </w:t>
      </w:r>
      <w:proofErr w:type="spellStart"/>
      <w:r w:rsidRPr="00A164B9">
        <w:rPr>
          <w:i/>
          <w:iCs/>
        </w:rPr>
        <w:t>prostrata</w:t>
      </w:r>
      <w:proofErr w:type="spellEnd"/>
      <w:r w:rsidRPr="00A164B9">
        <w:t xml:space="preserve"> pode ser uma potencial fonte de compostos bioativos com propriedades anti-inflamatórias e efeitos benéficos na </w:t>
      </w:r>
      <w:r w:rsidR="002F27EE" w:rsidRPr="00A164B9">
        <w:t xml:space="preserve">obesidade e </w:t>
      </w:r>
      <w:r w:rsidRPr="00A164B9">
        <w:t>síndrome metabólic</w:t>
      </w:r>
      <w:r w:rsidR="002F27EE" w:rsidRPr="00A164B9">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BA13C3" w:rsidRPr="00A164B9">
            <w:rPr>
              <w:color w:val="000000"/>
            </w:rPr>
            <w:t>(LE et al., 2021)</w:t>
          </w:r>
        </w:sdtContent>
      </w:sdt>
      <w:r w:rsidR="002F27EE" w:rsidRPr="00A164B9">
        <w:t>.</w:t>
      </w:r>
    </w:p>
    <w:p w14:paraId="4AFE5415" w14:textId="3A4BD6D6" w:rsidR="00822A78" w:rsidRPr="00A164B9" w:rsidRDefault="00792E2C" w:rsidP="00AF66FD">
      <w:r w:rsidRPr="00A164B9">
        <w:t>Em um</w:t>
      </w:r>
      <w:r w:rsidR="0088198A" w:rsidRPr="00A164B9">
        <w:t xml:space="preserve"> estudo</w:t>
      </w:r>
      <w:r w:rsidR="00F04C25" w:rsidRPr="00A164B9">
        <w:t xml:space="preserve"> </w:t>
      </w:r>
      <w:r w:rsidR="00676FF8" w:rsidRPr="00A164B9">
        <w:t>utilizando modelo de</w:t>
      </w:r>
      <w:r w:rsidR="00B31705" w:rsidRPr="00A164B9">
        <w:t xml:space="preserve"> camundongos com obesidade</w:t>
      </w:r>
      <w:r w:rsidRPr="00A164B9">
        <w:t>, o</w:t>
      </w:r>
      <w:r w:rsidR="0088198A" w:rsidRPr="00A164B9">
        <w:t xml:space="preserve">bservou-se que </w:t>
      </w:r>
      <w:r w:rsidR="00676FF8" w:rsidRPr="00A164B9">
        <w:t>a</w:t>
      </w:r>
      <w:r w:rsidR="0088198A" w:rsidRPr="00A164B9">
        <w:t xml:space="preserve"> </w:t>
      </w:r>
      <w:proofErr w:type="spellStart"/>
      <w:r w:rsidR="0088198A" w:rsidRPr="00A164B9">
        <w:t>wedelolactone</w:t>
      </w:r>
      <w:proofErr w:type="spellEnd"/>
      <w:r w:rsidR="0088198A" w:rsidRPr="00A164B9">
        <w:t xml:space="preserve"> reduziu significativamente o ganho de peso corporal, melhorou a sensibilidade à insulina e promoveu </w:t>
      </w:r>
      <w:r w:rsidR="007C4C43" w:rsidRPr="00A164B9">
        <w:t>o</w:t>
      </w:r>
      <w:r w:rsidR="0088198A" w:rsidRPr="00A164B9">
        <w:t xml:space="preserve"> </w:t>
      </w:r>
      <w:proofErr w:type="spellStart"/>
      <w:r w:rsidR="00342EDF" w:rsidRPr="00A164B9">
        <w:t>begeamento</w:t>
      </w:r>
      <w:proofErr w:type="spellEnd"/>
      <w:r w:rsidR="0088198A" w:rsidRPr="00A164B9">
        <w:t xml:space="preserve"> do tecido adiposo branco em camundongos obesos. Esse efeito foi mediado pela ativação da via SIRT1/AMPK/PPARα, que está envolvida no metabolismo energético e na regulação da adipogênese e lipogênese. Além disso, </w:t>
      </w:r>
      <w:r w:rsidR="007C4C43" w:rsidRPr="00A164B9">
        <w:t>a</w:t>
      </w:r>
      <w:r w:rsidR="0088198A" w:rsidRPr="00A164B9">
        <w:t xml:space="preserve"> </w:t>
      </w:r>
      <w:proofErr w:type="spellStart"/>
      <w:r w:rsidR="0088198A" w:rsidRPr="00A164B9">
        <w:t>wedelolactone</w:t>
      </w:r>
      <w:proofErr w:type="spellEnd"/>
      <w:r w:rsidR="0088198A" w:rsidRPr="00A164B9">
        <w:t xml:space="preserve"> foi capaz de inibir a enzima nicotinamida N-</w:t>
      </w:r>
      <w:proofErr w:type="spellStart"/>
      <w:r w:rsidR="0088198A" w:rsidRPr="00A164B9">
        <w:t>metiltransferase</w:t>
      </w:r>
      <w:proofErr w:type="spellEnd"/>
      <w:r w:rsidR="0088198A" w:rsidRPr="00A164B9">
        <w:t xml:space="preserve">, que está envolvida na regulação do balanço energético e no desenvolvimento da obesidade. Portanto, </w:t>
      </w:r>
      <w:r w:rsidR="007C4C43" w:rsidRPr="00A164B9">
        <w:t>a</w:t>
      </w:r>
      <w:r w:rsidR="0088198A" w:rsidRPr="00A164B9">
        <w:t xml:space="preserve"> </w:t>
      </w:r>
      <w:proofErr w:type="spellStart"/>
      <w:r w:rsidR="0088198A" w:rsidRPr="00A164B9">
        <w:t>wedelolactone</w:t>
      </w:r>
      <w:proofErr w:type="spellEnd"/>
      <w:r w:rsidR="0088198A" w:rsidRPr="00A164B9">
        <w:t xml:space="preserve"> pode ser uma alternativa terapêutica promissora para o tratamento da obesidade, por meio da promoção d</w:t>
      </w:r>
      <w:r w:rsidR="007C4C43" w:rsidRPr="00A164B9">
        <w:t>o</w:t>
      </w:r>
      <w:r w:rsidR="0088198A" w:rsidRPr="00A164B9">
        <w:t xml:space="preserve"> </w:t>
      </w:r>
      <w:proofErr w:type="spellStart"/>
      <w:r w:rsidR="00342EDF" w:rsidRPr="00A164B9">
        <w:t>begeamento</w:t>
      </w:r>
      <w:proofErr w:type="spellEnd"/>
      <w:r w:rsidR="0088198A" w:rsidRPr="00A164B9">
        <w:t xml:space="preserve"> do tecido adiposo e da regulação da via SIRT1/AMPK/PPARα e da nicotinamida N-</w:t>
      </w:r>
      <w:proofErr w:type="spellStart"/>
      <w:r w:rsidR="0088198A" w:rsidRPr="00A164B9">
        <w:t>metiltransferase</w:t>
      </w:r>
      <w:proofErr w:type="spellEnd"/>
      <w:r w:rsidR="00E3288C" w:rsidRPr="00A164B9">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BA13C3" w:rsidRPr="00A164B9">
            <w:rPr>
              <w:color w:val="000000"/>
            </w:rPr>
            <w:t>(YAO et al., 2022)</w:t>
          </w:r>
        </w:sdtContent>
      </w:sdt>
      <w:r w:rsidR="0088198A" w:rsidRPr="00A164B9">
        <w:t>.</w:t>
      </w:r>
    </w:p>
    <w:p w14:paraId="65157479" w14:textId="11ABCD22" w:rsidR="000634A8" w:rsidRPr="00A164B9" w:rsidRDefault="00342EDF" w:rsidP="00AF66FD">
      <w:proofErr w:type="spellStart"/>
      <w:r w:rsidRPr="00A164B9">
        <w:t>Begeamento</w:t>
      </w:r>
      <w:proofErr w:type="spellEnd"/>
      <w:r w:rsidR="000634A8" w:rsidRPr="00A164B9">
        <w:t xml:space="preserve"> é um termo usado para descrever um processo fisiológico em que as células do tecido adiposo branco (WAT, do inglês </w:t>
      </w:r>
      <w:proofErr w:type="spellStart"/>
      <w:r w:rsidR="000634A8" w:rsidRPr="00A164B9">
        <w:rPr>
          <w:i/>
          <w:iCs/>
        </w:rPr>
        <w:t>white</w:t>
      </w:r>
      <w:proofErr w:type="spellEnd"/>
      <w:r w:rsidR="000634A8" w:rsidRPr="00A164B9">
        <w:rPr>
          <w:i/>
          <w:iCs/>
        </w:rPr>
        <w:t xml:space="preserve"> adipose </w:t>
      </w:r>
      <w:proofErr w:type="spellStart"/>
      <w:r w:rsidR="000634A8" w:rsidRPr="00A164B9">
        <w:rPr>
          <w:i/>
          <w:iCs/>
        </w:rPr>
        <w:t>tissue</w:t>
      </w:r>
      <w:proofErr w:type="spellEnd"/>
      <w:r w:rsidR="000634A8" w:rsidRPr="00A164B9">
        <w:t xml:space="preserve">) passam por transformações para se tornarem semelhantes às células do tecido adiposo marrom (BAT, do inglês </w:t>
      </w:r>
      <w:proofErr w:type="spellStart"/>
      <w:r w:rsidR="000634A8" w:rsidRPr="00A164B9">
        <w:rPr>
          <w:i/>
          <w:iCs/>
        </w:rPr>
        <w:t>brown</w:t>
      </w:r>
      <w:proofErr w:type="spellEnd"/>
      <w:r w:rsidR="000634A8" w:rsidRPr="00A164B9">
        <w:rPr>
          <w:i/>
          <w:iCs/>
        </w:rPr>
        <w:t xml:space="preserve"> adipose </w:t>
      </w:r>
      <w:proofErr w:type="spellStart"/>
      <w:r w:rsidR="000634A8" w:rsidRPr="00A164B9">
        <w:rPr>
          <w:i/>
          <w:iCs/>
        </w:rPr>
        <w:t>tissue</w:t>
      </w:r>
      <w:proofErr w:type="spellEnd"/>
      <w:r w:rsidR="000634A8" w:rsidRPr="00A164B9">
        <w:t>). Essas células do tecido adiposo marrom são mais metabolicamente ativas</w:t>
      </w:r>
      <w:r w:rsidR="00A17E53" w:rsidRPr="00A164B9">
        <w:t>, induzindo lipólise</w:t>
      </w:r>
      <w:r w:rsidR="000634A8" w:rsidRPr="00A164B9">
        <w:t xml:space="preserve"> para a produção de calor corporal. </w:t>
      </w:r>
      <w:r w:rsidR="00535FF8" w:rsidRPr="00A164B9">
        <w:t>O</w:t>
      </w:r>
      <w:r w:rsidR="000634A8" w:rsidRPr="00A164B9">
        <w:t xml:space="preserve"> </w:t>
      </w:r>
      <w:proofErr w:type="spellStart"/>
      <w:r w:rsidRPr="00A164B9">
        <w:t>begeamento</w:t>
      </w:r>
      <w:proofErr w:type="spellEnd"/>
      <w:r w:rsidR="000634A8" w:rsidRPr="00A164B9">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BA13C3" w:rsidRPr="00A164B9">
            <w:rPr>
              <w:color w:val="000000"/>
            </w:rPr>
            <w:t>(HARMS; SEALE, 2013)</w:t>
          </w:r>
        </w:sdtContent>
      </w:sdt>
      <w:r w:rsidR="000634A8" w:rsidRPr="00A164B9">
        <w:t>.</w:t>
      </w:r>
    </w:p>
    <w:p w14:paraId="3EFFB251" w14:textId="3D8F4FDC" w:rsidR="00A1328D" w:rsidRPr="00A164B9" w:rsidRDefault="008B1FE1" w:rsidP="00AF66FD">
      <w:r w:rsidRPr="00A164B9">
        <w:t xml:space="preserve">Gupta et al. (2017) </w:t>
      </w:r>
      <w:r w:rsidR="00A1328D" w:rsidRPr="00A164B9">
        <w:t>investiga</w:t>
      </w:r>
      <w:r w:rsidRPr="00A164B9">
        <w:t>ram</w:t>
      </w:r>
      <w:r w:rsidR="00A1328D" w:rsidRPr="00A164B9">
        <w:t xml:space="preserve"> </w:t>
      </w:r>
      <w:r w:rsidR="009E4504" w:rsidRPr="00A164B9">
        <w:t>o efeito da</w:t>
      </w:r>
      <w:r w:rsidR="00A1328D" w:rsidRPr="00A164B9">
        <w:t xml:space="preserve"> fração acetato de etila (FAE) d</w:t>
      </w:r>
      <w:r w:rsidR="009E4504" w:rsidRPr="00A164B9">
        <w:t>a</w:t>
      </w:r>
      <w:r w:rsidR="00A1328D" w:rsidRPr="00A164B9">
        <w:t xml:space="preserve"> E</w:t>
      </w:r>
      <w:r w:rsidR="009E4504" w:rsidRPr="00A164B9">
        <w:t xml:space="preserve">. </w:t>
      </w:r>
      <w:proofErr w:type="spellStart"/>
      <w:r w:rsidR="009E4504" w:rsidRPr="00A164B9">
        <w:t>prostrata</w:t>
      </w:r>
      <w:proofErr w:type="spellEnd"/>
      <w:r w:rsidR="00A1328D" w:rsidRPr="00A164B9">
        <w:t xml:space="preserve"> na diferenciação de adipócitos 3T3-L1, células usadas como modelo de estudo da </w:t>
      </w:r>
      <w:r w:rsidR="00A1328D" w:rsidRPr="00A164B9">
        <w:lastRenderedPageBreak/>
        <w:t>obesidade. Os resultados mostraram que a FAE inibiu a diferenciação de adipócitos em concentrações não citotóxicas. Além disso, a FAE reduziu a expressão de genes relacionados à adipogênese, lipogênese e inflamação. O estudo também</w:t>
      </w:r>
      <w:r w:rsidR="000530BE" w:rsidRPr="00A164B9">
        <w:t xml:space="preserve"> demonstrou</w:t>
      </w:r>
      <w:r w:rsidR="00A1328D" w:rsidRPr="00A164B9">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BA13C3" w:rsidRPr="00A164B9">
            <w:rPr>
              <w:color w:val="000000"/>
            </w:rPr>
            <w:t>(GUPTA et al., 2017)</w:t>
          </w:r>
        </w:sdtContent>
      </w:sdt>
      <w:r w:rsidR="00A1328D" w:rsidRPr="00A164B9">
        <w:t>.</w:t>
      </w:r>
    </w:p>
    <w:p w14:paraId="39B0FE7F" w14:textId="5D50ABA1" w:rsidR="009801A4" w:rsidRPr="00A164B9" w:rsidRDefault="00A96A43" w:rsidP="00AF66FD">
      <w:r w:rsidRPr="00A164B9">
        <w:t>Outro composto isolado da planta, o</w:t>
      </w:r>
      <w:r w:rsidR="00026251" w:rsidRPr="00A164B9">
        <w:t xml:space="preserve"> </w:t>
      </w:r>
      <w:proofErr w:type="spellStart"/>
      <w:r w:rsidR="006F4C06" w:rsidRPr="00A164B9">
        <w:t>e</w:t>
      </w:r>
      <w:r w:rsidR="00026251" w:rsidRPr="00A164B9">
        <w:t>cliptal</w:t>
      </w:r>
      <w:proofErr w:type="spellEnd"/>
      <w:r w:rsidRPr="00A164B9">
        <w:t xml:space="preserve">, </w:t>
      </w:r>
      <w:r w:rsidR="00307533" w:rsidRPr="00A164B9">
        <w:t xml:space="preserve">foi avaliado quanto ao seu </w:t>
      </w:r>
      <w:r w:rsidR="00364352" w:rsidRPr="00A164B9">
        <w:t>potencial terapêutico</w:t>
      </w:r>
      <w:r w:rsidR="00152926" w:rsidRPr="00A164B9">
        <w:t xml:space="preserve"> </w:t>
      </w:r>
      <w:r w:rsidR="00364352" w:rsidRPr="00A164B9">
        <w:t>no</w:t>
      </w:r>
      <w:r w:rsidR="00307533" w:rsidRPr="00A164B9">
        <w:t xml:space="preserve"> </w:t>
      </w:r>
      <w:r w:rsidR="00364352" w:rsidRPr="00A164B9">
        <w:t>tratamento da síndrome metabólica em modelo anima</w:t>
      </w:r>
      <w:r w:rsidR="00307533" w:rsidRPr="00A164B9">
        <w:t>l</w:t>
      </w:r>
      <w:r w:rsidR="00364352" w:rsidRPr="00A164B9">
        <w:t xml:space="preserve">. Os resultados mostraram que o </w:t>
      </w:r>
      <w:proofErr w:type="spellStart"/>
      <w:r w:rsidR="006F4C06" w:rsidRPr="00A164B9">
        <w:t>e</w:t>
      </w:r>
      <w:r w:rsidR="00364352" w:rsidRPr="00A164B9">
        <w:t>cliptal</w:t>
      </w:r>
      <w:proofErr w:type="spellEnd"/>
      <w:r w:rsidR="00364352" w:rsidRPr="00A164B9">
        <w:t xml:space="preserve"> melhorou a tolerância à glicose, reduziu a resistência à insulina e diminuiu a hipertensão arterial em ratos com síndrome metabólica. Além disso, o </w:t>
      </w:r>
      <w:proofErr w:type="spellStart"/>
      <w:r w:rsidR="006F4C06" w:rsidRPr="00A164B9">
        <w:t>e</w:t>
      </w:r>
      <w:r w:rsidR="00364352" w:rsidRPr="00A164B9">
        <w:t>cliptal</w:t>
      </w:r>
      <w:proofErr w:type="spellEnd"/>
      <w:r w:rsidR="00364352" w:rsidRPr="00A164B9">
        <w:t xml:space="preserve"> diminuiu o tamanho dos adipócitos, reduziu a expressão de genes pró-inflamatórios e aumentou a expressão de genes que promovem </w:t>
      </w:r>
      <w:r w:rsidR="000F7DEF" w:rsidRPr="00A164B9">
        <w:t>o</w:t>
      </w:r>
      <w:r w:rsidR="00364352" w:rsidRPr="00A164B9">
        <w:t xml:space="preserve"> </w:t>
      </w:r>
      <w:proofErr w:type="spellStart"/>
      <w:r w:rsidR="00342EDF" w:rsidRPr="00A164B9">
        <w:t>begeamento</w:t>
      </w:r>
      <w:proofErr w:type="spellEnd"/>
      <w:r w:rsidR="00364352" w:rsidRPr="00A164B9">
        <w:t xml:space="preserve"> do tecido adiposo branco. Em culturas de células adiposas, o </w:t>
      </w:r>
      <w:proofErr w:type="spellStart"/>
      <w:r w:rsidR="00AF28A9" w:rsidRPr="00A164B9">
        <w:t>e</w:t>
      </w:r>
      <w:r w:rsidR="00364352" w:rsidRPr="00A164B9">
        <w:t>cliptal</w:t>
      </w:r>
      <w:proofErr w:type="spellEnd"/>
      <w:r w:rsidR="00364352" w:rsidRPr="00A164B9">
        <w:t xml:space="preserve"> reduziu a expressão de genes envolvidos na adipogênese e aumentou a expressão de genes relacionados à oxidação de ácidos graxos e à termogênese. Os resultados sugerem que o </w:t>
      </w:r>
      <w:proofErr w:type="spellStart"/>
      <w:r w:rsidR="008D7991" w:rsidRPr="00A164B9">
        <w:t>e</w:t>
      </w:r>
      <w:r w:rsidR="00364352" w:rsidRPr="00A164B9">
        <w:t>cliptal</w:t>
      </w:r>
      <w:proofErr w:type="spellEnd"/>
      <w:r w:rsidR="00364352" w:rsidRPr="00A164B9">
        <w:t xml:space="preserve"> pode ser uma potencial fonte de compostos bioativos com propriedades </w:t>
      </w:r>
      <w:proofErr w:type="spellStart"/>
      <w:r w:rsidR="00364352" w:rsidRPr="00A164B9">
        <w:t>anti-obesidade</w:t>
      </w:r>
      <w:proofErr w:type="spellEnd"/>
      <w:r w:rsidR="00364352" w:rsidRPr="00A164B9">
        <w:t xml:space="preserve"> e anti-inflamatórias, capazes de modular a função </w:t>
      </w:r>
      <w:proofErr w:type="spellStart"/>
      <w:r w:rsidR="00364352" w:rsidRPr="00A164B9">
        <w:t>adipocitária</w:t>
      </w:r>
      <w:proofErr w:type="spellEnd"/>
      <w:r w:rsidR="008D7991" w:rsidRPr="00A164B9">
        <w:t xml:space="preserve">, </w:t>
      </w:r>
      <w:r w:rsidR="00313471" w:rsidRPr="00A164B9">
        <w:t>com benefício n</w:t>
      </w:r>
      <w:r w:rsidR="00364352" w:rsidRPr="00A164B9">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BA13C3" w:rsidRPr="00A164B9">
            <w:rPr>
              <w:color w:val="000000"/>
            </w:rPr>
            <w:t>(GUPTA et al., 2018)</w:t>
          </w:r>
        </w:sdtContent>
      </w:sdt>
      <w:r w:rsidR="00364352" w:rsidRPr="00A164B9">
        <w:t>.</w:t>
      </w:r>
      <w:r w:rsidR="00EA4589" w:rsidRPr="00A164B9">
        <w:t xml:space="preserve"> </w:t>
      </w:r>
    </w:p>
    <w:p w14:paraId="486DF9DA" w14:textId="7D71851A" w:rsidR="00911130" w:rsidRPr="00A164B9" w:rsidRDefault="003F67A8" w:rsidP="00C20CE1">
      <w:pPr>
        <w:pStyle w:val="Heading4"/>
        <w:rPr>
          <w:lang w:val="pt-BR"/>
        </w:rPr>
      </w:pPr>
      <w:r w:rsidRPr="00A164B9">
        <w:rPr>
          <w:lang w:val="pt-BR"/>
        </w:rPr>
        <w:t>Atividade Ansiolítica</w:t>
      </w:r>
    </w:p>
    <w:p w14:paraId="64F552CE" w14:textId="267F4AB5" w:rsidR="007C505E" w:rsidRPr="00A164B9" w:rsidRDefault="01080229" w:rsidP="00AF66FD">
      <w:r w:rsidRPr="00A164B9">
        <w:t xml:space="preserve">Ratas </w:t>
      </w:r>
      <w:proofErr w:type="spellStart"/>
      <w:r w:rsidRPr="00A164B9">
        <w:rPr>
          <w:i/>
          <w:iCs/>
        </w:rPr>
        <w:t>Wistar</w:t>
      </w:r>
      <w:proofErr w:type="spellEnd"/>
      <w:r w:rsidRPr="00A164B9">
        <w:t xml:space="preserve"> parturientes foram tratadas com extrato aquoso de</w:t>
      </w:r>
      <w:r w:rsidR="00A302DE" w:rsidRPr="00A164B9">
        <w:t xml:space="preserv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786F50" w:rsidRPr="00A164B9">
        <w:t xml:space="preserve"> (EP)</w:t>
      </w:r>
      <w:r w:rsidRPr="00A164B9">
        <w:rPr>
          <w:i/>
          <w:iCs/>
        </w:rPr>
        <w:t xml:space="preserve"> </w:t>
      </w:r>
      <w:r w:rsidR="00E45A7C" w:rsidRPr="00A164B9">
        <w:t>em</w:t>
      </w:r>
      <w:r w:rsidRPr="00A164B9">
        <w:t xml:space="preserve"> doses de 100 a 500 mg/kg</w:t>
      </w:r>
      <w:r w:rsidR="00A302DE" w:rsidRPr="00A164B9">
        <w:t>. Após</w:t>
      </w:r>
      <w:r w:rsidR="00C26C2C" w:rsidRPr="00A164B9">
        <w:t xml:space="preserve"> o período de tratamento, foram submetidas a</w:t>
      </w:r>
      <w:r w:rsidRPr="00A164B9">
        <w:t xml:space="preserve"> testes de agressividade</w:t>
      </w:r>
      <w:r w:rsidR="00C26C2C" w:rsidRPr="00A164B9">
        <w:t xml:space="preserve">, que se </w:t>
      </w:r>
      <w:r w:rsidRPr="00A164B9">
        <w:t>correlaciona</w:t>
      </w:r>
      <w:r w:rsidR="00C26C2C" w:rsidRPr="00A164B9">
        <w:t>m clinicamente</w:t>
      </w:r>
      <w:r w:rsidRPr="00A164B9">
        <w:t xml:space="preserve"> com </w:t>
      </w:r>
      <w:r w:rsidR="00E554ED" w:rsidRPr="00A164B9">
        <w:t xml:space="preserve">a </w:t>
      </w:r>
      <w:r w:rsidRPr="00A164B9">
        <w:t>ansiedade. No estudo com dose única, as ratas foram alocadas em 5 grupos de 6 animais: (1) grupo placebo; (2) Diazepam</w:t>
      </w:r>
      <w:r w:rsidR="00805B54" w:rsidRPr="00A164B9">
        <w:t>®</w:t>
      </w:r>
      <w:r w:rsidRPr="00A164B9">
        <w:t xml:space="preserve"> 1 mg/kg; (3) </w:t>
      </w:r>
      <w:r w:rsidR="006328CF" w:rsidRPr="00A164B9">
        <w:t xml:space="preserve">EP </w:t>
      </w:r>
      <w:r w:rsidRPr="00A164B9">
        <w:t xml:space="preserve">100 mg/kg; (4) </w:t>
      </w:r>
      <w:r w:rsidR="006328CF" w:rsidRPr="00A164B9">
        <w:t xml:space="preserve">EP </w:t>
      </w:r>
      <w:r w:rsidRPr="00A164B9">
        <w:t>200 mg/kg</w:t>
      </w:r>
      <w:r w:rsidR="006328CF" w:rsidRPr="00A164B9">
        <w:t>;</w:t>
      </w:r>
      <w:r w:rsidRPr="00A164B9">
        <w:t xml:space="preserve"> (5)</w:t>
      </w:r>
      <w:r w:rsidR="006328CF" w:rsidRPr="00A164B9">
        <w:t xml:space="preserve"> EP</w:t>
      </w:r>
      <w:r w:rsidRPr="00A164B9">
        <w:t xml:space="preserve"> 500 mg/kg. No 4º dia </w:t>
      </w:r>
      <w:r w:rsidR="00852505" w:rsidRPr="00A164B9">
        <w:t>a</w:t>
      </w:r>
      <w:r w:rsidRPr="00A164B9">
        <w:t>pós</w:t>
      </w:r>
      <w:r w:rsidR="00852505" w:rsidRPr="00A164B9">
        <w:t xml:space="preserve"> o</w:t>
      </w:r>
      <w:r w:rsidRPr="00A164B9">
        <w:t xml:space="preserve"> parto foi </w:t>
      </w:r>
      <w:r w:rsidR="00C41BD7" w:rsidRPr="00A164B9">
        <w:t>a</w:t>
      </w:r>
      <w:r w:rsidRPr="00A164B9">
        <w:t>dministra</w:t>
      </w:r>
      <w:r w:rsidR="00C41BD7" w:rsidRPr="00A164B9">
        <w:t>do</w:t>
      </w:r>
      <w:r w:rsidRPr="00A164B9">
        <w:t xml:space="preserve"> </w:t>
      </w:r>
      <w:r w:rsidR="00C41BD7" w:rsidRPr="00A164B9">
        <w:t>o</w:t>
      </w:r>
      <w:r w:rsidRPr="00A164B9">
        <w:t xml:space="preserve"> tratamento estipulado em dose única e, após 30 minutos, realizado o experimento. </w:t>
      </w:r>
      <w:r w:rsidR="001C71F0" w:rsidRPr="00A164B9">
        <w:t xml:space="preserve">O </w:t>
      </w:r>
      <w:r w:rsidRPr="00A164B9">
        <w:t>estudo</w:t>
      </w:r>
      <w:r w:rsidR="001C71F0" w:rsidRPr="00A164B9">
        <w:t xml:space="preserve"> de</w:t>
      </w:r>
      <w:r w:rsidRPr="00A164B9">
        <w:t xml:space="preserve"> doses múltiplas</w:t>
      </w:r>
      <w:r w:rsidR="0048097E" w:rsidRPr="00A164B9">
        <w:t xml:space="preserve"> contou com</w:t>
      </w:r>
      <w:r w:rsidRPr="00A164B9">
        <w:t xml:space="preserve"> 8 grupos</w:t>
      </w:r>
      <w:r w:rsidR="0048097E" w:rsidRPr="00A164B9">
        <w:t>:</w:t>
      </w:r>
      <w:r w:rsidRPr="00A164B9">
        <w:t xml:space="preserve"> (1) grupo placebo; (2) Diazepam 1 mg/kg; (3) </w:t>
      </w:r>
      <w:r w:rsidR="0048097E" w:rsidRPr="00A164B9">
        <w:t xml:space="preserve">EP </w:t>
      </w:r>
      <w:r w:rsidRPr="00A164B9">
        <w:t xml:space="preserve">100 mg/kg por 15 dias; (4) </w:t>
      </w:r>
      <w:r w:rsidR="0048097E" w:rsidRPr="00A164B9">
        <w:t xml:space="preserve">EP </w:t>
      </w:r>
      <w:r w:rsidRPr="00A164B9">
        <w:t xml:space="preserve">200 mg/kg por 15 dias; (5) </w:t>
      </w:r>
      <w:r w:rsidR="0048097E" w:rsidRPr="00A164B9">
        <w:t xml:space="preserve">EP </w:t>
      </w:r>
      <w:r w:rsidRPr="00A164B9">
        <w:t xml:space="preserve">500 mg/kg por 15 dias; (6) </w:t>
      </w:r>
      <w:r w:rsidR="0048097E" w:rsidRPr="00A164B9">
        <w:t xml:space="preserve">EP </w:t>
      </w:r>
      <w:r w:rsidRPr="00A164B9">
        <w:t xml:space="preserve">100 mg/kg por 30 dias; (7) </w:t>
      </w:r>
      <w:r w:rsidR="0048097E" w:rsidRPr="00A164B9">
        <w:t xml:space="preserve">EP </w:t>
      </w:r>
      <w:r w:rsidRPr="00A164B9">
        <w:t xml:space="preserve">200 mg/kg por 30 dias; (8) </w:t>
      </w:r>
      <w:r w:rsidR="0048097E" w:rsidRPr="00A164B9">
        <w:t xml:space="preserve">EP </w:t>
      </w:r>
      <w:r w:rsidRPr="00A164B9">
        <w:t>500 mg/kg por 30 dias. O experimento consistia em retirar os filhotes da jaula e introduzir um macho</w:t>
      </w:r>
      <w:r w:rsidR="0048097E" w:rsidRPr="00A164B9">
        <w:t xml:space="preserve"> adulto desconhecido</w:t>
      </w:r>
      <w:r w:rsidRPr="00A164B9">
        <w:t xml:space="preserve"> por 15 minutos, quando foram quantificados os sinais de agressão da</w:t>
      </w:r>
      <w:r w:rsidR="008646A0" w:rsidRPr="00A164B9">
        <w:t>s</w:t>
      </w:r>
      <w:r w:rsidRPr="00A164B9">
        <w:t xml:space="preserve"> rata</w:t>
      </w:r>
      <w:r w:rsidR="008646A0" w:rsidRPr="00A164B9">
        <w:t>s</w:t>
      </w:r>
      <w:r w:rsidRPr="00A164B9">
        <w:t xml:space="preserve">: </w:t>
      </w:r>
      <w:r w:rsidRPr="00A164B9">
        <w:lastRenderedPageBreak/>
        <w:t xml:space="preserve">tempo de latência até o primeiro ataque, número de ataques, duração de cada ataque e duração total dos ataques. </w:t>
      </w:r>
    </w:p>
    <w:p w14:paraId="255265B6" w14:textId="5DF9E903" w:rsidR="003F67A8" w:rsidRPr="00A164B9" w:rsidRDefault="001E7626" w:rsidP="00AF66FD">
      <w:r w:rsidRPr="00A164B9">
        <w:t>No estudo de dose única os</w:t>
      </w:r>
      <w:r w:rsidR="00B67377" w:rsidRPr="00A164B9">
        <w:t xml:space="preserve"> número</w:t>
      </w:r>
      <w:r w:rsidR="00770DAA" w:rsidRPr="00A164B9">
        <w:t>s</w:t>
      </w:r>
      <w:r w:rsidR="00B67377" w:rsidRPr="00A164B9">
        <w:t xml:space="preserve"> </w:t>
      </w:r>
      <w:r w:rsidR="00D76F41" w:rsidRPr="00A164B9">
        <w:t xml:space="preserve">de ataques e o tempo médio de cada ataque </w:t>
      </w:r>
      <w:r w:rsidR="0021477D" w:rsidRPr="00A164B9">
        <w:t>foi de:</w:t>
      </w:r>
      <w:r w:rsidR="00D76F41" w:rsidRPr="00A164B9">
        <w:t xml:space="preserve"> grupo controle </w:t>
      </w:r>
      <w:r w:rsidR="00BA4006" w:rsidRPr="00A164B9">
        <w:t>(1)</w:t>
      </w:r>
      <w:r w:rsidR="0021477D" w:rsidRPr="00A164B9">
        <w:t xml:space="preserve"> </w:t>
      </w:r>
      <w:r w:rsidR="00652569" w:rsidRPr="00A164B9">
        <w:t>18</w:t>
      </w:r>
      <w:r w:rsidR="00446D0F" w:rsidRPr="00A164B9">
        <w:t>,</w:t>
      </w:r>
      <w:r w:rsidR="00652569" w:rsidRPr="00A164B9">
        <w:t>0±1</w:t>
      </w:r>
      <w:r w:rsidR="00446D0F" w:rsidRPr="00A164B9">
        <w:t>,</w:t>
      </w:r>
      <w:r w:rsidR="00652569" w:rsidRPr="00A164B9">
        <w:t>02 e 22</w:t>
      </w:r>
      <w:r w:rsidR="00446D0F" w:rsidRPr="00A164B9">
        <w:t>,</w:t>
      </w:r>
      <w:r w:rsidR="00652569" w:rsidRPr="00A164B9">
        <w:t>0±0</w:t>
      </w:r>
      <w:r w:rsidR="00446D0F" w:rsidRPr="00A164B9">
        <w:t>,</w:t>
      </w:r>
      <w:r w:rsidR="00652569" w:rsidRPr="00A164B9">
        <w:t xml:space="preserve">48; </w:t>
      </w:r>
      <w:r w:rsidR="0021477D" w:rsidRPr="00A164B9">
        <w:t xml:space="preserve">(2) </w:t>
      </w:r>
      <w:r w:rsidR="00652569" w:rsidRPr="00A164B9">
        <w:t>Diazepam</w:t>
      </w:r>
      <w:r w:rsidR="00A177D7" w:rsidRPr="00A164B9">
        <w:t>:</w:t>
      </w:r>
      <w:r w:rsidR="00BA4006" w:rsidRPr="00A164B9">
        <w:t xml:space="preserve"> </w:t>
      </w:r>
      <w:r w:rsidR="001678B6" w:rsidRPr="00A164B9">
        <w:t>2</w:t>
      </w:r>
      <w:r w:rsidR="00556387" w:rsidRPr="00A164B9">
        <w:t>,</w:t>
      </w:r>
      <w:r w:rsidR="001678B6" w:rsidRPr="00A164B9">
        <w:t>0±0</w:t>
      </w:r>
      <w:r w:rsidR="00556387" w:rsidRPr="00A164B9">
        <w:t>,</w:t>
      </w:r>
      <w:r w:rsidR="001678B6" w:rsidRPr="00A164B9">
        <w:t>12*</w:t>
      </w:r>
      <w:r w:rsidR="00556387" w:rsidRPr="00A164B9">
        <w:t xml:space="preserve"> </w:t>
      </w:r>
      <w:r w:rsidR="001678B6" w:rsidRPr="00A164B9">
        <w:t>e</w:t>
      </w:r>
      <w:r w:rsidR="00556387" w:rsidRPr="00A164B9">
        <w:t xml:space="preserve"> </w:t>
      </w:r>
      <w:r w:rsidR="001678B6" w:rsidRPr="00A164B9">
        <w:t>10</w:t>
      </w:r>
      <w:r w:rsidR="00556387" w:rsidRPr="00A164B9">
        <w:t>,</w:t>
      </w:r>
      <w:r w:rsidR="001678B6" w:rsidRPr="00A164B9">
        <w:t>0±0</w:t>
      </w:r>
      <w:r w:rsidR="002D01DA" w:rsidRPr="00A164B9">
        <w:t>,</w:t>
      </w:r>
      <w:r w:rsidR="001678B6" w:rsidRPr="00A164B9">
        <w:t xml:space="preserve">5**; </w:t>
      </w:r>
      <w:r w:rsidR="00BA4006" w:rsidRPr="00A164B9">
        <w:t xml:space="preserve">(3) </w:t>
      </w:r>
      <w:r w:rsidR="00446D0F" w:rsidRPr="00A164B9">
        <w:t xml:space="preserve">EP </w:t>
      </w:r>
      <w:r w:rsidR="00BA4006" w:rsidRPr="00A164B9">
        <w:t>100 mg/kg</w:t>
      </w:r>
      <w:r w:rsidR="00CD67FB" w:rsidRPr="00A164B9">
        <w:t xml:space="preserve"> 9</w:t>
      </w:r>
      <w:r w:rsidR="002D01DA" w:rsidRPr="00A164B9">
        <w:t>,</w:t>
      </w:r>
      <w:r w:rsidR="00CD67FB" w:rsidRPr="00A164B9">
        <w:t>8±0</w:t>
      </w:r>
      <w:r w:rsidR="002D01DA" w:rsidRPr="00A164B9">
        <w:t>,</w:t>
      </w:r>
      <w:r w:rsidR="00CD67FB" w:rsidRPr="00A164B9">
        <w:t>56*</w:t>
      </w:r>
      <w:r w:rsidR="00994DEC" w:rsidRPr="00A164B9">
        <w:t xml:space="preserve"> </w:t>
      </w:r>
      <w:r w:rsidR="002D01DA" w:rsidRPr="00A164B9">
        <w:t xml:space="preserve">e </w:t>
      </w:r>
      <w:r w:rsidR="00CD67FB" w:rsidRPr="00A164B9">
        <w:t>16</w:t>
      </w:r>
      <w:r w:rsidR="002D01DA" w:rsidRPr="00A164B9">
        <w:t>,</w:t>
      </w:r>
      <w:r w:rsidR="00CD67FB" w:rsidRPr="00A164B9">
        <w:t>0±1</w:t>
      </w:r>
      <w:r w:rsidR="002D01DA" w:rsidRPr="00A164B9">
        <w:t>,</w:t>
      </w:r>
      <w:r w:rsidR="00CD67FB" w:rsidRPr="00A164B9">
        <w:t>04</w:t>
      </w:r>
      <w:r w:rsidR="00BA4006" w:rsidRPr="00A164B9">
        <w:t xml:space="preserve">; (4) </w:t>
      </w:r>
      <w:r w:rsidR="00446D0F" w:rsidRPr="00A164B9">
        <w:t xml:space="preserve">EP </w:t>
      </w:r>
      <w:r w:rsidR="00BA4006" w:rsidRPr="00A164B9">
        <w:t xml:space="preserve">200 mg/kg </w:t>
      </w:r>
      <w:r w:rsidR="00CD67FB" w:rsidRPr="00A164B9">
        <w:t>8</w:t>
      </w:r>
      <w:r w:rsidR="002D01DA" w:rsidRPr="00A164B9">
        <w:t>,</w:t>
      </w:r>
      <w:r w:rsidR="00CD67FB" w:rsidRPr="00A164B9">
        <w:t>8±0</w:t>
      </w:r>
      <w:r w:rsidR="002D01DA" w:rsidRPr="00A164B9">
        <w:t>,</w:t>
      </w:r>
      <w:r w:rsidR="00CD67FB" w:rsidRPr="00A164B9">
        <w:t>74*</w:t>
      </w:r>
      <w:r w:rsidR="00994DEC" w:rsidRPr="00A164B9">
        <w:t xml:space="preserve"> e </w:t>
      </w:r>
      <w:r w:rsidR="00CD67FB" w:rsidRPr="00A164B9">
        <w:t>14</w:t>
      </w:r>
      <w:r w:rsidR="002D01DA" w:rsidRPr="00A164B9">
        <w:t>,</w:t>
      </w:r>
      <w:r w:rsidR="00CD67FB" w:rsidRPr="00A164B9">
        <w:t>0±0</w:t>
      </w:r>
      <w:r w:rsidR="002D01DA" w:rsidRPr="00A164B9">
        <w:t>,</w:t>
      </w:r>
      <w:r w:rsidR="00CD67FB" w:rsidRPr="00A164B9">
        <w:t>92*</w:t>
      </w:r>
      <w:r w:rsidR="00994DEC" w:rsidRPr="00A164B9">
        <w:t>;</w:t>
      </w:r>
      <w:r w:rsidR="00BA4006" w:rsidRPr="00A164B9">
        <w:t xml:space="preserve">(5) </w:t>
      </w:r>
      <w:r w:rsidR="00285308" w:rsidRPr="00A164B9">
        <w:t xml:space="preserve">EP </w:t>
      </w:r>
      <w:r w:rsidR="00BA4006" w:rsidRPr="00A164B9">
        <w:t>500</w:t>
      </w:r>
      <w:r w:rsidR="00285308" w:rsidRPr="00A164B9">
        <w:t xml:space="preserve"> </w:t>
      </w:r>
      <w:r w:rsidR="00BA4006" w:rsidRPr="00A164B9">
        <w:t>mg/kg</w:t>
      </w:r>
      <w:r w:rsidR="00CD67FB" w:rsidRPr="00A164B9">
        <w:t xml:space="preserve"> 5</w:t>
      </w:r>
      <w:r w:rsidR="00285308" w:rsidRPr="00A164B9">
        <w:t>,</w:t>
      </w:r>
      <w:r w:rsidR="00CD67FB" w:rsidRPr="00A164B9">
        <w:t>2±0</w:t>
      </w:r>
      <w:r w:rsidR="00285308" w:rsidRPr="00A164B9">
        <w:t>,</w:t>
      </w:r>
      <w:r w:rsidR="00CD67FB" w:rsidRPr="00A164B9">
        <w:t>64**</w:t>
      </w:r>
      <w:r w:rsidR="00994DEC" w:rsidRPr="00A164B9">
        <w:t xml:space="preserve"> e </w:t>
      </w:r>
      <w:r w:rsidR="00CD67FB" w:rsidRPr="00A164B9">
        <w:t>8</w:t>
      </w:r>
      <w:r w:rsidR="00285308" w:rsidRPr="00A164B9">
        <w:t>,</w:t>
      </w:r>
      <w:r w:rsidR="00CD67FB" w:rsidRPr="00A164B9">
        <w:t>8±0</w:t>
      </w:r>
      <w:r w:rsidR="00285308" w:rsidRPr="00A164B9">
        <w:t>,</w:t>
      </w:r>
      <w:r w:rsidR="00CD67FB" w:rsidRPr="00A164B9">
        <w:t>56**</w:t>
      </w:r>
      <w:r w:rsidR="00285308" w:rsidRPr="00A164B9">
        <w:t>; o</w:t>
      </w:r>
      <w:r w:rsidR="00994DEC" w:rsidRPr="00A164B9">
        <w:t>nde</w:t>
      </w:r>
      <w:r w:rsidR="00D4390C" w:rsidRPr="00A164B9">
        <w:t xml:space="preserve"> </w:t>
      </w:r>
      <w:r w:rsidR="00030372" w:rsidRPr="00A164B9">
        <w:t>(</w:t>
      </w:r>
      <w:r w:rsidR="00D4390C" w:rsidRPr="00A164B9">
        <w:t>*</w:t>
      </w:r>
      <w:r w:rsidR="00030372" w:rsidRPr="00A164B9">
        <w:t>)</w:t>
      </w:r>
      <w:r w:rsidR="00D4390C" w:rsidRPr="00A164B9">
        <w:t xml:space="preserve"> representa redução significativa com p</w:t>
      </w:r>
      <w:r w:rsidR="004D4666" w:rsidRPr="00A164B9">
        <w:t xml:space="preserve"> </w:t>
      </w:r>
      <w:r w:rsidR="00D4390C" w:rsidRPr="00A164B9">
        <w:t>&lt;</w:t>
      </w:r>
      <w:r w:rsidR="004D4666" w:rsidRPr="00A164B9">
        <w:t xml:space="preserve"> </w:t>
      </w:r>
      <w:r w:rsidR="00D4390C" w:rsidRPr="00A164B9">
        <w:t>0</w:t>
      </w:r>
      <w:r w:rsidR="00290D7D" w:rsidRPr="00A164B9">
        <w:t>,</w:t>
      </w:r>
      <w:r w:rsidR="00D4390C" w:rsidRPr="00A164B9">
        <w:t xml:space="preserve">05 e </w:t>
      </w:r>
      <w:r w:rsidR="00030372" w:rsidRPr="00A164B9">
        <w:t>(</w:t>
      </w:r>
      <w:r w:rsidR="00D4390C" w:rsidRPr="00A164B9">
        <w:t>**</w:t>
      </w:r>
      <w:r w:rsidR="00030372" w:rsidRPr="00A164B9">
        <w:t>)</w:t>
      </w:r>
      <w:r w:rsidR="00D4390C" w:rsidRPr="00A164B9">
        <w:t xml:space="preserve"> representa p</w:t>
      </w:r>
      <w:r w:rsidR="004D4666" w:rsidRPr="00A164B9">
        <w:t xml:space="preserve"> </w:t>
      </w:r>
      <w:r w:rsidR="00D4390C" w:rsidRPr="00A164B9">
        <w:t>&lt;</w:t>
      </w:r>
      <w:r w:rsidR="004D4666" w:rsidRPr="00A164B9">
        <w:t xml:space="preserve"> </w:t>
      </w:r>
      <w:r w:rsidR="00D4390C" w:rsidRPr="00A164B9">
        <w:t>0</w:t>
      </w:r>
      <w:r w:rsidR="00290D7D" w:rsidRPr="00A164B9">
        <w:t>,</w:t>
      </w:r>
      <w:r w:rsidR="00D4390C" w:rsidRPr="00A164B9">
        <w:t>01 quando comparado ao controle.</w:t>
      </w:r>
      <w:r w:rsidR="00E95B17" w:rsidRPr="00A164B9">
        <w:t xml:space="preserve"> </w:t>
      </w:r>
      <w:r w:rsidRPr="00A164B9">
        <w:t xml:space="preserve">No estudo com </w:t>
      </w:r>
      <w:r w:rsidR="00AC74D1" w:rsidRPr="00A164B9">
        <w:t>doses múltiplas, o</w:t>
      </w:r>
      <w:r w:rsidR="00CC36A8" w:rsidRPr="00A164B9">
        <w:t>s</w:t>
      </w:r>
      <w:r w:rsidR="00AC74D1" w:rsidRPr="00A164B9">
        <w:t xml:space="preserve"> resultado</w:t>
      </w:r>
      <w:r w:rsidR="00CC36A8" w:rsidRPr="00A164B9">
        <w:t>s</w:t>
      </w:r>
      <w:r w:rsidR="00AC74D1" w:rsidRPr="00A164B9">
        <w:t xml:space="preserve"> fo</w:t>
      </w:r>
      <w:r w:rsidR="00CC36A8" w:rsidRPr="00A164B9">
        <w:t>ram</w:t>
      </w:r>
      <w:r w:rsidR="00AC74D1" w:rsidRPr="00A164B9">
        <w:t xml:space="preserve"> semelhante</w:t>
      </w:r>
      <w:r w:rsidR="007649CE" w:rsidRPr="00A164B9">
        <w:t>s</w:t>
      </w:r>
      <w:r w:rsidR="00E95B17" w:rsidRPr="00A164B9">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BA13C3" w:rsidRPr="00A164B9">
            <w:rPr>
              <w:color w:val="000000"/>
            </w:rPr>
            <w:t>(BANJI et al., 2010)</w:t>
          </w:r>
        </w:sdtContent>
      </w:sdt>
      <w:r w:rsidR="003B454E" w:rsidRPr="00A164B9">
        <w:rPr>
          <w:color w:val="000000"/>
          <w:shd w:val="clear" w:color="auto" w:fill="F9F9F9"/>
        </w:rPr>
        <w:t>.</w:t>
      </w:r>
    </w:p>
    <w:p w14:paraId="77A18EAF" w14:textId="0ADD39E0" w:rsidR="00720C07" w:rsidRPr="00A164B9" w:rsidRDefault="00D772AE" w:rsidP="00AF66FD">
      <w:r w:rsidRPr="00A164B9">
        <w:t xml:space="preserve">Outro estudo </w:t>
      </w:r>
      <w:r w:rsidR="00545653" w:rsidRPr="00A164B9">
        <w:t>investig</w:t>
      </w:r>
      <w:r w:rsidRPr="00A164B9">
        <w:t>ou</w:t>
      </w:r>
      <w:r w:rsidR="0065579E" w:rsidRPr="00A164B9">
        <w:t xml:space="preserve"> </w:t>
      </w:r>
      <w:r w:rsidR="00F4487B" w:rsidRPr="00A164B9">
        <w:t xml:space="preserve">o efeito </w:t>
      </w:r>
      <w:r w:rsidR="0065579E" w:rsidRPr="00A164B9">
        <w:t>d</w:t>
      </w:r>
      <w:r w:rsidRPr="00A164B9">
        <w:t>a</w:t>
      </w:r>
      <w:r w:rsidR="0065579E" w:rsidRPr="00A164B9">
        <w:t xml:space="preserv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F4487B" w:rsidRPr="00A164B9">
        <w:rPr>
          <w:i/>
          <w:iCs/>
        </w:rPr>
        <w:t xml:space="preserve"> </w:t>
      </w:r>
      <w:r w:rsidR="00F4487B" w:rsidRPr="00A164B9">
        <w:t>nas doses de</w:t>
      </w:r>
      <w:r w:rsidRPr="00A164B9">
        <w:t xml:space="preserve"> </w:t>
      </w:r>
      <w:r w:rsidR="0065579E" w:rsidRPr="00A164B9">
        <w:t>100 e 200mg/kg</w:t>
      </w:r>
      <w:r w:rsidRPr="00A164B9">
        <w:t xml:space="preserve"> </w:t>
      </w:r>
      <w:r w:rsidR="00F4487B" w:rsidRPr="00A164B9">
        <w:t xml:space="preserve">na redução de </w:t>
      </w:r>
      <w:r w:rsidR="00545653" w:rsidRPr="00A164B9">
        <w:t>respostas de</w:t>
      </w:r>
      <w:r w:rsidR="0065579E" w:rsidRPr="00A164B9">
        <w:t xml:space="preserve"> agress</w:t>
      </w:r>
      <w:r w:rsidRPr="00A164B9">
        <w:t>ividade</w:t>
      </w:r>
      <w:r w:rsidR="0065579E" w:rsidRPr="00A164B9">
        <w:t xml:space="preserve">. </w:t>
      </w:r>
      <w:r w:rsidR="00545653" w:rsidRPr="00A164B9">
        <w:t>Quarenta ratos albinos</w:t>
      </w:r>
      <w:r w:rsidR="00545653" w:rsidRPr="00A164B9">
        <w:rPr>
          <w:i/>
        </w:rPr>
        <w:t xml:space="preserve"> </w:t>
      </w:r>
      <w:proofErr w:type="spellStart"/>
      <w:r w:rsidR="00545653" w:rsidRPr="00A164B9">
        <w:rPr>
          <w:i/>
        </w:rPr>
        <w:t>Wistar</w:t>
      </w:r>
      <w:proofErr w:type="spellEnd"/>
      <w:r w:rsidRPr="00A164B9">
        <w:t xml:space="preserve">, com peso entre </w:t>
      </w:r>
      <w:r w:rsidR="00545653" w:rsidRPr="00A164B9">
        <w:t>250</w:t>
      </w:r>
      <w:r w:rsidRPr="00A164B9">
        <w:t xml:space="preserve"> </w:t>
      </w:r>
      <w:r w:rsidR="00545653" w:rsidRPr="00A164B9">
        <w:t>-</w:t>
      </w:r>
      <w:r w:rsidRPr="00A164B9">
        <w:t xml:space="preserve"> </w:t>
      </w:r>
      <w:r w:rsidR="00545653" w:rsidRPr="00A164B9">
        <w:t>400g</w:t>
      </w:r>
      <w:r w:rsidRPr="00A164B9">
        <w:t>,</w:t>
      </w:r>
      <w:r w:rsidR="00545653" w:rsidRPr="00A164B9">
        <w:t xml:space="preserve"> de ambos os sexos</w:t>
      </w:r>
      <w:r w:rsidRPr="00A164B9">
        <w:t>,</w:t>
      </w:r>
      <w:r w:rsidR="00545653" w:rsidRPr="00A164B9">
        <w:t xml:space="preserve"> foram </w:t>
      </w:r>
      <w:r w:rsidR="00B4696A" w:rsidRPr="00A164B9">
        <w:t>divididos</w:t>
      </w:r>
      <w:r w:rsidR="00545653" w:rsidRPr="00A164B9">
        <w:t xml:space="preserve"> aleatoriamente em </w:t>
      </w:r>
      <w:r w:rsidR="00621413" w:rsidRPr="00A164B9">
        <w:t>4 grupos</w:t>
      </w:r>
      <w:r w:rsidR="00545653" w:rsidRPr="00A164B9">
        <w:t xml:space="preserve"> de 10 ratos: (1) grupo controle; (2) Diazepam 2,5 mg/kg; (3)</w:t>
      </w:r>
      <w:r w:rsidRPr="00A164B9">
        <w:t xml:space="preserve"> EP</w:t>
      </w:r>
      <w:r w:rsidR="00545653" w:rsidRPr="00A164B9">
        <w:t xml:space="preserve"> 100 mg/kg; (4) </w:t>
      </w:r>
      <w:r w:rsidRPr="00A164B9">
        <w:t xml:space="preserve">EP </w:t>
      </w:r>
      <w:r w:rsidR="00545653" w:rsidRPr="00A164B9">
        <w:t>200mg/kg</w:t>
      </w:r>
      <w:r w:rsidR="00B4696A" w:rsidRPr="00A164B9">
        <w:t>.</w:t>
      </w:r>
      <w:r w:rsidR="00545653" w:rsidRPr="00A164B9">
        <w:t xml:space="preserve"> Os animais foram pareados em gaiolas</w:t>
      </w:r>
      <w:r w:rsidR="008D070C" w:rsidRPr="00A164B9">
        <w:t xml:space="preserve"> e o</w:t>
      </w:r>
      <w:r w:rsidR="00545653" w:rsidRPr="00A164B9">
        <w:t xml:space="preserve"> estresse foi</w:t>
      </w:r>
      <w:r w:rsidR="0065579E" w:rsidRPr="00A164B9">
        <w:t xml:space="preserve"> induzid</w:t>
      </w:r>
      <w:r w:rsidR="00545653" w:rsidRPr="00A164B9">
        <w:t>o</w:t>
      </w:r>
      <w:r w:rsidR="0065579E" w:rsidRPr="00A164B9">
        <w:t xml:space="preserve"> </w:t>
      </w:r>
      <w:r w:rsidRPr="00A164B9">
        <w:t>através de</w:t>
      </w:r>
      <w:r w:rsidR="00545653" w:rsidRPr="00A164B9">
        <w:t xml:space="preserve"> 2 testes:</w:t>
      </w:r>
      <w:r w:rsidR="0065579E" w:rsidRPr="00A164B9">
        <w:t xml:space="preserve"> choque</w:t>
      </w:r>
      <w:r w:rsidR="00545653" w:rsidRPr="00A164B9">
        <w:t xml:space="preserve"> elétrico</w:t>
      </w:r>
      <w:r w:rsidR="0065579E" w:rsidRPr="00A164B9">
        <w:t xml:space="preserve"> nas patas e teste de competição </w:t>
      </w:r>
      <w:r w:rsidR="00545653" w:rsidRPr="00A164B9">
        <w:t>por</w:t>
      </w:r>
      <w:r w:rsidR="0065579E" w:rsidRPr="00A164B9">
        <w:t xml:space="preserve"> água. </w:t>
      </w:r>
      <w:r w:rsidR="00545653" w:rsidRPr="00A164B9">
        <w:t xml:space="preserve">No teste do choque elétrico o número de </w:t>
      </w:r>
      <w:r w:rsidR="005942F3" w:rsidRPr="00A164B9">
        <w:t>saltos</w:t>
      </w:r>
      <w:r w:rsidR="00545653" w:rsidRPr="00A164B9">
        <w:t xml:space="preserve"> para os grupos 1, 2, 3 e 4 foram, respectivamente: </w:t>
      </w:r>
      <w:r w:rsidR="005942F3" w:rsidRPr="00A164B9">
        <w:t>8</w:t>
      </w:r>
      <w:r w:rsidR="00875089" w:rsidRPr="00A164B9">
        <w:t>,</w:t>
      </w:r>
      <w:r w:rsidR="005942F3" w:rsidRPr="00A164B9">
        <w:t>55±0</w:t>
      </w:r>
      <w:r w:rsidR="00875089" w:rsidRPr="00A164B9">
        <w:t>,</w:t>
      </w:r>
      <w:r w:rsidR="005942F3" w:rsidRPr="00A164B9">
        <w:t>82; 1</w:t>
      </w:r>
      <w:r w:rsidR="00875089" w:rsidRPr="00A164B9">
        <w:t>,</w:t>
      </w:r>
      <w:r w:rsidR="005942F3" w:rsidRPr="00A164B9">
        <w:t>37±0</w:t>
      </w:r>
      <w:r w:rsidR="00875089" w:rsidRPr="00A164B9">
        <w:t>,</w:t>
      </w:r>
      <w:r w:rsidR="005942F3" w:rsidRPr="00A164B9">
        <w:t>29</w:t>
      </w:r>
      <w:r w:rsidR="0074789A" w:rsidRPr="00A164B9">
        <w:t>*</w:t>
      </w:r>
      <w:r w:rsidR="005942F3" w:rsidRPr="00A164B9">
        <w:t>; 4</w:t>
      </w:r>
      <w:r w:rsidR="00875089" w:rsidRPr="00A164B9">
        <w:t>,</w:t>
      </w:r>
      <w:r w:rsidR="005942F3" w:rsidRPr="00A164B9">
        <w:t>8±0</w:t>
      </w:r>
      <w:r w:rsidR="00875089" w:rsidRPr="00A164B9">
        <w:t>,</w:t>
      </w:r>
      <w:r w:rsidR="005942F3" w:rsidRPr="00A164B9">
        <w:t>48</w:t>
      </w:r>
      <w:r w:rsidR="0074789A" w:rsidRPr="00A164B9">
        <w:t>*</w:t>
      </w:r>
      <w:r w:rsidR="005942F3" w:rsidRPr="00A164B9">
        <w:t>; 2</w:t>
      </w:r>
      <w:r w:rsidR="00875089" w:rsidRPr="00A164B9">
        <w:t>,</w:t>
      </w:r>
      <w:r w:rsidR="005942F3" w:rsidRPr="00A164B9">
        <w:t>3±0</w:t>
      </w:r>
      <w:r w:rsidR="00875089" w:rsidRPr="00A164B9">
        <w:t>,</w:t>
      </w:r>
      <w:r w:rsidR="005942F3" w:rsidRPr="00A164B9">
        <w:t>36</w:t>
      </w:r>
      <w:r w:rsidR="0074789A" w:rsidRPr="00A164B9">
        <w:t>*</w:t>
      </w:r>
      <w:r w:rsidR="00FF6A02" w:rsidRPr="00A164B9">
        <w:t>.</w:t>
      </w:r>
      <w:r w:rsidR="005942F3" w:rsidRPr="00A164B9">
        <w:t xml:space="preserve"> </w:t>
      </w:r>
      <w:r w:rsidR="00FF6A02" w:rsidRPr="00A164B9">
        <w:t>T</w:t>
      </w:r>
      <w:r w:rsidR="005942F3" w:rsidRPr="00A164B9">
        <w:t>anto o grupo tratado com Diazepam como os tratados com</w:t>
      </w:r>
      <w:r w:rsidR="00FF6A02" w:rsidRPr="00A164B9">
        <w:t xml:space="preserve"> EP</w:t>
      </w:r>
      <w:r w:rsidR="005942F3" w:rsidRPr="00A164B9">
        <w:t xml:space="preserve"> 100</w:t>
      </w:r>
      <w:r w:rsidR="00FF6A02" w:rsidRPr="00A164B9">
        <w:t xml:space="preserve"> mg/kg</w:t>
      </w:r>
      <w:r w:rsidR="005942F3" w:rsidRPr="00A164B9">
        <w:t xml:space="preserve"> e 200 mg/kg obtiveram redução significativa (p</w:t>
      </w:r>
      <w:r w:rsidR="009C6919" w:rsidRPr="00A164B9">
        <w:t xml:space="preserve"> </w:t>
      </w:r>
      <w:r w:rsidR="005942F3" w:rsidRPr="00A164B9">
        <w:t>&lt;</w:t>
      </w:r>
      <w:r w:rsidR="009C6919" w:rsidRPr="00A164B9">
        <w:t xml:space="preserve"> </w:t>
      </w:r>
      <w:r w:rsidR="005942F3" w:rsidRPr="00A164B9">
        <w:t>0,05)</w:t>
      </w:r>
      <w:r w:rsidR="005E5115" w:rsidRPr="00A164B9">
        <w:t xml:space="preserve"> nas respostas de agressividade</w:t>
      </w:r>
      <w:r w:rsidRPr="00A164B9">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BA13C3" w:rsidRPr="00A164B9">
            <w:rPr>
              <w:color w:val="000000"/>
            </w:rPr>
            <w:t>(LOBO; MANAVALAN, 2008)</w:t>
          </w:r>
        </w:sdtContent>
      </w:sdt>
      <w:r w:rsidR="005942F3" w:rsidRPr="00A164B9">
        <w:t xml:space="preserve">. </w:t>
      </w:r>
    </w:p>
    <w:p w14:paraId="619BAB8B" w14:textId="41860C51" w:rsidR="00EF05D9" w:rsidRPr="00A164B9" w:rsidRDefault="001E4188" w:rsidP="00A606F3">
      <w:pPr>
        <w:pStyle w:val="Heading3"/>
        <w:rPr>
          <w:i/>
          <w:iCs/>
          <w:lang w:val="pt-BR"/>
        </w:rPr>
      </w:pPr>
      <w:bookmarkStart w:id="42" w:name="_Toc187787245"/>
      <w:bookmarkEnd w:id="41"/>
      <w:r w:rsidRPr="00A164B9">
        <w:rPr>
          <w:lang w:val="pt-BR"/>
        </w:rPr>
        <w:t xml:space="preserve">Estudos clínicos com </w:t>
      </w:r>
      <w:r w:rsidR="00AF66FD" w:rsidRPr="00A164B9">
        <w:rPr>
          <w:lang w:val="pt-BR"/>
        </w:rPr>
        <w:t xml:space="preserve">a </w:t>
      </w:r>
      <w:r w:rsidR="00535D0B" w:rsidRPr="00A164B9">
        <w:rPr>
          <w:i/>
          <w:iCs/>
          <w:lang w:val="pt-BR"/>
        </w:rPr>
        <w:t>Eclipta prostrata</w:t>
      </w:r>
      <w:bookmarkEnd w:id="42"/>
    </w:p>
    <w:p w14:paraId="738006C6" w14:textId="1D6DA3E3" w:rsidR="0032775A" w:rsidRPr="00A164B9" w:rsidRDefault="0032775A" w:rsidP="00C20CE1">
      <w:pPr>
        <w:pStyle w:val="Heading4"/>
        <w:rPr>
          <w:lang w:val="pt-BR"/>
        </w:rPr>
      </w:pPr>
      <w:r w:rsidRPr="00A164B9">
        <w:rPr>
          <w:lang w:val="pt-BR"/>
        </w:rPr>
        <w:t xml:space="preserve">Ação anti-hipertensiva, diurética e </w:t>
      </w:r>
      <w:proofErr w:type="spellStart"/>
      <w:r w:rsidRPr="00A164B9">
        <w:rPr>
          <w:lang w:val="pt-BR"/>
        </w:rPr>
        <w:t>hipocolesterolemiante</w:t>
      </w:r>
      <w:proofErr w:type="spellEnd"/>
    </w:p>
    <w:p w14:paraId="3DD88F88" w14:textId="6A858D74" w:rsidR="00B763B5" w:rsidRPr="00A164B9" w:rsidRDefault="00F60C07" w:rsidP="00AF66FD">
      <w:r w:rsidRPr="00A164B9">
        <w:t xml:space="preserve">Um </w:t>
      </w:r>
      <w:r w:rsidR="00415340" w:rsidRPr="00A164B9">
        <w:t>ensaio clínico randomizado, controlado,</w:t>
      </w:r>
      <w:r w:rsidRPr="00A164B9">
        <w:t xml:space="preserve"> de fase II, avaliou o efeito anti-hipertensivo da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em 73 </w:t>
      </w:r>
      <w:r w:rsidR="005F1725" w:rsidRPr="00A164B9">
        <w:t>participantes de pesquisa</w:t>
      </w:r>
      <w:r w:rsidRPr="00A164B9">
        <w:t xml:space="preserve"> do sexo masculino, sedentários, entre 40 e 55 anos de idade, com HAS leve.</w:t>
      </w:r>
      <w:r w:rsidR="00F82E4B" w:rsidRPr="00A164B9">
        <w:t xml:space="preserve"> O critério de definição de HAS leve foi pressão arterial sistólica (PAS) entre 140-159 mmHg e diastólica (PAD) entre 90-99 mmHg</w:t>
      </w:r>
      <w:r w:rsidR="00627AA4" w:rsidRPr="00A164B9">
        <w:t>.</w:t>
      </w:r>
      <w:r w:rsidR="00AF7006" w:rsidRPr="00A164B9">
        <w:t xml:space="preserve"> Foram excluídos do estudo os participantes que realizaram mudanças no padrão dietético habitual ou</w:t>
      </w:r>
      <w:r w:rsidR="001B25BE" w:rsidRPr="00A164B9">
        <w:t xml:space="preserve"> mudanças de estilo de vida (</w:t>
      </w:r>
      <w:r w:rsidR="00AF7006" w:rsidRPr="00A164B9">
        <w:t>MEV</w:t>
      </w:r>
      <w:r w:rsidR="001B25BE" w:rsidRPr="00A164B9">
        <w:t xml:space="preserve">) </w:t>
      </w:r>
      <w:r w:rsidR="00AF7006" w:rsidRPr="00A164B9">
        <w:t>que sabidamente influenciam no controle pressórico.</w:t>
      </w:r>
      <w:r w:rsidR="00593D3A" w:rsidRPr="00A164B9">
        <w:t xml:space="preserve"> D</w:t>
      </w:r>
      <w:r w:rsidR="00AF7006" w:rsidRPr="00A164B9">
        <w:t xml:space="preserve">os 73 incluídos, 60 </w:t>
      </w:r>
      <w:r w:rsidR="00EF022B" w:rsidRPr="00A164B9">
        <w:t xml:space="preserve">(82%) </w:t>
      </w:r>
      <w:r w:rsidR="00AF7006" w:rsidRPr="00A164B9">
        <w:t>completaram o tempo total de intervenção de 60 dias.</w:t>
      </w:r>
      <w:r w:rsidR="00506FCE" w:rsidRPr="00A164B9">
        <w:t xml:space="preserve"> Antes da intervenção, não havia diferenças significativas entre os dois grupos em relação à idade, </w:t>
      </w:r>
      <w:r w:rsidR="00D63413" w:rsidRPr="00A164B9">
        <w:t xml:space="preserve">IMC </w:t>
      </w:r>
      <w:r w:rsidR="00506FCE" w:rsidRPr="00A164B9">
        <w:t xml:space="preserve">(IMC médio </w:t>
      </w:r>
      <w:r w:rsidR="006A74A1" w:rsidRPr="00A164B9">
        <w:t>26,3</w:t>
      </w:r>
      <w:r w:rsidR="00E17AE5" w:rsidRPr="00A164B9">
        <w:t xml:space="preserve"> kg/m</w:t>
      </w:r>
      <w:r w:rsidR="00E17AE5" w:rsidRPr="00A164B9">
        <w:rPr>
          <w:vertAlign w:val="superscript"/>
        </w:rPr>
        <w:t>2</w:t>
      </w:r>
      <w:r w:rsidR="00506FCE" w:rsidRPr="00A164B9">
        <w:t xml:space="preserve">), atividade física, hábitos </w:t>
      </w:r>
      <w:r w:rsidR="00E17AE5" w:rsidRPr="00A164B9">
        <w:t>de tabagismo</w:t>
      </w:r>
      <w:r w:rsidR="00506FCE" w:rsidRPr="00A164B9">
        <w:t xml:space="preserve">, consumo de álcool, níveis </w:t>
      </w:r>
      <w:r w:rsidR="005D3889" w:rsidRPr="00A164B9">
        <w:t>pressóricos</w:t>
      </w:r>
      <w:r w:rsidR="00506FCE" w:rsidRPr="00A164B9">
        <w:t xml:space="preserve"> e frequência cardíaca</w:t>
      </w:r>
      <w:r w:rsidR="00343790" w:rsidRPr="00A164B9">
        <w:t xml:space="preserve">. </w:t>
      </w:r>
    </w:p>
    <w:p w14:paraId="1CE87337" w14:textId="1E120369" w:rsidR="004C62CB" w:rsidRPr="00A164B9" w:rsidRDefault="00F60C07" w:rsidP="00AF66FD">
      <w:r w:rsidRPr="00A164B9">
        <w:lastRenderedPageBreak/>
        <w:t xml:space="preserve">O grupo intervenção, com 30 </w:t>
      </w:r>
      <w:r w:rsidR="005D3889" w:rsidRPr="00A164B9">
        <w:t>participantes</w:t>
      </w:r>
      <w:r w:rsidRPr="00A164B9">
        <w:t xml:space="preserve">, recebeu 2 cápsulas contendo 500 mg de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antes do café da manhã, almoço e jantar, totalizando 3000 mg/dia de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por 60 dias. </w:t>
      </w:r>
      <w:r w:rsidR="00E2314B" w:rsidRPr="00A164B9">
        <w:t xml:space="preserve">O grupo </w:t>
      </w:r>
      <w:r w:rsidR="004C62CB" w:rsidRPr="00A164B9">
        <w:t>controle</w:t>
      </w:r>
      <w:r w:rsidR="00E2314B" w:rsidRPr="00A164B9">
        <w:t xml:space="preserve"> recebeu </w:t>
      </w:r>
      <w:r w:rsidR="00205324" w:rsidRPr="00A164B9">
        <w:t xml:space="preserve">cápsulas contendo placebo. </w:t>
      </w:r>
      <w:r w:rsidRPr="00A164B9">
        <w:t>Foram realizadas 5 aferições da pressão arterial, aos 0, 15, 30, 45</w:t>
      </w:r>
      <w:r w:rsidR="00966499" w:rsidRPr="00A164B9">
        <w:t xml:space="preserve"> e</w:t>
      </w:r>
      <w:r w:rsidRPr="00A164B9">
        <w:t xml:space="preserve"> 60 dias.</w:t>
      </w:r>
      <w:r w:rsidR="00F54D75" w:rsidRPr="00A164B9">
        <w:t xml:space="preserve"> Em adição,</w:t>
      </w:r>
      <w:r w:rsidRPr="00A164B9">
        <w:t xml:space="preserve"> foram avaliados: volume urinário, excreção urinária de eletrólitos e lipidograma. </w:t>
      </w:r>
    </w:p>
    <w:p w14:paraId="650BEA17" w14:textId="62EFBB51" w:rsidR="007E696B" w:rsidRPr="00A164B9" w:rsidRDefault="007E696B" w:rsidP="00AF66FD">
      <w:r w:rsidRPr="00A164B9">
        <w:t>O</w:t>
      </w:r>
      <w:r w:rsidR="00343790" w:rsidRPr="00A164B9">
        <w:t>s efeitos col</w:t>
      </w:r>
      <w:r w:rsidR="00966499" w:rsidRPr="00A164B9">
        <w:t>a</w:t>
      </w:r>
      <w:r w:rsidR="00343790" w:rsidRPr="00A164B9">
        <w:t>terais relatados foram</w:t>
      </w:r>
      <w:r w:rsidR="004C62CB" w:rsidRPr="00A164B9">
        <w:t xml:space="preserve">: no grupo intervenção 2 </w:t>
      </w:r>
      <w:r w:rsidR="005F1725" w:rsidRPr="00A164B9">
        <w:t>participantes de pesquisa</w:t>
      </w:r>
      <w:r w:rsidR="004C62CB" w:rsidRPr="00A164B9">
        <w:t xml:space="preserve"> relataram</w:t>
      </w:r>
      <w:r w:rsidR="00AC30CC" w:rsidRPr="00A164B9">
        <w:t xml:space="preserve"> aumento da frequência urinária</w:t>
      </w:r>
      <w:r w:rsidR="004C62CB" w:rsidRPr="00A164B9">
        <w:t>, e 4 relataram percepção de melhora na visão; no grupo controle</w:t>
      </w:r>
      <w:r w:rsidR="00AC30CC" w:rsidRPr="00A164B9">
        <w:t xml:space="preserve"> </w:t>
      </w:r>
      <w:r w:rsidR="004C62CB" w:rsidRPr="00A164B9">
        <w:t>4 participantes relataram</w:t>
      </w:r>
      <w:r w:rsidR="00AC30CC" w:rsidRPr="00A164B9">
        <w:t xml:space="preserve"> </w:t>
      </w:r>
      <w:r w:rsidRPr="00A164B9">
        <w:t>n</w:t>
      </w:r>
      <w:r w:rsidR="00AC30CC" w:rsidRPr="00A164B9">
        <w:t>á</w:t>
      </w:r>
      <w:r w:rsidRPr="00A164B9">
        <w:t>usea ocasional associad</w:t>
      </w:r>
      <w:r w:rsidR="00AC30CC" w:rsidRPr="00A164B9">
        <w:t xml:space="preserve">a </w:t>
      </w:r>
      <w:r w:rsidR="00966499" w:rsidRPr="00A164B9">
        <w:t xml:space="preserve">à ingestão </w:t>
      </w:r>
      <w:r w:rsidRPr="00A164B9">
        <w:t>d</w:t>
      </w:r>
      <w:r w:rsidR="00AC30CC" w:rsidRPr="00A164B9">
        <w:t>as</w:t>
      </w:r>
      <w:r w:rsidRPr="00A164B9">
        <w:t xml:space="preserve"> cápsulas</w:t>
      </w:r>
      <w:r w:rsidR="00AC30CC" w:rsidRPr="00A164B9">
        <w:t>.</w:t>
      </w:r>
    </w:p>
    <w:p w14:paraId="5D7B72CE" w14:textId="2481D8B5" w:rsidR="007C63A1" w:rsidRPr="00A164B9" w:rsidRDefault="00382450" w:rsidP="00AF66FD">
      <w:r w:rsidRPr="00A164B9">
        <w:rPr>
          <w:rFonts w:ascii="Calibri" w:hAnsi="Calibri" w:cs="Calibri"/>
        </w:rPr>
        <w:t>﻿</w:t>
      </w:r>
      <w:r w:rsidR="006767D5" w:rsidRPr="00A164B9">
        <w:t xml:space="preserve"> Análise por protocolo mostrou que o grupo tratado com 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6767D5" w:rsidRPr="00A164B9">
        <w:t xml:space="preserve"> </w:t>
      </w:r>
      <w:r w:rsidRPr="00A164B9">
        <w:t>apresentou diminuição acentuada e significativa de 19% na PAS</w:t>
      </w:r>
      <w:r w:rsidR="009F6D8D" w:rsidRPr="00A164B9">
        <w:t xml:space="preserve">, </w:t>
      </w:r>
      <w:r w:rsidR="006767D5" w:rsidRPr="00A164B9">
        <w:t xml:space="preserve">12% na </w:t>
      </w:r>
      <w:r w:rsidRPr="00A164B9">
        <w:t>PAD</w:t>
      </w:r>
      <w:r w:rsidR="009F6D8D" w:rsidRPr="00A164B9">
        <w:t xml:space="preserve"> e </w:t>
      </w:r>
      <w:r w:rsidRPr="00A164B9">
        <w:t>15%</w:t>
      </w:r>
      <w:r w:rsidR="009F6D8D" w:rsidRPr="00A164B9">
        <w:t xml:space="preserve"> na </w:t>
      </w:r>
      <w:r w:rsidR="00C60CF5" w:rsidRPr="00A164B9">
        <w:t>pressão arterial média (</w:t>
      </w:r>
      <w:r w:rsidR="009F6D8D" w:rsidRPr="00A164B9">
        <w:t>PAM</w:t>
      </w:r>
      <w:r w:rsidR="00C60CF5" w:rsidRPr="00A164B9">
        <w:t>)</w:t>
      </w:r>
      <w:r w:rsidRPr="00A164B9">
        <w:t xml:space="preserve">, enquanto no grupo controle </w:t>
      </w:r>
      <w:r w:rsidR="009F6D8D" w:rsidRPr="00A164B9">
        <w:t>não houve alteração</w:t>
      </w:r>
      <w:r w:rsidRPr="00A164B9">
        <w:t xml:space="preserve"> </w:t>
      </w:r>
      <w:r w:rsidR="006767D5" w:rsidRPr="00A164B9">
        <w:t xml:space="preserve">estatisticamente </w:t>
      </w:r>
      <w:r w:rsidRPr="00A164B9">
        <w:t>significativ</w:t>
      </w:r>
      <w:r w:rsidR="009F6D8D" w:rsidRPr="00A164B9">
        <w:t>a</w:t>
      </w:r>
      <w:r w:rsidRPr="00A164B9">
        <w:t xml:space="preserve">. </w:t>
      </w:r>
      <w:r w:rsidR="00437395" w:rsidRPr="00A164B9">
        <w:t>Com relação aos níveis</w:t>
      </w:r>
      <w:r w:rsidR="003E4D4C" w:rsidRPr="00A164B9">
        <w:t xml:space="preserve"> </w:t>
      </w:r>
      <w:r w:rsidR="00437395" w:rsidRPr="00A164B9">
        <w:t>d</w:t>
      </w:r>
      <w:r w:rsidR="003E4D4C" w:rsidRPr="00A164B9">
        <w:t>os lipídios séricos</w:t>
      </w:r>
      <w:r w:rsidR="00437395" w:rsidRPr="00A164B9">
        <w:t xml:space="preserve">, houve </w:t>
      </w:r>
      <w:r w:rsidR="002B5653" w:rsidRPr="00A164B9">
        <w:t>redução no</w:t>
      </w:r>
      <w:r w:rsidR="003E4D4C" w:rsidRPr="00A164B9">
        <w:t xml:space="preserve"> </w:t>
      </w:r>
      <w:r w:rsidR="008D2F28" w:rsidRPr="00A164B9">
        <w:t>colesterol total</w:t>
      </w:r>
      <w:r w:rsidR="00F94966" w:rsidRPr="00A164B9">
        <w:t xml:space="preserve"> (CT)</w:t>
      </w:r>
      <w:r w:rsidR="008D2F28" w:rsidRPr="00A164B9">
        <w:t xml:space="preserve"> </w:t>
      </w:r>
      <w:r w:rsidR="00E02824" w:rsidRPr="00A164B9">
        <w:t xml:space="preserve">de </w:t>
      </w:r>
      <w:r w:rsidR="008D2F28" w:rsidRPr="00A164B9">
        <w:t>17%, LDL</w:t>
      </w:r>
      <w:r w:rsidR="003E4D4C" w:rsidRPr="00A164B9">
        <w:t>-c de</w:t>
      </w:r>
      <w:r w:rsidR="008D2F28" w:rsidRPr="00A164B9">
        <w:t xml:space="preserve"> 24%, </w:t>
      </w:r>
      <w:r w:rsidR="003E4D4C" w:rsidRPr="00A164B9">
        <w:t xml:space="preserve">triglicerídeos de </w:t>
      </w:r>
      <w:r w:rsidR="008D2F28" w:rsidRPr="00A164B9">
        <w:t>14% e fração VLDL 24</w:t>
      </w:r>
      <w:r w:rsidR="002B5653" w:rsidRPr="00A164B9">
        <w:t>%. Em adição, houve</w:t>
      </w:r>
      <w:r w:rsidR="008D2F28" w:rsidRPr="00A164B9">
        <w:t xml:space="preserve"> aument</w:t>
      </w:r>
      <w:r w:rsidR="00264D94" w:rsidRPr="00A164B9">
        <w:t>o</w:t>
      </w:r>
      <w:r w:rsidR="008D2F28" w:rsidRPr="00A164B9">
        <w:t xml:space="preserve"> </w:t>
      </w:r>
      <w:r w:rsidR="00264D94" w:rsidRPr="00A164B9">
        <w:t>d</w:t>
      </w:r>
      <w:r w:rsidR="008D2F28" w:rsidRPr="00A164B9">
        <w:t xml:space="preserve">o volume urinário </w:t>
      </w:r>
      <w:r w:rsidR="00E02824" w:rsidRPr="00A164B9">
        <w:t xml:space="preserve">em </w:t>
      </w:r>
      <w:r w:rsidR="008D2F28" w:rsidRPr="00A164B9">
        <w:t>34%</w:t>
      </w:r>
      <w:r w:rsidR="00E02824" w:rsidRPr="00A164B9">
        <w:t xml:space="preserve"> (p &lt; 0,01)</w:t>
      </w:r>
      <w:r w:rsidR="00A90151" w:rsidRPr="00A164B9">
        <w:t>, e aumento d</w:t>
      </w:r>
      <w:r w:rsidR="008D2F28" w:rsidRPr="00A164B9">
        <w:t xml:space="preserve">a excreção </w:t>
      </w:r>
      <w:r w:rsidR="00A90151" w:rsidRPr="00A164B9">
        <w:t xml:space="preserve">urinária </w:t>
      </w:r>
      <w:r w:rsidR="008D2F28" w:rsidRPr="00A164B9">
        <w:t xml:space="preserve">de sódio </w:t>
      </w:r>
      <w:r w:rsidR="00E02824" w:rsidRPr="00A164B9">
        <w:t xml:space="preserve">em </w:t>
      </w:r>
      <w:r w:rsidR="008D2F28" w:rsidRPr="00A164B9">
        <w:t xml:space="preserve">24%. </w:t>
      </w:r>
      <w:r w:rsidR="00FA5ABD" w:rsidRPr="00A164B9">
        <w:t>Os</w:t>
      </w:r>
      <w:r w:rsidR="008D2F28" w:rsidRPr="00A164B9">
        <w:t xml:space="preserve"> resultados demonstraram a ação </w:t>
      </w:r>
      <w:r w:rsidR="00AE6BAC" w:rsidRPr="00A164B9">
        <w:t>anti-hipertensiva</w:t>
      </w:r>
      <w:r w:rsidR="008D2F28" w:rsidRPr="00A164B9">
        <w:t>, diurética e</w:t>
      </w:r>
      <w:r w:rsidR="004D0907" w:rsidRPr="00A164B9">
        <w:t xml:space="preserve"> </w:t>
      </w:r>
      <w:proofErr w:type="spellStart"/>
      <w:r w:rsidR="008D2F28" w:rsidRPr="00A164B9">
        <w:t>hipocolesterolemiante</w:t>
      </w:r>
      <w:proofErr w:type="spellEnd"/>
      <w:r w:rsidR="008D2F28" w:rsidRPr="00A164B9">
        <w:t xml:space="preserve"> d</w:t>
      </w:r>
      <w:r w:rsidR="00AE6BAC" w:rsidRPr="00A164B9">
        <w:t xml:space="preserve">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6A480E" w:rsidRPr="00A164B9">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BA13C3" w:rsidRPr="00A164B9">
            <w:rPr>
              <w:color w:val="000000"/>
            </w:rPr>
            <w:t>(RANGINENI; SHARADA; SAXENA, 2007)</w:t>
          </w:r>
        </w:sdtContent>
      </w:sdt>
      <w:r w:rsidR="00545C40" w:rsidRPr="00A164B9">
        <w:t>.</w:t>
      </w:r>
    </w:p>
    <w:p w14:paraId="57E8DEB9" w14:textId="4B7C7034" w:rsidR="004A657B" w:rsidRPr="00A164B9" w:rsidRDefault="004A657B" w:rsidP="00C20CE1">
      <w:pPr>
        <w:pStyle w:val="Heading4"/>
        <w:rPr>
          <w:lang w:val="pt-BR"/>
        </w:rPr>
      </w:pPr>
      <w:r w:rsidRPr="00A164B9">
        <w:rPr>
          <w:lang w:val="pt-BR"/>
        </w:rPr>
        <w:t xml:space="preserve">Ação </w:t>
      </w:r>
      <w:proofErr w:type="spellStart"/>
      <w:r w:rsidRPr="00A164B9">
        <w:rPr>
          <w:lang w:val="pt-BR"/>
        </w:rPr>
        <w:t>anti-hiperglicemiante</w:t>
      </w:r>
      <w:proofErr w:type="spellEnd"/>
    </w:p>
    <w:p w14:paraId="7C0A9F8D" w14:textId="43A71CD2" w:rsidR="005560D5" w:rsidRPr="00A164B9" w:rsidRDefault="00437241" w:rsidP="00AF66FD">
      <w:proofErr w:type="spellStart"/>
      <w:r w:rsidRPr="00A164B9">
        <w:t>Sazia</w:t>
      </w:r>
      <w:proofErr w:type="spellEnd"/>
      <w:r w:rsidRPr="00A164B9">
        <w:t xml:space="preserve"> et al.</w:t>
      </w:r>
      <w:r w:rsidR="00B35B92" w:rsidRPr="00A164B9">
        <w:t xml:space="preserve"> (</w:t>
      </w:r>
      <w:r w:rsidRPr="00A164B9">
        <w:t>2015</w:t>
      </w:r>
      <w:r w:rsidR="00B35B92" w:rsidRPr="00A164B9">
        <w:t>)</w:t>
      </w:r>
      <w:r w:rsidRPr="00A164B9">
        <w:t xml:space="preserve"> </w:t>
      </w:r>
      <w:r w:rsidR="008A5C62" w:rsidRPr="00A164B9">
        <w:t>conduziram um ensaio clínico randomizado</w:t>
      </w:r>
      <w:r w:rsidR="00062B67" w:rsidRPr="00A164B9">
        <w:t xml:space="preserve">, controlado, </w:t>
      </w:r>
      <w:r w:rsidR="008A5C62" w:rsidRPr="00A164B9">
        <w:t xml:space="preserve">para </w:t>
      </w:r>
      <w:r w:rsidR="00CE211A" w:rsidRPr="00A164B9">
        <w:t>a</w:t>
      </w:r>
      <w:r w:rsidR="008A5C62" w:rsidRPr="00A164B9">
        <w:t>valiar</w:t>
      </w:r>
      <w:r w:rsidR="00B77B49" w:rsidRPr="00A164B9">
        <w:t xml:space="preserve"> o efeito </w:t>
      </w:r>
      <w:proofErr w:type="spellStart"/>
      <w:r w:rsidR="00B77B49" w:rsidRPr="00A164B9">
        <w:t>anti-hiperglicêmico</w:t>
      </w:r>
      <w:proofErr w:type="spellEnd"/>
      <w:r w:rsidR="00B77B49" w:rsidRPr="00A164B9">
        <w:t xml:space="preserve">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B77B49" w:rsidRPr="00A164B9">
        <w:t xml:space="preserve"> </w:t>
      </w:r>
      <w:r w:rsidR="00B35B92" w:rsidRPr="00A164B9">
        <w:t xml:space="preserve">(EP) </w:t>
      </w:r>
      <w:r w:rsidR="00B77B49" w:rsidRPr="00A164B9">
        <w:t>em indivíduos recém diagnosticados com DM2</w:t>
      </w:r>
      <w:r w:rsidR="0005464C" w:rsidRPr="00A164B9">
        <w:t>,</w:t>
      </w:r>
      <w:r w:rsidR="00B77B49" w:rsidRPr="00A164B9">
        <w:t xml:space="preserve"> sem outras doenças crônicas</w:t>
      </w:r>
      <w:r w:rsidRPr="00A164B9">
        <w:t xml:space="preserve">. Quarenta e oito indivíduos adultos, de ambos os sexos, entre 20 e 60 anos de idade, foram randomizados em 2 grupos </w:t>
      </w:r>
      <w:r w:rsidR="009E575E" w:rsidRPr="00A164B9">
        <w:t>na proporção 1:1</w:t>
      </w:r>
      <w:r w:rsidRPr="00A164B9">
        <w:t xml:space="preserve">. O grupo intervenção recebeu 800 mg de </w:t>
      </w:r>
      <w:r w:rsidR="009E575E" w:rsidRPr="00A164B9">
        <w:t>extrato de EP</w:t>
      </w:r>
      <w:r w:rsidR="00CB7703" w:rsidRPr="00A164B9">
        <w:t xml:space="preserve"> em forma de cápsulas</w:t>
      </w:r>
      <w:r w:rsidR="009E575E" w:rsidRPr="00A164B9">
        <w:t xml:space="preserve">, </w:t>
      </w:r>
      <w:r w:rsidRPr="00A164B9">
        <w:t xml:space="preserve">3 vezes ao dia (2.400 mg/d), via oral, por 3 meses. O grupo controle </w:t>
      </w:r>
      <w:r w:rsidR="0005464C" w:rsidRPr="00A164B9">
        <w:t xml:space="preserve">foi orientado </w:t>
      </w:r>
      <w:r w:rsidR="00041C45" w:rsidRPr="00A164B9">
        <w:t xml:space="preserve">a seguir </w:t>
      </w:r>
      <w:r w:rsidRPr="00A164B9">
        <w:t xml:space="preserve">dieta para </w:t>
      </w:r>
      <w:r w:rsidR="008465FF" w:rsidRPr="00A164B9">
        <w:t>diabético</w:t>
      </w:r>
      <w:r w:rsidRPr="00A164B9">
        <w:t xml:space="preserve"> e </w:t>
      </w:r>
      <w:r w:rsidR="00525010" w:rsidRPr="00A164B9">
        <w:t xml:space="preserve">realizar </w:t>
      </w:r>
      <w:r w:rsidRPr="00A164B9">
        <w:t xml:space="preserve">MEV. As glicemias em jejum e pós prandial foram coletadas antes da intervenção e após 30, 60 e 90 dias. </w:t>
      </w:r>
    </w:p>
    <w:p w14:paraId="27E550DC" w14:textId="07A275B6" w:rsidR="00B35B92" w:rsidRPr="00A164B9" w:rsidRDefault="002476A2" w:rsidP="00AF66FD">
      <w:r w:rsidRPr="00A164B9">
        <w:t xml:space="preserve">Em </w:t>
      </w:r>
      <w:r w:rsidR="00437241" w:rsidRPr="00A164B9">
        <w:t xml:space="preserve">ambos os grupos </w:t>
      </w:r>
      <w:r w:rsidRPr="00A164B9">
        <w:t xml:space="preserve">houve </w:t>
      </w:r>
      <w:r w:rsidR="00437241" w:rsidRPr="00A164B9">
        <w:t xml:space="preserve">redução na glicemia de jejum </w:t>
      </w:r>
      <w:r w:rsidR="00EA7A9A" w:rsidRPr="00A164B9">
        <w:t>e</w:t>
      </w:r>
      <w:r w:rsidR="00437241" w:rsidRPr="00A164B9">
        <w:t xml:space="preserve"> pós-prandial em todas as aferições (p&lt;0,05)</w:t>
      </w:r>
      <w:r w:rsidR="00EA7A9A" w:rsidRPr="00A164B9">
        <w:t xml:space="preserve"> em comparação ao basal</w:t>
      </w:r>
      <w:r w:rsidR="00437241" w:rsidRPr="00A164B9">
        <w:t xml:space="preserve">. No entanto, </w:t>
      </w:r>
      <w:r w:rsidR="00EF0CFD" w:rsidRPr="00A164B9">
        <w:t xml:space="preserve">em comparação com o controle, </w:t>
      </w:r>
      <w:r w:rsidR="00437241" w:rsidRPr="00A164B9">
        <w:t xml:space="preserve">o grupo tratado com a EP apresentou resultados </w:t>
      </w:r>
      <w:r w:rsidR="00CB5D7E" w:rsidRPr="00A164B9">
        <w:t xml:space="preserve">estatisticamente </w:t>
      </w:r>
      <w:r w:rsidR="00437241" w:rsidRPr="00A164B9">
        <w:t xml:space="preserve">superiores, tanto para as </w:t>
      </w:r>
      <w:r w:rsidR="00437241" w:rsidRPr="00A164B9">
        <w:lastRenderedPageBreak/>
        <w:t>glicemias de jejum (p&lt;0,05)</w:t>
      </w:r>
      <w:r w:rsidR="00CB5D7E" w:rsidRPr="00A164B9">
        <w:t xml:space="preserve"> quanto para</w:t>
      </w:r>
      <w:r w:rsidR="005B0F71" w:rsidRPr="00A164B9">
        <w:t xml:space="preserve"> as</w:t>
      </w:r>
      <w:r w:rsidR="00437241" w:rsidRPr="00A164B9">
        <w:t xml:space="preserve"> glicemia</w:t>
      </w:r>
      <w:r w:rsidR="005B0F71" w:rsidRPr="00A164B9">
        <w:t>s</w:t>
      </w:r>
      <w:r w:rsidR="00437241" w:rsidRPr="00A164B9">
        <w:t xml:space="preserve"> pós-prandia</w:t>
      </w:r>
      <w:r w:rsidR="005B0F71" w:rsidRPr="00A164B9">
        <w:t>is</w:t>
      </w:r>
      <w:r w:rsidR="00437241" w:rsidRPr="00A164B9">
        <w:t xml:space="preserve"> (p&lt;0,01)</w:t>
      </w:r>
      <w:r w:rsidR="00894641" w:rsidRPr="00A164B9">
        <w:t xml:space="preserve">, em todas as </w:t>
      </w:r>
      <w:r w:rsidR="00F360FE" w:rsidRPr="00A164B9">
        <w:t>aferições após o início da intervenção</w:t>
      </w:r>
      <w:r w:rsidR="00437241" w:rsidRPr="00A164B9">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1049578405"/>
          <w:placeholder>
            <w:docPart w:val="9BA3119870BB864C9FF27C07CE636E2B"/>
          </w:placeholder>
        </w:sdtPr>
        <w:sdtContent>
          <w:r w:rsidR="00BA13C3" w:rsidRPr="00A164B9">
            <w:rPr>
              <w:color w:val="000000"/>
            </w:rPr>
            <w:t>(SAZIA et al., 2015b)</w:t>
          </w:r>
        </w:sdtContent>
      </w:sdt>
      <w:r w:rsidR="00437241" w:rsidRPr="00A164B9">
        <w:t xml:space="preserve">. </w:t>
      </w:r>
      <w:r w:rsidR="00902C5A" w:rsidRPr="00A164B9">
        <w:t>A tabela a seguir, adaptada do artigo</w:t>
      </w:r>
      <w:r w:rsidR="00EA43D5" w:rsidRPr="00A164B9">
        <w:t xml:space="preserve">, apresenta a média da redução das glicemias em relação ao basal, representadas em porcentagem. </w:t>
      </w:r>
    </w:p>
    <w:p w14:paraId="5643C5E6" w14:textId="77777777" w:rsidR="00B35B92" w:rsidRPr="00A164B9" w:rsidRDefault="00B35B92" w:rsidP="00B35B92">
      <w:pPr>
        <w:spacing w:line="240" w:lineRule="auto"/>
        <w:rPr>
          <w:rFonts w:ascii="Aptos" w:hAnsi="Aptos" w:cstheme="majorHAnsi"/>
        </w:rPr>
      </w:pPr>
    </w:p>
    <w:p w14:paraId="76766417" w14:textId="20A03128" w:rsidR="00C11C6B" w:rsidRPr="00A164B9" w:rsidRDefault="00C11C6B" w:rsidP="00D35AAB">
      <w:pPr>
        <w:pStyle w:val="Ttulotabela"/>
      </w:pPr>
      <w:bookmarkStart w:id="43" w:name="_Toc187767594"/>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1</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1</w:t>
      </w:r>
      <w:r w:rsidR="005F0591" w:rsidRPr="00A164B9">
        <w:fldChar w:fldCharType="end"/>
      </w:r>
      <w:r w:rsidRPr="00A164B9">
        <w:t xml:space="preserve"> - Média percentual da redução da glicemia</w:t>
      </w:r>
      <w:bookmarkEnd w:id="43"/>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A164B9"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A164B9" w:rsidRDefault="008A4DB7" w:rsidP="003B0C1E">
            <w:pPr>
              <w:pStyle w:val="Textotabela"/>
            </w:pPr>
            <w:r w:rsidRPr="00A164B9">
              <w:t>Glicemia</w:t>
            </w:r>
          </w:p>
        </w:tc>
        <w:tc>
          <w:tcPr>
            <w:tcW w:w="1868" w:type="dxa"/>
          </w:tcPr>
          <w:p w14:paraId="4282F9C4" w14:textId="6E73E351" w:rsidR="00BF7A31" w:rsidRPr="00A164B9" w:rsidRDefault="009E3D27" w:rsidP="003B0C1E">
            <w:pPr>
              <w:pStyle w:val="Textotabela"/>
            </w:pPr>
            <w:r w:rsidRPr="00A164B9">
              <w:t>Grupos</w:t>
            </w:r>
          </w:p>
        </w:tc>
        <w:tc>
          <w:tcPr>
            <w:tcW w:w="1867" w:type="dxa"/>
          </w:tcPr>
          <w:p w14:paraId="35B4A520" w14:textId="6850FE85" w:rsidR="006A239C" w:rsidRPr="00A164B9" w:rsidRDefault="006A239C" w:rsidP="003B0C1E">
            <w:pPr>
              <w:pStyle w:val="Textotabela"/>
            </w:pPr>
            <w:r w:rsidRPr="00A164B9">
              <w:t>Basal vs. 1</w:t>
            </w:r>
            <w:r w:rsidR="002258A7" w:rsidRPr="00A164B9">
              <w:t xml:space="preserve"> </w:t>
            </w:r>
            <w:r w:rsidRPr="00A164B9">
              <w:t>mês</w:t>
            </w:r>
            <w:r w:rsidR="002258A7" w:rsidRPr="00A164B9">
              <w:t xml:space="preserve"> </w:t>
            </w:r>
            <w:r w:rsidRPr="00A164B9">
              <w:t>Média + DP</w:t>
            </w:r>
          </w:p>
        </w:tc>
        <w:tc>
          <w:tcPr>
            <w:tcW w:w="2011" w:type="dxa"/>
          </w:tcPr>
          <w:p w14:paraId="6E2F9D0E" w14:textId="13517F71" w:rsidR="006A239C" w:rsidRPr="00A164B9" w:rsidRDefault="006A239C" w:rsidP="003B0C1E">
            <w:pPr>
              <w:pStyle w:val="Textotabela"/>
            </w:pPr>
            <w:r w:rsidRPr="00A164B9">
              <w:t>Basal vs. 2 meses</w:t>
            </w:r>
            <w:r w:rsidR="00CB73E9" w:rsidRPr="00A164B9">
              <w:t xml:space="preserve"> </w:t>
            </w:r>
            <w:r w:rsidRPr="00A164B9">
              <w:t>Média + DP</w:t>
            </w:r>
          </w:p>
        </w:tc>
        <w:tc>
          <w:tcPr>
            <w:tcW w:w="1993" w:type="dxa"/>
          </w:tcPr>
          <w:p w14:paraId="33A91986" w14:textId="25BFED53" w:rsidR="006A239C" w:rsidRPr="00A164B9" w:rsidRDefault="006A239C" w:rsidP="003B0C1E">
            <w:pPr>
              <w:pStyle w:val="Textotabela"/>
            </w:pPr>
            <w:r w:rsidRPr="00A164B9">
              <w:t>Basal vs. 3 meses</w:t>
            </w:r>
            <w:r w:rsidR="00CB73E9" w:rsidRPr="00A164B9">
              <w:t xml:space="preserve"> </w:t>
            </w:r>
            <w:r w:rsidRPr="00A164B9">
              <w:t>Média + DP</w:t>
            </w:r>
          </w:p>
        </w:tc>
      </w:tr>
      <w:tr w:rsidR="00CB73E9" w:rsidRPr="00A164B9" w14:paraId="7CA5FA84" w14:textId="77777777" w:rsidTr="007445D9">
        <w:trPr>
          <w:trHeight w:val="283"/>
        </w:trPr>
        <w:tc>
          <w:tcPr>
            <w:tcW w:w="1436" w:type="dxa"/>
            <w:vMerge w:val="restart"/>
          </w:tcPr>
          <w:p w14:paraId="64FE7582" w14:textId="7FB0F161" w:rsidR="00BF7A31" w:rsidRPr="00A164B9" w:rsidRDefault="008A4DB7" w:rsidP="003B0C1E">
            <w:pPr>
              <w:pStyle w:val="Textotabela"/>
            </w:pPr>
            <w:r w:rsidRPr="00A164B9">
              <w:t>J</w:t>
            </w:r>
            <w:r w:rsidR="00BF7A31" w:rsidRPr="00A164B9">
              <w:t>ejum</w:t>
            </w:r>
          </w:p>
        </w:tc>
        <w:tc>
          <w:tcPr>
            <w:tcW w:w="1868" w:type="dxa"/>
          </w:tcPr>
          <w:p w14:paraId="10EEE342" w14:textId="71693BF3" w:rsidR="00BF7A31" w:rsidRPr="00A164B9" w:rsidRDefault="00535D0B" w:rsidP="003B0C1E">
            <w:pPr>
              <w:pStyle w:val="Textotabela"/>
            </w:pPr>
            <w:proofErr w:type="spellStart"/>
            <w:r w:rsidRPr="00A164B9">
              <w:rPr>
                <w:i/>
              </w:rPr>
              <w:t>Eclipta</w:t>
            </w:r>
            <w:proofErr w:type="spellEnd"/>
            <w:r w:rsidRPr="00A164B9">
              <w:rPr>
                <w:i/>
              </w:rPr>
              <w:t xml:space="preserve"> </w:t>
            </w:r>
            <w:proofErr w:type="spellStart"/>
            <w:r w:rsidRPr="00A164B9">
              <w:rPr>
                <w:i/>
              </w:rPr>
              <w:t>prostrata</w:t>
            </w:r>
            <w:proofErr w:type="spellEnd"/>
          </w:p>
        </w:tc>
        <w:tc>
          <w:tcPr>
            <w:tcW w:w="1867" w:type="dxa"/>
          </w:tcPr>
          <w:p w14:paraId="37910516" w14:textId="1141C97C" w:rsidR="00BF7A31" w:rsidRPr="00A164B9" w:rsidRDefault="00DA7036" w:rsidP="003B0C1E">
            <w:pPr>
              <w:pStyle w:val="Textotabela"/>
            </w:pPr>
            <w:r w:rsidRPr="00A164B9">
              <w:t>3.2±2.4*</w:t>
            </w:r>
          </w:p>
        </w:tc>
        <w:tc>
          <w:tcPr>
            <w:tcW w:w="2011" w:type="dxa"/>
          </w:tcPr>
          <w:p w14:paraId="517CF9FA" w14:textId="7DEA16F5" w:rsidR="00BF7A31" w:rsidRPr="00A164B9" w:rsidRDefault="00DA7036" w:rsidP="003B0C1E">
            <w:pPr>
              <w:pStyle w:val="Textotabela"/>
            </w:pPr>
            <w:r w:rsidRPr="00A164B9">
              <w:t>5.6±1.4*</w:t>
            </w:r>
          </w:p>
        </w:tc>
        <w:tc>
          <w:tcPr>
            <w:tcW w:w="1993" w:type="dxa"/>
          </w:tcPr>
          <w:p w14:paraId="428ED59F" w14:textId="717ADB73" w:rsidR="00BF7A31" w:rsidRPr="00A164B9" w:rsidRDefault="00A572D4" w:rsidP="003B0C1E">
            <w:pPr>
              <w:pStyle w:val="Textotabela"/>
            </w:pPr>
            <w:r w:rsidRPr="00A164B9">
              <w:t>13.9±5.14**</w:t>
            </w:r>
          </w:p>
        </w:tc>
      </w:tr>
      <w:tr w:rsidR="00CB73E9" w:rsidRPr="00A164B9" w14:paraId="45721AA1" w14:textId="77777777" w:rsidTr="007445D9">
        <w:trPr>
          <w:trHeight w:val="283"/>
        </w:trPr>
        <w:tc>
          <w:tcPr>
            <w:tcW w:w="1436" w:type="dxa"/>
            <w:vMerge/>
          </w:tcPr>
          <w:p w14:paraId="06889E48" w14:textId="166FA68E" w:rsidR="00BF7A31" w:rsidRPr="00A164B9" w:rsidRDefault="00BF7A31" w:rsidP="003B0C1E">
            <w:pPr>
              <w:pStyle w:val="Textotabela"/>
            </w:pPr>
          </w:p>
        </w:tc>
        <w:tc>
          <w:tcPr>
            <w:tcW w:w="1868" w:type="dxa"/>
          </w:tcPr>
          <w:p w14:paraId="422CDB3D" w14:textId="502443EB" w:rsidR="00BF7A31" w:rsidRPr="00A164B9" w:rsidRDefault="009E3D27" w:rsidP="003B0C1E">
            <w:pPr>
              <w:pStyle w:val="Textotabela"/>
            </w:pPr>
            <w:r w:rsidRPr="00A164B9">
              <w:t>Dieta e MEV</w:t>
            </w:r>
          </w:p>
        </w:tc>
        <w:tc>
          <w:tcPr>
            <w:tcW w:w="1867" w:type="dxa"/>
          </w:tcPr>
          <w:p w14:paraId="4DE39E02" w14:textId="0886FD14" w:rsidR="00BF7A31" w:rsidRPr="00A164B9" w:rsidRDefault="00DA7036" w:rsidP="003B0C1E">
            <w:pPr>
              <w:pStyle w:val="Textotabela"/>
            </w:pPr>
            <w:r w:rsidRPr="00A164B9">
              <w:t>2.0±1.67*</w:t>
            </w:r>
          </w:p>
        </w:tc>
        <w:tc>
          <w:tcPr>
            <w:tcW w:w="2011" w:type="dxa"/>
          </w:tcPr>
          <w:p w14:paraId="30318D51" w14:textId="537184F1" w:rsidR="00BF7A31" w:rsidRPr="00A164B9" w:rsidRDefault="00DA7036" w:rsidP="003B0C1E">
            <w:pPr>
              <w:pStyle w:val="Textotabela"/>
            </w:pPr>
            <w:r w:rsidRPr="00A164B9">
              <w:t>4.2±2.8*</w:t>
            </w:r>
          </w:p>
        </w:tc>
        <w:tc>
          <w:tcPr>
            <w:tcW w:w="1993" w:type="dxa"/>
          </w:tcPr>
          <w:p w14:paraId="7807270D" w14:textId="72CFB4F1" w:rsidR="00BF7A31" w:rsidRPr="00A164B9" w:rsidRDefault="00A572D4" w:rsidP="003B0C1E">
            <w:pPr>
              <w:pStyle w:val="Textotabela"/>
            </w:pPr>
            <w:r w:rsidRPr="00A164B9">
              <w:t>8.4±7.6*</w:t>
            </w:r>
          </w:p>
        </w:tc>
      </w:tr>
      <w:tr w:rsidR="00CB73E9" w:rsidRPr="00A164B9" w14:paraId="353EC080" w14:textId="77777777" w:rsidTr="007445D9">
        <w:trPr>
          <w:trHeight w:val="283"/>
        </w:trPr>
        <w:tc>
          <w:tcPr>
            <w:tcW w:w="1436" w:type="dxa"/>
            <w:vMerge w:val="restart"/>
          </w:tcPr>
          <w:p w14:paraId="45746489" w14:textId="1C94CFAF" w:rsidR="009E3D27" w:rsidRPr="00A164B9" w:rsidRDefault="008A4DB7" w:rsidP="003B0C1E">
            <w:pPr>
              <w:pStyle w:val="Textotabela"/>
            </w:pPr>
            <w:r w:rsidRPr="00A164B9">
              <w:t>P</w:t>
            </w:r>
            <w:r w:rsidR="009E3D27" w:rsidRPr="00A164B9">
              <w:t>ós-prandial</w:t>
            </w:r>
          </w:p>
        </w:tc>
        <w:tc>
          <w:tcPr>
            <w:tcW w:w="1868" w:type="dxa"/>
          </w:tcPr>
          <w:p w14:paraId="1D41B1A4" w14:textId="10B2AFD1" w:rsidR="009E3D27" w:rsidRPr="00A164B9" w:rsidRDefault="00535D0B" w:rsidP="003B0C1E">
            <w:pPr>
              <w:pStyle w:val="Textotabela"/>
            </w:pPr>
            <w:proofErr w:type="spellStart"/>
            <w:r w:rsidRPr="00A164B9">
              <w:rPr>
                <w:i/>
              </w:rPr>
              <w:t>Eclipta</w:t>
            </w:r>
            <w:proofErr w:type="spellEnd"/>
            <w:r w:rsidRPr="00A164B9">
              <w:rPr>
                <w:i/>
              </w:rPr>
              <w:t xml:space="preserve"> </w:t>
            </w:r>
            <w:proofErr w:type="spellStart"/>
            <w:r w:rsidRPr="00A164B9">
              <w:rPr>
                <w:i/>
              </w:rPr>
              <w:t>prostrata</w:t>
            </w:r>
            <w:proofErr w:type="spellEnd"/>
          </w:p>
        </w:tc>
        <w:tc>
          <w:tcPr>
            <w:tcW w:w="1867" w:type="dxa"/>
          </w:tcPr>
          <w:p w14:paraId="7C489A32" w14:textId="6970EECF" w:rsidR="009E3D27" w:rsidRPr="00A164B9" w:rsidRDefault="00DA7036" w:rsidP="003B0C1E">
            <w:pPr>
              <w:pStyle w:val="Textotabela"/>
            </w:pPr>
            <w:r w:rsidRPr="00A164B9">
              <w:t>5.5±1.2*</w:t>
            </w:r>
          </w:p>
        </w:tc>
        <w:tc>
          <w:tcPr>
            <w:tcW w:w="2011" w:type="dxa"/>
          </w:tcPr>
          <w:p w14:paraId="08506428" w14:textId="5F46ECB6" w:rsidR="009E3D27" w:rsidRPr="00A164B9" w:rsidRDefault="00DA7036" w:rsidP="003B0C1E">
            <w:pPr>
              <w:pStyle w:val="Textotabela"/>
            </w:pPr>
            <w:r w:rsidRPr="00A164B9">
              <w:t>12.5±6.2**</w:t>
            </w:r>
          </w:p>
        </w:tc>
        <w:tc>
          <w:tcPr>
            <w:tcW w:w="1993" w:type="dxa"/>
          </w:tcPr>
          <w:p w14:paraId="0F1F0CE7" w14:textId="005F0669" w:rsidR="009E3D27" w:rsidRPr="00A164B9" w:rsidRDefault="00A572D4" w:rsidP="003B0C1E">
            <w:pPr>
              <w:pStyle w:val="Textotabela"/>
            </w:pPr>
            <w:r w:rsidRPr="00A164B9">
              <w:t>25.6±7.2**</w:t>
            </w:r>
          </w:p>
        </w:tc>
      </w:tr>
      <w:tr w:rsidR="00CB73E9" w:rsidRPr="00A164B9"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A164B9" w:rsidRDefault="009E3D27" w:rsidP="003B0C1E">
            <w:pPr>
              <w:pStyle w:val="Textotabela"/>
            </w:pPr>
          </w:p>
        </w:tc>
        <w:tc>
          <w:tcPr>
            <w:tcW w:w="1868" w:type="dxa"/>
          </w:tcPr>
          <w:p w14:paraId="198CBC4C" w14:textId="53E66387" w:rsidR="009E3D27" w:rsidRPr="00A164B9" w:rsidRDefault="009E3D27" w:rsidP="003B0C1E">
            <w:pPr>
              <w:pStyle w:val="Textotabela"/>
            </w:pPr>
            <w:r w:rsidRPr="00A164B9">
              <w:t>Dieta e MEV</w:t>
            </w:r>
          </w:p>
        </w:tc>
        <w:tc>
          <w:tcPr>
            <w:tcW w:w="1867" w:type="dxa"/>
          </w:tcPr>
          <w:p w14:paraId="47206A47" w14:textId="3A812121" w:rsidR="009E3D27" w:rsidRPr="00A164B9" w:rsidRDefault="00DA7036" w:rsidP="003B0C1E">
            <w:pPr>
              <w:pStyle w:val="Textotabela"/>
            </w:pPr>
            <w:r w:rsidRPr="00A164B9">
              <w:t>3.0±2.0*</w:t>
            </w:r>
          </w:p>
        </w:tc>
        <w:tc>
          <w:tcPr>
            <w:tcW w:w="2011" w:type="dxa"/>
          </w:tcPr>
          <w:p w14:paraId="419A0840" w14:textId="2E415237" w:rsidR="009E3D27" w:rsidRPr="00A164B9" w:rsidRDefault="00DA7036" w:rsidP="003B0C1E">
            <w:pPr>
              <w:pStyle w:val="Textotabela"/>
            </w:pPr>
            <w:r w:rsidRPr="00A164B9">
              <w:t>6.7±4.3*</w:t>
            </w:r>
          </w:p>
        </w:tc>
        <w:tc>
          <w:tcPr>
            <w:tcW w:w="1993" w:type="dxa"/>
          </w:tcPr>
          <w:p w14:paraId="4D3B4CA7" w14:textId="59EF9EB5" w:rsidR="009E3D27" w:rsidRPr="00A164B9" w:rsidRDefault="00A572D4" w:rsidP="003B0C1E">
            <w:pPr>
              <w:pStyle w:val="Textotabela"/>
            </w:pPr>
            <w:r w:rsidRPr="00A164B9">
              <w:t>8.7±1.5*</w:t>
            </w:r>
          </w:p>
        </w:tc>
      </w:tr>
    </w:tbl>
    <w:p w14:paraId="1AD51443" w14:textId="1E3FC107" w:rsidR="00B35B92" w:rsidRPr="00A164B9" w:rsidRDefault="000C4D22" w:rsidP="000C4D22">
      <w:pPr>
        <w:pStyle w:val="Legenda"/>
      </w:pPr>
      <w:bookmarkStart w:id="44" w:name="_Toc187760377"/>
      <w:r w:rsidRPr="00A164B9">
        <w:t xml:space="preserve">Legenda: </w:t>
      </w:r>
      <w:r w:rsidR="00650BC7" w:rsidRPr="00A164B9">
        <w:t xml:space="preserve"> *</w:t>
      </w:r>
      <w:r w:rsidRPr="00A164B9">
        <w:t xml:space="preserve"> </w:t>
      </w:r>
      <w:r w:rsidR="00650BC7" w:rsidRPr="00A164B9">
        <w:t xml:space="preserve">p&lt;0,05; </w:t>
      </w:r>
      <w:r w:rsidRPr="00A164B9">
        <w:t xml:space="preserve"> </w:t>
      </w:r>
      <w:r w:rsidR="00650BC7" w:rsidRPr="00A164B9">
        <w:t>**p&lt;0,01</w:t>
      </w:r>
      <w:bookmarkEnd w:id="44"/>
    </w:p>
    <w:p w14:paraId="702FC440" w14:textId="074C0F1D" w:rsidR="00437241" w:rsidRPr="00A164B9" w:rsidRDefault="00B35B92" w:rsidP="00AF66FD">
      <w:pPr>
        <w:rPr>
          <w:color w:val="000000"/>
        </w:rPr>
      </w:pPr>
      <w:r w:rsidRPr="00A164B9">
        <w:t>Este</w:t>
      </w:r>
      <w:r w:rsidR="00437241" w:rsidRPr="00A164B9">
        <w:t xml:space="preserve"> efeito farmacológico é </w:t>
      </w:r>
      <w:r w:rsidRPr="00A164B9">
        <w:t>mediado por</w:t>
      </w:r>
      <w:r w:rsidR="00437241" w:rsidRPr="00A164B9">
        <w:t xml:space="preserve"> </w:t>
      </w:r>
      <w:r w:rsidR="007D49E6" w:rsidRPr="00A164B9">
        <w:t>diversos fitoquímicos</w:t>
      </w:r>
      <w:r w:rsidRPr="00A164B9">
        <w:t>. No entanto,</w:t>
      </w:r>
      <w:r w:rsidR="00437241" w:rsidRPr="00A164B9">
        <w:t xml:space="preserve"> os mais </w:t>
      </w:r>
      <w:r w:rsidR="00021734" w:rsidRPr="00A164B9">
        <w:t xml:space="preserve">relevantes </w:t>
      </w:r>
      <w:r w:rsidR="00437241" w:rsidRPr="00A164B9">
        <w:t xml:space="preserve">são os </w:t>
      </w:r>
      <w:proofErr w:type="spellStart"/>
      <w:r w:rsidR="00437241" w:rsidRPr="00A164B9">
        <w:t>cumestanos</w:t>
      </w:r>
      <w:proofErr w:type="spellEnd"/>
      <w:r w:rsidR="00437241" w:rsidRPr="00A164B9">
        <w:t xml:space="preserve"> (</w:t>
      </w:r>
      <w:proofErr w:type="spellStart"/>
      <w:r w:rsidR="00437241" w:rsidRPr="00A164B9">
        <w:t>wedelolactona</w:t>
      </w:r>
      <w:proofErr w:type="spellEnd"/>
      <w:r w:rsidR="00437241" w:rsidRPr="00A164B9">
        <w:t xml:space="preserve"> e </w:t>
      </w:r>
      <w:proofErr w:type="spellStart"/>
      <w:r w:rsidR="00437241" w:rsidRPr="00A164B9">
        <w:t>demetilwedelolactona</w:t>
      </w:r>
      <w:proofErr w:type="spellEnd"/>
      <w:r w:rsidR="00437241" w:rsidRPr="00A164B9">
        <w:t xml:space="preserve">), </w:t>
      </w:r>
      <w:proofErr w:type="spellStart"/>
      <w:r w:rsidR="00437241" w:rsidRPr="00A164B9">
        <w:t>terpenóides</w:t>
      </w:r>
      <w:proofErr w:type="spellEnd"/>
      <w:r w:rsidR="00437241" w:rsidRPr="00A164B9">
        <w:t xml:space="preserve"> e seus glicosídeos, alcaloides, óleos voláteis, saponinas, taninos e lignina. Possíveis mecanismos para ação </w:t>
      </w:r>
      <w:proofErr w:type="spellStart"/>
      <w:r w:rsidR="00437241" w:rsidRPr="00A164B9">
        <w:t>anti-hiperglicêmica</w:t>
      </w:r>
      <w:proofErr w:type="spellEnd"/>
      <w:r w:rsidR="00437241" w:rsidRPr="00A164B9">
        <w:t xml:space="preserve"> da EP investigados em estudos prévios são: diminuição da absorção intestinal de glicose pela atividade inibitória da alfa-</w:t>
      </w:r>
      <w:proofErr w:type="spellStart"/>
      <w:r w:rsidR="00437241" w:rsidRPr="00A164B9">
        <w:t>glicosidase</w:t>
      </w:r>
      <w:proofErr w:type="spellEnd"/>
      <w:r w:rsidR="00437241" w:rsidRPr="00A164B9">
        <w:t xml:space="preserve"> mediada por  </w:t>
      </w:r>
      <w:proofErr w:type="spellStart"/>
      <w:r w:rsidR="00437241" w:rsidRPr="00A164B9">
        <w:t>wedelolactona</w:t>
      </w:r>
      <w:proofErr w:type="spellEnd"/>
      <w:r w:rsidR="00437241" w:rsidRPr="00A164B9">
        <w:t xml:space="preserve">, </w:t>
      </w:r>
      <w:proofErr w:type="spellStart"/>
      <w:r w:rsidR="00437241" w:rsidRPr="00A164B9">
        <w:t>demetilwedelolactona</w:t>
      </w:r>
      <w:proofErr w:type="spellEnd"/>
      <w:r w:rsidR="00437241" w:rsidRPr="00A164B9">
        <w:t xml:space="preserve"> e </w:t>
      </w:r>
      <w:proofErr w:type="spellStart"/>
      <w:r w:rsidR="00437241" w:rsidRPr="00A164B9">
        <w:t>eclalbasaponina</w:t>
      </w:r>
      <w:proofErr w:type="spellEnd"/>
      <w:r w:rsidR="00437241" w:rsidRPr="00A164B9">
        <w:t xml:space="preserve"> VI; atividade </w:t>
      </w:r>
      <w:proofErr w:type="spellStart"/>
      <w:r w:rsidR="00437241" w:rsidRPr="00A164B9">
        <w:t>secretagoga</w:t>
      </w:r>
      <w:proofErr w:type="spellEnd"/>
      <w:r w:rsidR="00437241" w:rsidRPr="00A164B9">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46115085"/>
          <w:placeholder>
            <w:docPart w:val="F80257DDC4363645A08EDCAD21DA3CDF"/>
          </w:placeholder>
        </w:sdtPr>
        <w:sdtContent>
          <w:r w:rsidR="00BA13C3" w:rsidRPr="00A164B9">
            <w:rPr>
              <w:color w:val="000000"/>
            </w:rPr>
            <w:t>(SAZIA et al., 2015b)</w:t>
          </w:r>
        </w:sdtContent>
      </w:sdt>
      <w:r w:rsidR="00437241" w:rsidRPr="00A164B9">
        <w:t xml:space="preserve">. </w:t>
      </w:r>
    </w:p>
    <w:p w14:paraId="115A8DDC" w14:textId="376AEE3C" w:rsidR="00437241" w:rsidRPr="00A164B9" w:rsidRDefault="00437241" w:rsidP="00AF66FD">
      <w:r w:rsidRPr="00A164B9">
        <w:t xml:space="preserve">Em outro </w:t>
      </w:r>
      <w:r w:rsidR="00B658FC" w:rsidRPr="00A164B9">
        <w:t>estudo</w:t>
      </w:r>
      <w:r w:rsidRPr="00A164B9">
        <w:t xml:space="preserve"> 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foi comparada com metformina. </w:t>
      </w:r>
      <w:r w:rsidR="00230AFA" w:rsidRPr="00A164B9">
        <w:t>No</w:t>
      </w:r>
      <w:r w:rsidRPr="00A164B9">
        <w:t xml:space="preserve"> grupo intervenção (</w:t>
      </w:r>
      <w:r w:rsidR="00251E4B" w:rsidRPr="00A164B9">
        <w:t>EP</w:t>
      </w:r>
      <w:r w:rsidRPr="00A164B9">
        <w:t>)</w:t>
      </w:r>
      <w:r w:rsidR="00230AFA" w:rsidRPr="00A164B9">
        <w:t xml:space="preserve">, </w:t>
      </w:r>
      <w:r w:rsidR="003126C1" w:rsidRPr="00A164B9">
        <w:t xml:space="preserve">24 </w:t>
      </w:r>
      <w:r w:rsidR="005F1725" w:rsidRPr="00A164B9">
        <w:t>participantes de pesquisa</w:t>
      </w:r>
      <w:r w:rsidR="003126C1" w:rsidRPr="00A164B9">
        <w:t xml:space="preserve"> </w:t>
      </w:r>
      <w:r w:rsidRPr="00A164B9">
        <w:t>recebe</w:t>
      </w:r>
      <w:r w:rsidR="00230AFA" w:rsidRPr="00A164B9">
        <w:t xml:space="preserve">ram </w:t>
      </w:r>
      <w:r w:rsidRPr="00A164B9">
        <w:t xml:space="preserve">800 mg de </w:t>
      </w:r>
      <w:r w:rsidR="004C18FF" w:rsidRPr="00A164B9">
        <w:t>extrato de EP em forma de cápsulas</w:t>
      </w:r>
      <w:r w:rsidR="00FC201D" w:rsidRPr="00A164B9">
        <w:t xml:space="preserve"> por via oral</w:t>
      </w:r>
      <w:r w:rsidRPr="00A164B9">
        <w:t xml:space="preserve"> três vezes ao dia (2.400 mg/d), por 3 meses. </w:t>
      </w:r>
      <w:r w:rsidR="008F47F2" w:rsidRPr="00A164B9">
        <w:t>O</w:t>
      </w:r>
      <w:r w:rsidRPr="00A164B9">
        <w:t xml:space="preserve"> grupo controle (</w:t>
      </w:r>
      <w:proofErr w:type="spellStart"/>
      <w:r w:rsidRPr="00A164B9">
        <w:t>M</w:t>
      </w:r>
      <w:r w:rsidR="00251E4B" w:rsidRPr="00A164B9">
        <w:t>et</w:t>
      </w:r>
      <w:proofErr w:type="spellEnd"/>
      <w:r w:rsidRPr="00A164B9">
        <w:t>)</w:t>
      </w:r>
      <w:r w:rsidR="008F47F2" w:rsidRPr="00A164B9">
        <w:t xml:space="preserve">, </w:t>
      </w:r>
      <w:r w:rsidR="00230AFA" w:rsidRPr="00A164B9">
        <w:t xml:space="preserve">com mesmo número de participante, </w:t>
      </w:r>
      <w:r w:rsidR="00FC201D" w:rsidRPr="00A164B9">
        <w:t xml:space="preserve">recebeu </w:t>
      </w:r>
      <w:r w:rsidRPr="00A164B9">
        <w:t xml:space="preserve">metformina </w:t>
      </w:r>
      <w:r w:rsidR="00B35B92" w:rsidRPr="00A164B9">
        <w:t xml:space="preserve">de liberação prolongada, </w:t>
      </w:r>
      <w:r w:rsidRPr="00A164B9">
        <w:t xml:space="preserve">500 mg ao dia. </w:t>
      </w:r>
      <w:r w:rsidR="00513898" w:rsidRPr="00A164B9">
        <w:t>Em relação ao basal, a</w:t>
      </w:r>
      <w:r w:rsidRPr="00A164B9">
        <w:t xml:space="preserve"> redução </w:t>
      </w:r>
      <w:r w:rsidR="00513898" w:rsidRPr="00A164B9">
        <w:t xml:space="preserve">percentual </w:t>
      </w:r>
      <w:r w:rsidRPr="00A164B9">
        <w:t xml:space="preserve">na glicemia de jejum foi de: </w:t>
      </w:r>
      <w:proofErr w:type="spellStart"/>
      <w:r w:rsidR="00251E4B" w:rsidRPr="00A164B9">
        <w:t>Met</w:t>
      </w:r>
      <w:proofErr w:type="spellEnd"/>
      <w:r w:rsidRPr="00A164B9">
        <w:t xml:space="preserve"> </w:t>
      </w:r>
      <w:r w:rsidRPr="00A164B9">
        <w:rPr>
          <w:rFonts w:ascii="Calibri" w:hAnsi="Calibri" w:cs="Calibri"/>
        </w:rPr>
        <w:t>﻿</w:t>
      </w:r>
      <w:r w:rsidRPr="00A164B9">
        <w:t xml:space="preserve">3,3±0,3 </w:t>
      </w:r>
      <w:proofErr w:type="spellStart"/>
      <w:r w:rsidRPr="00A164B9">
        <w:t>vs</w:t>
      </w:r>
      <w:proofErr w:type="spellEnd"/>
      <w:r w:rsidRPr="00A164B9">
        <w:t xml:space="preserve"> </w:t>
      </w:r>
      <w:r w:rsidR="00251E4B" w:rsidRPr="00A164B9">
        <w:t>EP</w:t>
      </w:r>
      <w:r w:rsidRPr="00A164B9">
        <w:t xml:space="preserve"> 3,2±2,4</w:t>
      </w:r>
      <w:r w:rsidR="00B35B92" w:rsidRPr="00A164B9">
        <w:t>%</w:t>
      </w:r>
      <w:r w:rsidRPr="00A164B9">
        <w:t xml:space="preserve"> no primeiro mês; </w:t>
      </w:r>
      <w:proofErr w:type="spellStart"/>
      <w:r w:rsidR="00251E4B" w:rsidRPr="00A164B9">
        <w:t>Met</w:t>
      </w:r>
      <w:proofErr w:type="spellEnd"/>
      <w:r w:rsidR="00251E4B" w:rsidRPr="00A164B9">
        <w:t xml:space="preserve"> </w:t>
      </w:r>
      <w:r w:rsidRPr="00A164B9">
        <w:t xml:space="preserve">5,7±0,6 </w:t>
      </w:r>
      <w:proofErr w:type="spellStart"/>
      <w:r w:rsidRPr="00A164B9">
        <w:t>vs</w:t>
      </w:r>
      <w:proofErr w:type="spellEnd"/>
      <w:r w:rsidRPr="00A164B9">
        <w:t xml:space="preserve"> </w:t>
      </w:r>
      <w:r w:rsidR="0068020F" w:rsidRPr="00A164B9">
        <w:t xml:space="preserve">EP </w:t>
      </w:r>
      <w:r w:rsidRPr="00A164B9">
        <w:t>5,6±1,4</w:t>
      </w:r>
      <w:r w:rsidR="00B35B92" w:rsidRPr="00A164B9">
        <w:t>%</w:t>
      </w:r>
      <w:r w:rsidRPr="00A164B9">
        <w:t xml:space="preserve"> no segundo mês; e </w:t>
      </w:r>
      <w:proofErr w:type="spellStart"/>
      <w:r w:rsidR="00251E4B" w:rsidRPr="00A164B9">
        <w:t>Met</w:t>
      </w:r>
      <w:proofErr w:type="spellEnd"/>
      <w:r w:rsidR="00251E4B" w:rsidRPr="00A164B9">
        <w:t xml:space="preserve"> </w:t>
      </w:r>
      <w:r w:rsidRPr="00A164B9">
        <w:t xml:space="preserve">14,5±1,6 </w:t>
      </w:r>
      <w:proofErr w:type="spellStart"/>
      <w:r w:rsidRPr="00A164B9">
        <w:t>vs</w:t>
      </w:r>
      <w:proofErr w:type="spellEnd"/>
      <w:r w:rsidRPr="00A164B9">
        <w:t xml:space="preserve"> </w:t>
      </w:r>
      <w:r w:rsidR="000E16FE" w:rsidRPr="00A164B9">
        <w:t xml:space="preserve">EP </w:t>
      </w:r>
      <w:r w:rsidRPr="00A164B9">
        <w:t>13,9±5,14</w:t>
      </w:r>
      <w:r w:rsidR="00B35B92" w:rsidRPr="00A164B9">
        <w:t>%</w:t>
      </w:r>
      <w:r w:rsidRPr="00A164B9">
        <w:t xml:space="preserve"> no terceiro mês, sem diferença estatística entre os grupos. </w:t>
      </w:r>
      <w:r w:rsidR="000E16FE" w:rsidRPr="00A164B9">
        <w:t>Na</w:t>
      </w:r>
      <w:r w:rsidRPr="00A164B9">
        <w:t xml:space="preserve"> glicemia pós-prandial, a metformina teve resultado superior apenas no primeiro mês (</w:t>
      </w:r>
      <w:proofErr w:type="spellStart"/>
      <w:r w:rsidR="00251E4B" w:rsidRPr="00A164B9">
        <w:t>Met</w:t>
      </w:r>
      <w:proofErr w:type="spellEnd"/>
      <w:r w:rsidR="00251E4B" w:rsidRPr="00A164B9">
        <w:t xml:space="preserve"> </w:t>
      </w:r>
      <w:r w:rsidRPr="00A164B9">
        <w:t xml:space="preserve">12,1±4,4 </w:t>
      </w:r>
      <w:proofErr w:type="spellStart"/>
      <w:r w:rsidRPr="00A164B9">
        <w:t>vs</w:t>
      </w:r>
      <w:proofErr w:type="spellEnd"/>
      <w:r w:rsidRPr="00A164B9">
        <w:t xml:space="preserve"> </w:t>
      </w:r>
      <w:r w:rsidR="000E16FE" w:rsidRPr="00A164B9">
        <w:t xml:space="preserve">EP </w:t>
      </w:r>
      <w:r w:rsidRPr="00A164B9">
        <w:t>5,5±1,2</w:t>
      </w:r>
      <w:r w:rsidR="00B35B92" w:rsidRPr="00A164B9">
        <w:t>%</w:t>
      </w:r>
      <w:r w:rsidRPr="00A164B9">
        <w:t>). No segundo (</w:t>
      </w:r>
      <w:proofErr w:type="spellStart"/>
      <w:r w:rsidR="00251E4B" w:rsidRPr="00A164B9">
        <w:t>Met</w:t>
      </w:r>
      <w:proofErr w:type="spellEnd"/>
      <w:r w:rsidR="00251E4B" w:rsidRPr="00A164B9">
        <w:t xml:space="preserve"> </w:t>
      </w:r>
      <w:r w:rsidRPr="00A164B9">
        <w:t xml:space="preserve">17,7±7,3 </w:t>
      </w:r>
      <w:proofErr w:type="spellStart"/>
      <w:r w:rsidRPr="00A164B9">
        <w:t>vs</w:t>
      </w:r>
      <w:proofErr w:type="spellEnd"/>
      <w:r w:rsidRPr="00A164B9">
        <w:t xml:space="preserve"> </w:t>
      </w:r>
      <w:r w:rsidR="000E16FE" w:rsidRPr="00A164B9">
        <w:t xml:space="preserve">EP </w:t>
      </w:r>
      <w:r w:rsidRPr="00A164B9">
        <w:t>12,5±6,2</w:t>
      </w:r>
      <w:r w:rsidR="00B35B92" w:rsidRPr="00A164B9">
        <w:t>%</w:t>
      </w:r>
      <w:r w:rsidRPr="00A164B9">
        <w:t>) e terceiro meses (</w:t>
      </w:r>
      <w:proofErr w:type="spellStart"/>
      <w:r w:rsidR="00251E4B" w:rsidRPr="00A164B9">
        <w:t>Met</w:t>
      </w:r>
      <w:proofErr w:type="spellEnd"/>
      <w:r w:rsidR="00251E4B" w:rsidRPr="00A164B9">
        <w:t xml:space="preserve"> </w:t>
      </w:r>
      <w:r w:rsidRPr="00A164B9">
        <w:t xml:space="preserve">27,4±6,2 </w:t>
      </w:r>
      <w:proofErr w:type="spellStart"/>
      <w:r w:rsidRPr="00A164B9">
        <w:t>vs</w:t>
      </w:r>
      <w:proofErr w:type="spellEnd"/>
      <w:r w:rsidRPr="00A164B9">
        <w:t xml:space="preserve"> </w:t>
      </w:r>
      <w:r w:rsidR="000E16FE" w:rsidRPr="00A164B9">
        <w:t xml:space="preserve">EP </w:t>
      </w:r>
      <w:r w:rsidRPr="00A164B9">
        <w:t>25,6±7,2</w:t>
      </w:r>
      <w:r w:rsidR="00B35B92" w:rsidRPr="00A164B9">
        <w:t>%</w:t>
      </w:r>
      <w:r w:rsidRPr="00A164B9">
        <w:t xml:space="preserve">), </w:t>
      </w:r>
      <w:r w:rsidR="00251E4B" w:rsidRPr="00A164B9">
        <w:t>não houve diferença estatística</w:t>
      </w:r>
      <w:r w:rsidRPr="00A164B9">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BA13C3" w:rsidRPr="00A164B9">
            <w:rPr>
              <w:color w:val="000000"/>
            </w:rPr>
            <w:t>(SAZIA et al., 2015a)</w:t>
          </w:r>
        </w:sdtContent>
      </w:sdt>
      <w:r w:rsidR="009C466D" w:rsidRPr="00A164B9">
        <w:t xml:space="preserve">. </w:t>
      </w:r>
      <w:r w:rsidR="000461C8" w:rsidRPr="00A164B9">
        <w:t xml:space="preserve">A tabela a seguir, adaptada do artigo, </w:t>
      </w:r>
      <w:r w:rsidR="009C466D" w:rsidRPr="00A164B9">
        <w:t>traz a comparação da redução percentual entre os 2 grupos, em relação ao basal:</w:t>
      </w:r>
    </w:p>
    <w:p w14:paraId="0D2516E3" w14:textId="77777777" w:rsidR="000E3188" w:rsidRPr="00A164B9" w:rsidRDefault="000E3188" w:rsidP="000E3188">
      <w:pPr>
        <w:spacing w:line="240" w:lineRule="auto"/>
        <w:rPr>
          <w:rFonts w:ascii="Aptos" w:hAnsi="Aptos" w:cstheme="majorHAnsi"/>
        </w:rPr>
      </w:pPr>
    </w:p>
    <w:p w14:paraId="521F4087" w14:textId="693F61E3" w:rsidR="00905CBC" w:rsidRPr="00A164B9" w:rsidRDefault="00905CBC" w:rsidP="00D35AAB">
      <w:pPr>
        <w:pStyle w:val="Ttulotabela"/>
      </w:pPr>
      <w:r w:rsidRPr="00A164B9">
        <w:lastRenderedPageBreak/>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1</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2</w:t>
      </w:r>
      <w:r w:rsidR="005F0591" w:rsidRPr="00A164B9">
        <w:fldChar w:fldCharType="end"/>
      </w:r>
      <w:r w:rsidRPr="00A164B9">
        <w:t xml:space="preserve"> - Média percentual da redução da glicemia.</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A164B9"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A164B9" w:rsidRDefault="000B53DB" w:rsidP="003B0C1E">
            <w:pPr>
              <w:pStyle w:val="Textotabela"/>
            </w:pPr>
            <w:r w:rsidRPr="00A164B9">
              <w:t>Glicemia</w:t>
            </w:r>
          </w:p>
        </w:tc>
        <w:tc>
          <w:tcPr>
            <w:tcW w:w="1867" w:type="dxa"/>
          </w:tcPr>
          <w:p w14:paraId="694494B6" w14:textId="77777777" w:rsidR="000B53DB" w:rsidRPr="00A164B9" w:rsidRDefault="000B53DB" w:rsidP="003B0C1E">
            <w:pPr>
              <w:pStyle w:val="Textotabela"/>
            </w:pPr>
            <w:r w:rsidRPr="00A164B9">
              <w:t>Grupos</w:t>
            </w:r>
          </w:p>
        </w:tc>
        <w:tc>
          <w:tcPr>
            <w:tcW w:w="1866" w:type="dxa"/>
          </w:tcPr>
          <w:p w14:paraId="0709EFA6" w14:textId="77777777" w:rsidR="000B53DB" w:rsidRPr="00A164B9" w:rsidRDefault="000B53DB" w:rsidP="003B0C1E">
            <w:pPr>
              <w:pStyle w:val="Textotabela"/>
            </w:pPr>
            <w:r w:rsidRPr="00A164B9">
              <w:t>Basal vs. 1 mês</w:t>
            </w:r>
          </w:p>
          <w:p w14:paraId="233B6B81" w14:textId="77777777" w:rsidR="000B53DB" w:rsidRPr="00A164B9" w:rsidRDefault="000B53DB" w:rsidP="003B0C1E">
            <w:pPr>
              <w:pStyle w:val="Textotabela"/>
            </w:pPr>
            <w:r w:rsidRPr="00A164B9">
              <w:t>Média + DP</w:t>
            </w:r>
          </w:p>
        </w:tc>
        <w:tc>
          <w:tcPr>
            <w:tcW w:w="2011" w:type="dxa"/>
          </w:tcPr>
          <w:p w14:paraId="3997F02E" w14:textId="77777777" w:rsidR="000B53DB" w:rsidRPr="00A164B9" w:rsidRDefault="000B53DB" w:rsidP="003B0C1E">
            <w:pPr>
              <w:pStyle w:val="Textotabela"/>
            </w:pPr>
            <w:r w:rsidRPr="00A164B9">
              <w:t>Basal vs. 2 meses</w:t>
            </w:r>
          </w:p>
          <w:p w14:paraId="14E5F705" w14:textId="77777777" w:rsidR="000B53DB" w:rsidRPr="00A164B9" w:rsidRDefault="000B53DB" w:rsidP="003B0C1E">
            <w:pPr>
              <w:pStyle w:val="Textotabela"/>
            </w:pPr>
            <w:r w:rsidRPr="00A164B9">
              <w:t>Média + DP</w:t>
            </w:r>
          </w:p>
        </w:tc>
        <w:tc>
          <w:tcPr>
            <w:tcW w:w="1993" w:type="dxa"/>
          </w:tcPr>
          <w:p w14:paraId="55423A48" w14:textId="77777777" w:rsidR="000B53DB" w:rsidRPr="00A164B9" w:rsidRDefault="000B53DB" w:rsidP="003B0C1E">
            <w:pPr>
              <w:pStyle w:val="Textotabela"/>
            </w:pPr>
            <w:r w:rsidRPr="00A164B9">
              <w:t>Basal vs. 3 meses</w:t>
            </w:r>
          </w:p>
          <w:p w14:paraId="68C2B039" w14:textId="77777777" w:rsidR="000B53DB" w:rsidRPr="00A164B9" w:rsidRDefault="000B53DB" w:rsidP="003B0C1E">
            <w:pPr>
              <w:pStyle w:val="Textotabela"/>
            </w:pPr>
            <w:r w:rsidRPr="00A164B9">
              <w:t>Média + DP</w:t>
            </w:r>
          </w:p>
        </w:tc>
      </w:tr>
      <w:tr w:rsidR="000B53DB" w:rsidRPr="00A164B9" w14:paraId="3C6E8357" w14:textId="77777777" w:rsidTr="00C65B10">
        <w:trPr>
          <w:trHeight w:val="283"/>
        </w:trPr>
        <w:tc>
          <w:tcPr>
            <w:tcW w:w="1436" w:type="dxa"/>
            <w:vMerge w:val="restart"/>
          </w:tcPr>
          <w:p w14:paraId="7025DB81" w14:textId="77777777" w:rsidR="000B53DB" w:rsidRPr="00A164B9" w:rsidRDefault="000B53DB" w:rsidP="003B0C1E">
            <w:pPr>
              <w:pStyle w:val="Textotabela"/>
            </w:pPr>
            <w:r w:rsidRPr="00A164B9">
              <w:t>Jejum</w:t>
            </w:r>
          </w:p>
        </w:tc>
        <w:tc>
          <w:tcPr>
            <w:tcW w:w="1867" w:type="dxa"/>
          </w:tcPr>
          <w:p w14:paraId="7762E1F7" w14:textId="018E768A" w:rsidR="000B53DB" w:rsidRPr="00A164B9" w:rsidRDefault="00535D0B" w:rsidP="003B0C1E">
            <w:pPr>
              <w:pStyle w:val="Textotabela"/>
            </w:pPr>
            <w:proofErr w:type="spellStart"/>
            <w:r w:rsidRPr="00A164B9">
              <w:rPr>
                <w:i/>
              </w:rPr>
              <w:t>Eclipta</w:t>
            </w:r>
            <w:proofErr w:type="spellEnd"/>
            <w:r w:rsidRPr="00A164B9">
              <w:rPr>
                <w:i/>
              </w:rPr>
              <w:t xml:space="preserve"> </w:t>
            </w:r>
            <w:proofErr w:type="spellStart"/>
            <w:r w:rsidRPr="00A164B9">
              <w:rPr>
                <w:i/>
              </w:rPr>
              <w:t>prostrata</w:t>
            </w:r>
            <w:proofErr w:type="spellEnd"/>
          </w:p>
        </w:tc>
        <w:tc>
          <w:tcPr>
            <w:tcW w:w="1866" w:type="dxa"/>
          </w:tcPr>
          <w:p w14:paraId="2783B58C" w14:textId="7FA7B401" w:rsidR="000B53DB" w:rsidRPr="00A164B9" w:rsidRDefault="000B53DB" w:rsidP="003B0C1E">
            <w:pPr>
              <w:pStyle w:val="Textotabela"/>
            </w:pPr>
            <w:r w:rsidRPr="00A164B9">
              <w:t>3.2±2.4*</w:t>
            </w:r>
          </w:p>
        </w:tc>
        <w:tc>
          <w:tcPr>
            <w:tcW w:w="2011" w:type="dxa"/>
          </w:tcPr>
          <w:p w14:paraId="02D8763C" w14:textId="77777777" w:rsidR="000B53DB" w:rsidRPr="00A164B9" w:rsidRDefault="000B53DB" w:rsidP="003B0C1E">
            <w:pPr>
              <w:pStyle w:val="Textotabela"/>
            </w:pPr>
            <w:r w:rsidRPr="00A164B9">
              <w:t>5.6±1.4*</w:t>
            </w:r>
          </w:p>
        </w:tc>
        <w:tc>
          <w:tcPr>
            <w:tcW w:w="1993" w:type="dxa"/>
          </w:tcPr>
          <w:p w14:paraId="453C7C04" w14:textId="77777777" w:rsidR="000B53DB" w:rsidRPr="00A164B9" w:rsidRDefault="000B53DB" w:rsidP="003B0C1E">
            <w:pPr>
              <w:pStyle w:val="Textotabela"/>
            </w:pPr>
            <w:r w:rsidRPr="00A164B9">
              <w:rPr>
                <w:rFonts w:ascii="Calibri" w:hAnsi="Calibri" w:cs="Calibri"/>
              </w:rPr>
              <w:t>﻿</w:t>
            </w:r>
            <w:r w:rsidRPr="00A164B9">
              <w:t>13.9±5.14**</w:t>
            </w:r>
          </w:p>
        </w:tc>
      </w:tr>
      <w:tr w:rsidR="000B53DB" w:rsidRPr="00A164B9" w14:paraId="0F9CCB99" w14:textId="77777777" w:rsidTr="00C65B10">
        <w:trPr>
          <w:trHeight w:val="283"/>
        </w:trPr>
        <w:tc>
          <w:tcPr>
            <w:tcW w:w="1436" w:type="dxa"/>
            <w:vMerge/>
          </w:tcPr>
          <w:p w14:paraId="76B181EF" w14:textId="77777777" w:rsidR="000B53DB" w:rsidRPr="00A164B9" w:rsidRDefault="000B53DB" w:rsidP="003B0C1E">
            <w:pPr>
              <w:pStyle w:val="Textotabela"/>
            </w:pPr>
          </w:p>
        </w:tc>
        <w:tc>
          <w:tcPr>
            <w:tcW w:w="1867" w:type="dxa"/>
          </w:tcPr>
          <w:p w14:paraId="12D2AC28" w14:textId="4601E5E9" w:rsidR="000B53DB" w:rsidRPr="00A164B9" w:rsidRDefault="000B53DB" w:rsidP="003B0C1E">
            <w:pPr>
              <w:pStyle w:val="Textotabela"/>
            </w:pPr>
            <w:r w:rsidRPr="00A164B9">
              <w:t>Metformina</w:t>
            </w:r>
          </w:p>
        </w:tc>
        <w:tc>
          <w:tcPr>
            <w:tcW w:w="1866" w:type="dxa"/>
          </w:tcPr>
          <w:p w14:paraId="37233799" w14:textId="14E8AB68" w:rsidR="000B53DB" w:rsidRPr="00A164B9" w:rsidRDefault="00155074" w:rsidP="003B0C1E">
            <w:pPr>
              <w:pStyle w:val="Textotabela"/>
            </w:pPr>
            <w:r w:rsidRPr="00A164B9">
              <w:rPr>
                <w:rFonts w:ascii="Calibri" w:hAnsi="Calibri" w:cs="Calibri"/>
              </w:rPr>
              <w:t>﻿</w:t>
            </w:r>
            <w:r w:rsidRPr="00A164B9">
              <w:t>3,3±0,3</w:t>
            </w:r>
            <w:r w:rsidR="004B0710" w:rsidRPr="00A164B9">
              <w:t>*</w:t>
            </w:r>
          </w:p>
        </w:tc>
        <w:tc>
          <w:tcPr>
            <w:tcW w:w="2011" w:type="dxa"/>
          </w:tcPr>
          <w:p w14:paraId="5D18C3D8" w14:textId="38DA41C6" w:rsidR="000B53DB" w:rsidRPr="00A164B9" w:rsidRDefault="00155074" w:rsidP="003B0C1E">
            <w:pPr>
              <w:pStyle w:val="Textotabela"/>
            </w:pPr>
            <w:r w:rsidRPr="00A164B9">
              <w:t>5,7±0,6</w:t>
            </w:r>
          </w:p>
        </w:tc>
        <w:tc>
          <w:tcPr>
            <w:tcW w:w="1993" w:type="dxa"/>
          </w:tcPr>
          <w:p w14:paraId="1A1E1874" w14:textId="01E07486" w:rsidR="000B53DB" w:rsidRPr="00A164B9" w:rsidRDefault="00155074" w:rsidP="003B0C1E">
            <w:pPr>
              <w:pStyle w:val="Textotabela"/>
            </w:pPr>
            <w:r w:rsidRPr="00A164B9">
              <w:t>14,5±1,6</w:t>
            </w:r>
          </w:p>
        </w:tc>
      </w:tr>
      <w:tr w:rsidR="000B53DB" w:rsidRPr="00A164B9" w14:paraId="59193881" w14:textId="77777777" w:rsidTr="00C65B10">
        <w:trPr>
          <w:trHeight w:val="283"/>
        </w:trPr>
        <w:tc>
          <w:tcPr>
            <w:tcW w:w="1436" w:type="dxa"/>
            <w:vMerge w:val="restart"/>
          </w:tcPr>
          <w:p w14:paraId="0D3B5B91" w14:textId="2168D52C" w:rsidR="000B53DB" w:rsidRPr="00A164B9" w:rsidRDefault="000B53DB" w:rsidP="003B0C1E">
            <w:pPr>
              <w:pStyle w:val="Textotabela"/>
            </w:pPr>
            <w:r w:rsidRPr="00A164B9">
              <w:t>Pós-prandial</w:t>
            </w:r>
          </w:p>
        </w:tc>
        <w:tc>
          <w:tcPr>
            <w:tcW w:w="1867" w:type="dxa"/>
          </w:tcPr>
          <w:p w14:paraId="393478E2" w14:textId="584D303E" w:rsidR="000B53DB" w:rsidRPr="00A164B9" w:rsidRDefault="00535D0B" w:rsidP="003B0C1E">
            <w:pPr>
              <w:pStyle w:val="Textotabela"/>
            </w:pPr>
            <w:proofErr w:type="spellStart"/>
            <w:r w:rsidRPr="00A164B9">
              <w:rPr>
                <w:i/>
              </w:rPr>
              <w:t>Eclipta</w:t>
            </w:r>
            <w:proofErr w:type="spellEnd"/>
            <w:r w:rsidRPr="00A164B9">
              <w:rPr>
                <w:i/>
              </w:rPr>
              <w:t xml:space="preserve"> </w:t>
            </w:r>
            <w:proofErr w:type="spellStart"/>
            <w:r w:rsidRPr="00A164B9">
              <w:rPr>
                <w:i/>
              </w:rPr>
              <w:t>prostrata</w:t>
            </w:r>
            <w:proofErr w:type="spellEnd"/>
          </w:p>
        </w:tc>
        <w:tc>
          <w:tcPr>
            <w:tcW w:w="1866" w:type="dxa"/>
          </w:tcPr>
          <w:p w14:paraId="2D0E3A36" w14:textId="77777777" w:rsidR="000B53DB" w:rsidRPr="00A164B9" w:rsidRDefault="000B53DB" w:rsidP="003B0C1E">
            <w:pPr>
              <w:pStyle w:val="Textotabela"/>
            </w:pPr>
            <w:r w:rsidRPr="00A164B9">
              <w:t>5.5±1.2*</w:t>
            </w:r>
          </w:p>
        </w:tc>
        <w:tc>
          <w:tcPr>
            <w:tcW w:w="2011" w:type="dxa"/>
          </w:tcPr>
          <w:p w14:paraId="15DC07BB" w14:textId="77777777" w:rsidR="000B53DB" w:rsidRPr="00A164B9" w:rsidRDefault="000B53DB" w:rsidP="003B0C1E">
            <w:pPr>
              <w:pStyle w:val="Textotabela"/>
            </w:pPr>
            <w:r w:rsidRPr="00A164B9">
              <w:t>12.5±6.2**</w:t>
            </w:r>
          </w:p>
        </w:tc>
        <w:tc>
          <w:tcPr>
            <w:tcW w:w="1993" w:type="dxa"/>
          </w:tcPr>
          <w:p w14:paraId="352149CE" w14:textId="77777777" w:rsidR="000B53DB" w:rsidRPr="00A164B9" w:rsidRDefault="000B53DB" w:rsidP="003B0C1E">
            <w:pPr>
              <w:pStyle w:val="Textotabela"/>
            </w:pPr>
            <w:r w:rsidRPr="00A164B9">
              <w:t>25.6±7.2**</w:t>
            </w:r>
          </w:p>
        </w:tc>
      </w:tr>
      <w:tr w:rsidR="002C4835" w:rsidRPr="00A164B9"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A164B9" w:rsidRDefault="00FE2328" w:rsidP="003B0C1E">
            <w:pPr>
              <w:pStyle w:val="Textotabela"/>
            </w:pPr>
          </w:p>
        </w:tc>
        <w:tc>
          <w:tcPr>
            <w:tcW w:w="1867" w:type="dxa"/>
          </w:tcPr>
          <w:p w14:paraId="19472841" w14:textId="20BA97CD" w:rsidR="00FE2328" w:rsidRPr="00A164B9" w:rsidRDefault="00FE2328" w:rsidP="003B0C1E">
            <w:pPr>
              <w:pStyle w:val="Textotabela"/>
            </w:pPr>
            <w:r w:rsidRPr="00A164B9">
              <w:t>Metformina</w:t>
            </w:r>
          </w:p>
        </w:tc>
        <w:tc>
          <w:tcPr>
            <w:tcW w:w="1866" w:type="dxa"/>
          </w:tcPr>
          <w:p w14:paraId="59DFF9FD" w14:textId="3471D376" w:rsidR="00FE2328" w:rsidRPr="00A164B9" w:rsidRDefault="00FE2328" w:rsidP="003B0C1E">
            <w:pPr>
              <w:pStyle w:val="Textotabela"/>
            </w:pPr>
            <w:r w:rsidRPr="00A164B9">
              <w:t>12,1±4,4</w:t>
            </w:r>
          </w:p>
        </w:tc>
        <w:tc>
          <w:tcPr>
            <w:tcW w:w="2011" w:type="dxa"/>
          </w:tcPr>
          <w:p w14:paraId="0086377B" w14:textId="53609138" w:rsidR="00FE2328" w:rsidRPr="00A164B9" w:rsidRDefault="00FE2328" w:rsidP="003B0C1E">
            <w:pPr>
              <w:pStyle w:val="Textotabela"/>
            </w:pPr>
            <w:r w:rsidRPr="00A164B9">
              <w:t>17,7±7,3</w:t>
            </w:r>
          </w:p>
        </w:tc>
        <w:tc>
          <w:tcPr>
            <w:tcW w:w="1993" w:type="dxa"/>
          </w:tcPr>
          <w:p w14:paraId="380B119F" w14:textId="3AAFF11A" w:rsidR="00FE2328" w:rsidRPr="00A164B9" w:rsidRDefault="00FE2328" w:rsidP="003B0C1E">
            <w:pPr>
              <w:pStyle w:val="Textotabela"/>
            </w:pPr>
            <w:r w:rsidRPr="00A164B9">
              <w:t>27,4±6,2</w:t>
            </w:r>
          </w:p>
        </w:tc>
      </w:tr>
    </w:tbl>
    <w:p w14:paraId="3DD9D6C9" w14:textId="2DB7E7A1" w:rsidR="000B53DB" w:rsidRPr="00A164B9" w:rsidRDefault="00905CBC" w:rsidP="00112944">
      <w:pPr>
        <w:pStyle w:val="Legenda"/>
      </w:pPr>
      <w:bookmarkStart w:id="45" w:name="_Toc187760378"/>
      <w:bookmarkStart w:id="46" w:name="_Toc187767595"/>
      <w:r w:rsidRPr="00A164B9">
        <w:t>Legenda:</w:t>
      </w:r>
      <w:r w:rsidR="004B0710" w:rsidRPr="00A164B9">
        <w:t xml:space="preserve"> *p&lt;0,05; **p&lt;0,01</w:t>
      </w:r>
      <w:bookmarkStart w:id="47" w:name="_Hlk520643447"/>
      <w:bookmarkEnd w:id="45"/>
      <w:bookmarkEnd w:id="46"/>
    </w:p>
    <w:p w14:paraId="6EB08E06" w14:textId="77777777" w:rsidR="000E3188" w:rsidRPr="00A164B9" w:rsidRDefault="000E3188" w:rsidP="000E3188">
      <w:pPr>
        <w:spacing w:line="240" w:lineRule="auto"/>
        <w:rPr>
          <w:rFonts w:ascii="Aptos" w:hAnsi="Aptos" w:cstheme="majorHAnsi"/>
        </w:rPr>
      </w:pPr>
    </w:p>
    <w:p w14:paraId="668F635B" w14:textId="4F4E2659" w:rsidR="00437241" w:rsidRPr="00A164B9" w:rsidRDefault="00616575" w:rsidP="00AF66FD">
      <w:r w:rsidRPr="00A164B9">
        <w:t>Hasan et al.</w:t>
      </w:r>
      <w:r w:rsidR="000E3188" w:rsidRPr="00A164B9">
        <w:t xml:space="preserve"> (</w:t>
      </w:r>
      <w:r w:rsidRPr="00A164B9">
        <w:t>2013</w:t>
      </w:r>
      <w:r w:rsidR="000E3188" w:rsidRPr="00A164B9">
        <w:t>)</w:t>
      </w:r>
      <w:r w:rsidRPr="00A164B9">
        <w:t xml:space="preserve"> </w:t>
      </w:r>
      <w:r w:rsidR="00F87B50" w:rsidRPr="00A164B9">
        <w:t>avaliar</w:t>
      </w:r>
      <w:r w:rsidRPr="00A164B9">
        <w:t xml:space="preserve">am </w:t>
      </w:r>
      <w:r w:rsidR="00F87B50" w:rsidRPr="00A164B9">
        <w:t xml:space="preserve">o efeito da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F87B50" w:rsidRPr="00A164B9">
        <w:t xml:space="preserve"> nos níveis </w:t>
      </w:r>
      <w:r w:rsidRPr="00A164B9">
        <w:t xml:space="preserve">séricos de glicose </w:t>
      </w:r>
      <w:r w:rsidR="00F87B50" w:rsidRPr="00A164B9">
        <w:t>em jejum e pós-prandial, bem como no perfil lipídico</w:t>
      </w:r>
      <w:r w:rsidRPr="00A164B9">
        <w:t>,</w:t>
      </w:r>
      <w:r w:rsidR="00F87B50" w:rsidRPr="00A164B9">
        <w:t xml:space="preserve"> em </w:t>
      </w:r>
      <w:r w:rsidR="005F1725" w:rsidRPr="00A164B9">
        <w:t>participantes de pesquisa</w:t>
      </w:r>
      <w:r w:rsidR="00F87B50" w:rsidRPr="00A164B9">
        <w:t xml:space="preserve"> recém-diagnosticados com </w:t>
      </w:r>
      <w:r w:rsidR="00631DA3" w:rsidRPr="00A164B9">
        <w:t xml:space="preserve">DM2. </w:t>
      </w:r>
      <w:r w:rsidR="00FB52F9" w:rsidRPr="00A164B9">
        <w:t>Setenta e dois participantes foram divididos em 3 grupos</w:t>
      </w:r>
      <w:r w:rsidR="00161CC9" w:rsidRPr="00A164B9">
        <w:t>, e a intervenção durou 3 meses</w:t>
      </w:r>
      <w:r w:rsidR="00FB52F9" w:rsidRPr="00A164B9">
        <w:t>. U</w:t>
      </w:r>
      <w:r w:rsidR="00F87B50" w:rsidRPr="00A164B9">
        <w:t xml:space="preserve">m grupo recebeu extrato </w:t>
      </w:r>
      <w:proofErr w:type="spellStart"/>
      <w:r w:rsidR="00F87B50" w:rsidRPr="00A164B9">
        <w:t>etanólico</w:t>
      </w:r>
      <w:proofErr w:type="spellEnd"/>
      <w:r w:rsidR="00F87B50" w:rsidRPr="00A164B9">
        <w:t xml:space="preserve"> de </w:t>
      </w:r>
      <w:r w:rsidR="000E3188" w:rsidRPr="00A164B9">
        <w:rPr>
          <w:i/>
          <w:iCs/>
        </w:rPr>
        <w:t xml:space="preserve">E. </w:t>
      </w:r>
      <w:proofErr w:type="spellStart"/>
      <w:r w:rsidR="000E3188" w:rsidRPr="00A164B9">
        <w:rPr>
          <w:i/>
          <w:iCs/>
        </w:rPr>
        <w:t>prostrata</w:t>
      </w:r>
      <w:proofErr w:type="spellEnd"/>
      <w:r w:rsidR="00F87B50" w:rsidRPr="00A164B9">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5B008C99" w:rsidR="007C63A1" w:rsidRPr="00A164B9" w:rsidRDefault="00F87B50" w:rsidP="00AF66FD">
      <w:r w:rsidRPr="00A164B9">
        <w:t>No grupo tratado com</w:t>
      </w:r>
      <w:r w:rsidR="00472CAA" w:rsidRPr="00A164B9">
        <w:t xml:space="preserve"> EP</w:t>
      </w:r>
      <w:r w:rsidRPr="00A164B9">
        <w:t>, houve redução significativa n</w:t>
      </w:r>
      <w:r w:rsidR="00640330" w:rsidRPr="00A164B9">
        <w:t>a gl</w:t>
      </w:r>
      <w:r w:rsidR="0085478D" w:rsidRPr="00A164B9">
        <w:t>i</w:t>
      </w:r>
      <w:r w:rsidR="00640330" w:rsidRPr="00A164B9">
        <w:t xml:space="preserve">cemia </w:t>
      </w:r>
      <w:r w:rsidRPr="00A164B9">
        <w:t xml:space="preserve">em jejum no primeiro mês (3,2±2,4%, </w:t>
      </w:r>
      <w:r w:rsidR="000E3188" w:rsidRPr="00A164B9">
        <w:t>p</w:t>
      </w:r>
      <w:r w:rsidRPr="00A164B9">
        <w:t xml:space="preserve"> &lt; 0,05), no segundo mês (5,6±1,4%, </w:t>
      </w:r>
      <w:r w:rsidR="000E3188" w:rsidRPr="00A164B9">
        <w:t>p</w:t>
      </w:r>
      <w:r w:rsidRPr="00A164B9">
        <w:t xml:space="preserve"> &lt; 0,05) e no terceiro mês (13,9±5,14%, </w:t>
      </w:r>
      <w:r w:rsidR="000E3188" w:rsidRPr="00A164B9">
        <w:t>p</w:t>
      </w:r>
      <w:r w:rsidRPr="00A164B9">
        <w:t xml:space="preserve"> &lt; 0,01). N</w:t>
      </w:r>
      <w:r w:rsidR="00640330" w:rsidRPr="00A164B9">
        <w:t xml:space="preserve">a glicemia </w:t>
      </w:r>
      <w:r w:rsidRPr="00A164B9">
        <w:t xml:space="preserve">pós-prandial, houve redução significativa no primeiro mês (5,5±1,2%, </w:t>
      </w:r>
      <w:r w:rsidR="000E3188" w:rsidRPr="00A164B9">
        <w:t>p</w:t>
      </w:r>
      <w:r w:rsidRPr="00A164B9">
        <w:t xml:space="preserve"> &lt; 0,05), no segundo mês (12,5±6,2%, </w:t>
      </w:r>
      <w:r w:rsidR="000E3188" w:rsidRPr="00A164B9">
        <w:t>p</w:t>
      </w:r>
      <w:r w:rsidRPr="00A164B9">
        <w:t xml:space="preserve"> &lt; 0,01) e no terceiro mês (25,6±7,2%, </w:t>
      </w:r>
      <w:r w:rsidR="000E3188" w:rsidRPr="00A164B9">
        <w:t>p</w:t>
      </w:r>
      <w:r w:rsidRPr="00A164B9">
        <w:t xml:space="preserve"> &lt; 0,01). Houve redução significativa, em relação aos valores iniciais, no </w:t>
      </w:r>
      <w:r w:rsidR="004A1DC2" w:rsidRPr="00A164B9">
        <w:t>colesterol total</w:t>
      </w:r>
      <w:r w:rsidRPr="00A164B9">
        <w:t xml:space="preserve"> (10,6±5,8%, </w:t>
      </w:r>
      <w:r w:rsidR="000E3188" w:rsidRPr="00A164B9">
        <w:t>p</w:t>
      </w:r>
      <w:r w:rsidRPr="00A164B9">
        <w:t xml:space="preserve"> &lt; 0,05), triglicerídeos (12,6±0,9%, </w:t>
      </w:r>
      <w:r w:rsidR="000E3188" w:rsidRPr="00A164B9">
        <w:t>p</w:t>
      </w:r>
      <w:r w:rsidRPr="00A164B9">
        <w:t xml:space="preserve"> &lt; 0,05), </w:t>
      </w:r>
      <w:r w:rsidR="004A1DC2" w:rsidRPr="00A164B9">
        <w:t>LDL-c</w:t>
      </w:r>
      <w:r w:rsidRPr="00A164B9">
        <w:t xml:space="preserve"> (11,0±1,0%, </w:t>
      </w:r>
      <w:r w:rsidR="000E3188" w:rsidRPr="00A164B9">
        <w:t>p</w:t>
      </w:r>
      <w:r w:rsidRPr="00A164B9">
        <w:t xml:space="preserve"> &lt; 0,05), </w:t>
      </w:r>
      <w:r w:rsidR="004A1DC2" w:rsidRPr="00A164B9">
        <w:t xml:space="preserve">VLDL-c </w:t>
      </w:r>
      <w:r w:rsidRPr="00A164B9">
        <w:t xml:space="preserve">(15,7±3,7%, </w:t>
      </w:r>
      <w:r w:rsidR="000E3188" w:rsidRPr="00A164B9">
        <w:t>p</w:t>
      </w:r>
      <w:r w:rsidRPr="00A164B9">
        <w:t xml:space="preserve"> &lt; 0,01) e aumento significativo n</w:t>
      </w:r>
      <w:r w:rsidR="004A1DC2" w:rsidRPr="00A164B9">
        <w:t>o HDL-c</w:t>
      </w:r>
      <w:r w:rsidRPr="00A164B9">
        <w:t xml:space="preserve"> (6,4±3,63%, </w:t>
      </w:r>
      <w:r w:rsidR="000E3188" w:rsidRPr="00A164B9">
        <w:t>p</w:t>
      </w:r>
      <w:r w:rsidRPr="00A164B9">
        <w:t xml:space="preserve"> &lt; 0,05). Houve diferença significativa na redução </w:t>
      </w:r>
      <w:r w:rsidR="000E3188" w:rsidRPr="00A164B9">
        <w:t>da glicemia de</w:t>
      </w:r>
      <w:r w:rsidRPr="00A164B9">
        <w:t xml:space="preserve"> jejum e pós-prandial, bem como no perfil lipídico, entre o grupo tratado com </w:t>
      </w:r>
      <w:r w:rsidRPr="00A164B9">
        <w:rPr>
          <w:i/>
        </w:rPr>
        <w:t>E</w:t>
      </w:r>
      <w:r w:rsidR="000E3188" w:rsidRPr="00A164B9">
        <w:rPr>
          <w:i/>
          <w:iCs/>
        </w:rPr>
        <w:t xml:space="preserve">. </w:t>
      </w:r>
      <w:proofErr w:type="spellStart"/>
      <w:r w:rsidR="000E3188" w:rsidRPr="00A164B9">
        <w:rPr>
          <w:i/>
          <w:iCs/>
        </w:rPr>
        <w:t>prostrata</w:t>
      </w:r>
      <w:proofErr w:type="spellEnd"/>
      <w:r w:rsidRPr="00A164B9">
        <w:t xml:space="preserve"> e o grupo que recebeu apenas orientação sobre dieta e mudanças no estilo de vida para diabéticos</w:t>
      </w:r>
      <w:r w:rsidR="00437241" w:rsidRPr="00A164B9">
        <w:t xml:space="preserve">, com resultado comparável ao grupo que recebeu metformina </w:t>
      </w:r>
      <w:r w:rsidRPr="00A164B9">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BA13C3" w:rsidRPr="00A164B9">
            <w:rPr>
              <w:color w:val="000000"/>
            </w:rPr>
            <w:t>(HASAN et al., 2013)</w:t>
          </w:r>
        </w:sdtContent>
      </w:sdt>
      <w:r w:rsidR="00D842EA" w:rsidRPr="00A164B9">
        <w:t>.</w:t>
      </w:r>
    </w:p>
    <w:p w14:paraId="000543E4" w14:textId="2B288AA6" w:rsidR="00DF7752" w:rsidRPr="00A164B9" w:rsidRDefault="001E4188" w:rsidP="00A606F3">
      <w:pPr>
        <w:pStyle w:val="Heading3"/>
        <w:rPr>
          <w:lang w:val="pt-BR"/>
        </w:rPr>
      </w:pPr>
      <w:bookmarkStart w:id="48" w:name="_Toc118072929"/>
      <w:bookmarkStart w:id="49" w:name="_Toc118415066"/>
      <w:bookmarkStart w:id="50" w:name="_Toc187787246"/>
      <w:r w:rsidRPr="00A164B9">
        <w:rPr>
          <w:lang w:val="pt-BR"/>
        </w:rPr>
        <w:t>Contraindicações</w:t>
      </w:r>
      <w:bookmarkEnd w:id="48"/>
      <w:r w:rsidRPr="00A164B9">
        <w:rPr>
          <w:lang w:val="pt-BR"/>
        </w:rPr>
        <w:t>, interações medicamentosas e toxicidade</w:t>
      </w:r>
      <w:bookmarkEnd w:id="49"/>
      <w:bookmarkEnd w:id="50"/>
    </w:p>
    <w:p w14:paraId="385D4881" w14:textId="784AA4F5" w:rsidR="009014BC" w:rsidRPr="00A164B9" w:rsidRDefault="00256464" w:rsidP="00AF66FD">
      <w:r w:rsidRPr="00A164B9">
        <w:t xml:space="preserve">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n</w:t>
      </w:r>
      <w:r w:rsidR="00B31AE6" w:rsidRPr="00A164B9">
        <w:t xml:space="preserve">ão </w:t>
      </w:r>
      <w:r w:rsidRPr="00A164B9">
        <w:t xml:space="preserve">é </w:t>
      </w:r>
      <w:r w:rsidR="00B31AE6" w:rsidRPr="00A164B9">
        <w:t>recomendad</w:t>
      </w:r>
      <w:r w:rsidRPr="00A164B9">
        <w:t>a</w:t>
      </w:r>
      <w:r w:rsidR="00B31AE6" w:rsidRPr="00A164B9">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BA13C3" w:rsidRPr="00A164B9">
            <w:rPr>
              <w:color w:val="000000"/>
            </w:rPr>
            <w:t>(PEREIRA et al., 2020a)</w:t>
          </w:r>
        </w:sdtContent>
      </w:sdt>
      <w:r w:rsidR="00607BE4" w:rsidRPr="00A164B9">
        <w:t>,</w:t>
      </w:r>
      <w:r w:rsidR="00063EC1" w:rsidRPr="00A164B9">
        <w:t xml:space="preserve"> </w:t>
      </w:r>
      <w:r w:rsidR="00A60DCD" w:rsidRPr="00A164B9">
        <w:t xml:space="preserve">já </w:t>
      </w:r>
      <w:r w:rsidR="00063EC1" w:rsidRPr="00A164B9">
        <w:t xml:space="preserve">que não há dados que documentem sua segurança </w:t>
      </w:r>
      <w:r w:rsidR="00607BE4" w:rsidRPr="00A164B9">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BA13C3" w:rsidRPr="00A164B9">
            <w:rPr>
              <w:color w:val="000000"/>
            </w:rPr>
            <w:t>(GERMOSÉN-ROBINEAU, 2005)</w:t>
          </w:r>
        </w:sdtContent>
      </w:sdt>
      <w:r w:rsidR="00607BE4" w:rsidRPr="00A164B9">
        <w:t>.</w:t>
      </w:r>
      <w:r w:rsidR="00FF7CCC" w:rsidRPr="00A164B9">
        <w:t xml:space="preserve"> </w:t>
      </w:r>
      <w:r w:rsidR="0055497D" w:rsidRPr="00A164B9">
        <w:t>É também c</w:t>
      </w:r>
      <w:r w:rsidR="00FF7CCC" w:rsidRPr="00A164B9">
        <w:t>ontr</w:t>
      </w:r>
      <w:r w:rsidR="00C414C7" w:rsidRPr="00A164B9">
        <w:t>a</w:t>
      </w:r>
      <w:r w:rsidR="00FF7CCC" w:rsidRPr="00A164B9">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BA13C3" w:rsidRPr="00A164B9">
            <w:rPr>
              <w:color w:val="000000"/>
            </w:rPr>
            <w:t>(PEREIRA et al., 2020a)</w:t>
          </w:r>
        </w:sdtContent>
      </w:sdt>
      <w:r w:rsidR="00FF7CCC" w:rsidRPr="00A164B9">
        <w:t xml:space="preserve">. </w:t>
      </w:r>
      <w:r w:rsidR="00B31AE6" w:rsidRPr="00A164B9">
        <w:t>Não há relatos na literatura</w:t>
      </w:r>
      <w:r w:rsidR="009014BC" w:rsidRPr="00A164B9">
        <w:t xml:space="preserve"> de interações medicamentosas</w:t>
      </w:r>
      <w:r w:rsidR="00B31AE6" w:rsidRPr="00A164B9">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BA13C3" w:rsidRPr="00A164B9">
            <w:rPr>
              <w:color w:val="000000"/>
            </w:rPr>
            <w:t>(PEREIRA et al., 2020a)</w:t>
          </w:r>
        </w:sdtContent>
      </w:sdt>
      <w:r w:rsidR="009014BC" w:rsidRPr="00A164B9">
        <w:t>.</w:t>
      </w:r>
    </w:p>
    <w:p w14:paraId="3448B447" w14:textId="31FC89CF" w:rsidR="000E3188" w:rsidRPr="00A164B9" w:rsidRDefault="00C27912" w:rsidP="00AF66FD">
      <w:proofErr w:type="spellStart"/>
      <w:r w:rsidRPr="00A164B9">
        <w:rPr>
          <w:color w:val="000000"/>
        </w:rPr>
        <w:lastRenderedPageBreak/>
        <w:t>Yadav</w:t>
      </w:r>
      <w:proofErr w:type="spellEnd"/>
      <w:r w:rsidR="006F6207" w:rsidRPr="00A164B9">
        <w:rPr>
          <w:color w:val="000000"/>
        </w:rPr>
        <w:t xml:space="preserve"> et al.</w:t>
      </w:r>
      <w:r w:rsidR="000E3188" w:rsidRPr="00A164B9">
        <w:rPr>
          <w:color w:val="000000"/>
        </w:rPr>
        <w:t xml:space="preserve"> (</w:t>
      </w:r>
      <w:r w:rsidR="006F6207" w:rsidRPr="00A164B9">
        <w:rPr>
          <w:color w:val="000000"/>
        </w:rPr>
        <w:t>2017</w:t>
      </w:r>
      <w:r w:rsidR="000E3188" w:rsidRPr="00A164B9">
        <w:rPr>
          <w:color w:val="000000"/>
        </w:rPr>
        <w:t>)</w:t>
      </w:r>
      <w:r w:rsidR="006F6207" w:rsidRPr="00A164B9">
        <w:rPr>
          <w:color w:val="000000"/>
        </w:rPr>
        <w:t xml:space="preserve"> avaliaram a </w:t>
      </w:r>
      <w:r w:rsidR="00DB7F6F" w:rsidRPr="00A164B9">
        <w:t>toxicidade d</w:t>
      </w:r>
      <w:r w:rsidR="000E3188" w:rsidRPr="00A164B9">
        <w:t xml:space="preserve">a </w:t>
      </w:r>
      <w:r w:rsidR="000E3188" w:rsidRPr="00A164B9">
        <w:rPr>
          <w:i/>
          <w:iCs/>
        </w:rPr>
        <w:t xml:space="preserve">E. </w:t>
      </w:r>
      <w:proofErr w:type="spellStart"/>
      <w:r w:rsidR="000E3188" w:rsidRPr="00A164B9">
        <w:rPr>
          <w:i/>
          <w:iCs/>
        </w:rPr>
        <w:t>prostrata</w:t>
      </w:r>
      <w:proofErr w:type="spellEnd"/>
      <w:r w:rsidR="006F6207" w:rsidRPr="00A164B9">
        <w:t xml:space="preserve"> </w:t>
      </w:r>
      <w:r w:rsidR="00DB7F6F" w:rsidRPr="00A164B9">
        <w:t xml:space="preserve">em ratos </w:t>
      </w:r>
      <w:r w:rsidR="00D1111A" w:rsidRPr="00A164B9">
        <w:t xml:space="preserve">CF </w:t>
      </w:r>
      <w:r w:rsidR="00DB7F6F" w:rsidRPr="00A164B9">
        <w:t xml:space="preserve">sadios </w:t>
      </w:r>
      <w:r w:rsidR="00D1111A" w:rsidRPr="00A164B9">
        <w:t>de ambos os sexos,</w:t>
      </w:r>
      <w:r w:rsidR="004B6145" w:rsidRPr="00A164B9">
        <w:t xml:space="preserve"> segundo </w:t>
      </w:r>
      <w:r w:rsidR="00996B94" w:rsidRPr="00A164B9">
        <w:t>o</w:t>
      </w:r>
      <w:r w:rsidR="002310AA" w:rsidRPr="00A164B9">
        <w:t xml:space="preserve"> </w:t>
      </w:r>
      <w:r w:rsidR="002310AA" w:rsidRPr="00A164B9">
        <w:rPr>
          <w:i/>
        </w:rPr>
        <w:t xml:space="preserve">Common </w:t>
      </w:r>
      <w:proofErr w:type="spellStart"/>
      <w:r w:rsidR="002310AA" w:rsidRPr="00A164B9">
        <w:rPr>
          <w:i/>
        </w:rPr>
        <w:t>Toxicity</w:t>
      </w:r>
      <w:proofErr w:type="spellEnd"/>
      <w:r w:rsidR="002310AA" w:rsidRPr="00A164B9">
        <w:rPr>
          <w:i/>
        </w:rPr>
        <w:t xml:space="preserve"> </w:t>
      </w:r>
      <w:proofErr w:type="spellStart"/>
      <w:r w:rsidR="002310AA" w:rsidRPr="00A164B9">
        <w:rPr>
          <w:i/>
        </w:rPr>
        <w:t>Criteria</w:t>
      </w:r>
      <w:proofErr w:type="spellEnd"/>
      <w:r w:rsidR="00996B94" w:rsidRPr="00A164B9">
        <w:t xml:space="preserve"> </w:t>
      </w:r>
      <w:r w:rsidR="002310AA" w:rsidRPr="00A164B9">
        <w:t xml:space="preserve">- </w:t>
      </w:r>
      <w:proofErr w:type="spellStart"/>
      <w:r w:rsidR="00687694" w:rsidRPr="00A164B9">
        <w:rPr>
          <w:i/>
        </w:rPr>
        <w:t>National</w:t>
      </w:r>
      <w:proofErr w:type="spellEnd"/>
      <w:r w:rsidR="00687694" w:rsidRPr="00A164B9">
        <w:rPr>
          <w:i/>
        </w:rPr>
        <w:t xml:space="preserve"> </w:t>
      </w:r>
      <w:proofErr w:type="spellStart"/>
      <w:r w:rsidR="00687694" w:rsidRPr="00A164B9">
        <w:rPr>
          <w:i/>
        </w:rPr>
        <w:t>Cancer</w:t>
      </w:r>
      <w:proofErr w:type="spellEnd"/>
      <w:r w:rsidR="00687694" w:rsidRPr="00A164B9">
        <w:rPr>
          <w:i/>
        </w:rPr>
        <w:t xml:space="preserve"> </w:t>
      </w:r>
      <w:proofErr w:type="spellStart"/>
      <w:r w:rsidR="00687694" w:rsidRPr="00A164B9">
        <w:rPr>
          <w:i/>
        </w:rPr>
        <w:t>Institute</w:t>
      </w:r>
      <w:proofErr w:type="spellEnd"/>
      <w:r w:rsidR="00687694" w:rsidRPr="00A164B9">
        <w:rPr>
          <w:i/>
        </w:rPr>
        <w:t xml:space="preserve"> </w:t>
      </w:r>
      <w:r w:rsidR="00687694" w:rsidRPr="00A164B9">
        <w:t>(NCI).</w:t>
      </w:r>
      <w:r w:rsidR="00DB7F6F" w:rsidRPr="00A164B9">
        <w:t xml:space="preserve"> Cinco grupos contendo 5 animais</w:t>
      </w:r>
      <w:r w:rsidR="000E3188" w:rsidRPr="00A164B9">
        <w:t xml:space="preserve"> cada</w:t>
      </w:r>
      <w:r w:rsidR="00DB7F6F" w:rsidRPr="00A164B9">
        <w:t xml:space="preserve"> foram tratados com </w:t>
      </w:r>
      <w:r w:rsidR="00602B61" w:rsidRPr="00A164B9">
        <w:t>extrato alcoólico de</w:t>
      </w:r>
      <w:r w:rsidR="00FB3AB0" w:rsidRPr="00A164B9">
        <w:t xml:space="preserve"> EP</w:t>
      </w:r>
      <w:r w:rsidR="00602B61" w:rsidRPr="00A164B9">
        <w:t xml:space="preserve"> </w:t>
      </w:r>
      <w:r w:rsidR="00DB7F6F" w:rsidRPr="00A164B9">
        <w:t>na dose de 500,</w:t>
      </w:r>
      <w:r w:rsidR="00602B61" w:rsidRPr="00A164B9">
        <w:t xml:space="preserve"> </w:t>
      </w:r>
      <w:r w:rsidR="00DB7F6F" w:rsidRPr="00A164B9">
        <w:t>1000,</w:t>
      </w:r>
      <w:r w:rsidR="00602B61" w:rsidRPr="00A164B9">
        <w:t xml:space="preserve"> </w:t>
      </w:r>
      <w:r w:rsidR="00DB7F6F" w:rsidRPr="00A164B9">
        <w:t>1500 e 2000 mg/kg</w:t>
      </w:r>
      <w:r w:rsidR="00602B61" w:rsidRPr="00A164B9">
        <w:t>,</w:t>
      </w:r>
      <w:r w:rsidR="004B6145" w:rsidRPr="00A164B9">
        <w:t xml:space="preserve"> administrada por </w:t>
      </w:r>
      <w:proofErr w:type="spellStart"/>
      <w:r w:rsidR="004B6145" w:rsidRPr="00A164B9">
        <w:t>gavagem</w:t>
      </w:r>
      <w:proofErr w:type="spellEnd"/>
      <w:r w:rsidR="00DB7F6F" w:rsidRPr="00A164B9">
        <w:t>, além de um grupo controle</w:t>
      </w:r>
      <w:r w:rsidR="008A38A8" w:rsidRPr="00A164B9">
        <w:t xml:space="preserve"> que recebeu apenas o veículo</w:t>
      </w:r>
      <w:r w:rsidR="00DB7F6F" w:rsidRPr="00A164B9">
        <w:t xml:space="preserve">. </w:t>
      </w:r>
      <w:r w:rsidR="008C3BE3" w:rsidRPr="00A164B9">
        <w:t>Os animais foram</w:t>
      </w:r>
      <w:r w:rsidR="00CF5A34" w:rsidRPr="00A164B9">
        <w:t xml:space="preserve"> </w:t>
      </w:r>
      <w:r w:rsidR="00F6290D" w:rsidRPr="00A164B9">
        <w:t>observad</w:t>
      </w:r>
      <w:r w:rsidR="008C3BE3" w:rsidRPr="00A164B9">
        <w:t>os</w:t>
      </w:r>
      <w:r w:rsidR="004A11CA" w:rsidRPr="00A164B9">
        <w:t xml:space="preserve"> </w:t>
      </w:r>
      <w:r w:rsidR="0090160B" w:rsidRPr="00A164B9">
        <w:t>para ocorrência</w:t>
      </w:r>
      <w:r w:rsidR="00F6290D" w:rsidRPr="00A164B9">
        <w:t xml:space="preserve"> de sintomas de toxicidade e </w:t>
      </w:r>
      <w:r w:rsidR="0007288A" w:rsidRPr="00A164B9">
        <w:t xml:space="preserve">foi </w:t>
      </w:r>
      <w:r w:rsidR="00F6290D" w:rsidRPr="00A164B9">
        <w:t xml:space="preserve">acompanhado </w:t>
      </w:r>
      <w:r w:rsidR="00CF5A34" w:rsidRPr="00A164B9">
        <w:t xml:space="preserve">peso, ingestão </w:t>
      </w:r>
      <w:r w:rsidR="00C3269E" w:rsidRPr="00A164B9">
        <w:t>de água e ração</w:t>
      </w:r>
      <w:r w:rsidR="00A95EB3" w:rsidRPr="00A164B9">
        <w:t xml:space="preserve">, além de análise </w:t>
      </w:r>
      <w:r w:rsidR="005F2DC6" w:rsidRPr="00A164B9">
        <w:t>bioquímica e</w:t>
      </w:r>
      <w:r w:rsidR="00BC1ADC" w:rsidRPr="00A164B9">
        <w:t xml:space="preserve"> avaliação dos órgãos</w:t>
      </w:r>
      <w:r w:rsidR="005F2DC6" w:rsidRPr="00A164B9">
        <w:t xml:space="preserve"> </w:t>
      </w:r>
      <w:r w:rsidR="009651F5" w:rsidRPr="00A164B9">
        <w:t>após a eutanásia</w:t>
      </w:r>
      <w:r w:rsidR="00A95EB3" w:rsidRPr="00A164B9">
        <w:t>.</w:t>
      </w:r>
      <w:r w:rsidR="001F598C" w:rsidRPr="00A164B9">
        <w:t xml:space="preserve"> </w:t>
      </w:r>
    </w:p>
    <w:p w14:paraId="39A43B58" w14:textId="46A3E5EF" w:rsidR="00D1111A" w:rsidRPr="00A164B9" w:rsidRDefault="001F598C" w:rsidP="00AF66FD">
      <w:pPr>
        <w:rPr>
          <w:color w:val="000000"/>
        </w:rPr>
      </w:pPr>
      <w:r w:rsidRPr="00A164B9">
        <w:t>A</w:t>
      </w:r>
      <w:r w:rsidR="00D1111A" w:rsidRPr="00A164B9">
        <w:t xml:space="preserve"> administração de </w:t>
      </w:r>
      <w:r w:rsidR="00410163" w:rsidRPr="00A164B9">
        <w:t>EP</w:t>
      </w:r>
      <w:r w:rsidR="003C3503" w:rsidRPr="00A164B9">
        <w:t xml:space="preserve"> </w:t>
      </w:r>
      <w:r w:rsidR="00D1111A" w:rsidRPr="00A164B9">
        <w:t>até 2000 mg/kg de peso corporal não produz</w:t>
      </w:r>
      <w:r w:rsidR="00727F9D" w:rsidRPr="00A164B9">
        <w:t>iu</w:t>
      </w:r>
      <w:r w:rsidR="00D1111A" w:rsidRPr="00A164B9">
        <w:t xml:space="preserve"> qualquer sinal de toxicidade em ambos os sexos. O peso corporal não apresent</w:t>
      </w:r>
      <w:r w:rsidR="00727F9D" w:rsidRPr="00A164B9">
        <w:t>ou</w:t>
      </w:r>
      <w:r w:rsidR="00D1111A" w:rsidRPr="00A164B9">
        <w:t xml:space="preserve"> diferença significativa entre os grupos controle e tratado em ambos os sexos.</w:t>
      </w:r>
      <w:r w:rsidR="007B0B45" w:rsidRPr="00A164B9">
        <w:t xml:space="preserve"> </w:t>
      </w:r>
      <w:r w:rsidR="00727F9D" w:rsidRPr="00A164B9">
        <w:t>Não houve alteração nos</w:t>
      </w:r>
      <w:r w:rsidR="008F6674" w:rsidRPr="00A164B9">
        <w:t xml:space="preserve"> marcadores de hepatotoxicidade </w:t>
      </w:r>
      <w:r w:rsidR="00156F34" w:rsidRPr="00A164B9">
        <w:t>alanina aminotransferase (</w:t>
      </w:r>
      <w:r w:rsidR="00D1111A" w:rsidRPr="00A164B9">
        <w:t>ALT</w:t>
      </w:r>
      <w:r w:rsidR="00156F34" w:rsidRPr="00A164B9">
        <w:t>)</w:t>
      </w:r>
      <w:r w:rsidR="00D1111A" w:rsidRPr="00A164B9">
        <w:t>,</w:t>
      </w:r>
      <w:r w:rsidR="00156F34" w:rsidRPr="00A164B9">
        <w:t xml:space="preserve"> aspartato aminotransferase (</w:t>
      </w:r>
      <w:r w:rsidR="00D1111A" w:rsidRPr="00A164B9">
        <w:t>AST</w:t>
      </w:r>
      <w:r w:rsidR="00156F34" w:rsidRPr="00A164B9">
        <w:t>)</w:t>
      </w:r>
      <w:r w:rsidR="00D1111A" w:rsidRPr="00A164B9">
        <w:t xml:space="preserve">, </w:t>
      </w:r>
      <w:r w:rsidR="00A76F17" w:rsidRPr="00A164B9">
        <w:t>fosfatase alcalina</w:t>
      </w:r>
      <w:r w:rsidR="00D1111A" w:rsidRPr="00A164B9">
        <w:t xml:space="preserve"> </w:t>
      </w:r>
      <w:r w:rsidR="00A44C5E" w:rsidRPr="00A164B9">
        <w:t xml:space="preserve">(FALC) </w:t>
      </w:r>
      <w:r w:rsidR="00D1111A" w:rsidRPr="00A164B9">
        <w:t xml:space="preserve">e </w:t>
      </w:r>
      <w:r w:rsidR="003F5C1E" w:rsidRPr="00A164B9">
        <w:t>bilirrubina</w:t>
      </w:r>
      <w:r w:rsidR="008F6674" w:rsidRPr="00A164B9">
        <w:t xml:space="preserve">, </w:t>
      </w:r>
      <w:r w:rsidR="002C2DF8" w:rsidRPr="00A164B9">
        <w:t>bem como</w:t>
      </w:r>
      <w:r w:rsidR="00D1111A" w:rsidRPr="00A164B9">
        <w:t xml:space="preserve"> </w:t>
      </w:r>
      <w:r w:rsidR="002C2DF8" w:rsidRPr="00A164B9">
        <w:t xml:space="preserve">na </w:t>
      </w:r>
      <w:r w:rsidR="003F5C1E" w:rsidRPr="00A164B9">
        <w:t>ureia e creatinina</w:t>
      </w:r>
      <w:r w:rsidR="002C2DF8" w:rsidRPr="00A164B9">
        <w:t>,</w:t>
      </w:r>
      <w:r w:rsidR="00D1111A" w:rsidRPr="00A164B9">
        <w:t xml:space="preserve"> marcadores de </w:t>
      </w:r>
      <w:proofErr w:type="spellStart"/>
      <w:r w:rsidR="00D1111A" w:rsidRPr="00A164B9">
        <w:t>nefrotoxicidade</w:t>
      </w:r>
      <w:proofErr w:type="spellEnd"/>
      <w:r w:rsidR="00D1111A" w:rsidRPr="00A164B9">
        <w:t xml:space="preserve">. A análise desses parâmetros </w:t>
      </w:r>
      <w:r w:rsidR="00156F34" w:rsidRPr="00A164B9">
        <w:t>demonstrou</w:t>
      </w:r>
      <w:r w:rsidR="00D1111A" w:rsidRPr="00A164B9">
        <w:t xml:space="preserve"> que </w:t>
      </w:r>
      <w:r w:rsidR="006113BF" w:rsidRPr="00A164B9">
        <w:t>a EP</w:t>
      </w:r>
      <w:r w:rsidR="003C3503" w:rsidRPr="00A164B9">
        <w:t xml:space="preserve"> </w:t>
      </w:r>
      <w:r w:rsidR="00D1111A" w:rsidRPr="00A164B9">
        <w:t xml:space="preserve">não </w:t>
      </w:r>
      <w:r w:rsidR="00156F34" w:rsidRPr="00A164B9">
        <w:t xml:space="preserve">resultou em </w:t>
      </w:r>
      <w:r w:rsidR="00D1111A" w:rsidRPr="00A164B9">
        <w:t>efeito</w:t>
      </w:r>
      <w:r w:rsidR="00156F34" w:rsidRPr="00A164B9">
        <w:t>s</w:t>
      </w:r>
      <w:r w:rsidR="00D1111A" w:rsidRPr="00A164B9">
        <w:t xml:space="preserve"> adverso</w:t>
      </w:r>
      <w:r w:rsidR="00156F34" w:rsidRPr="00A164B9">
        <w:t>s</w:t>
      </w:r>
      <w:r w:rsidR="00D1111A" w:rsidRPr="00A164B9">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A164B9">
        <w:t>entre os</w:t>
      </w:r>
      <w:r w:rsidR="00D1111A" w:rsidRPr="00A164B9">
        <w:t xml:space="preserve"> grupos tratados </w:t>
      </w:r>
      <w:r w:rsidR="00AF6B2E" w:rsidRPr="00A164B9">
        <w:t>e</w:t>
      </w:r>
      <w:r w:rsidR="00D1111A" w:rsidRPr="00A164B9">
        <w:t xml:space="preserve"> controle</w:t>
      </w:r>
      <w:r w:rsidR="0055497D" w:rsidRPr="00A164B9">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BA13C3" w:rsidRPr="00A164B9">
            <w:rPr>
              <w:color w:val="000000"/>
            </w:rPr>
            <w:t>(YADAV et al., 2017)</w:t>
          </w:r>
        </w:sdtContent>
      </w:sdt>
      <w:r w:rsidR="00D1111A" w:rsidRPr="00A164B9">
        <w:t>.</w:t>
      </w:r>
    </w:p>
    <w:p w14:paraId="72533826" w14:textId="08A4655A" w:rsidR="001A1EE8" w:rsidRPr="00A164B9" w:rsidRDefault="00605CE5" w:rsidP="00AF66FD">
      <w:r w:rsidRPr="00A164B9">
        <w:rPr>
          <w:color w:val="000000"/>
        </w:rPr>
        <w:t>Singh et al.</w:t>
      </w:r>
      <w:r w:rsidR="000E3188" w:rsidRPr="00A164B9">
        <w:rPr>
          <w:color w:val="000000"/>
        </w:rPr>
        <w:t xml:space="preserve"> (</w:t>
      </w:r>
      <w:r w:rsidRPr="00A164B9">
        <w:rPr>
          <w:color w:val="000000"/>
        </w:rPr>
        <w:t>1993</w:t>
      </w:r>
      <w:r w:rsidR="000E3188" w:rsidRPr="00A164B9">
        <w:rPr>
          <w:color w:val="000000"/>
        </w:rPr>
        <w:t>)</w:t>
      </w:r>
      <w:r w:rsidRPr="00A164B9">
        <w:rPr>
          <w:color w:val="000000"/>
        </w:rPr>
        <w:t xml:space="preserve"> </w:t>
      </w:r>
      <w:r w:rsidR="00CE6A33" w:rsidRPr="00A164B9">
        <w:rPr>
          <w:color w:val="000000"/>
        </w:rPr>
        <w:t xml:space="preserve">realizaram estudo controlado que avaliou </w:t>
      </w:r>
      <w:r w:rsidR="00360E6F" w:rsidRPr="00A164B9">
        <w:t xml:space="preserve">a </w:t>
      </w:r>
      <w:r w:rsidR="00787743" w:rsidRPr="00A164B9">
        <w:t xml:space="preserve">toxicidade </w:t>
      </w:r>
      <w:r w:rsidRPr="00A164B9">
        <w:t>da EP em</w:t>
      </w:r>
      <w:r w:rsidR="00DA15C4" w:rsidRPr="00A164B9">
        <w:t xml:space="preserve"> </w:t>
      </w:r>
      <w:r w:rsidR="00954AEC" w:rsidRPr="00A164B9">
        <w:t xml:space="preserve">camundongos </w:t>
      </w:r>
      <w:proofErr w:type="spellStart"/>
      <w:r w:rsidR="00E139F1" w:rsidRPr="00A164B9">
        <w:rPr>
          <w:i/>
          <w:iCs/>
        </w:rPr>
        <w:t>S</w:t>
      </w:r>
      <w:r w:rsidR="00954AEC" w:rsidRPr="00A164B9">
        <w:rPr>
          <w:i/>
          <w:iCs/>
        </w:rPr>
        <w:t>wiss</w:t>
      </w:r>
      <w:proofErr w:type="spellEnd"/>
      <w:r w:rsidR="00954AEC" w:rsidRPr="00A164B9">
        <w:t xml:space="preserve"> albinos (20-30g)</w:t>
      </w:r>
      <w:r w:rsidR="00A72883" w:rsidRPr="00A164B9">
        <w:t xml:space="preserve"> </w:t>
      </w:r>
      <w:r w:rsidR="00954AEC" w:rsidRPr="00A164B9">
        <w:t xml:space="preserve">com </w:t>
      </w:r>
      <w:r w:rsidR="000F5D2C" w:rsidRPr="00A164B9">
        <w:t>extrato alcoólico de EP</w:t>
      </w:r>
      <w:r w:rsidR="00B57913" w:rsidRPr="00A164B9">
        <w:rPr>
          <w:i/>
          <w:iCs/>
        </w:rPr>
        <w:t xml:space="preserve"> </w:t>
      </w:r>
      <w:r w:rsidR="00F067B2" w:rsidRPr="00A164B9">
        <w:t xml:space="preserve">administrados por </w:t>
      </w:r>
      <w:proofErr w:type="spellStart"/>
      <w:r w:rsidR="00F067B2" w:rsidRPr="00A164B9">
        <w:t>gavagem</w:t>
      </w:r>
      <w:proofErr w:type="spellEnd"/>
      <w:r w:rsidR="00F067B2" w:rsidRPr="00A164B9">
        <w:t xml:space="preserve"> em doses crescentes</w:t>
      </w:r>
      <w:r w:rsidR="00DA15C4" w:rsidRPr="00A164B9">
        <w:t xml:space="preserve"> </w:t>
      </w:r>
      <w:r w:rsidR="000F5D2C" w:rsidRPr="00A164B9">
        <w:t>de</w:t>
      </w:r>
      <w:r w:rsidR="00A72883" w:rsidRPr="00A164B9">
        <w:t xml:space="preserve"> 125 a 2000 mg/kg</w:t>
      </w:r>
      <w:r w:rsidR="00B57913" w:rsidRPr="00A164B9">
        <w:t xml:space="preserve"> para </w:t>
      </w:r>
      <w:r w:rsidR="00360E6F" w:rsidRPr="00A164B9">
        <w:t xml:space="preserve">grupos </w:t>
      </w:r>
      <w:r w:rsidR="00B57913" w:rsidRPr="00A164B9">
        <w:t xml:space="preserve">diferentes de 10 </w:t>
      </w:r>
      <w:r w:rsidR="007E43F9" w:rsidRPr="00A164B9">
        <w:t>camundongos</w:t>
      </w:r>
      <w:r w:rsidR="009C1ED0" w:rsidRPr="00A164B9">
        <w:t xml:space="preserve"> testados para cada </w:t>
      </w:r>
      <w:r w:rsidR="0071010C" w:rsidRPr="00A164B9">
        <w:t>dose</w:t>
      </w:r>
      <w:r w:rsidR="009674EA" w:rsidRPr="00A164B9">
        <w:t xml:space="preserve">. Após 72 horas, nenhuma das doses utilizadas resultou em qualquer </w:t>
      </w:r>
      <w:r w:rsidR="006261C5" w:rsidRPr="00A164B9">
        <w:t>alteração aparente de força muscular, ataxia ou alterações comportamentais.</w:t>
      </w:r>
      <w:r w:rsidR="00AE52B4" w:rsidRPr="00A164B9">
        <w:t xml:space="preserve"> Ademais, a dose máxima testada de 2000 mg/kg </w:t>
      </w:r>
      <w:r w:rsidR="00576722" w:rsidRPr="00A164B9">
        <w:t>não resultou em</w:t>
      </w:r>
      <w:r w:rsidR="00384EA7" w:rsidRPr="00A164B9">
        <w:t xml:space="preserve"> letalidade</w:t>
      </w:r>
      <w:r w:rsidR="00576722" w:rsidRPr="00A164B9">
        <w:t>, seja por via oral ou intraperiton</w:t>
      </w:r>
      <w:r w:rsidR="00D24057" w:rsidRPr="00A164B9">
        <w:t>e</w:t>
      </w:r>
      <w:r w:rsidR="00576722" w:rsidRPr="00A164B9">
        <w:t>al</w:t>
      </w:r>
      <w:r w:rsidR="00AF6B2E" w:rsidRPr="00A164B9">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BA13C3" w:rsidRPr="00A164B9">
            <w:rPr>
              <w:color w:val="000000"/>
            </w:rPr>
            <w:t>(SINGH et al., 1993)</w:t>
          </w:r>
        </w:sdtContent>
      </w:sdt>
      <w:r w:rsidR="00576722" w:rsidRPr="00A164B9">
        <w:t xml:space="preserve">. </w:t>
      </w:r>
    </w:p>
    <w:p w14:paraId="4E9F555E" w14:textId="5C1B66F8" w:rsidR="006548EE" w:rsidRPr="00A164B9" w:rsidRDefault="0083715D" w:rsidP="00AF66FD">
      <w:proofErr w:type="spellStart"/>
      <w:r w:rsidRPr="00A164B9">
        <w:t>Banji</w:t>
      </w:r>
      <w:proofErr w:type="spellEnd"/>
      <w:r w:rsidRPr="00A164B9">
        <w:t xml:space="preserve"> et al.</w:t>
      </w:r>
      <w:r w:rsidR="000E3188" w:rsidRPr="00A164B9">
        <w:t xml:space="preserve"> (</w:t>
      </w:r>
      <w:r w:rsidRPr="00A164B9">
        <w:t>2010</w:t>
      </w:r>
      <w:r w:rsidR="000E3188" w:rsidRPr="00A164B9">
        <w:t>)</w:t>
      </w:r>
      <w:r w:rsidRPr="00A164B9">
        <w:t xml:space="preserve"> </w:t>
      </w:r>
      <w:r w:rsidR="006548EE" w:rsidRPr="00A164B9">
        <w:t>realizaram avaliação de toxicidade</w:t>
      </w:r>
      <w:r w:rsidRPr="00A164B9">
        <w:t xml:space="preserve"> associada a EP</w:t>
      </w:r>
      <w:r w:rsidR="00E27D5F" w:rsidRPr="00A164B9">
        <w:t>, com administração de 2</w:t>
      </w:r>
      <w:r w:rsidRPr="00A164B9">
        <w:t>.000 m</w:t>
      </w:r>
      <w:r w:rsidR="00E27D5F" w:rsidRPr="00A164B9">
        <w:t>g/kg de</w:t>
      </w:r>
      <w:r w:rsidR="002C5DBC" w:rsidRPr="00A164B9">
        <w:t xml:space="preserve"> extrato aquoso de EP </w:t>
      </w:r>
      <w:r w:rsidR="001000B1" w:rsidRPr="00A164B9">
        <w:t xml:space="preserve">por 14 dias </w:t>
      </w:r>
      <w:r w:rsidR="002C5DBC" w:rsidRPr="00A164B9">
        <w:t>à 10 rat</w:t>
      </w:r>
      <w:r w:rsidR="004B7BFD" w:rsidRPr="00A164B9">
        <w:t>as albinas</w:t>
      </w:r>
      <w:r w:rsidR="004B7BFD" w:rsidRPr="00A164B9">
        <w:rPr>
          <w:i/>
        </w:rPr>
        <w:t xml:space="preserve"> </w:t>
      </w:r>
      <w:proofErr w:type="spellStart"/>
      <w:r w:rsidR="004B7BFD" w:rsidRPr="00A164B9">
        <w:rPr>
          <w:i/>
        </w:rPr>
        <w:t>Wistar</w:t>
      </w:r>
      <w:proofErr w:type="spellEnd"/>
      <w:r w:rsidR="004B7BFD" w:rsidRPr="00A164B9">
        <w:t xml:space="preserve"> fêmeas, </w:t>
      </w:r>
      <w:r w:rsidR="00376A2D" w:rsidRPr="00A164B9">
        <w:t>tendo sido</w:t>
      </w:r>
      <w:r w:rsidR="00F153B5" w:rsidRPr="00A164B9">
        <w:t xml:space="preserve"> </w:t>
      </w:r>
      <w:r w:rsidR="00626AFA" w:rsidRPr="00A164B9">
        <w:t>acompanhado</w:t>
      </w:r>
      <w:r w:rsidR="004B7BFD" w:rsidRPr="00A164B9">
        <w:t xml:space="preserve"> </w:t>
      </w:r>
      <w:r w:rsidR="00626AFA" w:rsidRPr="00A164B9">
        <w:t>mudanças de</w:t>
      </w:r>
      <w:r w:rsidR="004B7BFD" w:rsidRPr="00A164B9">
        <w:t xml:space="preserve"> comportamento, locomoção,</w:t>
      </w:r>
      <w:r w:rsidR="00693789" w:rsidRPr="00A164B9">
        <w:t xml:space="preserve"> </w:t>
      </w:r>
      <w:r w:rsidR="00626AFA" w:rsidRPr="00A164B9">
        <w:t>padrão respiratório</w:t>
      </w:r>
      <w:r w:rsidR="00693789" w:rsidRPr="00A164B9">
        <w:t xml:space="preserve">, tremores, marcha, </w:t>
      </w:r>
      <w:r w:rsidR="009C1E73" w:rsidRPr="00A164B9">
        <w:t>reflexo,</w:t>
      </w:r>
      <w:r w:rsidR="002C01B4" w:rsidRPr="00A164B9">
        <w:t xml:space="preserve"> cuidado materno, </w:t>
      </w:r>
      <w:r w:rsidR="009C1E73" w:rsidRPr="00A164B9">
        <w:t>lacri</w:t>
      </w:r>
      <w:r w:rsidR="00D23002" w:rsidRPr="00A164B9">
        <w:t>mejamento e mortalidade</w:t>
      </w:r>
      <w:r w:rsidR="00626AFA" w:rsidRPr="00A164B9">
        <w:t>. Não foi observado</w:t>
      </w:r>
      <w:r w:rsidR="009667DD" w:rsidRPr="00A164B9">
        <w:t xml:space="preserve"> </w:t>
      </w:r>
      <w:r w:rsidR="00D23002" w:rsidRPr="00A164B9">
        <w:t>sinais de toxidade ou mortalidade</w:t>
      </w:r>
      <w:r w:rsidR="009667DD" w:rsidRPr="00A164B9">
        <w:t xml:space="preserve"> ao longo dos 14 dias</w:t>
      </w:r>
      <w:r w:rsidRPr="00A164B9">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BA13C3" w:rsidRPr="00A164B9">
            <w:rPr>
              <w:color w:val="000000"/>
            </w:rPr>
            <w:t>(BANJI et al., 2010)</w:t>
          </w:r>
        </w:sdtContent>
      </w:sdt>
      <w:r w:rsidR="009667DD" w:rsidRPr="00A164B9">
        <w:t>.</w:t>
      </w:r>
      <w:r w:rsidR="00D23002" w:rsidRPr="00A164B9">
        <w:t xml:space="preserve"> </w:t>
      </w:r>
      <w:r w:rsidR="004B7BFD" w:rsidRPr="00A164B9">
        <w:t xml:space="preserve">  </w:t>
      </w:r>
      <w:r w:rsidR="00E27D5F" w:rsidRPr="00A164B9">
        <w:t xml:space="preserve"> </w:t>
      </w:r>
    </w:p>
    <w:p w14:paraId="412A6ECF" w14:textId="1278C324" w:rsidR="00644197" w:rsidRPr="00A164B9" w:rsidRDefault="004B3DD0" w:rsidP="00AF66FD">
      <w:pPr>
        <w:rPr>
          <w:color w:val="000000"/>
        </w:rPr>
      </w:pPr>
      <w:r w:rsidRPr="00A164B9">
        <w:t xml:space="preserve">A partir </w:t>
      </w:r>
      <w:r w:rsidR="00D75780" w:rsidRPr="00A164B9">
        <w:t>dos estudos de toxicidade realizados</w:t>
      </w:r>
      <w:r w:rsidR="00A6264C" w:rsidRPr="00A164B9">
        <w:t xml:space="preserve"> é possível determinar</w:t>
      </w:r>
      <w:r w:rsidR="00D75780" w:rsidRPr="00A164B9">
        <w:t xml:space="preserve"> a </w:t>
      </w:r>
      <w:r w:rsidR="000C1B2A" w:rsidRPr="00A164B9">
        <w:t>dose</w:t>
      </w:r>
      <w:r w:rsidR="00B92C9E" w:rsidRPr="00A164B9">
        <w:t xml:space="preserve"> inicial</w:t>
      </w:r>
      <w:r w:rsidR="000C1B2A" w:rsidRPr="00A164B9">
        <w:t xml:space="preserve"> máxima recomendada </w:t>
      </w:r>
      <w:r w:rsidR="00A16560" w:rsidRPr="00A164B9">
        <w:t xml:space="preserve">para </w:t>
      </w:r>
      <w:r w:rsidR="00871CFA" w:rsidRPr="00A164B9">
        <w:t>utilização</w:t>
      </w:r>
      <w:r w:rsidR="00A16560" w:rsidRPr="00A164B9">
        <w:t xml:space="preserve"> </w:t>
      </w:r>
      <w:r w:rsidR="00871CFA" w:rsidRPr="00A164B9">
        <w:t>em</w:t>
      </w:r>
      <w:r w:rsidR="00A16560" w:rsidRPr="00A164B9">
        <w:t xml:space="preserve"> ensaios clínicos </w:t>
      </w:r>
      <w:r w:rsidR="00B92C9E" w:rsidRPr="00A164B9">
        <w:t>em</w:t>
      </w:r>
      <w:r w:rsidR="00A16560" w:rsidRPr="00A164B9">
        <w:t xml:space="preserve"> humanos</w:t>
      </w:r>
      <w:r w:rsidR="00010628" w:rsidRPr="00A164B9">
        <w:t xml:space="preserve">. </w:t>
      </w:r>
      <w:r w:rsidR="009804C6" w:rsidRPr="00A164B9">
        <w:t>Toma-se como ponto de partida a</w:t>
      </w:r>
      <w:r w:rsidR="00010628" w:rsidRPr="00A164B9">
        <w:t xml:space="preserve"> dose máxima utilizada </w:t>
      </w:r>
      <w:r w:rsidR="00156F34" w:rsidRPr="00A164B9">
        <w:t>nos</w:t>
      </w:r>
      <w:r w:rsidR="00010628" w:rsidRPr="00A164B9">
        <w:t xml:space="preserve"> modelos animais </w:t>
      </w:r>
      <w:r w:rsidR="009804C6" w:rsidRPr="00A164B9">
        <w:t xml:space="preserve">(expressa em </w:t>
      </w:r>
      <w:r w:rsidR="00010628" w:rsidRPr="00A164B9">
        <w:t>mg/kg)</w:t>
      </w:r>
      <w:r w:rsidR="00462004" w:rsidRPr="00A164B9">
        <w:t xml:space="preserve"> que não demonstrou sinais de toxicidade.</w:t>
      </w:r>
      <w:r w:rsidR="00DC4A5E" w:rsidRPr="00A164B9">
        <w:t xml:space="preserve"> A seguir, deve-se </w:t>
      </w:r>
      <w:r w:rsidR="00871CFA" w:rsidRPr="00A164B9">
        <w:t xml:space="preserve">dividi-la </w:t>
      </w:r>
      <w:r w:rsidR="00DC4A5E" w:rsidRPr="00A164B9">
        <w:t xml:space="preserve">por um fator </w:t>
      </w:r>
      <w:r w:rsidR="00871CFA" w:rsidRPr="00A164B9">
        <w:t xml:space="preserve">correspondente a </w:t>
      </w:r>
      <w:r w:rsidR="00517FF4" w:rsidRPr="00A164B9">
        <w:lastRenderedPageBreak/>
        <w:t xml:space="preserve">espécie animal utilizada. </w:t>
      </w:r>
      <w:bookmarkStart w:id="51" w:name="OLE_LINK1"/>
      <w:r w:rsidR="00156F34" w:rsidRPr="00A164B9">
        <w:t>P</w:t>
      </w:r>
      <w:r w:rsidR="00F94E5A" w:rsidRPr="00A164B9">
        <w:t>ara os</w:t>
      </w:r>
      <w:r w:rsidR="00D22E95" w:rsidRPr="00A164B9">
        <w:t xml:space="preserve"> modelos </w:t>
      </w:r>
      <w:r w:rsidR="00156F34" w:rsidRPr="00A164B9">
        <w:t>realizados em</w:t>
      </w:r>
      <w:r w:rsidR="00D22E95" w:rsidRPr="00A164B9">
        <w:t xml:space="preserve"> camundongos</w:t>
      </w:r>
      <w:r w:rsidR="00156F34" w:rsidRPr="00A164B9">
        <w:t>, a dose equivalente em humanos seria</w:t>
      </w:r>
      <w:r w:rsidR="00300468" w:rsidRPr="00A164B9">
        <w:t xml:space="preserve"> de</w:t>
      </w:r>
      <w:r w:rsidR="00473599" w:rsidRPr="00A164B9">
        <w:t xml:space="preserve"> 270 mg/kg</w:t>
      </w:r>
      <w:r w:rsidR="00D22E95" w:rsidRPr="00A164B9">
        <w:t xml:space="preserve">, que para um adulto de 60 kg equivale a </w:t>
      </w:r>
      <w:r w:rsidR="003B6558" w:rsidRPr="00A164B9">
        <w:t>16</w:t>
      </w:r>
      <w:r w:rsidR="00156F34" w:rsidRPr="00A164B9">
        <w:t>.</w:t>
      </w:r>
      <w:r w:rsidR="003B6558" w:rsidRPr="00A164B9">
        <w:t xml:space="preserve">200 mg. </w:t>
      </w:r>
      <w:r w:rsidR="00156F34" w:rsidRPr="00A164B9">
        <w:t xml:space="preserve">Para </w:t>
      </w:r>
      <w:r w:rsidR="003B6558" w:rsidRPr="00A164B9">
        <w:t>o</w:t>
      </w:r>
      <w:r w:rsidR="00156F34" w:rsidRPr="00A164B9">
        <w:t>s</w:t>
      </w:r>
      <w:r w:rsidR="003B6558" w:rsidRPr="00A164B9">
        <w:t xml:space="preserve"> estudos realizados em ratos, a dose equivalente</w:t>
      </w:r>
      <w:r w:rsidR="00156F34" w:rsidRPr="00A164B9">
        <w:t xml:space="preserve"> em humanos seria</w:t>
      </w:r>
      <w:r w:rsidR="003B6558" w:rsidRPr="00A164B9">
        <w:t xml:space="preserve"> de </w:t>
      </w:r>
      <w:r w:rsidR="00AF2FB0" w:rsidRPr="00A164B9">
        <w:t>322 mg/kg</w:t>
      </w:r>
      <w:r w:rsidR="003B6558" w:rsidRPr="00A164B9">
        <w:t xml:space="preserve">, ou </w:t>
      </w:r>
      <w:r w:rsidR="009B29C4" w:rsidRPr="00A164B9">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BA13C3" w:rsidRPr="00A164B9">
            <w:rPr>
              <w:color w:val="000000"/>
            </w:rPr>
            <w:t>(FDA, 2005)</w:t>
          </w:r>
        </w:sdtContent>
      </w:sdt>
      <w:r w:rsidR="009B29C4" w:rsidRPr="00A164B9">
        <w:rPr>
          <w:color w:val="000000"/>
        </w:rPr>
        <w:t>.</w:t>
      </w:r>
    </w:p>
    <w:p w14:paraId="73D3B9CD" w14:textId="77777777" w:rsidR="00AF4B71" w:rsidRPr="00A164B9" w:rsidRDefault="00AF4B71" w:rsidP="00994CE8">
      <w:pPr>
        <w:rPr>
          <w:rFonts w:ascii="Aptos" w:hAnsi="Aptos" w:cstheme="majorHAnsi"/>
        </w:rPr>
      </w:pPr>
      <w:bookmarkStart w:id="52" w:name="_Toc395892419"/>
      <w:bookmarkStart w:id="53" w:name="_Toc524435281"/>
      <w:bookmarkStart w:id="54" w:name="_Toc113573668"/>
      <w:bookmarkStart w:id="55" w:name="_Toc118072932"/>
      <w:bookmarkStart w:id="56" w:name="_Toc118415067"/>
      <w:bookmarkEnd w:id="47"/>
      <w:bookmarkEnd w:id="51"/>
    </w:p>
    <w:p w14:paraId="18106FBA" w14:textId="77777777" w:rsidR="00746575" w:rsidRPr="00A164B9" w:rsidRDefault="00746575" w:rsidP="00994CE8">
      <w:pPr>
        <w:rPr>
          <w:rFonts w:ascii="Aptos" w:eastAsiaTheme="majorEastAsia" w:hAnsi="Aptos" w:cstheme="majorHAnsi"/>
          <w:color w:val="000000" w:themeColor="text1"/>
          <w:spacing w:val="-6"/>
          <w:sz w:val="26"/>
          <w:szCs w:val="26"/>
        </w:rPr>
      </w:pPr>
      <w:bookmarkStart w:id="57" w:name="_Toc128317825"/>
      <w:r w:rsidRPr="00A164B9">
        <w:rPr>
          <w:rFonts w:ascii="Aptos" w:hAnsi="Aptos" w:cstheme="majorHAnsi"/>
        </w:rPr>
        <w:br w:type="page"/>
      </w:r>
    </w:p>
    <w:p w14:paraId="266578F5" w14:textId="396650ED" w:rsidR="005C76DA" w:rsidRPr="00A164B9" w:rsidRDefault="008209CC" w:rsidP="00521ABE">
      <w:pPr>
        <w:pStyle w:val="Heading1"/>
        <w:rPr>
          <w:lang w:val="pt-BR"/>
        </w:rPr>
      </w:pPr>
      <w:bookmarkStart w:id="58" w:name="_Toc132992070"/>
      <w:r w:rsidRPr="00A164B9">
        <w:rPr>
          <w:lang w:val="pt-BR"/>
        </w:rPr>
        <w:lastRenderedPageBreak/>
        <w:t xml:space="preserve"> </w:t>
      </w:r>
      <w:bookmarkStart w:id="59" w:name="_Toc187787247"/>
      <w:r w:rsidR="00C114DC" w:rsidRPr="00A164B9">
        <w:rPr>
          <w:lang w:val="pt-BR"/>
        </w:rPr>
        <w:t>Justificativa</w:t>
      </w:r>
      <w:bookmarkEnd w:id="52"/>
      <w:bookmarkEnd w:id="53"/>
      <w:bookmarkEnd w:id="54"/>
      <w:bookmarkEnd w:id="55"/>
      <w:bookmarkEnd w:id="56"/>
      <w:bookmarkEnd w:id="57"/>
      <w:bookmarkEnd w:id="58"/>
      <w:bookmarkEnd w:id="59"/>
      <w:r w:rsidR="00E816B3" w:rsidRPr="00A164B9">
        <w:rPr>
          <w:lang w:val="pt-BR"/>
        </w:rPr>
        <w:t xml:space="preserve"> </w:t>
      </w:r>
    </w:p>
    <w:p w14:paraId="2EF81ACC" w14:textId="6022A48E" w:rsidR="00F6609F" w:rsidRPr="00A164B9" w:rsidRDefault="00500FF6" w:rsidP="00AF66FD">
      <w:r w:rsidRPr="00A164B9">
        <w:t xml:space="preserve">Tendo em vista que: </w:t>
      </w:r>
    </w:p>
    <w:p w14:paraId="713D88E9" w14:textId="77777777" w:rsidR="00D35AAB" w:rsidRPr="00A164B9" w:rsidRDefault="00D35AAB" w:rsidP="00371FBF">
      <w:pPr>
        <w:pStyle w:val="ListParagraph"/>
      </w:pPr>
      <w:r w:rsidRPr="00A164B9">
        <w:rPr>
          <w:color w:val="000000"/>
        </w:rPr>
        <w:t>a</w:t>
      </w:r>
      <w:r w:rsidRPr="00A164B9">
        <w:t xml:space="preserve"> obesidade está associada a inflamação crônica de baixo grau; </w:t>
      </w:r>
    </w:p>
    <w:p w14:paraId="47E4793D" w14:textId="77777777" w:rsidR="00D35AAB" w:rsidRPr="00A164B9" w:rsidRDefault="00D35AAB" w:rsidP="00371FBF">
      <w:pPr>
        <w:pStyle w:val="ListParagraph"/>
      </w:pPr>
      <w:r w:rsidRPr="00A164B9">
        <w:t xml:space="preserve">tem sido proposto que a inflamação é o mecanismo central que liga a obesidade às suas complicações metabólicas e cardiovasculares; </w:t>
      </w:r>
    </w:p>
    <w:p w14:paraId="7DDEE04F" w14:textId="77777777" w:rsidR="00D35AAB" w:rsidRPr="00A164B9" w:rsidRDefault="00D35AAB" w:rsidP="00371FBF">
      <w:pPr>
        <w:pStyle w:val="ListParagraph"/>
      </w:pPr>
      <w:r w:rsidRPr="00A164B9">
        <w:t xml:space="preserve">existe incentivo da OMS e do MS para pesquisa clínica utilizando fitoterápicos; </w:t>
      </w:r>
    </w:p>
    <w:p w14:paraId="7324E20B" w14:textId="275605E2" w:rsidR="00D35AAB" w:rsidRPr="00A164B9" w:rsidRDefault="00D35AAB" w:rsidP="00371FBF">
      <w:pPr>
        <w:pStyle w:val="ListParagraph"/>
      </w:pPr>
      <w:r w:rsidRPr="00A164B9">
        <w:t xml:space="preserve">a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apresenta atividade anti-inflamatória documentada, com potencial benefício na história natural da obesidade e suas complicações; </w:t>
      </w:r>
    </w:p>
    <w:p w14:paraId="7E5D464F" w14:textId="094C3A33" w:rsidR="00D35AAB" w:rsidRPr="00A164B9" w:rsidRDefault="00D35AAB" w:rsidP="00371FBF">
      <w:pPr>
        <w:pStyle w:val="ListParagraph"/>
      </w:pPr>
      <w:r w:rsidRPr="00A164B9">
        <w:t xml:space="preserve">não há nenhum estudo que tenha avaliado o efeito anti-inflamatório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em indivíduos com obesidade grau I; </w:t>
      </w:r>
    </w:p>
    <w:p w14:paraId="4D358A56" w14:textId="52CFFBA5" w:rsidR="00D35AAB" w:rsidRPr="00A164B9" w:rsidRDefault="00D35AAB" w:rsidP="00371FBF">
      <w:pPr>
        <w:pStyle w:val="ListParagraph"/>
      </w:pPr>
      <w:r w:rsidRPr="00A164B9">
        <w:t xml:space="preserve">a equipe de pesquisa apresenta experiência no uso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desde 1995; </w:t>
      </w:r>
    </w:p>
    <w:p w14:paraId="3581C574" w14:textId="60C5B545" w:rsidR="00D35AAB" w:rsidRPr="00A164B9" w:rsidRDefault="00D35AAB" w:rsidP="00371FBF">
      <w:pPr>
        <w:pStyle w:val="ListParagraph"/>
      </w:pPr>
      <w:r w:rsidRPr="00A164B9">
        <w:t xml:space="preserve">existe documentação na literatura da segurança do uso em humanos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sem registro de toxicidade nas doses de uso tradicional;</w:t>
      </w:r>
    </w:p>
    <w:p w14:paraId="28711754" w14:textId="27882B01" w:rsidR="00D16A07" w:rsidRPr="00A164B9" w:rsidRDefault="00D16A07" w:rsidP="00371FBF">
      <w:pPr>
        <w:pStyle w:val="ListParagraph"/>
      </w:pPr>
      <w:r w:rsidRPr="00A164B9">
        <w:t xml:space="preserve">todos os </w:t>
      </w:r>
      <w:r w:rsidR="005F1725" w:rsidRPr="00A164B9">
        <w:t>participantes de pesquisa</w:t>
      </w:r>
      <w:r w:rsidRPr="00A164B9">
        <w:t xml:space="preserve"> serão submetidos ao tratamento convencional para obesidade com intervenção nutricional e dieta para perda de peso, de forma que 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rPr>
          <w:i/>
          <w:iCs/>
        </w:rPr>
        <w:t xml:space="preserve"> </w:t>
      </w:r>
      <w:r w:rsidRPr="00A164B9">
        <w:t>ou o placebo serão administrados em adição ao tratamento convencional;</w:t>
      </w:r>
    </w:p>
    <w:p w14:paraId="5CFFEEA6" w14:textId="1BF6CADF" w:rsidR="00F6609F" w:rsidRPr="00A164B9" w:rsidRDefault="00E26CE4" w:rsidP="00371FBF">
      <w:pPr>
        <w:pStyle w:val="ListParagraph"/>
        <w:rPr>
          <w:color w:val="000000"/>
        </w:rPr>
      </w:pPr>
      <w:r w:rsidRPr="00A164B9">
        <w:t xml:space="preserve">tem sido demonstrado que </w:t>
      </w:r>
      <w:r w:rsidR="009537D5" w:rsidRPr="00A164B9">
        <w:t>o</w:t>
      </w:r>
      <w:r w:rsidR="000D65C3" w:rsidRPr="00A164B9">
        <w:t xml:space="preserve"> ângulo de</w:t>
      </w:r>
      <w:r w:rsidR="008B48B4" w:rsidRPr="00A164B9">
        <w:t xml:space="preserve"> fase é</w:t>
      </w:r>
      <w:r w:rsidR="000D65C3" w:rsidRPr="00A164B9">
        <w:t xml:space="preserve"> um marcador sensível para detec</w:t>
      </w:r>
      <w:r w:rsidR="001A57EB" w:rsidRPr="00A164B9">
        <w:t xml:space="preserve">ção </w:t>
      </w:r>
      <w:r w:rsidR="008F40E7" w:rsidRPr="00A164B9">
        <w:t xml:space="preserve">de </w:t>
      </w:r>
      <w:r w:rsidR="001A57EB" w:rsidRPr="00A164B9">
        <w:t>inflamação crônica</w:t>
      </w:r>
      <w:r w:rsidR="008F40E7" w:rsidRPr="00A164B9">
        <w:t xml:space="preserve"> de baixo grau</w:t>
      </w:r>
      <w:r w:rsidR="00D16A07" w:rsidRPr="00A164B9">
        <w:rPr>
          <w:color w:val="000000"/>
        </w:rPr>
        <w:t>.</w:t>
      </w:r>
    </w:p>
    <w:p w14:paraId="766B6CCD" w14:textId="77777777" w:rsidR="00644197" w:rsidRPr="00A164B9" w:rsidRDefault="00644197" w:rsidP="00644197">
      <w:pPr>
        <w:rPr>
          <w:rFonts w:ascii="Aptos" w:hAnsi="Aptos" w:cstheme="majorHAnsi"/>
        </w:rPr>
      </w:pPr>
      <w:bookmarkStart w:id="60" w:name="_Toc118072933"/>
      <w:bookmarkStart w:id="61" w:name="_Toc118415068"/>
    </w:p>
    <w:p w14:paraId="53E5A3DB" w14:textId="5B566975" w:rsidR="0098291F" w:rsidRPr="00A164B9" w:rsidRDefault="00A94C3E" w:rsidP="00CB4CDC">
      <w:r w:rsidRPr="00A164B9">
        <w:t xml:space="preserve">Baseado nos </w:t>
      </w:r>
      <w:r w:rsidR="003F6205" w:rsidRPr="00A164B9">
        <w:t>princípios éticos de beneficência e não maleficência,</w:t>
      </w:r>
      <w:r w:rsidRPr="00A164B9">
        <w:t xml:space="preserve"> </w:t>
      </w:r>
      <w:r w:rsidR="00D92225" w:rsidRPr="00A164B9">
        <w:t>c</w:t>
      </w:r>
      <w:r w:rsidR="001600A3" w:rsidRPr="00A164B9">
        <w:t>onclui-se que a relação risco-benefício é favorável ao desenvolvimento do estudo</w:t>
      </w:r>
      <w:bookmarkStart w:id="62" w:name="_Toc128317826"/>
      <w:bookmarkStart w:id="63" w:name="_Toc132992071"/>
      <w:r w:rsidR="00644197" w:rsidRPr="00A164B9">
        <w:t>.</w:t>
      </w:r>
      <w:r w:rsidR="0098291F" w:rsidRPr="00A164B9">
        <w:br w:type="page"/>
      </w:r>
    </w:p>
    <w:p w14:paraId="4DCA5E47" w14:textId="0A1742B2" w:rsidR="00EB5268" w:rsidRPr="00A164B9" w:rsidRDefault="008209CC" w:rsidP="00521ABE">
      <w:pPr>
        <w:pStyle w:val="Heading1"/>
        <w:rPr>
          <w:lang w:val="pt-BR"/>
        </w:rPr>
      </w:pPr>
      <w:r w:rsidRPr="00A164B9">
        <w:rPr>
          <w:lang w:val="pt-BR"/>
        </w:rPr>
        <w:lastRenderedPageBreak/>
        <w:t xml:space="preserve"> </w:t>
      </w:r>
      <w:bookmarkStart w:id="64" w:name="_Toc187787248"/>
      <w:bookmarkStart w:id="65" w:name="OLE_LINK3"/>
      <w:r w:rsidR="00C114DC" w:rsidRPr="00A164B9">
        <w:rPr>
          <w:lang w:val="pt-BR"/>
        </w:rPr>
        <w:t>Hipótese</w:t>
      </w:r>
      <w:bookmarkStart w:id="66" w:name="_Toc395892421"/>
      <w:bookmarkStart w:id="67" w:name="_Toc524435283"/>
      <w:bookmarkEnd w:id="60"/>
      <w:bookmarkEnd w:id="61"/>
      <w:bookmarkEnd w:id="62"/>
      <w:bookmarkEnd w:id="63"/>
      <w:bookmarkEnd w:id="64"/>
    </w:p>
    <w:p w14:paraId="7104C557" w14:textId="3E87EB6B" w:rsidR="00644197" w:rsidRPr="00A164B9" w:rsidRDefault="00EE0D61" w:rsidP="00CB4CDC">
      <w:r w:rsidRPr="00A164B9">
        <w:t>Em indivíduos com obesidade grau I submetidos a</w:t>
      </w:r>
      <w:r w:rsidR="00BE563D" w:rsidRPr="00A164B9">
        <w:t>o</w:t>
      </w:r>
      <w:r w:rsidRPr="00A164B9">
        <w:t xml:space="preserve"> tratamento convencional p</w:t>
      </w:r>
      <w:r w:rsidR="0024203E" w:rsidRPr="00A164B9">
        <w:t>ara perda de peso com intervenção nutricional, a</w:t>
      </w:r>
      <w:r w:rsidR="00644197" w:rsidRPr="00A164B9">
        <w:t xml:space="preserve"> administração da droga vegetal de</w:t>
      </w:r>
      <w:r w:rsidR="00644197" w:rsidRPr="00A164B9">
        <w:rPr>
          <w:i/>
          <w:iCs/>
        </w:rPr>
        <w:t xml:space="preserv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644197" w:rsidRPr="00A164B9">
        <w:t xml:space="preserve">, na dose de </w:t>
      </w:r>
      <w:r w:rsidR="00FB3178" w:rsidRPr="00A164B9">
        <w:t>7</w:t>
      </w:r>
      <w:r w:rsidR="00644197" w:rsidRPr="00A164B9">
        <w:t>50 mg por via oral, três vezes ao dia, durante um período de 3 meses</w:t>
      </w:r>
      <w:r w:rsidR="00B03BBC" w:rsidRPr="00A164B9">
        <w:t>,</w:t>
      </w:r>
      <w:r w:rsidR="00644197" w:rsidRPr="00A164B9">
        <w:t xml:space="preserve"> resulta em um aumento estatisticamente significativo do ângulo de fase em comparação com o grupo placebo.</w:t>
      </w:r>
    </w:p>
    <w:p w14:paraId="528BB8C7" w14:textId="5ED87DCA" w:rsidR="00644197" w:rsidRPr="00A164B9" w:rsidRDefault="00644197" w:rsidP="00644197">
      <w:pPr>
        <w:spacing w:line="240" w:lineRule="auto"/>
        <w:ind w:firstLine="0"/>
        <w:jc w:val="left"/>
        <w:rPr>
          <w:rFonts w:ascii="Aptos" w:hAnsi="Aptos" w:cstheme="majorHAnsi"/>
        </w:rPr>
      </w:pPr>
      <w:bookmarkStart w:id="68" w:name="_Toc118072934"/>
      <w:bookmarkStart w:id="69" w:name="_Toc118415069"/>
      <w:bookmarkStart w:id="70" w:name="_Toc128317827"/>
      <w:bookmarkStart w:id="71" w:name="_Toc132992072"/>
      <w:bookmarkStart w:id="72" w:name="_Toc395892422"/>
      <w:bookmarkStart w:id="73" w:name="_Toc524435284"/>
      <w:bookmarkEnd w:id="65"/>
      <w:bookmarkEnd w:id="66"/>
      <w:bookmarkEnd w:id="67"/>
      <w:r w:rsidRPr="00A164B9">
        <w:rPr>
          <w:rFonts w:ascii="Aptos" w:hAnsi="Aptos" w:cstheme="majorHAnsi"/>
        </w:rPr>
        <w:br w:type="page"/>
      </w:r>
    </w:p>
    <w:p w14:paraId="77A0D254" w14:textId="2AC95D91" w:rsidR="00734DCE" w:rsidRPr="00A164B9" w:rsidRDefault="008209CC" w:rsidP="00521ABE">
      <w:pPr>
        <w:pStyle w:val="Heading1"/>
        <w:rPr>
          <w:lang w:val="pt-BR"/>
        </w:rPr>
      </w:pPr>
      <w:r w:rsidRPr="00A164B9">
        <w:rPr>
          <w:lang w:val="pt-BR"/>
        </w:rPr>
        <w:lastRenderedPageBreak/>
        <w:t xml:space="preserve"> </w:t>
      </w:r>
      <w:bookmarkStart w:id="74" w:name="_Toc187787249"/>
      <w:r w:rsidR="00C114DC" w:rsidRPr="00A164B9">
        <w:rPr>
          <w:lang w:val="pt-BR"/>
        </w:rPr>
        <w:t>Objetivos</w:t>
      </w:r>
      <w:bookmarkEnd w:id="68"/>
      <w:bookmarkEnd w:id="69"/>
      <w:bookmarkEnd w:id="70"/>
      <w:bookmarkEnd w:id="71"/>
      <w:bookmarkEnd w:id="74"/>
    </w:p>
    <w:p w14:paraId="4EDE750B" w14:textId="3A838A5C" w:rsidR="00734DCE" w:rsidRPr="00A164B9" w:rsidRDefault="001E4188" w:rsidP="001E4188">
      <w:pPr>
        <w:pStyle w:val="Heading2"/>
        <w:rPr>
          <w:lang w:val="pt-BR"/>
        </w:rPr>
      </w:pPr>
      <w:bookmarkStart w:id="75" w:name="_Toc187787250"/>
      <w:bookmarkEnd w:id="72"/>
      <w:bookmarkEnd w:id="73"/>
      <w:r w:rsidRPr="00A164B9">
        <w:rPr>
          <w:lang w:val="pt-BR"/>
        </w:rPr>
        <w:t>Objetivo geral</w:t>
      </w:r>
      <w:bookmarkEnd w:id="75"/>
    </w:p>
    <w:p w14:paraId="7D31738E" w14:textId="032F62E4" w:rsidR="005C667A" w:rsidRPr="00A164B9" w:rsidRDefault="00091AFB" w:rsidP="00CB4CDC">
      <w:r w:rsidRPr="00A164B9">
        <w:t>Testar a hipótese de que a</w:t>
      </w:r>
      <w:r w:rsidR="007623A5" w:rsidRPr="00A164B9">
        <w:t xml:space="preserve"> </w:t>
      </w:r>
      <w:r w:rsidR="001B2AC0" w:rsidRPr="00A164B9">
        <w:t xml:space="preserve">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644197" w:rsidRPr="00A164B9">
        <w:t xml:space="preserve"> </w:t>
      </w:r>
      <w:r w:rsidRPr="00A164B9">
        <w:t>leva a um</w:t>
      </w:r>
      <w:r w:rsidR="005017F1" w:rsidRPr="00A164B9">
        <w:t xml:space="preserve"> </w:t>
      </w:r>
      <w:r w:rsidR="00BD642F" w:rsidRPr="00A164B9">
        <w:t xml:space="preserve">aumento do </w:t>
      </w:r>
      <w:r w:rsidR="005017F1" w:rsidRPr="00A164B9">
        <w:t xml:space="preserve">ângulo de fase </w:t>
      </w:r>
      <w:r w:rsidR="00C32CA5" w:rsidRPr="00A164B9">
        <w:t xml:space="preserve">derivado da </w:t>
      </w:r>
      <w:r w:rsidR="00D16A07" w:rsidRPr="00A164B9">
        <w:t xml:space="preserve">análise de impedância bioelétrica corporal </w:t>
      </w:r>
      <w:r w:rsidR="00A67CCD" w:rsidRPr="00A164B9">
        <w:t xml:space="preserve">estatisticamente superior ao placebo </w:t>
      </w:r>
      <w:r w:rsidR="005017F1" w:rsidRPr="00A164B9">
        <w:t xml:space="preserve">em </w:t>
      </w:r>
      <w:r w:rsidR="00225D40" w:rsidRPr="00A164B9">
        <w:t>indivíduos</w:t>
      </w:r>
      <w:r w:rsidR="005017F1" w:rsidRPr="00A164B9">
        <w:t xml:space="preserve"> com obesidade grau </w:t>
      </w:r>
      <w:r w:rsidR="00880442" w:rsidRPr="00A164B9">
        <w:t>I</w:t>
      </w:r>
      <w:r w:rsidR="008B1E07" w:rsidRPr="00A164B9">
        <w:t xml:space="preserve"> </w:t>
      </w:r>
      <w:r w:rsidR="00A67CCD" w:rsidRPr="00A164B9">
        <w:t>submetidos a tratamento convencional para perda de peso através de intervenção nutricional.</w:t>
      </w:r>
    </w:p>
    <w:p w14:paraId="51A1834A" w14:textId="41270C6D" w:rsidR="005C667A" w:rsidRPr="00A164B9" w:rsidRDefault="001E4188" w:rsidP="001E4188">
      <w:pPr>
        <w:pStyle w:val="Heading2"/>
        <w:rPr>
          <w:lang w:val="pt-BR"/>
        </w:rPr>
      </w:pPr>
      <w:bookmarkStart w:id="76" w:name="_Toc118072936"/>
      <w:bookmarkStart w:id="77" w:name="_Toc118415071"/>
      <w:bookmarkStart w:id="78" w:name="_Toc128317829"/>
      <w:bookmarkStart w:id="79" w:name="_Toc132992074"/>
      <w:bookmarkStart w:id="80" w:name="_Toc187787251"/>
      <w:r w:rsidRPr="00A164B9">
        <w:rPr>
          <w:lang w:val="pt-BR"/>
        </w:rPr>
        <w:t>Objetivos específicos:</w:t>
      </w:r>
      <w:bookmarkEnd w:id="76"/>
      <w:bookmarkEnd w:id="77"/>
      <w:bookmarkEnd w:id="78"/>
      <w:bookmarkEnd w:id="79"/>
      <w:bookmarkEnd w:id="80"/>
    </w:p>
    <w:p w14:paraId="0B6213F4" w14:textId="7E68D9C1" w:rsidR="006B0203" w:rsidRPr="00A164B9" w:rsidRDefault="006917D7" w:rsidP="00371FBF">
      <w:pPr>
        <w:pStyle w:val="ListParagraph"/>
        <w:numPr>
          <w:ilvl w:val="0"/>
          <w:numId w:val="72"/>
        </w:numPr>
      </w:pPr>
      <w:r w:rsidRPr="00A164B9">
        <w:t>Descrever</w:t>
      </w:r>
      <w:r w:rsidR="006B0203" w:rsidRPr="00A164B9">
        <w:t xml:space="preserve"> </w:t>
      </w:r>
      <w:r w:rsidR="000876C2" w:rsidRPr="00A164B9">
        <w:t>o perfil epidemiológico</w:t>
      </w:r>
      <w:r w:rsidR="00E571BC" w:rsidRPr="00A164B9">
        <w:t xml:space="preserve"> </w:t>
      </w:r>
      <w:r w:rsidR="00D245FD" w:rsidRPr="00A164B9">
        <w:t xml:space="preserve">dos </w:t>
      </w:r>
      <w:r w:rsidR="005F1725" w:rsidRPr="00A164B9">
        <w:t>participantes de pesquisa</w:t>
      </w:r>
      <w:r w:rsidR="005F7189" w:rsidRPr="00A164B9">
        <w:t>: idade</w:t>
      </w:r>
      <w:r w:rsidR="002E7760" w:rsidRPr="00A164B9">
        <w:t>;</w:t>
      </w:r>
      <w:r w:rsidR="005F7189" w:rsidRPr="00A164B9">
        <w:t xml:space="preserve"> </w:t>
      </w:r>
      <w:r w:rsidR="002E7760" w:rsidRPr="00A164B9">
        <w:t>sexo;</w:t>
      </w:r>
      <w:r w:rsidR="005F7189" w:rsidRPr="00A164B9">
        <w:t xml:space="preserve"> </w:t>
      </w:r>
      <w:r w:rsidR="00AD1D8B" w:rsidRPr="00A164B9">
        <w:t>etnia</w:t>
      </w:r>
      <w:r w:rsidR="00D16A07" w:rsidRPr="00A164B9">
        <w:t xml:space="preserve"> autodeclarada</w:t>
      </w:r>
      <w:r w:rsidR="002E7760" w:rsidRPr="00A164B9">
        <w:t>;</w:t>
      </w:r>
      <w:r w:rsidR="00FE633F" w:rsidRPr="00A164B9">
        <w:t xml:space="preserve"> </w:t>
      </w:r>
      <w:r w:rsidR="001033BC" w:rsidRPr="00A164B9">
        <w:t xml:space="preserve">hábitos de </w:t>
      </w:r>
      <w:r w:rsidR="00777E2E" w:rsidRPr="00A164B9">
        <w:t xml:space="preserve">vida </w:t>
      </w:r>
      <w:r w:rsidR="000D1156" w:rsidRPr="00A164B9">
        <w:t>(</w:t>
      </w:r>
      <w:r w:rsidR="00B31173" w:rsidRPr="00A164B9">
        <w:t>tabagismo</w:t>
      </w:r>
      <w:r w:rsidR="00614DA2" w:rsidRPr="00A164B9">
        <w:t>,</w:t>
      </w:r>
      <w:r w:rsidR="001033BC" w:rsidRPr="00A164B9">
        <w:t xml:space="preserve"> etilismo</w:t>
      </w:r>
      <w:r w:rsidR="00B31173" w:rsidRPr="00A164B9">
        <w:t xml:space="preserve">, </w:t>
      </w:r>
      <w:r w:rsidR="009C10CA" w:rsidRPr="00A164B9">
        <w:t>atividade física</w:t>
      </w:r>
      <w:r w:rsidR="002E7760" w:rsidRPr="00A164B9">
        <w:t xml:space="preserve"> e</w:t>
      </w:r>
      <w:r w:rsidR="00B31173" w:rsidRPr="00A164B9">
        <w:t xml:space="preserve"> </w:t>
      </w:r>
      <w:r w:rsidR="00994F99" w:rsidRPr="00A164B9">
        <w:t>hábitos alimentares</w:t>
      </w:r>
      <w:r w:rsidR="000D1156" w:rsidRPr="00A164B9">
        <w:t>)</w:t>
      </w:r>
      <w:r w:rsidR="002E7760" w:rsidRPr="00A164B9">
        <w:t>;</w:t>
      </w:r>
      <w:r w:rsidR="00994F99" w:rsidRPr="00A164B9">
        <w:t xml:space="preserve"> </w:t>
      </w:r>
      <w:r w:rsidR="005F7189" w:rsidRPr="00A164B9">
        <w:t>comorbidades</w:t>
      </w:r>
      <w:r w:rsidR="002E7760" w:rsidRPr="00A164B9">
        <w:t xml:space="preserve"> e</w:t>
      </w:r>
      <w:r w:rsidR="005F7189" w:rsidRPr="00A164B9">
        <w:t xml:space="preserve"> </w:t>
      </w:r>
      <w:r w:rsidR="00D16A07" w:rsidRPr="00A164B9">
        <w:t>medicamentos de uso contínuo.</w:t>
      </w:r>
      <w:r w:rsidR="000876C2" w:rsidRPr="00A164B9">
        <w:t xml:space="preserve"> </w:t>
      </w:r>
    </w:p>
    <w:p w14:paraId="3D402D01" w14:textId="07E66DEE" w:rsidR="00FE7B40" w:rsidRPr="00A164B9" w:rsidRDefault="00E87AA4" w:rsidP="00371FBF">
      <w:pPr>
        <w:pStyle w:val="ListParagraph"/>
        <w:numPr>
          <w:ilvl w:val="0"/>
          <w:numId w:val="72"/>
        </w:numPr>
      </w:pPr>
      <w:r w:rsidRPr="00A164B9">
        <w:t xml:space="preserve">Avaliar o </w:t>
      </w:r>
      <w:r w:rsidR="00D16A07" w:rsidRPr="00A164B9">
        <w:t xml:space="preserve">efeito </w:t>
      </w:r>
      <w:r w:rsidRPr="00A164B9">
        <w:t xml:space="preserve">da </w:t>
      </w:r>
      <w:r w:rsidR="00D16A07" w:rsidRPr="00A164B9">
        <w:t xml:space="preserve">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D16A07" w:rsidRPr="00A164B9">
        <w:t xml:space="preserve"> </w:t>
      </w:r>
      <w:r w:rsidRPr="00A164B9">
        <w:t>no</w:t>
      </w:r>
      <w:r w:rsidR="00CA5663" w:rsidRPr="00A164B9">
        <w:t xml:space="preserve"> ângulo de fase e nos </w:t>
      </w:r>
      <w:r w:rsidR="00633DB3" w:rsidRPr="00A164B9">
        <w:t>demais parâmetros</w:t>
      </w:r>
      <w:r w:rsidR="00FE7B40" w:rsidRPr="00A164B9">
        <w:t xml:space="preserve"> da </w:t>
      </w:r>
      <w:r w:rsidR="00CA5663" w:rsidRPr="00A164B9">
        <w:t>bioimpedância</w:t>
      </w:r>
      <w:r w:rsidR="00FE7B40" w:rsidRPr="00A164B9">
        <w:t>.</w:t>
      </w:r>
    </w:p>
    <w:p w14:paraId="42C720A1" w14:textId="77777777" w:rsidR="003D73B4" w:rsidRPr="00A164B9" w:rsidRDefault="00FE7B40" w:rsidP="00371FBF">
      <w:pPr>
        <w:pStyle w:val="ListParagraph"/>
        <w:numPr>
          <w:ilvl w:val="0"/>
          <w:numId w:val="72"/>
        </w:numPr>
      </w:pPr>
      <w:r w:rsidRPr="00A164B9">
        <w:t>C</w:t>
      </w:r>
      <w:r w:rsidR="00C71A7B" w:rsidRPr="00A164B9">
        <w:t xml:space="preserve">orrelacionar os </w:t>
      </w:r>
      <w:r w:rsidR="002242BC" w:rsidRPr="00A164B9">
        <w:t xml:space="preserve">valores </w:t>
      </w:r>
      <w:r w:rsidR="000206A7" w:rsidRPr="00A164B9">
        <w:t xml:space="preserve">do </w:t>
      </w:r>
      <w:r w:rsidR="00C71A7B" w:rsidRPr="00A164B9">
        <w:t>ângulo de fase</w:t>
      </w:r>
      <w:r w:rsidR="0072664C" w:rsidRPr="00A164B9">
        <w:t xml:space="preserve"> e </w:t>
      </w:r>
      <w:r w:rsidR="000206A7" w:rsidRPr="00A164B9">
        <w:t xml:space="preserve">da </w:t>
      </w:r>
      <w:r w:rsidR="0072664C" w:rsidRPr="00A164B9">
        <w:t xml:space="preserve">proteína C reativa </w:t>
      </w:r>
      <w:r w:rsidR="008076AB" w:rsidRPr="00A164B9">
        <w:t>antes e após a intervenção</w:t>
      </w:r>
      <w:r w:rsidR="0072664C" w:rsidRPr="00A164B9">
        <w:t xml:space="preserve">. </w:t>
      </w:r>
    </w:p>
    <w:p w14:paraId="39F749BF" w14:textId="4FB5BE32" w:rsidR="003D73B4" w:rsidRPr="00A164B9" w:rsidRDefault="00734DCE" w:rsidP="00371FBF">
      <w:pPr>
        <w:pStyle w:val="ListParagraph"/>
        <w:numPr>
          <w:ilvl w:val="0"/>
          <w:numId w:val="72"/>
        </w:numPr>
      </w:pPr>
      <w:r w:rsidRPr="00A164B9">
        <w:t xml:space="preserve">Avaliar o impacto </w:t>
      </w:r>
      <w:r w:rsidR="00D84C97" w:rsidRPr="00A164B9">
        <w:t>d</w:t>
      </w:r>
      <w:r w:rsidRPr="00A164B9">
        <w:t xml:space="preserve">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w:t>
      </w:r>
      <w:r w:rsidR="0014753E" w:rsidRPr="00A164B9">
        <w:t>em</w:t>
      </w:r>
      <w:r w:rsidR="00923615" w:rsidRPr="00A164B9">
        <w:t xml:space="preserve">: </w:t>
      </w:r>
      <w:r w:rsidR="008A7DEA" w:rsidRPr="00A164B9">
        <w:t xml:space="preserve">peso corporal, </w:t>
      </w:r>
      <w:r w:rsidR="008E6887" w:rsidRPr="00A164B9">
        <w:t>IMC</w:t>
      </w:r>
      <w:r w:rsidR="00166BAD" w:rsidRPr="00A164B9">
        <w:t>, circunferência abdominal</w:t>
      </w:r>
      <w:r w:rsidR="0014753E" w:rsidRPr="00A164B9">
        <w:t xml:space="preserve">, </w:t>
      </w:r>
      <w:r w:rsidR="00A93BF8" w:rsidRPr="00A164B9">
        <w:t>p</w:t>
      </w:r>
      <w:r w:rsidRPr="00A164B9">
        <w:t>ressão arterial sistêmica</w:t>
      </w:r>
      <w:r w:rsidR="00C94A86" w:rsidRPr="00A164B9">
        <w:t xml:space="preserve"> e </w:t>
      </w:r>
      <w:r w:rsidR="0029321E" w:rsidRPr="00A164B9">
        <w:t xml:space="preserve">resultados dos escores </w:t>
      </w:r>
      <w:r w:rsidR="00254EB0" w:rsidRPr="00A164B9">
        <w:t>WHOQOL-BREF</w:t>
      </w:r>
      <w:r w:rsidR="0014753E" w:rsidRPr="00A164B9">
        <w:t xml:space="preserve">, </w:t>
      </w:r>
      <w:r w:rsidR="006705C1" w:rsidRPr="00A164B9">
        <w:t>DASS21</w:t>
      </w:r>
      <w:r w:rsidR="00091AFB" w:rsidRPr="00A164B9">
        <w:t xml:space="preserve"> e</w:t>
      </w:r>
      <w:r w:rsidR="00254EB0" w:rsidRPr="00A164B9">
        <w:t xml:space="preserve"> ECAP</w:t>
      </w:r>
      <w:r w:rsidR="00A94600" w:rsidRPr="00A164B9">
        <w:t xml:space="preserve"> e EVS</w:t>
      </w:r>
      <w:r w:rsidR="00163606" w:rsidRPr="00A164B9">
        <w:t>.</w:t>
      </w:r>
    </w:p>
    <w:p w14:paraId="4D2BFF8C" w14:textId="6B26B35F" w:rsidR="003D73B4" w:rsidRPr="00A164B9" w:rsidRDefault="00734DCE" w:rsidP="00371FBF">
      <w:pPr>
        <w:pStyle w:val="ListParagraph"/>
        <w:numPr>
          <w:ilvl w:val="0"/>
          <w:numId w:val="72"/>
        </w:numPr>
      </w:pPr>
      <w:r w:rsidRPr="00A164B9">
        <w:t>Avalia</w:t>
      </w:r>
      <w:r w:rsidR="000B5E48" w:rsidRPr="00A164B9">
        <w:t>r</w:t>
      </w:r>
      <w:r w:rsidRPr="00A164B9">
        <w:t xml:space="preserve"> </w:t>
      </w:r>
      <w:r w:rsidR="2A8DE818" w:rsidRPr="00A164B9">
        <w:t>a</w:t>
      </w:r>
      <w:r w:rsidR="007C2E79" w:rsidRPr="00A164B9">
        <w:t xml:space="preserve"> </w:t>
      </w:r>
      <w:r w:rsidR="00C55841" w:rsidRPr="00A164B9">
        <w:t>segurança</w:t>
      </w:r>
      <w:r w:rsidR="004C3112" w:rsidRPr="00A164B9">
        <w:t xml:space="preserve"> </w:t>
      </w:r>
      <w:r w:rsidR="00F869C4" w:rsidRPr="00A164B9">
        <w:t xml:space="preserve">da </w:t>
      </w:r>
      <w:r w:rsidR="004C3112" w:rsidRPr="00A164B9">
        <w:t xml:space="preserve">intervenção </w:t>
      </w:r>
      <w:r w:rsidR="00091AFB" w:rsidRPr="00A164B9">
        <w:t>através de</w:t>
      </w:r>
      <w:r w:rsidR="0052791E" w:rsidRPr="00A164B9">
        <w:t xml:space="preserve"> parâmetros clínicos e laboratoriais;</w:t>
      </w:r>
      <w:r w:rsidR="00633746" w:rsidRPr="00A164B9">
        <w:t xml:space="preserve"> </w:t>
      </w:r>
      <w:r w:rsidR="00BF603A" w:rsidRPr="00A164B9">
        <w:t>m</w:t>
      </w:r>
      <w:r w:rsidR="00FE7A2B" w:rsidRPr="00A164B9">
        <w:t>onitorizar sinais de toxicidade assintomática, através d</w:t>
      </w:r>
      <w:r w:rsidR="00E847F8" w:rsidRPr="00A164B9">
        <w:t>e</w:t>
      </w:r>
      <w:r w:rsidR="00C0605E" w:rsidRPr="00A164B9">
        <w:t xml:space="preserve"> acompanhamento de</w:t>
      </w:r>
      <w:r w:rsidR="00FE7A2B" w:rsidRPr="00A164B9">
        <w:t>: AST, ALT, gama-</w:t>
      </w:r>
      <w:proofErr w:type="spellStart"/>
      <w:r w:rsidR="00FE7A2B" w:rsidRPr="00A164B9">
        <w:t>glutamiltransferase</w:t>
      </w:r>
      <w:proofErr w:type="spellEnd"/>
      <w:r w:rsidR="00FE7A2B" w:rsidRPr="00A164B9">
        <w:t xml:space="preserve"> (GGT), FALC, bilirrubinas totais e frações, amilase, albumina</w:t>
      </w:r>
      <w:r w:rsidR="00D83E10" w:rsidRPr="00A164B9">
        <w:t xml:space="preserve">, </w:t>
      </w:r>
      <w:r w:rsidR="00FE7A2B" w:rsidRPr="00A164B9">
        <w:t>ureia, creatinina, creatinofosfoquinase (CPK)</w:t>
      </w:r>
      <w:r w:rsidR="00D83E10" w:rsidRPr="00A164B9">
        <w:t xml:space="preserve">, </w:t>
      </w:r>
      <w:r w:rsidR="00FE7A2B" w:rsidRPr="00A164B9">
        <w:t>ácido úrico, amilase, sódio, potássio</w:t>
      </w:r>
      <w:r w:rsidR="00633746" w:rsidRPr="00A164B9">
        <w:t>,</w:t>
      </w:r>
      <w:r w:rsidR="00FE7A2B" w:rsidRPr="00A164B9">
        <w:t xml:space="preserve"> cálcio</w:t>
      </w:r>
      <w:r w:rsidR="00D83E10" w:rsidRPr="00A164B9">
        <w:t xml:space="preserve">, </w:t>
      </w:r>
      <w:r w:rsidR="00FE7A2B" w:rsidRPr="00A164B9">
        <w:t>hemograma</w:t>
      </w:r>
      <w:r w:rsidR="00115CB1" w:rsidRPr="00A164B9">
        <w:t xml:space="preserve"> e</w:t>
      </w:r>
      <w:r w:rsidR="00F40095" w:rsidRPr="00A164B9">
        <w:t xml:space="preserve"> </w:t>
      </w:r>
      <w:r w:rsidR="00FE7A2B" w:rsidRPr="00A164B9">
        <w:t>eletrocardiograma</w:t>
      </w:r>
      <w:r w:rsidR="00F40095" w:rsidRPr="00A164B9">
        <w:t>.</w:t>
      </w:r>
    </w:p>
    <w:p w14:paraId="3F86C8E3" w14:textId="7A458BDF" w:rsidR="00EA2244" w:rsidRPr="00A164B9" w:rsidRDefault="00115CB1" w:rsidP="00371FBF">
      <w:pPr>
        <w:pStyle w:val="ListParagraph"/>
        <w:numPr>
          <w:ilvl w:val="0"/>
          <w:numId w:val="72"/>
        </w:numPr>
      </w:pPr>
      <w:r w:rsidRPr="00A164B9">
        <w:t>Avali</w:t>
      </w:r>
      <w:r w:rsidR="00071EFE" w:rsidRPr="00A164B9">
        <w:t>a</w:t>
      </w:r>
      <w:r w:rsidRPr="00A164B9">
        <w:t xml:space="preserve">r o impacto da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no</w:t>
      </w:r>
      <w:r w:rsidR="00091AFB" w:rsidRPr="00A164B9">
        <w:t>s lipídios séricos</w:t>
      </w:r>
      <w:r w:rsidRPr="00A164B9">
        <w:t xml:space="preserve"> </w:t>
      </w:r>
      <w:r w:rsidR="00071EFE" w:rsidRPr="00A164B9">
        <w:t>(</w:t>
      </w:r>
      <w:r w:rsidR="001317D3" w:rsidRPr="00A164B9">
        <w:t xml:space="preserve">colesterol total, LDL-c, HDL-c, </w:t>
      </w:r>
      <w:r w:rsidR="008348D4" w:rsidRPr="00A164B9">
        <w:t>triglicerídeos</w:t>
      </w:r>
      <w:r w:rsidR="00071EFE" w:rsidRPr="00A164B9">
        <w:t>)</w:t>
      </w:r>
      <w:r w:rsidR="00621E24" w:rsidRPr="00A164B9">
        <w:t>,</w:t>
      </w:r>
      <w:r w:rsidR="0083769A" w:rsidRPr="00A164B9">
        <w:t xml:space="preserve"> </w:t>
      </w:r>
      <w:r w:rsidR="001317D3" w:rsidRPr="00A164B9">
        <w:t>glicemia de jejum, hemoglobina glicosilada, insulina</w:t>
      </w:r>
      <w:r w:rsidR="008348D4" w:rsidRPr="00A164B9">
        <w:t xml:space="preserve"> e</w:t>
      </w:r>
      <w:r w:rsidR="001317D3" w:rsidRPr="00A164B9">
        <w:t xml:space="preserve"> HOMA-IR</w:t>
      </w:r>
      <w:r w:rsidR="00FE7A2B" w:rsidRPr="00A164B9">
        <w:t>.</w:t>
      </w:r>
    </w:p>
    <w:p w14:paraId="70C6F711" w14:textId="5F095C27" w:rsidR="007A36E5" w:rsidRPr="00A164B9" w:rsidRDefault="00FF73C7" w:rsidP="00371FBF">
      <w:pPr>
        <w:pStyle w:val="ListParagraph"/>
        <w:numPr>
          <w:ilvl w:val="0"/>
          <w:numId w:val="72"/>
        </w:numPr>
      </w:pPr>
      <w:bookmarkStart w:id="81" w:name="_Toc118072937"/>
      <w:bookmarkStart w:id="82" w:name="_Toc118415072"/>
      <w:bookmarkStart w:id="83" w:name="_Toc524435286"/>
      <w:r w:rsidRPr="00A164B9">
        <w:t>Avaliar o impacto n</w:t>
      </w:r>
      <w:r w:rsidR="00091AFB" w:rsidRPr="00A164B9">
        <w:t>o gradiente de</w:t>
      </w:r>
      <w:r w:rsidR="00EA2244" w:rsidRPr="00A164B9">
        <w:t xml:space="preserve"> </w:t>
      </w:r>
      <w:proofErr w:type="spellStart"/>
      <w:r w:rsidR="00EA2244" w:rsidRPr="00A164B9">
        <w:t>ecointensidade</w:t>
      </w:r>
      <w:proofErr w:type="spellEnd"/>
      <w:r w:rsidR="00EA2244" w:rsidRPr="00A164B9">
        <w:t xml:space="preserve"> </w:t>
      </w:r>
      <w:proofErr w:type="spellStart"/>
      <w:r w:rsidR="00EA2244" w:rsidRPr="00A164B9">
        <w:t>hepatorrenal</w:t>
      </w:r>
      <w:proofErr w:type="spellEnd"/>
      <w:r w:rsidRPr="00A164B9">
        <w:t xml:space="preserve"> por ultrasso</w:t>
      </w:r>
      <w:r w:rsidR="0015463A" w:rsidRPr="00A164B9">
        <w:t>nografia</w:t>
      </w:r>
      <w:r w:rsidRPr="00A164B9">
        <w:t>.</w:t>
      </w:r>
      <w:bookmarkStart w:id="84" w:name="_Toc128317830"/>
      <w:bookmarkStart w:id="85" w:name="_Toc132992075"/>
    </w:p>
    <w:p w14:paraId="1B6DD176" w14:textId="5B237BD3" w:rsidR="007A36E5" w:rsidRPr="00A164B9" w:rsidRDefault="00091AFB" w:rsidP="00371FBF">
      <w:pPr>
        <w:pStyle w:val="ListParagraph"/>
        <w:numPr>
          <w:ilvl w:val="0"/>
          <w:numId w:val="72"/>
        </w:numPr>
      </w:pPr>
      <w:r w:rsidRPr="00A164B9">
        <w:br w:type="page"/>
      </w:r>
    </w:p>
    <w:p w14:paraId="5684DFCA" w14:textId="2DD04A91" w:rsidR="00734DCE" w:rsidRPr="00A164B9" w:rsidRDefault="008209CC" w:rsidP="00521ABE">
      <w:pPr>
        <w:pStyle w:val="Heading1"/>
        <w:rPr>
          <w:lang w:val="pt-BR"/>
        </w:rPr>
      </w:pPr>
      <w:r w:rsidRPr="00A164B9">
        <w:rPr>
          <w:lang w:val="pt-BR"/>
        </w:rPr>
        <w:lastRenderedPageBreak/>
        <w:t xml:space="preserve"> </w:t>
      </w:r>
      <w:bookmarkStart w:id="86" w:name="_Toc187787252"/>
      <w:r w:rsidR="00C114DC" w:rsidRPr="00A164B9">
        <w:rPr>
          <w:lang w:val="pt-BR"/>
        </w:rPr>
        <w:t>Materiais e métodos</w:t>
      </w:r>
      <w:bookmarkEnd w:id="81"/>
      <w:bookmarkEnd w:id="82"/>
      <w:bookmarkEnd w:id="84"/>
      <w:bookmarkEnd w:id="85"/>
      <w:bookmarkEnd w:id="86"/>
    </w:p>
    <w:p w14:paraId="3203F52D" w14:textId="6CBB8769" w:rsidR="002823E6" w:rsidRPr="00A164B9" w:rsidRDefault="001E4188" w:rsidP="001E4188">
      <w:pPr>
        <w:pStyle w:val="Heading2"/>
        <w:rPr>
          <w:lang w:val="pt-BR"/>
        </w:rPr>
      </w:pPr>
      <w:bookmarkStart w:id="87" w:name="_Toc128317834"/>
      <w:bookmarkStart w:id="88" w:name="_Toc132992076"/>
      <w:bookmarkStart w:id="89" w:name="_Toc187787253"/>
      <w:bookmarkEnd w:id="83"/>
      <w:r w:rsidRPr="00A164B9">
        <w:rPr>
          <w:lang w:val="pt-BR"/>
        </w:rPr>
        <w:t>Aspectos éticos</w:t>
      </w:r>
      <w:bookmarkEnd w:id="87"/>
      <w:bookmarkEnd w:id="88"/>
      <w:bookmarkEnd w:id="89"/>
    </w:p>
    <w:p w14:paraId="43C685B3" w14:textId="2EFA6D16" w:rsidR="00075782" w:rsidRPr="00A164B9" w:rsidRDefault="00D715E5" w:rsidP="00CB4CDC">
      <w:r w:rsidRPr="00A164B9">
        <w:t>Este projeto de pesquisa foi aprovado pelo Comitê de Ética em Pesquisa da FMRP-USP (CAAE: 69830323.0.0000.5440</w:t>
      </w:r>
      <w:r w:rsidR="0092302A" w:rsidRPr="00A164B9">
        <w:t xml:space="preserve">, </w:t>
      </w:r>
      <w:r w:rsidR="00DB24DE" w:rsidRPr="00A164B9">
        <w:t>nº</w:t>
      </w:r>
      <w:r w:rsidR="0092302A" w:rsidRPr="00A164B9">
        <w:t xml:space="preserve"> </w:t>
      </w:r>
      <w:r w:rsidR="00DB24DE" w:rsidRPr="00A164B9">
        <w:t>p</w:t>
      </w:r>
      <w:r w:rsidR="0092302A" w:rsidRPr="00A164B9">
        <w:t>arecer: 6.111.404</w:t>
      </w:r>
      <w:r w:rsidRPr="00A164B9">
        <w:t>)</w:t>
      </w:r>
      <w:r w:rsidR="005013DF" w:rsidRPr="00A164B9">
        <w:t xml:space="preserve"> e </w:t>
      </w:r>
      <w:r w:rsidR="002823E6" w:rsidRPr="00A164B9">
        <w:t>será conduzido de acordo com as Boas Práticas para Pesquisa Clínicas (</w:t>
      </w:r>
      <w:hyperlink r:id="rId21">
        <w:r w:rsidR="01080229" w:rsidRPr="00A164B9">
          <w:rPr>
            <w:rStyle w:val="Hyperlink"/>
            <w:rFonts w:eastAsiaTheme="minorHAnsi" w:cstheme="majorHAnsi"/>
          </w:rPr>
          <w:t>http://</w:t>
        </w:r>
        <w:proofErr w:type="spellStart"/>
        <w:r w:rsidR="01080229" w:rsidRPr="00A164B9">
          <w:rPr>
            <w:rStyle w:val="Hyperlink"/>
            <w:rFonts w:eastAsiaTheme="minorHAnsi" w:cstheme="majorHAnsi"/>
          </w:rPr>
          <w:t>www.ich.org</w:t>
        </w:r>
        <w:proofErr w:type="spellEnd"/>
        <w:r w:rsidR="01080229" w:rsidRPr="00A164B9">
          <w:rPr>
            <w:rStyle w:val="Hyperlink"/>
            <w:rFonts w:eastAsiaTheme="minorHAnsi" w:cstheme="majorHAnsi"/>
          </w:rPr>
          <w:t>/</w:t>
        </w:r>
        <w:proofErr w:type="spellStart"/>
        <w:r w:rsidR="01080229" w:rsidRPr="00A164B9">
          <w:rPr>
            <w:rStyle w:val="Hyperlink"/>
            <w:rFonts w:eastAsiaTheme="minorHAnsi" w:cstheme="majorHAnsi"/>
          </w:rPr>
          <w:t>home.html</w:t>
        </w:r>
        <w:proofErr w:type="spellEnd"/>
      </w:hyperlink>
      <w:r w:rsidR="002823E6" w:rsidRPr="00A164B9">
        <w:t>)</w:t>
      </w:r>
      <w:r w:rsidR="005013DF" w:rsidRPr="00A164B9">
        <w:t>. O estudo foi</w:t>
      </w:r>
      <w:r w:rsidR="01080229" w:rsidRPr="00A164B9">
        <w:t xml:space="preserve"> registrado n</w:t>
      </w:r>
      <w:r w:rsidR="00B82961" w:rsidRPr="00A164B9">
        <w:t>a plataforma</w:t>
      </w:r>
      <w:r w:rsidR="0001425C" w:rsidRPr="00A164B9">
        <w:t xml:space="preserve"> REBEC (</w:t>
      </w:r>
      <w:proofErr w:type="spellStart"/>
      <w:r w:rsidR="0001425C" w:rsidRPr="00A164B9">
        <w:t>ensaiosclinicos.gov.br</w:t>
      </w:r>
      <w:proofErr w:type="spellEnd"/>
      <w:r w:rsidR="0001425C" w:rsidRPr="00A164B9">
        <w:t>)</w:t>
      </w:r>
      <w:r w:rsidR="00D05A5A" w:rsidRPr="00A164B9">
        <w:t xml:space="preserve">, com </w:t>
      </w:r>
      <w:r w:rsidR="00D05A5A" w:rsidRPr="00A164B9">
        <w:rPr>
          <w:i/>
          <w:iCs/>
        </w:rPr>
        <w:t xml:space="preserve">Universal </w:t>
      </w:r>
      <w:proofErr w:type="spellStart"/>
      <w:r w:rsidR="00D05A5A" w:rsidRPr="00A164B9">
        <w:rPr>
          <w:i/>
          <w:iCs/>
        </w:rPr>
        <w:t>Trial</w:t>
      </w:r>
      <w:proofErr w:type="spellEnd"/>
      <w:r w:rsidR="00D05A5A" w:rsidRPr="00A164B9">
        <w:rPr>
          <w:i/>
          <w:iCs/>
        </w:rPr>
        <w:t xml:space="preserve"> </w:t>
      </w:r>
      <w:proofErr w:type="spellStart"/>
      <w:r w:rsidR="00D05A5A" w:rsidRPr="00A164B9">
        <w:rPr>
          <w:i/>
          <w:iCs/>
        </w:rPr>
        <w:t>Number</w:t>
      </w:r>
      <w:proofErr w:type="spellEnd"/>
      <w:r w:rsidR="00D05A5A" w:rsidRPr="00A164B9">
        <w:rPr>
          <w:i/>
          <w:iCs/>
        </w:rPr>
        <w:t xml:space="preserve"> </w:t>
      </w:r>
      <w:r w:rsidR="00D05A5A" w:rsidRPr="00A164B9">
        <w:t>(UTN) U1111-1294-5624</w:t>
      </w:r>
      <w:r w:rsidR="00F00BB6" w:rsidRPr="00A164B9">
        <w:t xml:space="preserve"> e </w:t>
      </w:r>
      <w:r w:rsidR="00BC557A" w:rsidRPr="00A164B9">
        <w:t xml:space="preserve">identificador </w:t>
      </w:r>
      <w:hyperlink r:id="rId22" w:history="1">
        <w:r w:rsidR="00704465" w:rsidRPr="00A164B9">
          <w:rPr>
            <w:rStyle w:val="Hyperlink"/>
            <w:rFonts w:eastAsiaTheme="minorHAnsi" w:cstheme="majorHAnsi"/>
          </w:rPr>
          <w:t>RBR-5wy4vhx</w:t>
        </w:r>
      </w:hyperlink>
      <w:r w:rsidR="00704465" w:rsidRPr="00A164B9">
        <w:t>.</w:t>
      </w:r>
    </w:p>
    <w:p w14:paraId="5E45D7B4" w14:textId="691353EC" w:rsidR="00AC745B" w:rsidRPr="00A164B9" w:rsidRDefault="00D20563" w:rsidP="00CB4CDC">
      <w:r w:rsidRPr="00A164B9">
        <w:t>Em adição, atendendo a Lei nº 13.123/2015 e seus regulamentos</w:t>
      </w:r>
      <w:r w:rsidR="00236C32" w:rsidRPr="00A164B9">
        <w:t>, o</w:t>
      </w:r>
      <w:r w:rsidR="00A87634" w:rsidRPr="00A164B9">
        <w:t xml:space="preserve"> projeto de pesquisa </w:t>
      </w:r>
      <w:r w:rsidR="00D56752" w:rsidRPr="00A164B9">
        <w:t xml:space="preserve">obteve acesso ao patrimônio genético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D56752" w:rsidRPr="00A164B9">
        <w:t xml:space="preserve"> através do Atestado de Regularidade de Acesso, </w:t>
      </w:r>
      <w:r w:rsidR="00A87634" w:rsidRPr="00A164B9">
        <w:t>c</w:t>
      </w:r>
      <w:r w:rsidR="008E663D" w:rsidRPr="00A164B9">
        <w:t>adastro n</w:t>
      </w:r>
      <w:r w:rsidR="00A87634" w:rsidRPr="00A164B9">
        <w:t>º</w:t>
      </w:r>
      <w:r w:rsidR="008E663D" w:rsidRPr="00A164B9">
        <w:t xml:space="preserve"> A7CDD30</w:t>
      </w:r>
      <w:r w:rsidR="00D56752" w:rsidRPr="00A164B9">
        <w:t xml:space="preserve">, junto ao </w:t>
      </w:r>
      <w:r w:rsidR="00AB2A3C" w:rsidRPr="00A164B9">
        <w:t>Conselho de Gestão do Patrimônio Genético do Ministério do Meio Ambiente</w:t>
      </w:r>
      <w:r w:rsidR="00CB4CDC" w:rsidRPr="00A164B9">
        <w:t xml:space="preserve"> (</w:t>
      </w:r>
      <w:r w:rsidR="00CB4CDC" w:rsidRPr="00A164B9">
        <w:fldChar w:fldCharType="begin"/>
      </w:r>
      <w:r w:rsidR="00CB4CDC" w:rsidRPr="00A164B9">
        <w:instrText xml:space="preserve"> REF _Ref187789516 \h </w:instrText>
      </w:r>
      <w:r w:rsidR="00CB4CDC" w:rsidRPr="00A164B9">
        <w:fldChar w:fldCharType="separate"/>
      </w:r>
      <w:r w:rsidR="00FB7DA7" w:rsidRPr="00A164B9">
        <w:t xml:space="preserve">ANEXO </w:t>
      </w:r>
      <w:r w:rsidR="00FB7DA7" w:rsidRPr="00A164B9">
        <w:rPr>
          <w:noProof/>
        </w:rPr>
        <w:t>A</w:t>
      </w:r>
      <w:r w:rsidR="00CB4CDC" w:rsidRPr="00A164B9">
        <w:fldChar w:fldCharType="end"/>
      </w:r>
      <w:r w:rsidR="00CB4CDC" w:rsidRPr="00A164B9">
        <w:t>).</w:t>
      </w:r>
    </w:p>
    <w:p w14:paraId="7EEBF637" w14:textId="57E1C0F1" w:rsidR="009D54E8" w:rsidRPr="00A164B9" w:rsidRDefault="009D54E8" w:rsidP="009D54E8">
      <w:pPr>
        <w:pStyle w:val="Heading2"/>
        <w:rPr>
          <w:lang w:val="pt-BR"/>
        </w:rPr>
      </w:pPr>
      <w:bookmarkStart w:id="90" w:name="_Toc187787258"/>
      <w:r w:rsidRPr="00A164B9">
        <w:rPr>
          <w:lang w:val="pt-BR"/>
        </w:rPr>
        <w:t xml:space="preserve">Determinação da dose da droga vegetal de </w:t>
      </w:r>
      <w:r w:rsidR="00535D0B" w:rsidRPr="00A164B9">
        <w:rPr>
          <w:i/>
          <w:iCs/>
          <w:lang w:val="pt-BR"/>
        </w:rPr>
        <w:t>Eclipta prostrata</w:t>
      </w:r>
      <w:r w:rsidRPr="00A164B9">
        <w:rPr>
          <w:lang w:val="pt-BR"/>
        </w:rPr>
        <w:t xml:space="preserve"> (dvep)</w:t>
      </w:r>
      <w:bookmarkEnd w:id="90"/>
    </w:p>
    <w:p w14:paraId="3D519956" w14:textId="7515EACF" w:rsidR="009D54E8" w:rsidRPr="00A164B9" w:rsidRDefault="009D54E8" w:rsidP="009D54E8">
      <w:r w:rsidRPr="00A164B9">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4C774D036CA8224BA8DBD1854EB26967"/>
          </w:placeholder>
        </w:sdtPr>
        <w:sdtContent>
          <w:r w:rsidR="00BA13C3" w:rsidRPr="00A164B9">
            <w:rPr>
              <w:color w:val="000000"/>
            </w:rPr>
            <w:t>(ANVISA, 2014; MINISTÉRIO DA SAÚDE, 2008; WHO, 2005)</w:t>
          </w:r>
        </w:sdtContent>
      </w:sdt>
      <w:r w:rsidRPr="00A164B9">
        <w:t>, ensaios clínicos devem utilizar a mesma dose e posologia descritas para o uso tradicional.</w:t>
      </w:r>
    </w:p>
    <w:p w14:paraId="7E744DBB" w14:textId="24AA4B37" w:rsidR="009D54E8" w:rsidRPr="00A164B9" w:rsidRDefault="009D54E8" w:rsidP="009D54E8">
      <w:pPr>
        <w:rPr>
          <w:color w:val="000000"/>
        </w:rPr>
      </w:pPr>
      <w:r w:rsidRPr="00A164B9">
        <w:t xml:space="preserve">Na medicina tradicional indiana, conhecida como </w:t>
      </w:r>
      <w:proofErr w:type="spellStart"/>
      <w:r w:rsidRPr="00A164B9">
        <w:rPr>
          <w:i/>
          <w:iCs/>
        </w:rPr>
        <w:t>Ayurveda</w:t>
      </w:r>
      <w:proofErr w:type="spellEnd"/>
      <w:r w:rsidRPr="00A164B9">
        <w:t xml:space="preserve">, onde 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tem sido utilizada desde tempos remotos,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BCA67206D6DD14E9B4CBB123BDC4671"/>
          </w:placeholder>
        </w:sdtPr>
        <w:sdtContent>
          <w:r w:rsidR="00BA13C3" w:rsidRPr="00A164B9">
            <w:rPr>
              <w:color w:val="000000"/>
            </w:rPr>
            <w:t>(KAMBLI; KHAIRE; KUSHWAHA, 2022)</w:t>
          </w:r>
        </w:sdtContent>
      </w:sdt>
      <w:r w:rsidRPr="00A164B9">
        <w:rPr>
          <w:color w:val="000000"/>
        </w:rPr>
        <w:t xml:space="preserve">. Os ensaios clínicos já realizados, previamente descritos na </w:t>
      </w:r>
      <w:r w:rsidRPr="00A164B9">
        <w:rPr>
          <w:i/>
          <w:iCs/>
          <w:color w:val="000000"/>
        </w:rPr>
        <w:t>Revisão Bibliográfica</w:t>
      </w:r>
      <w:r w:rsidRPr="00A164B9">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0F35FF690418CB4AAE9F6EAAB6EE473C"/>
          </w:placeholder>
        </w:sdtPr>
        <w:sdtContent>
          <w:proofErr w:type="spellStart"/>
          <w:r w:rsidR="00BA13C3" w:rsidRPr="00A164B9">
            <w:rPr>
              <w:color w:val="000000"/>
            </w:rPr>
            <w:t>Rangineni</w:t>
          </w:r>
          <w:proofErr w:type="spellEnd"/>
          <w:r w:rsidR="00BA13C3" w:rsidRPr="00A164B9">
            <w:rPr>
              <w:color w:val="000000"/>
            </w:rPr>
            <w:t xml:space="preserve">; </w:t>
          </w:r>
          <w:proofErr w:type="spellStart"/>
          <w:r w:rsidR="00BA13C3" w:rsidRPr="00A164B9">
            <w:rPr>
              <w:color w:val="000000"/>
            </w:rPr>
            <w:t>Sharada</w:t>
          </w:r>
          <w:proofErr w:type="spellEnd"/>
          <w:r w:rsidR="00BA13C3" w:rsidRPr="00A164B9">
            <w:rPr>
              <w:color w:val="000000"/>
            </w:rPr>
            <w:t xml:space="preserve">; </w:t>
          </w:r>
          <w:proofErr w:type="spellStart"/>
          <w:r w:rsidR="00BA13C3" w:rsidRPr="00A164B9">
            <w:rPr>
              <w:color w:val="000000"/>
            </w:rPr>
            <w:t>Saxena</w:t>
          </w:r>
          <w:proofErr w:type="spellEnd"/>
          <w:r w:rsidR="00BA13C3" w:rsidRPr="00A164B9">
            <w:rPr>
              <w:color w:val="000000"/>
            </w:rPr>
            <w:t xml:space="preserve"> (2007)</w:t>
          </w:r>
        </w:sdtContent>
      </w:sdt>
      <w:r w:rsidRPr="00A164B9">
        <w:rPr>
          <w:color w:val="000000"/>
        </w:rPr>
        <w:t xml:space="preserve"> utilizaram 3 gramas ao dia; enquanto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
          <w:id w:val="839667664"/>
          <w:placeholder>
            <w:docPart w:val="FBCA67206D6DD14E9B4CBB123BDC4671"/>
          </w:placeholder>
        </w:sdtPr>
        <w:sdtContent>
          <w:r w:rsidR="00BA13C3" w:rsidRPr="00A164B9">
            <w:rPr>
              <w:color w:val="000000"/>
            </w:rPr>
            <w:t xml:space="preserve">Hasan et al. (2013) e </w:t>
          </w:r>
          <w:proofErr w:type="spellStart"/>
          <w:r w:rsidR="00BA13C3" w:rsidRPr="00A164B9">
            <w:rPr>
              <w:color w:val="000000"/>
            </w:rPr>
            <w:t>Sazia</w:t>
          </w:r>
          <w:proofErr w:type="spellEnd"/>
          <w:r w:rsidR="00BA13C3" w:rsidRPr="00A164B9">
            <w:rPr>
              <w:color w:val="000000"/>
            </w:rPr>
            <w:t xml:space="preserve"> et al. (2015a, 2015b)</w:t>
          </w:r>
        </w:sdtContent>
      </w:sdt>
      <w:r w:rsidRPr="00A164B9">
        <w:rPr>
          <w:color w:val="000000"/>
        </w:rPr>
        <w:t xml:space="preserve"> utilizaram 2,4 gramas ao dia.</w:t>
      </w:r>
    </w:p>
    <w:p w14:paraId="4ED708CD" w14:textId="051F5C4D" w:rsidR="009D54E8" w:rsidRPr="00A164B9" w:rsidRDefault="009D54E8" w:rsidP="009D54E8">
      <w:r w:rsidRPr="00A164B9">
        <w:t xml:space="preserve">Utilizaremos a dose de 750 mg de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3 vezes ao dia, junto com café da manhã, almoço e jantar, totalizando 2250 mg ao dia. Esta dose se situa próximo ao limite inferior do intervalo descrito para o uso tradicional, e se assemelha as doses utilizadas pelos outros ensaios clínicos previamente citados, que demonstraram bom perfil de segurança e tolerância. </w:t>
      </w:r>
    </w:p>
    <w:p w14:paraId="2A7982B5" w14:textId="44259C0C" w:rsidR="009D54E8" w:rsidRPr="00A164B9" w:rsidRDefault="009D54E8" w:rsidP="009D54E8">
      <w:r w:rsidRPr="00A164B9">
        <w:t xml:space="preserve">A dose total diária de 2250 mg ao dia corresponde a 13,8%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5BDF36AFFCE94848A0AECBC26FA98903"/>
          </w:placeholder>
        </w:sdtPr>
        <w:sdtContent>
          <w:r w:rsidR="00BA13C3" w:rsidRPr="00A164B9">
            <w:rPr>
              <w:color w:val="000000"/>
            </w:rPr>
            <w:t>(FDA, 2005)</w:t>
          </w:r>
        </w:sdtContent>
      </w:sdt>
      <w:r w:rsidRPr="00A164B9">
        <w:rPr>
          <w:color w:val="000000"/>
        </w:rPr>
        <w:t>.</w:t>
      </w:r>
    </w:p>
    <w:p w14:paraId="12981241" w14:textId="77777777" w:rsidR="009D54E8" w:rsidRPr="00A164B9" w:rsidRDefault="009D54E8" w:rsidP="009D54E8">
      <w:pPr>
        <w:pStyle w:val="Heading2"/>
        <w:rPr>
          <w:lang w:val="pt-BR"/>
        </w:rPr>
      </w:pPr>
      <w:bookmarkStart w:id="91" w:name="_Toc187787260"/>
      <w:r w:rsidRPr="00A164B9">
        <w:rPr>
          <w:lang w:val="pt-BR"/>
        </w:rPr>
        <w:lastRenderedPageBreak/>
        <w:softHyphen/>
        <w:t>Cálculo do tamanho amostral</w:t>
      </w:r>
      <w:bookmarkEnd w:id="91"/>
    </w:p>
    <w:p w14:paraId="136E35E0" w14:textId="4C7E8C53" w:rsidR="009D54E8" w:rsidRPr="00A164B9" w:rsidRDefault="009D54E8" w:rsidP="007426F7">
      <w:r w:rsidRPr="00A164B9">
        <w:t xml:space="preserve">A partir de um banco de dados de uma população da Alemanha de 214.732 adultos, valores de ângulo de fase foram estratificados de acordo com idade, sexo e IMC. Nesta população, indivíduos com ângulo de fase inferior ao percentil 10 apresentaram níveis significativamente mais elevados de proteína C reativa (5,61±10,88 mg/L </w:t>
      </w:r>
      <w:r w:rsidRPr="00A164B9">
        <w:rPr>
          <w:i/>
        </w:rPr>
        <w:t xml:space="preserve">vs. </w:t>
      </w:r>
      <w:r w:rsidRPr="00A164B9">
        <w:t xml:space="preserve">2,74±5.29 mg/L; p&lt;0,05) </w:t>
      </w:r>
      <w:sdt>
        <w:sdtPr>
          <w:rPr>
            <w:color w:val="000000"/>
          </w:rPr>
          <w:tag w:val="MENDELEY_CITATION_v3_eyJjaXRhdGlvbklEIjoiTUVOREVMRVlfQ0lUQVRJT05fYWYzNjhiYzUtMjUxNC00YWVjLTk1MWUtNDFiYjk4N2Y1ZWYx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A4DBD844F73AA4EAF4852AE95223091"/>
          </w:placeholder>
        </w:sdtPr>
        <w:sdtContent>
          <w:r w:rsidR="00BA13C3" w:rsidRPr="00A164B9">
            <w:rPr>
              <w:color w:val="000000"/>
            </w:rPr>
            <w:t>(BOSY-WESTPHAL et al., 2006)</w:t>
          </w:r>
        </w:sdtContent>
      </w:sdt>
      <w:r w:rsidRPr="00A164B9">
        <w:t>. Os dados</w:t>
      </w:r>
      <w:r w:rsidR="007426F7" w:rsidRPr="00A164B9">
        <w:t xml:space="preserve"> da </w:t>
      </w:r>
      <w:r w:rsidR="007426F7" w:rsidRPr="00A164B9">
        <w:fldChar w:fldCharType="begin"/>
      </w:r>
      <w:r w:rsidR="007426F7" w:rsidRPr="00A164B9">
        <w:instrText xml:space="preserve"> REF _Ref187833303 \h </w:instrText>
      </w:r>
      <w:r w:rsidR="007426F7" w:rsidRPr="00A164B9">
        <w:fldChar w:fldCharType="separate"/>
      </w:r>
      <w:r w:rsidR="007426F7" w:rsidRPr="00A164B9">
        <w:t xml:space="preserve">Tabela </w:t>
      </w:r>
      <w:r w:rsidR="007426F7" w:rsidRPr="00A164B9">
        <w:rPr>
          <w:noProof/>
        </w:rPr>
        <w:t>5</w:t>
      </w:r>
      <w:r w:rsidR="007426F7" w:rsidRPr="00A164B9">
        <w:t>.</w:t>
      </w:r>
      <w:r w:rsidR="007426F7" w:rsidRPr="00A164B9">
        <w:rPr>
          <w:noProof/>
        </w:rPr>
        <w:t>1</w:t>
      </w:r>
      <w:r w:rsidR="007426F7" w:rsidRPr="00A164B9">
        <w:fldChar w:fldCharType="end"/>
      </w:r>
      <w:r w:rsidRPr="00A164B9">
        <w:t>, adaptad</w:t>
      </w:r>
      <w:r w:rsidR="007426F7" w:rsidRPr="00A164B9">
        <w:t>a</w:t>
      </w:r>
      <w:r w:rsidRPr="00A164B9">
        <w:t xml:space="preserve"> do artigo original, fazem referência aos indivíduos com IMC entre 30 e 35 kg/m</w:t>
      </w:r>
      <w:r w:rsidRPr="00A164B9">
        <w:rPr>
          <w:vertAlign w:val="superscript"/>
        </w:rPr>
        <w:t>2</w:t>
      </w:r>
      <w:r w:rsidRPr="00A164B9">
        <w:t>. Dados semelhantes foram observados em um estudo realizado com população brasileira em 2122 indivíduos, dos quais 478 tinham IMC &gt; 30 kg/m</w:t>
      </w:r>
      <w:r w:rsidRPr="00A164B9">
        <w:rPr>
          <w:vertAlign w:val="superscript"/>
        </w:rPr>
        <w:t>2</w:t>
      </w:r>
      <w:r w:rsidRPr="00A164B9">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AA2B52D5A402AE43A39613C69C6CFB89"/>
          </w:placeholder>
        </w:sdtPr>
        <w:sdtContent>
          <w:r w:rsidR="005F0591" w:rsidRPr="00A164B9">
            <w:rPr>
              <w:color w:val="000000"/>
            </w:rPr>
            <w:t>(MATTIELLO; MUNDSTOCK; ZIEGELMANN, 2022)</w:t>
          </w:r>
        </w:sdtContent>
      </w:sdt>
      <w:r w:rsidRPr="00A164B9">
        <w:t>.</w:t>
      </w:r>
    </w:p>
    <w:p w14:paraId="06159357" w14:textId="77777777" w:rsidR="009D54E8" w:rsidRPr="00A164B9" w:rsidRDefault="009D54E8" w:rsidP="009D54E8">
      <w:pPr>
        <w:rPr>
          <w:rFonts w:ascii="Aptos" w:hAnsi="Aptos" w:cstheme="majorHAnsi"/>
        </w:rPr>
      </w:pPr>
    </w:p>
    <w:p w14:paraId="66982275" w14:textId="0B960EC4" w:rsidR="003B0C1E" w:rsidRPr="00A164B9" w:rsidRDefault="003B0C1E" w:rsidP="003B0C1E">
      <w:pPr>
        <w:pStyle w:val="Caption"/>
        <w:keepNext/>
      </w:pPr>
      <w:bookmarkStart w:id="92" w:name="_Ref187833303"/>
      <w:bookmarkStart w:id="93" w:name="_Ref187833299"/>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5</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1</w:t>
      </w:r>
      <w:r w:rsidR="005F0591" w:rsidRPr="00A164B9">
        <w:fldChar w:fldCharType="end"/>
      </w:r>
      <w:bookmarkEnd w:id="92"/>
      <w:r w:rsidRPr="00A164B9">
        <w:t xml:space="preserve"> - Distribuição do ângulo de fase da análise de impedância bioelétrica corporal em indivíduos com obesidade grau I, estratificado por sexo e faixa etária</w:t>
      </w:r>
      <w:bookmarkEnd w:id="93"/>
    </w:p>
    <w:tbl>
      <w:tblPr>
        <w:tblStyle w:val="Tabelapadro"/>
        <w:tblW w:w="9283" w:type="dxa"/>
        <w:tblLayout w:type="fixed"/>
        <w:tblLook w:val="04E0" w:firstRow="1" w:lastRow="1" w:firstColumn="1" w:lastColumn="0" w:noHBand="0" w:noVBand="1"/>
      </w:tblPr>
      <w:tblGrid>
        <w:gridCol w:w="1285"/>
        <w:gridCol w:w="842"/>
        <w:gridCol w:w="757"/>
        <w:gridCol w:w="800"/>
        <w:gridCol w:w="800"/>
        <w:gridCol w:w="800"/>
        <w:gridCol w:w="799"/>
        <w:gridCol w:w="800"/>
        <w:gridCol w:w="800"/>
        <w:gridCol w:w="800"/>
        <w:gridCol w:w="800"/>
      </w:tblGrid>
      <w:tr w:rsidR="003B0C1E" w:rsidRPr="00A164B9" w14:paraId="0A329B05" w14:textId="77777777" w:rsidTr="003B0C1E">
        <w:trPr>
          <w:cnfStyle w:val="100000000000" w:firstRow="1" w:lastRow="0" w:firstColumn="0" w:lastColumn="0" w:oddVBand="0" w:evenVBand="0" w:oddHBand="0" w:evenHBand="0" w:firstRowFirstColumn="0" w:firstRowLastColumn="0" w:lastRowFirstColumn="0" w:lastRowLastColumn="0"/>
          <w:trHeight w:val="15"/>
        </w:trPr>
        <w:tc>
          <w:tcPr>
            <w:tcW w:w="1285" w:type="dxa"/>
            <w:tcBorders>
              <w:bottom w:val="none" w:sz="0" w:space="0" w:color="auto"/>
            </w:tcBorders>
            <w:noWrap/>
          </w:tcPr>
          <w:p w14:paraId="53C80E3F" w14:textId="7C1B8296" w:rsidR="003B0C1E" w:rsidRPr="00A164B9" w:rsidRDefault="003B0C1E" w:rsidP="003B0C1E">
            <w:pPr>
              <w:pStyle w:val="Textotabela"/>
            </w:pPr>
            <w:r w:rsidRPr="00A164B9">
              <w:rPr>
                <w:noProof/>
              </w:rPr>
              <mc:AlternateContent>
                <mc:Choice Requires="wps">
                  <w:drawing>
                    <wp:anchor distT="0" distB="0" distL="114300" distR="114300" simplePos="0" relativeHeight="251659264" behindDoc="0" locked="0" layoutInCell="1" allowOverlap="1" wp14:anchorId="466DBE36" wp14:editId="16D31EB3">
                      <wp:simplePos x="0" y="0"/>
                      <wp:positionH relativeFrom="column">
                        <wp:posOffset>803910</wp:posOffset>
                      </wp:positionH>
                      <wp:positionV relativeFrom="paragraph">
                        <wp:posOffset>160655</wp:posOffset>
                      </wp:positionV>
                      <wp:extent cx="2390775" cy="0"/>
                      <wp:effectExtent l="0" t="0" r="9525" b="12700"/>
                      <wp:wrapNone/>
                      <wp:docPr id="342698704"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234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12.65pt" to="251.5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" strokecolor="black [3200]" strokeweight=".5pt">
                      <v:stroke joinstyle="miter"/>
                    </v:line>
                  </w:pict>
                </mc:Fallback>
              </mc:AlternateContent>
            </w:r>
          </w:p>
        </w:tc>
        <w:tc>
          <w:tcPr>
            <w:tcW w:w="3999" w:type="dxa"/>
            <w:gridSpan w:val="5"/>
            <w:tcBorders>
              <w:bottom w:val="none" w:sz="0" w:space="0" w:color="auto"/>
            </w:tcBorders>
            <w:noWrap/>
          </w:tcPr>
          <w:p w14:paraId="10BE3DB3" w14:textId="33D4AD1A" w:rsidR="003B0C1E" w:rsidRPr="00A164B9" w:rsidRDefault="003B0C1E" w:rsidP="003B0C1E">
            <w:pPr>
              <w:pStyle w:val="Textotabela"/>
            </w:pPr>
            <w:r w:rsidRPr="00A164B9">
              <w:rPr>
                <w:noProof/>
              </w:rPr>
              <mc:AlternateContent>
                <mc:Choice Requires="wps">
                  <w:drawing>
                    <wp:anchor distT="0" distB="0" distL="114300" distR="114300" simplePos="0" relativeHeight="251661312" behindDoc="0" locked="0" layoutInCell="1" allowOverlap="1" wp14:anchorId="7D139827" wp14:editId="35FA8D0B">
                      <wp:simplePos x="0" y="0"/>
                      <wp:positionH relativeFrom="column">
                        <wp:posOffset>2537460</wp:posOffset>
                      </wp:positionH>
                      <wp:positionV relativeFrom="paragraph">
                        <wp:posOffset>156210</wp:posOffset>
                      </wp:positionV>
                      <wp:extent cx="2390775" cy="0"/>
                      <wp:effectExtent l="0" t="0" r="9525" b="12700"/>
                      <wp:wrapNone/>
                      <wp:docPr id="1400844526"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512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2.3pt" to="388.05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" strokecolor="black [3200]" strokeweight=".5pt">
                      <v:stroke joinstyle="miter"/>
                    </v:line>
                  </w:pict>
                </mc:Fallback>
              </mc:AlternateContent>
            </w:r>
            <w:r w:rsidRPr="00A164B9">
              <w:t>Sexo feminino</w:t>
            </w:r>
          </w:p>
        </w:tc>
        <w:tc>
          <w:tcPr>
            <w:tcW w:w="3999" w:type="dxa"/>
            <w:gridSpan w:val="5"/>
            <w:tcBorders>
              <w:bottom w:val="none" w:sz="0" w:space="0" w:color="auto"/>
            </w:tcBorders>
          </w:tcPr>
          <w:p w14:paraId="372B10DC" w14:textId="49CF614D" w:rsidR="003B0C1E" w:rsidRPr="00A164B9" w:rsidRDefault="003B0C1E" w:rsidP="003B0C1E">
            <w:pPr>
              <w:pStyle w:val="Textotabela"/>
            </w:pPr>
            <w:r w:rsidRPr="00A164B9">
              <w:t>Sexo masculino</w:t>
            </w:r>
          </w:p>
        </w:tc>
      </w:tr>
      <w:tr w:rsidR="003B0C1E" w:rsidRPr="00A164B9" w14:paraId="032C70E1" w14:textId="24CBA987" w:rsidTr="007426F7">
        <w:trPr>
          <w:trHeight w:val="15"/>
        </w:trPr>
        <w:tc>
          <w:tcPr>
            <w:tcW w:w="1285" w:type="dxa"/>
            <w:tcBorders>
              <w:bottom w:val="single" w:sz="4" w:space="0" w:color="auto"/>
            </w:tcBorders>
            <w:noWrap/>
            <w:hideMark/>
          </w:tcPr>
          <w:p w14:paraId="21818D5C" w14:textId="77777777" w:rsidR="003B0C1E" w:rsidRPr="00A164B9" w:rsidRDefault="003B0C1E" w:rsidP="003B0C1E">
            <w:pPr>
              <w:pStyle w:val="Textotabela"/>
            </w:pPr>
            <w:r w:rsidRPr="00A164B9">
              <w:t>Idade (anos)</w:t>
            </w:r>
          </w:p>
        </w:tc>
        <w:tc>
          <w:tcPr>
            <w:tcW w:w="842" w:type="dxa"/>
            <w:tcBorders>
              <w:bottom w:val="single" w:sz="4" w:space="0" w:color="auto"/>
            </w:tcBorders>
            <w:noWrap/>
            <w:hideMark/>
          </w:tcPr>
          <w:p w14:paraId="0218BA19" w14:textId="77777777" w:rsidR="003B0C1E" w:rsidRPr="00A164B9" w:rsidRDefault="003B0C1E" w:rsidP="003B0C1E">
            <w:pPr>
              <w:pStyle w:val="Textotabela"/>
            </w:pPr>
            <w:r w:rsidRPr="00A164B9">
              <w:t>n</w:t>
            </w:r>
          </w:p>
        </w:tc>
        <w:tc>
          <w:tcPr>
            <w:tcW w:w="757" w:type="dxa"/>
            <w:tcBorders>
              <w:bottom w:val="single" w:sz="4" w:space="0" w:color="auto"/>
            </w:tcBorders>
            <w:noWrap/>
            <w:hideMark/>
          </w:tcPr>
          <w:p w14:paraId="09A802FD" w14:textId="77777777" w:rsidR="003B0C1E" w:rsidRPr="00A164B9" w:rsidRDefault="003B0C1E" w:rsidP="003B0C1E">
            <w:pPr>
              <w:pStyle w:val="Textotabela"/>
            </w:pPr>
            <w:r w:rsidRPr="00A164B9">
              <w:t>AFM</w:t>
            </w:r>
          </w:p>
        </w:tc>
        <w:tc>
          <w:tcPr>
            <w:tcW w:w="800" w:type="dxa"/>
            <w:tcBorders>
              <w:bottom w:val="single" w:sz="4" w:space="0" w:color="auto"/>
            </w:tcBorders>
            <w:noWrap/>
            <w:hideMark/>
          </w:tcPr>
          <w:p w14:paraId="0D875658" w14:textId="77777777" w:rsidR="003B0C1E" w:rsidRPr="00A164B9" w:rsidRDefault="003B0C1E" w:rsidP="003B0C1E">
            <w:pPr>
              <w:pStyle w:val="Textotabela"/>
            </w:pPr>
            <w:r w:rsidRPr="00A164B9">
              <w:t>DP (±)</w:t>
            </w:r>
          </w:p>
        </w:tc>
        <w:tc>
          <w:tcPr>
            <w:tcW w:w="800" w:type="dxa"/>
            <w:tcBorders>
              <w:bottom w:val="single" w:sz="4" w:space="0" w:color="auto"/>
            </w:tcBorders>
            <w:noWrap/>
            <w:hideMark/>
          </w:tcPr>
          <w:p w14:paraId="1C081B72" w14:textId="77777777" w:rsidR="003B0C1E" w:rsidRPr="00A164B9" w:rsidRDefault="003B0C1E" w:rsidP="003B0C1E">
            <w:pPr>
              <w:pStyle w:val="Textotabela"/>
            </w:pPr>
            <w:r w:rsidRPr="00A164B9">
              <w:t>P.10</w:t>
            </w:r>
          </w:p>
        </w:tc>
        <w:tc>
          <w:tcPr>
            <w:tcW w:w="800" w:type="dxa"/>
            <w:tcBorders>
              <w:bottom w:val="single" w:sz="4" w:space="0" w:color="auto"/>
            </w:tcBorders>
            <w:noWrap/>
            <w:hideMark/>
          </w:tcPr>
          <w:p w14:paraId="7E119274" w14:textId="77777777" w:rsidR="003B0C1E" w:rsidRPr="00A164B9" w:rsidRDefault="003B0C1E" w:rsidP="003B0C1E">
            <w:pPr>
              <w:pStyle w:val="Textotabela"/>
            </w:pPr>
            <w:r w:rsidRPr="00A164B9">
              <w:t>P.5</w:t>
            </w:r>
          </w:p>
        </w:tc>
        <w:tc>
          <w:tcPr>
            <w:tcW w:w="799" w:type="dxa"/>
            <w:tcBorders>
              <w:bottom w:val="single" w:sz="4" w:space="0" w:color="auto"/>
            </w:tcBorders>
          </w:tcPr>
          <w:p w14:paraId="3F3E1C53" w14:textId="2FDBC491" w:rsidR="003B0C1E" w:rsidRPr="00A164B9" w:rsidRDefault="003B0C1E" w:rsidP="003B0C1E">
            <w:pPr>
              <w:pStyle w:val="Textotabela"/>
            </w:pPr>
            <w:r w:rsidRPr="00A164B9">
              <w:t>n</w:t>
            </w:r>
          </w:p>
        </w:tc>
        <w:tc>
          <w:tcPr>
            <w:tcW w:w="800" w:type="dxa"/>
            <w:tcBorders>
              <w:bottom w:val="single" w:sz="4" w:space="0" w:color="auto"/>
            </w:tcBorders>
          </w:tcPr>
          <w:p w14:paraId="25B80D86" w14:textId="2F24F1E7" w:rsidR="003B0C1E" w:rsidRPr="00A164B9" w:rsidRDefault="003B0C1E" w:rsidP="003B0C1E">
            <w:pPr>
              <w:pStyle w:val="Textotabela"/>
            </w:pPr>
            <w:r w:rsidRPr="00A164B9">
              <w:t>AFM</w:t>
            </w:r>
          </w:p>
        </w:tc>
        <w:tc>
          <w:tcPr>
            <w:tcW w:w="800" w:type="dxa"/>
            <w:tcBorders>
              <w:bottom w:val="single" w:sz="4" w:space="0" w:color="auto"/>
            </w:tcBorders>
          </w:tcPr>
          <w:p w14:paraId="4B488DDA" w14:textId="3760FD91" w:rsidR="003B0C1E" w:rsidRPr="00A164B9" w:rsidRDefault="003B0C1E" w:rsidP="003B0C1E">
            <w:pPr>
              <w:pStyle w:val="Textotabela"/>
            </w:pPr>
            <w:r w:rsidRPr="00A164B9">
              <w:t>DP (±)</w:t>
            </w:r>
          </w:p>
        </w:tc>
        <w:tc>
          <w:tcPr>
            <w:tcW w:w="800" w:type="dxa"/>
            <w:tcBorders>
              <w:bottom w:val="single" w:sz="4" w:space="0" w:color="auto"/>
            </w:tcBorders>
          </w:tcPr>
          <w:p w14:paraId="5616429D" w14:textId="1EEC6491" w:rsidR="003B0C1E" w:rsidRPr="00A164B9" w:rsidRDefault="003B0C1E" w:rsidP="003B0C1E">
            <w:pPr>
              <w:pStyle w:val="Textotabela"/>
            </w:pPr>
            <w:r w:rsidRPr="00A164B9">
              <w:t>P.10</w:t>
            </w:r>
          </w:p>
        </w:tc>
        <w:tc>
          <w:tcPr>
            <w:tcW w:w="800" w:type="dxa"/>
            <w:tcBorders>
              <w:bottom w:val="single" w:sz="4" w:space="0" w:color="auto"/>
            </w:tcBorders>
          </w:tcPr>
          <w:p w14:paraId="34335AF0" w14:textId="6DDACDB0" w:rsidR="003B0C1E" w:rsidRPr="00A164B9" w:rsidRDefault="003B0C1E" w:rsidP="003B0C1E">
            <w:pPr>
              <w:pStyle w:val="Textotabela"/>
            </w:pPr>
            <w:r w:rsidRPr="00A164B9">
              <w:t>P.5</w:t>
            </w:r>
          </w:p>
        </w:tc>
      </w:tr>
      <w:tr w:rsidR="003B0C1E" w:rsidRPr="00A164B9" w14:paraId="43A53CD5" w14:textId="31347A30" w:rsidTr="007426F7">
        <w:trPr>
          <w:trHeight w:val="15"/>
        </w:trPr>
        <w:tc>
          <w:tcPr>
            <w:tcW w:w="1285" w:type="dxa"/>
            <w:tcBorders>
              <w:top w:val="single" w:sz="4" w:space="0" w:color="auto"/>
            </w:tcBorders>
            <w:noWrap/>
            <w:hideMark/>
          </w:tcPr>
          <w:p w14:paraId="5AF325DA" w14:textId="77777777" w:rsidR="003B0C1E" w:rsidRPr="00A164B9" w:rsidRDefault="003B0C1E" w:rsidP="003B0C1E">
            <w:pPr>
              <w:pStyle w:val="Textotabela"/>
            </w:pPr>
            <w:r w:rsidRPr="00A164B9">
              <w:t>18-19</w:t>
            </w:r>
          </w:p>
        </w:tc>
        <w:tc>
          <w:tcPr>
            <w:tcW w:w="842" w:type="dxa"/>
            <w:tcBorders>
              <w:top w:val="single" w:sz="4" w:space="0" w:color="auto"/>
            </w:tcBorders>
            <w:noWrap/>
            <w:hideMark/>
          </w:tcPr>
          <w:p w14:paraId="3D000C4A" w14:textId="77777777" w:rsidR="003B0C1E" w:rsidRPr="00A164B9" w:rsidRDefault="003B0C1E" w:rsidP="003B0C1E">
            <w:pPr>
              <w:pStyle w:val="Textotabela"/>
            </w:pPr>
            <w:r w:rsidRPr="00A164B9">
              <w:t>582</w:t>
            </w:r>
          </w:p>
        </w:tc>
        <w:tc>
          <w:tcPr>
            <w:tcW w:w="757" w:type="dxa"/>
            <w:tcBorders>
              <w:top w:val="single" w:sz="4" w:space="0" w:color="auto"/>
            </w:tcBorders>
            <w:noWrap/>
            <w:hideMark/>
          </w:tcPr>
          <w:p w14:paraId="45E45989" w14:textId="77777777" w:rsidR="003B0C1E" w:rsidRPr="00A164B9" w:rsidRDefault="003B0C1E" w:rsidP="003B0C1E">
            <w:pPr>
              <w:pStyle w:val="Textotabela"/>
            </w:pPr>
            <w:r w:rsidRPr="00A164B9">
              <w:t>6,10</w:t>
            </w:r>
          </w:p>
        </w:tc>
        <w:tc>
          <w:tcPr>
            <w:tcW w:w="800" w:type="dxa"/>
            <w:tcBorders>
              <w:top w:val="single" w:sz="4" w:space="0" w:color="auto"/>
            </w:tcBorders>
            <w:noWrap/>
            <w:hideMark/>
          </w:tcPr>
          <w:p w14:paraId="644BB0C3" w14:textId="77777777" w:rsidR="003B0C1E" w:rsidRPr="00A164B9" w:rsidRDefault="003B0C1E" w:rsidP="003B0C1E">
            <w:pPr>
              <w:pStyle w:val="Textotabela"/>
            </w:pPr>
            <w:r w:rsidRPr="00A164B9">
              <w:t>0,65</w:t>
            </w:r>
          </w:p>
        </w:tc>
        <w:tc>
          <w:tcPr>
            <w:tcW w:w="800" w:type="dxa"/>
            <w:tcBorders>
              <w:top w:val="single" w:sz="4" w:space="0" w:color="auto"/>
            </w:tcBorders>
            <w:noWrap/>
            <w:hideMark/>
          </w:tcPr>
          <w:p w14:paraId="46C91A6E" w14:textId="77777777" w:rsidR="003B0C1E" w:rsidRPr="00A164B9" w:rsidRDefault="003B0C1E" w:rsidP="003B0C1E">
            <w:pPr>
              <w:pStyle w:val="Textotabela"/>
            </w:pPr>
            <w:r w:rsidRPr="00A164B9">
              <w:t>5,35</w:t>
            </w:r>
          </w:p>
        </w:tc>
        <w:tc>
          <w:tcPr>
            <w:tcW w:w="800" w:type="dxa"/>
            <w:tcBorders>
              <w:top w:val="single" w:sz="4" w:space="0" w:color="auto"/>
            </w:tcBorders>
            <w:noWrap/>
            <w:hideMark/>
          </w:tcPr>
          <w:p w14:paraId="2C07D5E3" w14:textId="77777777" w:rsidR="003B0C1E" w:rsidRPr="00A164B9" w:rsidRDefault="003B0C1E" w:rsidP="003B0C1E">
            <w:pPr>
              <w:pStyle w:val="Textotabela"/>
            </w:pPr>
            <w:r w:rsidRPr="00A164B9">
              <w:t>5,16</w:t>
            </w:r>
          </w:p>
        </w:tc>
        <w:tc>
          <w:tcPr>
            <w:tcW w:w="799" w:type="dxa"/>
            <w:tcBorders>
              <w:top w:val="single" w:sz="4" w:space="0" w:color="auto"/>
            </w:tcBorders>
          </w:tcPr>
          <w:p w14:paraId="1B6EBA06" w14:textId="7E11CFEC" w:rsidR="003B0C1E" w:rsidRPr="00A164B9" w:rsidRDefault="003B0C1E" w:rsidP="003B0C1E">
            <w:pPr>
              <w:pStyle w:val="Textotabela"/>
            </w:pPr>
            <w:r w:rsidRPr="00A164B9">
              <w:t>115</w:t>
            </w:r>
          </w:p>
        </w:tc>
        <w:tc>
          <w:tcPr>
            <w:tcW w:w="800" w:type="dxa"/>
            <w:tcBorders>
              <w:top w:val="single" w:sz="4" w:space="0" w:color="auto"/>
            </w:tcBorders>
          </w:tcPr>
          <w:p w14:paraId="0AC8B387" w14:textId="0C627BA9" w:rsidR="003B0C1E" w:rsidRPr="00A164B9" w:rsidRDefault="003B0C1E" w:rsidP="003B0C1E">
            <w:pPr>
              <w:pStyle w:val="Textotabela"/>
            </w:pPr>
            <w:r w:rsidRPr="00A164B9">
              <w:t>6,92</w:t>
            </w:r>
          </w:p>
        </w:tc>
        <w:tc>
          <w:tcPr>
            <w:tcW w:w="800" w:type="dxa"/>
            <w:tcBorders>
              <w:top w:val="single" w:sz="4" w:space="0" w:color="auto"/>
            </w:tcBorders>
          </w:tcPr>
          <w:p w14:paraId="1976C730" w14:textId="392EBDAA" w:rsidR="003B0C1E" w:rsidRPr="00A164B9" w:rsidRDefault="003B0C1E" w:rsidP="003B0C1E">
            <w:pPr>
              <w:pStyle w:val="Textotabela"/>
            </w:pPr>
            <w:r w:rsidRPr="00A164B9">
              <w:t>0,89</w:t>
            </w:r>
          </w:p>
        </w:tc>
        <w:tc>
          <w:tcPr>
            <w:tcW w:w="800" w:type="dxa"/>
            <w:tcBorders>
              <w:top w:val="single" w:sz="4" w:space="0" w:color="auto"/>
            </w:tcBorders>
          </w:tcPr>
          <w:p w14:paraId="22630ED7" w14:textId="512EF03C" w:rsidR="003B0C1E" w:rsidRPr="00A164B9" w:rsidRDefault="003B0C1E" w:rsidP="003B0C1E">
            <w:pPr>
              <w:pStyle w:val="Textotabela"/>
            </w:pPr>
            <w:r w:rsidRPr="00A164B9">
              <w:t>5,87</w:t>
            </w:r>
          </w:p>
        </w:tc>
        <w:tc>
          <w:tcPr>
            <w:tcW w:w="800" w:type="dxa"/>
            <w:tcBorders>
              <w:top w:val="single" w:sz="4" w:space="0" w:color="auto"/>
            </w:tcBorders>
          </w:tcPr>
          <w:p w14:paraId="4540447A" w14:textId="10C30099" w:rsidR="003B0C1E" w:rsidRPr="00A164B9" w:rsidRDefault="003B0C1E" w:rsidP="003B0C1E">
            <w:pPr>
              <w:pStyle w:val="Textotabela"/>
            </w:pPr>
            <w:r w:rsidRPr="00A164B9">
              <w:t>5,67</w:t>
            </w:r>
          </w:p>
        </w:tc>
      </w:tr>
      <w:tr w:rsidR="003B0C1E" w:rsidRPr="00A164B9" w14:paraId="604E768B" w14:textId="4D8FC945" w:rsidTr="007426F7">
        <w:trPr>
          <w:trHeight w:val="15"/>
        </w:trPr>
        <w:tc>
          <w:tcPr>
            <w:tcW w:w="1285" w:type="dxa"/>
            <w:noWrap/>
            <w:hideMark/>
          </w:tcPr>
          <w:p w14:paraId="351B8947" w14:textId="77777777" w:rsidR="003B0C1E" w:rsidRPr="00A164B9" w:rsidRDefault="003B0C1E" w:rsidP="003B0C1E">
            <w:pPr>
              <w:pStyle w:val="Textotabela"/>
            </w:pPr>
            <w:r w:rsidRPr="00A164B9">
              <w:t>20-29</w:t>
            </w:r>
          </w:p>
        </w:tc>
        <w:tc>
          <w:tcPr>
            <w:tcW w:w="842" w:type="dxa"/>
            <w:noWrap/>
            <w:hideMark/>
          </w:tcPr>
          <w:p w14:paraId="7C6E30B9" w14:textId="77777777" w:rsidR="003B0C1E" w:rsidRPr="00A164B9" w:rsidRDefault="003B0C1E" w:rsidP="003B0C1E">
            <w:pPr>
              <w:pStyle w:val="Textotabela"/>
            </w:pPr>
            <w:r w:rsidRPr="00A164B9">
              <w:t>6507</w:t>
            </w:r>
          </w:p>
        </w:tc>
        <w:tc>
          <w:tcPr>
            <w:tcW w:w="757" w:type="dxa"/>
            <w:noWrap/>
            <w:hideMark/>
          </w:tcPr>
          <w:p w14:paraId="2A50116F" w14:textId="77777777" w:rsidR="003B0C1E" w:rsidRPr="00A164B9" w:rsidRDefault="003B0C1E" w:rsidP="003B0C1E">
            <w:pPr>
              <w:pStyle w:val="Textotabela"/>
            </w:pPr>
            <w:r w:rsidRPr="00A164B9">
              <w:t>6,18</w:t>
            </w:r>
          </w:p>
        </w:tc>
        <w:tc>
          <w:tcPr>
            <w:tcW w:w="800" w:type="dxa"/>
            <w:noWrap/>
            <w:hideMark/>
          </w:tcPr>
          <w:p w14:paraId="5CB99C46" w14:textId="77777777" w:rsidR="003B0C1E" w:rsidRPr="00A164B9" w:rsidRDefault="003B0C1E" w:rsidP="003B0C1E">
            <w:pPr>
              <w:pStyle w:val="Textotabela"/>
            </w:pPr>
            <w:r w:rsidRPr="00A164B9">
              <w:t>0,68</w:t>
            </w:r>
          </w:p>
        </w:tc>
        <w:tc>
          <w:tcPr>
            <w:tcW w:w="800" w:type="dxa"/>
            <w:noWrap/>
            <w:hideMark/>
          </w:tcPr>
          <w:p w14:paraId="57AD182C" w14:textId="77777777" w:rsidR="003B0C1E" w:rsidRPr="00A164B9" w:rsidRDefault="003B0C1E" w:rsidP="003B0C1E">
            <w:pPr>
              <w:pStyle w:val="Textotabela"/>
            </w:pPr>
            <w:r w:rsidRPr="00A164B9">
              <w:t>5,40</w:t>
            </w:r>
          </w:p>
        </w:tc>
        <w:tc>
          <w:tcPr>
            <w:tcW w:w="800" w:type="dxa"/>
            <w:noWrap/>
            <w:hideMark/>
          </w:tcPr>
          <w:p w14:paraId="26853BA9" w14:textId="77777777" w:rsidR="003B0C1E" w:rsidRPr="00A164B9" w:rsidRDefault="003B0C1E" w:rsidP="003B0C1E">
            <w:pPr>
              <w:pStyle w:val="Textotabela"/>
            </w:pPr>
            <w:r w:rsidRPr="00A164B9">
              <w:t>5,19</w:t>
            </w:r>
          </w:p>
        </w:tc>
        <w:tc>
          <w:tcPr>
            <w:tcW w:w="799" w:type="dxa"/>
          </w:tcPr>
          <w:p w14:paraId="065E978E" w14:textId="23FA960C" w:rsidR="003B0C1E" w:rsidRPr="00A164B9" w:rsidRDefault="003B0C1E" w:rsidP="003B0C1E">
            <w:pPr>
              <w:pStyle w:val="Textotabela"/>
            </w:pPr>
            <w:r w:rsidRPr="00A164B9">
              <w:t>1200</w:t>
            </w:r>
          </w:p>
        </w:tc>
        <w:tc>
          <w:tcPr>
            <w:tcW w:w="800" w:type="dxa"/>
          </w:tcPr>
          <w:p w14:paraId="0A99BBD2" w14:textId="5F5B0121" w:rsidR="003B0C1E" w:rsidRPr="00A164B9" w:rsidRDefault="003B0C1E" w:rsidP="003B0C1E">
            <w:pPr>
              <w:pStyle w:val="Textotabela"/>
            </w:pPr>
            <w:r w:rsidRPr="00A164B9">
              <w:t>7,02</w:t>
            </w:r>
          </w:p>
        </w:tc>
        <w:tc>
          <w:tcPr>
            <w:tcW w:w="800" w:type="dxa"/>
          </w:tcPr>
          <w:p w14:paraId="101B16E7" w14:textId="414746B9" w:rsidR="003B0C1E" w:rsidRPr="00A164B9" w:rsidRDefault="003B0C1E" w:rsidP="003B0C1E">
            <w:pPr>
              <w:pStyle w:val="Textotabela"/>
            </w:pPr>
            <w:r w:rsidRPr="00A164B9">
              <w:t>0,71</w:t>
            </w:r>
          </w:p>
        </w:tc>
        <w:tc>
          <w:tcPr>
            <w:tcW w:w="800" w:type="dxa"/>
          </w:tcPr>
          <w:p w14:paraId="3D3B0BB5" w14:textId="66710B16" w:rsidR="003B0C1E" w:rsidRPr="00A164B9" w:rsidRDefault="003B0C1E" w:rsidP="003B0C1E">
            <w:pPr>
              <w:pStyle w:val="Textotabela"/>
            </w:pPr>
            <w:r w:rsidRPr="00A164B9">
              <w:t>6,15</w:t>
            </w:r>
          </w:p>
        </w:tc>
        <w:tc>
          <w:tcPr>
            <w:tcW w:w="800" w:type="dxa"/>
          </w:tcPr>
          <w:p w14:paraId="20294AD0" w14:textId="19C329B4" w:rsidR="003B0C1E" w:rsidRPr="00A164B9" w:rsidRDefault="003B0C1E" w:rsidP="003B0C1E">
            <w:pPr>
              <w:pStyle w:val="Textotabela"/>
            </w:pPr>
            <w:r w:rsidRPr="00A164B9">
              <w:t>5,87</w:t>
            </w:r>
          </w:p>
        </w:tc>
      </w:tr>
      <w:tr w:rsidR="003B0C1E" w:rsidRPr="00A164B9" w14:paraId="40CCBE02" w14:textId="6B27D2DE" w:rsidTr="007426F7">
        <w:trPr>
          <w:trHeight w:val="15"/>
        </w:trPr>
        <w:tc>
          <w:tcPr>
            <w:tcW w:w="1285" w:type="dxa"/>
            <w:noWrap/>
            <w:hideMark/>
          </w:tcPr>
          <w:p w14:paraId="3D269C85" w14:textId="77777777" w:rsidR="003B0C1E" w:rsidRPr="00A164B9" w:rsidRDefault="003B0C1E" w:rsidP="003B0C1E">
            <w:pPr>
              <w:pStyle w:val="Textotabela"/>
            </w:pPr>
            <w:r w:rsidRPr="00A164B9">
              <w:t>30-39</w:t>
            </w:r>
          </w:p>
        </w:tc>
        <w:tc>
          <w:tcPr>
            <w:tcW w:w="842" w:type="dxa"/>
            <w:noWrap/>
            <w:hideMark/>
          </w:tcPr>
          <w:p w14:paraId="0D4F74FC" w14:textId="77777777" w:rsidR="003B0C1E" w:rsidRPr="00A164B9" w:rsidRDefault="003B0C1E" w:rsidP="003B0C1E">
            <w:pPr>
              <w:pStyle w:val="Textotabela"/>
            </w:pPr>
            <w:r w:rsidRPr="00A164B9">
              <w:t>11506</w:t>
            </w:r>
          </w:p>
        </w:tc>
        <w:tc>
          <w:tcPr>
            <w:tcW w:w="757" w:type="dxa"/>
            <w:noWrap/>
            <w:hideMark/>
          </w:tcPr>
          <w:p w14:paraId="3C4792C8" w14:textId="77777777" w:rsidR="003B0C1E" w:rsidRPr="00A164B9" w:rsidRDefault="003B0C1E" w:rsidP="003B0C1E">
            <w:pPr>
              <w:pStyle w:val="Textotabela"/>
            </w:pPr>
            <w:r w:rsidRPr="00A164B9">
              <w:t>6,25</w:t>
            </w:r>
          </w:p>
        </w:tc>
        <w:tc>
          <w:tcPr>
            <w:tcW w:w="800" w:type="dxa"/>
            <w:noWrap/>
            <w:hideMark/>
          </w:tcPr>
          <w:p w14:paraId="20D6D514" w14:textId="77777777" w:rsidR="003B0C1E" w:rsidRPr="00A164B9" w:rsidRDefault="003B0C1E" w:rsidP="003B0C1E">
            <w:pPr>
              <w:pStyle w:val="Textotabela"/>
            </w:pPr>
            <w:r w:rsidRPr="00A164B9">
              <w:t>0,67</w:t>
            </w:r>
          </w:p>
        </w:tc>
        <w:tc>
          <w:tcPr>
            <w:tcW w:w="800" w:type="dxa"/>
            <w:noWrap/>
            <w:hideMark/>
          </w:tcPr>
          <w:p w14:paraId="6CB9329C" w14:textId="77777777" w:rsidR="003B0C1E" w:rsidRPr="00A164B9" w:rsidRDefault="003B0C1E" w:rsidP="003B0C1E">
            <w:pPr>
              <w:pStyle w:val="Textotabela"/>
            </w:pPr>
            <w:r w:rsidRPr="00A164B9">
              <w:t>5,49</w:t>
            </w:r>
          </w:p>
        </w:tc>
        <w:tc>
          <w:tcPr>
            <w:tcW w:w="800" w:type="dxa"/>
            <w:noWrap/>
            <w:hideMark/>
          </w:tcPr>
          <w:p w14:paraId="17D77C6A" w14:textId="77777777" w:rsidR="003B0C1E" w:rsidRPr="00A164B9" w:rsidRDefault="003B0C1E" w:rsidP="003B0C1E">
            <w:pPr>
              <w:pStyle w:val="Textotabela"/>
            </w:pPr>
            <w:r w:rsidRPr="00A164B9">
              <w:t>5,28</w:t>
            </w:r>
          </w:p>
        </w:tc>
        <w:tc>
          <w:tcPr>
            <w:tcW w:w="799" w:type="dxa"/>
          </w:tcPr>
          <w:p w14:paraId="0220D8B3" w14:textId="6F23A8A4" w:rsidR="003B0C1E" w:rsidRPr="00A164B9" w:rsidRDefault="003B0C1E" w:rsidP="003B0C1E">
            <w:pPr>
              <w:pStyle w:val="Textotabela"/>
            </w:pPr>
            <w:r w:rsidRPr="00A164B9">
              <w:t>2682</w:t>
            </w:r>
          </w:p>
        </w:tc>
        <w:tc>
          <w:tcPr>
            <w:tcW w:w="800" w:type="dxa"/>
          </w:tcPr>
          <w:p w14:paraId="5D94774F" w14:textId="46099C01" w:rsidR="003B0C1E" w:rsidRPr="00A164B9" w:rsidRDefault="003B0C1E" w:rsidP="003B0C1E">
            <w:pPr>
              <w:pStyle w:val="Textotabela"/>
            </w:pPr>
            <w:r w:rsidRPr="00A164B9">
              <w:t>6,94</w:t>
            </w:r>
          </w:p>
        </w:tc>
        <w:tc>
          <w:tcPr>
            <w:tcW w:w="800" w:type="dxa"/>
          </w:tcPr>
          <w:p w14:paraId="12418B6F" w14:textId="79B2B8F0" w:rsidR="003B0C1E" w:rsidRPr="00A164B9" w:rsidRDefault="003B0C1E" w:rsidP="003B0C1E">
            <w:pPr>
              <w:pStyle w:val="Textotabela"/>
            </w:pPr>
            <w:r w:rsidRPr="00A164B9">
              <w:t>0,72</w:t>
            </w:r>
          </w:p>
        </w:tc>
        <w:tc>
          <w:tcPr>
            <w:tcW w:w="800" w:type="dxa"/>
          </w:tcPr>
          <w:p w14:paraId="486721E3" w14:textId="586DC293" w:rsidR="003B0C1E" w:rsidRPr="00A164B9" w:rsidRDefault="003B0C1E" w:rsidP="003B0C1E">
            <w:pPr>
              <w:pStyle w:val="Textotabela"/>
            </w:pPr>
            <w:r w:rsidRPr="00A164B9">
              <w:t>6,09</w:t>
            </w:r>
          </w:p>
        </w:tc>
        <w:tc>
          <w:tcPr>
            <w:tcW w:w="800" w:type="dxa"/>
          </w:tcPr>
          <w:p w14:paraId="71D18F86" w14:textId="05CE771E" w:rsidR="003B0C1E" w:rsidRPr="00A164B9" w:rsidRDefault="003B0C1E" w:rsidP="003B0C1E">
            <w:pPr>
              <w:pStyle w:val="Textotabela"/>
            </w:pPr>
            <w:r w:rsidRPr="00A164B9">
              <w:t>5,82</w:t>
            </w:r>
          </w:p>
        </w:tc>
      </w:tr>
      <w:tr w:rsidR="003B0C1E" w:rsidRPr="00A164B9" w14:paraId="539CDC64" w14:textId="0F7BF1B5" w:rsidTr="007426F7">
        <w:trPr>
          <w:trHeight w:val="15"/>
        </w:trPr>
        <w:tc>
          <w:tcPr>
            <w:tcW w:w="1285" w:type="dxa"/>
            <w:noWrap/>
            <w:hideMark/>
          </w:tcPr>
          <w:p w14:paraId="09A221DB" w14:textId="77777777" w:rsidR="003B0C1E" w:rsidRPr="00A164B9" w:rsidRDefault="003B0C1E" w:rsidP="003B0C1E">
            <w:pPr>
              <w:pStyle w:val="Textotabela"/>
            </w:pPr>
            <w:r w:rsidRPr="00A164B9">
              <w:t>40-49</w:t>
            </w:r>
          </w:p>
        </w:tc>
        <w:tc>
          <w:tcPr>
            <w:tcW w:w="842" w:type="dxa"/>
            <w:noWrap/>
            <w:hideMark/>
          </w:tcPr>
          <w:p w14:paraId="2BF97AD8" w14:textId="77777777" w:rsidR="003B0C1E" w:rsidRPr="00A164B9" w:rsidRDefault="003B0C1E" w:rsidP="003B0C1E">
            <w:pPr>
              <w:pStyle w:val="Textotabela"/>
            </w:pPr>
            <w:r w:rsidRPr="00A164B9">
              <w:t>12495</w:t>
            </w:r>
          </w:p>
        </w:tc>
        <w:tc>
          <w:tcPr>
            <w:tcW w:w="757" w:type="dxa"/>
            <w:noWrap/>
            <w:hideMark/>
          </w:tcPr>
          <w:p w14:paraId="1CEA715C" w14:textId="77777777" w:rsidR="003B0C1E" w:rsidRPr="00A164B9" w:rsidRDefault="003B0C1E" w:rsidP="003B0C1E">
            <w:pPr>
              <w:pStyle w:val="Textotabela"/>
            </w:pPr>
            <w:r w:rsidRPr="00A164B9">
              <w:t>6,17</w:t>
            </w:r>
          </w:p>
        </w:tc>
        <w:tc>
          <w:tcPr>
            <w:tcW w:w="800" w:type="dxa"/>
            <w:noWrap/>
            <w:hideMark/>
          </w:tcPr>
          <w:p w14:paraId="690B956F" w14:textId="77777777" w:rsidR="003B0C1E" w:rsidRPr="00A164B9" w:rsidRDefault="003B0C1E" w:rsidP="003B0C1E">
            <w:pPr>
              <w:pStyle w:val="Textotabela"/>
            </w:pPr>
            <w:r w:rsidRPr="00A164B9">
              <w:t>0,69</w:t>
            </w:r>
          </w:p>
        </w:tc>
        <w:tc>
          <w:tcPr>
            <w:tcW w:w="800" w:type="dxa"/>
            <w:noWrap/>
            <w:hideMark/>
          </w:tcPr>
          <w:p w14:paraId="7C70BA4F" w14:textId="77777777" w:rsidR="003B0C1E" w:rsidRPr="00A164B9" w:rsidRDefault="003B0C1E" w:rsidP="003B0C1E">
            <w:pPr>
              <w:pStyle w:val="Textotabela"/>
            </w:pPr>
            <w:r w:rsidRPr="00A164B9">
              <w:t>5,37</w:t>
            </w:r>
          </w:p>
        </w:tc>
        <w:tc>
          <w:tcPr>
            <w:tcW w:w="800" w:type="dxa"/>
            <w:noWrap/>
            <w:hideMark/>
          </w:tcPr>
          <w:p w14:paraId="0BA853A0" w14:textId="77777777" w:rsidR="003B0C1E" w:rsidRPr="00A164B9" w:rsidRDefault="003B0C1E" w:rsidP="003B0C1E">
            <w:pPr>
              <w:pStyle w:val="Textotabela"/>
            </w:pPr>
            <w:r w:rsidRPr="00A164B9">
              <w:t>5,15</w:t>
            </w:r>
          </w:p>
        </w:tc>
        <w:tc>
          <w:tcPr>
            <w:tcW w:w="799" w:type="dxa"/>
          </w:tcPr>
          <w:p w14:paraId="6A4DE4C7" w14:textId="5CBC7B16" w:rsidR="003B0C1E" w:rsidRPr="00A164B9" w:rsidRDefault="003B0C1E" w:rsidP="003B0C1E">
            <w:pPr>
              <w:pStyle w:val="Textotabela"/>
            </w:pPr>
            <w:r w:rsidRPr="00A164B9">
              <w:t>2809</w:t>
            </w:r>
          </w:p>
        </w:tc>
        <w:tc>
          <w:tcPr>
            <w:tcW w:w="800" w:type="dxa"/>
          </w:tcPr>
          <w:p w14:paraId="7B6C6163" w14:textId="45CAD5E1" w:rsidR="003B0C1E" w:rsidRPr="00A164B9" w:rsidRDefault="003B0C1E" w:rsidP="003B0C1E">
            <w:pPr>
              <w:pStyle w:val="Textotabela"/>
            </w:pPr>
            <w:r w:rsidRPr="00A164B9">
              <w:t>6,75</w:t>
            </w:r>
          </w:p>
        </w:tc>
        <w:tc>
          <w:tcPr>
            <w:tcW w:w="800" w:type="dxa"/>
          </w:tcPr>
          <w:p w14:paraId="3C4A5C5F" w14:textId="117BFF3E" w:rsidR="003B0C1E" w:rsidRPr="00A164B9" w:rsidRDefault="003B0C1E" w:rsidP="003B0C1E">
            <w:pPr>
              <w:pStyle w:val="Textotabela"/>
            </w:pPr>
            <w:r w:rsidRPr="00A164B9">
              <w:t>0,68</w:t>
            </w:r>
          </w:p>
        </w:tc>
        <w:tc>
          <w:tcPr>
            <w:tcW w:w="800" w:type="dxa"/>
          </w:tcPr>
          <w:p w14:paraId="0E712E18" w14:textId="5CFBB394" w:rsidR="003B0C1E" w:rsidRPr="00A164B9" w:rsidRDefault="003B0C1E" w:rsidP="003B0C1E">
            <w:pPr>
              <w:pStyle w:val="Textotabela"/>
            </w:pPr>
            <w:r w:rsidRPr="00A164B9">
              <w:t>5,90</w:t>
            </w:r>
          </w:p>
        </w:tc>
        <w:tc>
          <w:tcPr>
            <w:tcW w:w="800" w:type="dxa"/>
          </w:tcPr>
          <w:p w14:paraId="20F46122" w14:textId="3F252E99" w:rsidR="003B0C1E" w:rsidRPr="00A164B9" w:rsidRDefault="003B0C1E" w:rsidP="003B0C1E">
            <w:pPr>
              <w:pStyle w:val="Textotabela"/>
            </w:pPr>
            <w:r w:rsidRPr="00A164B9">
              <w:t>5,67</w:t>
            </w:r>
          </w:p>
        </w:tc>
      </w:tr>
      <w:tr w:rsidR="003B0C1E" w:rsidRPr="00A164B9" w14:paraId="10C7641F" w14:textId="5A3F078D" w:rsidTr="007426F7">
        <w:trPr>
          <w:trHeight w:val="15"/>
        </w:trPr>
        <w:tc>
          <w:tcPr>
            <w:tcW w:w="1285" w:type="dxa"/>
            <w:noWrap/>
            <w:hideMark/>
          </w:tcPr>
          <w:p w14:paraId="43BFDC2B" w14:textId="77777777" w:rsidR="003B0C1E" w:rsidRPr="00A164B9" w:rsidRDefault="003B0C1E" w:rsidP="003B0C1E">
            <w:pPr>
              <w:pStyle w:val="Textotabela"/>
            </w:pPr>
            <w:r w:rsidRPr="00A164B9">
              <w:t>50-59</w:t>
            </w:r>
          </w:p>
        </w:tc>
        <w:tc>
          <w:tcPr>
            <w:tcW w:w="842" w:type="dxa"/>
            <w:noWrap/>
            <w:hideMark/>
          </w:tcPr>
          <w:p w14:paraId="326E306B" w14:textId="77777777" w:rsidR="003B0C1E" w:rsidRPr="00A164B9" w:rsidRDefault="003B0C1E" w:rsidP="003B0C1E">
            <w:pPr>
              <w:pStyle w:val="Textotabela"/>
            </w:pPr>
            <w:r w:rsidRPr="00A164B9">
              <w:t>11817</w:t>
            </w:r>
          </w:p>
        </w:tc>
        <w:tc>
          <w:tcPr>
            <w:tcW w:w="757" w:type="dxa"/>
            <w:noWrap/>
            <w:hideMark/>
          </w:tcPr>
          <w:p w14:paraId="484447B2" w14:textId="77777777" w:rsidR="003B0C1E" w:rsidRPr="00A164B9" w:rsidRDefault="003B0C1E" w:rsidP="003B0C1E">
            <w:pPr>
              <w:pStyle w:val="Textotabela"/>
            </w:pPr>
            <w:r w:rsidRPr="00A164B9">
              <w:t>5,90</w:t>
            </w:r>
          </w:p>
        </w:tc>
        <w:tc>
          <w:tcPr>
            <w:tcW w:w="800" w:type="dxa"/>
            <w:noWrap/>
            <w:hideMark/>
          </w:tcPr>
          <w:p w14:paraId="7E7F54CC" w14:textId="77777777" w:rsidR="003B0C1E" w:rsidRPr="00A164B9" w:rsidRDefault="003B0C1E" w:rsidP="003B0C1E">
            <w:pPr>
              <w:pStyle w:val="Textotabela"/>
            </w:pPr>
            <w:r w:rsidRPr="00A164B9">
              <w:t>0,70</w:t>
            </w:r>
          </w:p>
        </w:tc>
        <w:tc>
          <w:tcPr>
            <w:tcW w:w="800" w:type="dxa"/>
            <w:noWrap/>
            <w:hideMark/>
          </w:tcPr>
          <w:p w14:paraId="75E50DD8" w14:textId="77777777" w:rsidR="003B0C1E" w:rsidRPr="00A164B9" w:rsidRDefault="003B0C1E" w:rsidP="003B0C1E">
            <w:pPr>
              <w:pStyle w:val="Textotabela"/>
            </w:pPr>
            <w:r w:rsidRPr="00A164B9">
              <w:t>5,11</w:t>
            </w:r>
          </w:p>
        </w:tc>
        <w:tc>
          <w:tcPr>
            <w:tcW w:w="800" w:type="dxa"/>
            <w:noWrap/>
            <w:hideMark/>
          </w:tcPr>
          <w:p w14:paraId="6F50FB58" w14:textId="77777777" w:rsidR="003B0C1E" w:rsidRPr="00A164B9" w:rsidRDefault="003B0C1E" w:rsidP="003B0C1E">
            <w:pPr>
              <w:pStyle w:val="Textotabela"/>
            </w:pPr>
            <w:r w:rsidRPr="00A164B9">
              <w:t>4,88</w:t>
            </w:r>
          </w:p>
        </w:tc>
        <w:tc>
          <w:tcPr>
            <w:tcW w:w="799" w:type="dxa"/>
          </w:tcPr>
          <w:p w14:paraId="64684095" w14:textId="10798AC3" w:rsidR="003B0C1E" w:rsidRPr="00A164B9" w:rsidRDefault="003B0C1E" w:rsidP="003B0C1E">
            <w:pPr>
              <w:pStyle w:val="Textotabela"/>
            </w:pPr>
            <w:r w:rsidRPr="00A164B9">
              <w:t>2542</w:t>
            </w:r>
          </w:p>
        </w:tc>
        <w:tc>
          <w:tcPr>
            <w:tcW w:w="800" w:type="dxa"/>
          </w:tcPr>
          <w:p w14:paraId="61726150" w14:textId="21CD12E3" w:rsidR="003B0C1E" w:rsidRPr="00A164B9" w:rsidRDefault="003B0C1E" w:rsidP="003B0C1E">
            <w:pPr>
              <w:pStyle w:val="Textotabela"/>
            </w:pPr>
            <w:r w:rsidRPr="00A164B9">
              <w:t>6,43</w:t>
            </w:r>
          </w:p>
        </w:tc>
        <w:tc>
          <w:tcPr>
            <w:tcW w:w="800" w:type="dxa"/>
          </w:tcPr>
          <w:p w14:paraId="5864154C" w14:textId="535A6335" w:rsidR="003B0C1E" w:rsidRPr="00A164B9" w:rsidRDefault="003B0C1E" w:rsidP="003B0C1E">
            <w:pPr>
              <w:pStyle w:val="Textotabela"/>
            </w:pPr>
            <w:r w:rsidRPr="00A164B9">
              <w:t>0,70</w:t>
            </w:r>
          </w:p>
        </w:tc>
        <w:tc>
          <w:tcPr>
            <w:tcW w:w="800" w:type="dxa"/>
          </w:tcPr>
          <w:p w14:paraId="13040AE0" w14:textId="4D9CD2CD" w:rsidR="003B0C1E" w:rsidRPr="00A164B9" w:rsidRDefault="003B0C1E" w:rsidP="003B0C1E">
            <w:pPr>
              <w:pStyle w:val="Textotabela"/>
            </w:pPr>
            <w:r w:rsidRPr="00A164B9">
              <w:t>5,59</w:t>
            </w:r>
          </w:p>
        </w:tc>
        <w:tc>
          <w:tcPr>
            <w:tcW w:w="800" w:type="dxa"/>
          </w:tcPr>
          <w:p w14:paraId="3F11A0E3" w14:textId="144FE78E" w:rsidR="003B0C1E" w:rsidRPr="00A164B9" w:rsidRDefault="003B0C1E" w:rsidP="003B0C1E">
            <w:pPr>
              <w:pStyle w:val="Textotabela"/>
            </w:pPr>
            <w:r w:rsidRPr="00A164B9">
              <w:t>5,32</w:t>
            </w:r>
          </w:p>
        </w:tc>
      </w:tr>
      <w:tr w:rsidR="003B0C1E" w:rsidRPr="00A164B9" w14:paraId="3B15354C" w14:textId="2255F730" w:rsidTr="007426F7">
        <w:trPr>
          <w:trHeight w:val="15"/>
        </w:trPr>
        <w:tc>
          <w:tcPr>
            <w:tcW w:w="1285" w:type="dxa"/>
            <w:noWrap/>
            <w:hideMark/>
          </w:tcPr>
          <w:p w14:paraId="4C58A432" w14:textId="77777777" w:rsidR="003B0C1E" w:rsidRPr="00A164B9" w:rsidRDefault="003B0C1E" w:rsidP="003B0C1E">
            <w:pPr>
              <w:pStyle w:val="Textotabela"/>
              <w:rPr>
                <w:b/>
                <w:bCs/>
              </w:rPr>
            </w:pPr>
            <w:r w:rsidRPr="00A164B9">
              <w:rPr>
                <w:b/>
                <w:bCs/>
              </w:rPr>
              <w:t>Médias</w:t>
            </w:r>
          </w:p>
        </w:tc>
        <w:tc>
          <w:tcPr>
            <w:tcW w:w="842" w:type="dxa"/>
            <w:noWrap/>
            <w:hideMark/>
          </w:tcPr>
          <w:p w14:paraId="7F9FEF12" w14:textId="77777777" w:rsidR="003B0C1E" w:rsidRPr="00A164B9" w:rsidRDefault="003B0C1E" w:rsidP="003B0C1E">
            <w:pPr>
              <w:pStyle w:val="Textotabela"/>
            </w:pPr>
          </w:p>
        </w:tc>
        <w:tc>
          <w:tcPr>
            <w:tcW w:w="757" w:type="dxa"/>
            <w:noWrap/>
            <w:hideMark/>
          </w:tcPr>
          <w:p w14:paraId="35A38EBC" w14:textId="77777777" w:rsidR="003B0C1E" w:rsidRPr="00A164B9" w:rsidRDefault="003B0C1E" w:rsidP="003B0C1E">
            <w:pPr>
              <w:pStyle w:val="Textotabela"/>
              <w:rPr>
                <w:b/>
                <w:bCs/>
              </w:rPr>
            </w:pPr>
            <w:r w:rsidRPr="00A164B9">
              <w:rPr>
                <w:b/>
                <w:bCs/>
              </w:rPr>
              <w:t>6,12º</w:t>
            </w:r>
          </w:p>
        </w:tc>
        <w:tc>
          <w:tcPr>
            <w:tcW w:w="800" w:type="dxa"/>
            <w:noWrap/>
            <w:hideMark/>
          </w:tcPr>
          <w:p w14:paraId="5EA78C40" w14:textId="77777777" w:rsidR="003B0C1E" w:rsidRPr="00A164B9" w:rsidRDefault="003B0C1E" w:rsidP="003B0C1E">
            <w:pPr>
              <w:pStyle w:val="Textotabela"/>
            </w:pPr>
            <w:r w:rsidRPr="00A164B9">
              <w:t>0,68</w:t>
            </w:r>
          </w:p>
        </w:tc>
        <w:tc>
          <w:tcPr>
            <w:tcW w:w="800" w:type="dxa"/>
            <w:noWrap/>
            <w:hideMark/>
          </w:tcPr>
          <w:p w14:paraId="5CBC57CD" w14:textId="77777777" w:rsidR="003B0C1E" w:rsidRPr="00A164B9" w:rsidRDefault="003B0C1E" w:rsidP="003B0C1E">
            <w:pPr>
              <w:pStyle w:val="Textotabela"/>
            </w:pPr>
            <w:r w:rsidRPr="00A164B9">
              <w:t>5,34º</w:t>
            </w:r>
          </w:p>
        </w:tc>
        <w:tc>
          <w:tcPr>
            <w:tcW w:w="800" w:type="dxa"/>
            <w:noWrap/>
            <w:hideMark/>
          </w:tcPr>
          <w:p w14:paraId="40814A89" w14:textId="77777777" w:rsidR="003B0C1E" w:rsidRPr="00A164B9" w:rsidRDefault="003B0C1E" w:rsidP="003B0C1E">
            <w:pPr>
              <w:pStyle w:val="Textotabela"/>
            </w:pPr>
            <w:r w:rsidRPr="00A164B9">
              <w:t>5,13º</w:t>
            </w:r>
          </w:p>
        </w:tc>
        <w:tc>
          <w:tcPr>
            <w:tcW w:w="799" w:type="dxa"/>
          </w:tcPr>
          <w:p w14:paraId="3D992B11" w14:textId="77777777" w:rsidR="003B0C1E" w:rsidRPr="00A164B9" w:rsidRDefault="003B0C1E" w:rsidP="003B0C1E">
            <w:pPr>
              <w:pStyle w:val="Textotabela"/>
            </w:pPr>
          </w:p>
        </w:tc>
        <w:tc>
          <w:tcPr>
            <w:tcW w:w="800" w:type="dxa"/>
          </w:tcPr>
          <w:p w14:paraId="7A218B85" w14:textId="5872E756" w:rsidR="003B0C1E" w:rsidRPr="00A164B9" w:rsidRDefault="003B0C1E" w:rsidP="003B0C1E">
            <w:pPr>
              <w:pStyle w:val="Textotabela"/>
              <w:rPr>
                <w:b/>
                <w:bCs/>
              </w:rPr>
            </w:pPr>
            <w:r w:rsidRPr="00A164B9">
              <w:rPr>
                <w:b/>
                <w:bCs/>
              </w:rPr>
              <w:t>6,81º</w:t>
            </w:r>
          </w:p>
        </w:tc>
        <w:tc>
          <w:tcPr>
            <w:tcW w:w="800" w:type="dxa"/>
          </w:tcPr>
          <w:p w14:paraId="0542C316" w14:textId="4B21A349" w:rsidR="003B0C1E" w:rsidRPr="00A164B9" w:rsidRDefault="003B0C1E" w:rsidP="003B0C1E">
            <w:pPr>
              <w:pStyle w:val="Textotabela"/>
            </w:pPr>
            <w:r w:rsidRPr="00A164B9">
              <w:t>0,74</w:t>
            </w:r>
          </w:p>
        </w:tc>
        <w:tc>
          <w:tcPr>
            <w:tcW w:w="800" w:type="dxa"/>
          </w:tcPr>
          <w:p w14:paraId="37C1D4F5" w14:textId="64820793" w:rsidR="003B0C1E" w:rsidRPr="00A164B9" w:rsidRDefault="003B0C1E" w:rsidP="003B0C1E">
            <w:pPr>
              <w:pStyle w:val="Textotabela"/>
            </w:pPr>
            <w:r w:rsidRPr="00A164B9">
              <w:t>5,92º</w:t>
            </w:r>
          </w:p>
        </w:tc>
        <w:tc>
          <w:tcPr>
            <w:tcW w:w="800" w:type="dxa"/>
          </w:tcPr>
          <w:p w14:paraId="56F8B44B" w14:textId="6B698D5B" w:rsidR="003B0C1E" w:rsidRPr="00A164B9" w:rsidRDefault="003B0C1E" w:rsidP="003B0C1E">
            <w:pPr>
              <w:pStyle w:val="Textotabela"/>
            </w:pPr>
            <w:r w:rsidRPr="00A164B9">
              <w:t>5,67º</w:t>
            </w:r>
          </w:p>
        </w:tc>
      </w:tr>
      <w:tr w:rsidR="003B0C1E" w:rsidRPr="00A164B9" w14:paraId="0BD9D8E5" w14:textId="1E298281" w:rsidTr="007426F7">
        <w:trPr>
          <w:cnfStyle w:val="010000000000" w:firstRow="0" w:lastRow="1" w:firstColumn="0" w:lastColumn="0" w:oddVBand="0" w:evenVBand="0" w:oddHBand="0" w:evenHBand="0" w:firstRowFirstColumn="0" w:firstRowLastColumn="0" w:lastRowFirstColumn="0" w:lastRowLastColumn="0"/>
          <w:trHeight w:val="15"/>
        </w:trPr>
        <w:tc>
          <w:tcPr>
            <w:tcW w:w="1285" w:type="dxa"/>
            <w:noWrap/>
            <w:hideMark/>
          </w:tcPr>
          <w:p w14:paraId="37AA820C" w14:textId="77777777" w:rsidR="003B0C1E" w:rsidRPr="00A164B9" w:rsidRDefault="003B0C1E" w:rsidP="003B0C1E">
            <w:pPr>
              <w:pStyle w:val="Textotabela"/>
            </w:pPr>
            <w:r w:rsidRPr="00A164B9">
              <w:t>Total</w:t>
            </w:r>
          </w:p>
        </w:tc>
        <w:tc>
          <w:tcPr>
            <w:tcW w:w="842" w:type="dxa"/>
            <w:noWrap/>
            <w:hideMark/>
          </w:tcPr>
          <w:p w14:paraId="234BCD3E" w14:textId="77777777" w:rsidR="003B0C1E" w:rsidRPr="00A164B9" w:rsidRDefault="003B0C1E" w:rsidP="003B0C1E">
            <w:pPr>
              <w:pStyle w:val="Textotabela"/>
            </w:pPr>
            <w:r w:rsidRPr="00A164B9">
              <w:t>42907</w:t>
            </w:r>
          </w:p>
        </w:tc>
        <w:tc>
          <w:tcPr>
            <w:tcW w:w="757" w:type="dxa"/>
            <w:noWrap/>
            <w:hideMark/>
          </w:tcPr>
          <w:p w14:paraId="2E0D96EC" w14:textId="77777777" w:rsidR="003B0C1E" w:rsidRPr="00A164B9" w:rsidRDefault="003B0C1E" w:rsidP="003B0C1E">
            <w:pPr>
              <w:pStyle w:val="Textotabela"/>
            </w:pPr>
          </w:p>
        </w:tc>
        <w:tc>
          <w:tcPr>
            <w:tcW w:w="800" w:type="dxa"/>
            <w:noWrap/>
            <w:hideMark/>
          </w:tcPr>
          <w:p w14:paraId="5A639594" w14:textId="77777777" w:rsidR="003B0C1E" w:rsidRPr="00A164B9" w:rsidRDefault="003B0C1E" w:rsidP="003B0C1E">
            <w:pPr>
              <w:pStyle w:val="Textotabela"/>
            </w:pPr>
          </w:p>
        </w:tc>
        <w:tc>
          <w:tcPr>
            <w:tcW w:w="800" w:type="dxa"/>
            <w:noWrap/>
            <w:hideMark/>
          </w:tcPr>
          <w:p w14:paraId="396E314C" w14:textId="77777777" w:rsidR="003B0C1E" w:rsidRPr="00A164B9" w:rsidRDefault="003B0C1E" w:rsidP="003B0C1E">
            <w:pPr>
              <w:pStyle w:val="Textotabela"/>
            </w:pPr>
          </w:p>
        </w:tc>
        <w:tc>
          <w:tcPr>
            <w:tcW w:w="800" w:type="dxa"/>
            <w:noWrap/>
            <w:hideMark/>
          </w:tcPr>
          <w:p w14:paraId="536604FA" w14:textId="77777777" w:rsidR="003B0C1E" w:rsidRPr="00A164B9" w:rsidRDefault="003B0C1E" w:rsidP="003B0C1E">
            <w:pPr>
              <w:pStyle w:val="Textotabela"/>
            </w:pPr>
          </w:p>
        </w:tc>
        <w:tc>
          <w:tcPr>
            <w:tcW w:w="799" w:type="dxa"/>
          </w:tcPr>
          <w:p w14:paraId="3F66A0A7" w14:textId="4B60DF08" w:rsidR="003B0C1E" w:rsidRPr="00A164B9" w:rsidRDefault="003B0C1E" w:rsidP="003B0C1E">
            <w:pPr>
              <w:pStyle w:val="Textotabela"/>
            </w:pPr>
            <w:r w:rsidRPr="00A164B9">
              <w:t>9348</w:t>
            </w:r>
          </w:p>
        </w:tc>
        <w:tc>
          <w:tcPr>
            <w:tcW w:w="800" w:type="dxa"/>
          </w:tcPr>
          <w:p w14:paraId="37A24A94" w14:textId="77777777" w:rsidR="003B0C1E" w:rsidRPr="00A164B9" w:rsidRDefault="003B0C1E" w:rsidP="003B0C1E">
            <w:pPr>
              <w:pStyle w:val="Textotabela"/>
            </w:pPr>
          </w:p>
        </w:tc>
        <w:tc>
          <w:tcPr>
            <w:tcW w:w="800" w:type="dxa"/>
          </w:tcPr>
          <w:p w14:paraId="371697AF" w14:textId="77777777" w:rsidR="003B0C1E" w:rsidRPr="00A164B9" w:rsidRDefault="003B0C1E" w:rsidP="003B0C1E">
            <w:pPr>
              <w:pStyle w:val="Textotabela"/>
            </w:pPr>
          </w:p>
        </w:tc>
        <w:tc>
          <w:tcPr>
            <w:tcW w:w="800" w:type="dxa"/>
          </w:tcPr>
          <w:p w14:paraId="609E9E0A" w14:textId="77777777" w:rsidR="003B0C1E" w:rsidRPr="00A164B9" w:rsidRDefault="003B0C1E" w:rsidP="003B0C1E">
            <w:pPr>
              <w:pStyle w:val="Textotabela"/>
            </w:pPr>
          </w:p>
        </w:tc>
        <w:tc>
          <w:tcPr>
            <w:tcW w:w="800" w:type="dxa"/>
          </w:tcPr>
          <w:p w14:paraId="39805FDD" w14:textId="77777777" w:rsidR="003B0C1E" w:rsidRPr="00A164B9" w:rsidRDefault="003B0C1E" w:rsidP="003B0C1E">
            <w:pPr>
              <w:pStyle w:val="Textotabela"/>
            </w:pPr>
          </w:p>
        </w:tc>
      </w:tr>
    </w:tbl>
    <w:p w14:paraId="0291B99C" w14:textId="7E6EDD0B" w:rsidR="009D54E8" w:rsidRPr="00A164B9" w:rsidRDefault="007426F7" w:rsidP="007426F7">
      <w:pPr>
        <w:pStyle w:val="Legenda"/>
      </w:pPr>
      <w:r w:rsidRPr="00A164B9">
        <w:t xml:space="preserve">Legenda: n – número de indivíduos avaliados; AFM – média do ângulo de fase; DP – desvio padrão; P.10 – percentil 10; P.5 – percentil 5. Fonte: </w:t>
      </w:r>
      <w:sdt>
        <w:sdtPr>
          <w:rPr>
            <w:color w:val="000000"/>
          </w:rPr>
          <w:tag w:val="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
          <w:id w:val="533473968"/>
          <w:placeholder>
            <w:docPart w:val="3F96CCC63FFF6B4C85B9BDE53B730ED6"/>
          </w:placeholder>
        </w:sdtPr>
        <w:sdtContent>
          <w:r w:rsidR="00BA13C3" w:rsidRPr="00A164B9">
            <w:rPr>
              <w:color w:val="000000"/>
            </w:rPr>
            <w:t>BOSY-WESTPHAL et al., 2006</w:t>
          </w:r>
        </w:sdtContent>
      </w:sdt>
    </w:p>
    <w:p w14:paraId="2B8A3C1D" w14:textId="707FFBEB" w:rsidR="009D54E8" w:rsidRPr="00A164B9" w:rsidRDefault="009D54E8" w:rsidP="009D54E8">
      <w:r w:rsidRPr="00A164B9">
        <w:t xml:space="preserve">Independente do sexo, a razão entre </w:t>
      </w:r>
      <w:r w:rsidR="007426F7" w:rsidRPr="00A164B9">
        <w:t>a média do</w:t>
      </w:r>
      <w:r w:rsidRPr="00A164B9">
        <w:t xml:space="preserve"> </w:t>
      </w:r>
      <w:r w:rsidR="007426F7" w:rsidRPr="00A164B9">
        <w:t xml:space="preserve">ângulo de fase </w:t>
      </w:r>
      <w:r w:rsidRPr="00A164B9">
        <w:t>e o percentil 10 corresponde a 1,15, de forma que</w:t>
      </w:r>
      <w:r w:rsidR="007426F7" w:rsidRPr="00A164B9">
        <w:t xml:space="preserve"> a média do</w:t>
      </w:r>
      <w:r w:rsidRPr="00A164B9">
        <w:t xml:space="preserve"> </w:t>
      </w:r>
      <w:r w:rsidR="007426F7" w:rsidRPr="00A164B9">
        <w:t xml:space="preserve">ângulo de fase </w:t>
      </w:r>
      <w:r w:rsidRPr="00A164B9">
        <w:t xml:space="preserve">populacional é 15% maior do que o observado para o percentil 10. </w:t>
      </w:r>
    </w:p>
    <w:p w14:paraId="7130DEFB" w14:textId="2B68D0BE" w:rsidR="009D54E8" w:rsidRPr="00A164B9" w:rsidRDefault="009D54E8" w:rsidP="009D54E8">
      <w:r w:rsidRPr="00A164B9">
        <w:t>Em valores absolutos</w:t>
      </w:r>
      <w:r w:rsidR="007426F7" w:rsidRPr="00A164B9">
        <w:t xml:space="preserve"> de ângulo de fase</w:t>
      </w:r>
      <w:r w:rsidRPr="00A164B9">
        <w:t xml:space="preserve">, a diferença entre a média populacional e o percentil 10 foi de 0,78° </w:t>
      </w:r>
      <w:r w:rsidR="007426F7" w:rsidRPr="00A164B9">
        <w:t xml:space="preserve">para mulheres </w:t>
      </w:r>
      <w:r w:rsidRPr="00A164B9">
        <w:t xml:space="preserve">e 0,89° para homens, com valor médio de 0,84 grau. Desta forma, um indivíduo que tenha </w:t>
      </w:r>
      <w:r w:rsidR="007426F7" w:rsidRPr="00A164B9">
        <w:t xml:space="preserve">um valor de ângulo de fase </w:t>
      </w:r>
      <w:r w:rsidRPr="00A164B9">
        <w:t xml:space="preserve">igual ao percentil 10 </w:t>
      </w:r>
      <w:r w:rsidR="007426F7" w:rsidRPr="00A164B9">
        <w:t xml:space="preserve">e </w:t>
      </w:r>
      <w:r w:rsidRPr="00A164B9">
        <w:t xml:space="preserve">que tenha um incremento </w:t>
      </w:r>
      <w:r w:rsidR="007426F7" w:rsidRPr="00A164B9">
        <w:t xml:space="preserve">de 0,84 grau teria um resultado </w:t>
      </w:r>
      <w:r w:rsidRPr="00A164B9">
        <w:t xml:space="preserve">considerado normal para </w:t>
      </w:r>
      <w:r w:rsidR="007426F7" w:rsidRPr="00A164B9">
        <w:t xml:space="preserve">a </w:t>
      </w:r>
      <w:r w:rsidRPr="00A164B9">
        <w:t xml:space="preserve">faixa etária e sexo. </w:t>
      </w:r>
    </w:p>
    <w:p w14:paraId="10EC4E5C" w14:textId="253C031D" w:rsidR="009D54E8" w:rsidRPr="00A164B9" w:rsidRDefault="009D54E8" w:rsidP="007426F7">
      <w:r w:rsidRPr="00A164B9">
        <w:t xml:space="preserve">No entanto, não é esperado que a intervenção proposta com duração de 3 meses seja capaz de ter efeito desta magnitude. Pela ausência de dados na literatura, consideramos de forma empírica que um aumento correspondente a </w:t>
      </w:r>
      <w:r w:rsidR="007426F7" w:rsidRPr="00A164B9">
        <w:t>um terço</w:t>
      </w:r>
      <w:r w:rsidRPr="00A164B9">
        <w:t xml:space="preserve"> desta diferença média de 0,84°</w:t>
      </w:r>
      <w:r w:rsidR="007426F7" w:rsidRPr="00A164B9">
        <w:t xml:space="preserve"> – ou seja, 0,28° </w:t>
      </w:r>
      <w:r w:rsidRPr="00A164B9">
        <w:t xml:space="preserve"> </w:t>
      </w:r>
      <w:r w:rsidR="007426F7" w:rsidRPr="00A164B9">
        <w:t xml:space="preserve">– estaria associado a </w:t>
      </w:r>
      <w:r w:rsidRPr="00A164B9">
        <w:t>benefício clínico.</w:t>
      </w:r>
    </w:p>
    <w:p w14:paraId="2D04A670" w14:textId="77777777" w:rsidR="007426F7" w:rsidRPr="00A164B9" w:rsidRDefault="009D54E8" w:rsidP="009D54E8">
      <w:r w:rsidRPr="00A164B9">
        <w:lastRenderedPageBreak/>
        <w:t xml:space="preserve">Partindo desta premissa, o cálculo do tamanho amostral foi feito a partir da comparação entre 2 médias, considerando que: </w:t>
      </w:r>
    </w:p>
    <w:p w14:paraId="5486EB06" w14:textId="59FEAF8C" w:rsidR="009D54E8" w:rsidRPr="00A164B9" w:rsidRDefault="009D54E8" w:rsidP="00371FBF">
      <w:pPr>
        <w:pStyle w:val="ListParagraph"/>
        <w:numPr>
          <w:ilvl w:val="0"/>
          <w:numId w:val="80"/>
        </w:numPr>
      </w:pPr>
      <w:r w:rsidRPr="00A164B9">
        <w:t xml:space="preserve">o grupo que receberá </w:t>
      </w:r>
      <w:r w:rsidR="007426F7" w:rsidRPr="00A164B9">
        <w:t xml:space="preserve">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tenha incremento médio de 0,28° no </w:t>
      </w:r>
      <w:r w:rsidR="00535D0B" w:rsidRPr="00A164B9">
        <w:t>ângulo de fase</w:t>
      </w:r>
      <w:r w:rsidRPr="00A164B9">
        <w:t xml:space="preserve">; (2) o grupo placebo tenha incremento médio correspondente a 50% (0,14°) do grupo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devido ao efeito placebo e efeito Hawthorne; (3) o desvio padrão corresponda a média (0,21°) entre os dois grupos.</w:t>
      </w:r>
    </w:p>
    <w:p w14:paraId="56F32995" w14:textId="684B14A3" w:rsidR="009D54E8" w:rsidRPr="00A164B9" w:rsidRDefault="009D54E8" w:rsidP="009D54E8">
      <w:r w:rsidRPr="00A164B9">
        <w:t xml:space="preserve">Assumindo um nível de significância estatística de 0,05 bicaudal e poder do teste de 80%, obtemos tamanho amostral de 37 </w:t>
      </w:r>
      <w:r w:rsidR="005F1725" w:rsidRPr="00A164B9">
        <w:t>participantes de pesquisa</w:t>
      </w:r>
      <w:r w:rsidRPr="00A164B9">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9B26D67522F60745ABF4C23867D42BF4"/>
          </w:placeholder>
        </w:sdtPr>
        <w:sdtContent>
          <w:r w:rsidR="00BA13C3" w:rsidRPr="00A164B9">
            <w:rPr>
              <w:color w:val="000000"/>
            </w:rPr>
            <w:t>(SINGER, 2001)</w:t>
          </w:r>
        </w:sdtContent>
      </w:sdt>
      <w:r w:rsidRPr="00A164B9">
        <w:t xml:space="preserve">. </w:t>
      </w:r>
    </w:p>
    <w:p w14:paraId="3808DA54" w14:textId="56AB6B86" w:rsidR="009D54E8" w:rsidRPr="00A164B9" w:rsidRDefault="00292A78" w:rsidP="009D54E8">
      <w:pPr>
        <w:pStyle w:val="Heading2"/>
        <w:rPr>
          <w:lang w:val="pt-BR"/>
        </w:rPr>
      </w:pPr>
      <w:bookmarkStart w:id="94" w:name="_Toc132992077"/>
      <w:bookmarkStart w:id="95" w:name="_Toc187787259"/>
      <w:r w:rsidRPr="00A164B9">
        <w:rPr>
          <w:lang w:val="pt-BR"/>
        </w:rPr>
        <w:t>G</w:t>
      </w:r>
      <w:r w:rsidR="009D54E8" w:rsidRPr="00A164B9">
        <w:rPr>
          <w:lang w:val="pt-BR"/>
        </w:rPr>
        <w:t>estão de dados</w:t>
      </w:r>
    </w:p>
    <w:p w14:paraId="35E5C56F" w14:textId="21350354" w:rsidR="009D54E8" w:rsidRPr="00A164B9" w:rsidRDefault="00535D0B" w:rsidP="00535D0B">
      <w:r w:rsidRPr="00A164B9">
        <w:t xml:space="preserve">A coleta de dados foi realizada através da </w:t>
      </w:r>
      <w:r w:rsidR="009D54E8" w:rsidRPr="00A164B9">
        <w:t xml:space="preserve">plataforma digital </w:t>
      </w:r>
      <w:proofErr w:type="spellStart"/>
      <w:r w:rsidR="009D54E8" w:rsidRPr="00A164B9">
        <w:rPr>
          <w:i/>
        </w:rPr>
        <w:t>Research</w:t>
      </w:r>
      <w:proofErr w:type="spellEnd"/>
      <w:r w:rsidR="009D54E8" w:rsidRPr="00A164B9">
        <w:rPr>
          <w:i/>
        </w:rPr>
        <w:t xml:space="preserve"> </w:t>
      </w:r>
      <w:proofErr w:type="spellStart"/>
      <w:r w:rsidR="009D54E8" w:rsidRPr="00A164B9">
        <w:rPr>
          <w:i/>
        </w:rPr>
        <w:t>Electronic</w:t>
      </w:r>
      <w:proofErr w:type="spellEnd"/>
      <w:r w:rsidR="009D54E8" w:rsidRPr="00A164B9">
        <w:rPr>
          <w:i/>
        </w:rPr>
        <w:t xml:space="preserve"> Data Capture</w:t>
      </w:r>
      <w:r w:rsidR="009D54E8" w:rsidRPr="00A164B9">
        <w:rPr>
          <w:i/>
          <w:iCs/>
        </w:rPr>
        <w:t xml:space="preserve"> </w:t>
      </w:r>
      <w:r w:rsidR="009D54E8" w:rsidRPr="00A164B9">
        <w:t>(</w:t>
      </w:r>
      <w:proofErr w:type="spellStart"/>
      <w:r w:rsidR="009D54E8" w:rsidRPr="00A164B9">
        <w:t>REDCap</w:t>
      </w:r>
      <w:proofErr w:type="spellEnd"/>
      <w:r w:rsidR="009D54E8" w:rsidRPr="00A164B9">
        <w:t xml:space="preserve">), hospedado pela Universidade de São Paulo, que armazena os dados em servidor criptografado protegido por </w:t>
      </w:r>
      <w:r w:rsidR="009D54E8" w:rsidRPr="00A164B9">
        <w:rPr>
          <w:i/>
          <w:iCs/>
        </w:rPr>
        <w:t xml:space="preserve">Firewall </w:t>
      </w:r>
      <w:r w:rsidR="009D54E8" w:rsidRPr="00A164B9">
        <w:t xml:space="preserve">(MySQL), na nuvem USP, com backups internos automáticos e backups diários no google drive institucional. </w:t>
      </w:r>
      <w:r w:rsidR="0060510F" w:rsidRPr="00A164B9">
        <w:t>Ao</w:t>
      </w:r>
      <w:r w:rsidR="009D54E8" w:rsidRPr="00A164B9">
        <w:t xml:space="preserve"> término da pesquisa, todos os dados não identificáveis serão </w:t>
      </w:r>
      <w:r w:rsidR="0060510F" w:rsidRPr="00A164B9">
        <w:t>salvos no</w:t>
      </w:r>
      <w:r w:rsidR="009D54E8" w:rsidRPr="00A164B9">
        <w:t xml:space="preserve"> Repositório USP.</w:t>
      </w:r>
    </w:p>
    <w:p w14:paraId="4AD3FDE1" w14:textId="097BF64F" w:rsidR="009D54E8" w:rsidRPr="00A164B9" w:rsidRDefault="009D54E8" w:rsidP="009D54E8">
      <w:r w:rsidRPr="00A164B9">
        <w:t xml:space="preserve">O Plano de Gestão de Dados foi criado com a </w:t>
      </w:r>
      <w:proofErr w:type="spellStart"/>
      <w:r w:rsidRPr="00A164B9">
        <w:t>DMPTool</w:t>
      </w:r>
      <w:proofErr w:type="spellEnd"/>
      <w:r w:rsidRPr="00A164B9">
        <w:t xml:space="preserve"> (</w:t>
      </w:r>
      <w:hyperlink r:id="rId23" w:history="1">
        <w:r w:rsidRPr="00A164B9">
          <w:rPr>
            <w:rStyle w:val="Hyperlink"/>
            <w:rFonts w:ascii="Aptos Light" w:eastAsiaTheme="minorHAnsi" w:hAnsi="Aptos Light" w:cstheme="minorBidi"/>
            <w:lang w:eastAsia="en-US"/>
          </w:rPr>
          <w:t>https://</w:t>
        </w:r>
        <w:proofErr w:type="spellStart"/>
        <w:r w:rsidRPr="00A164B9">
          <w:rPr>
            <w:rStyle w:val="Hyperlink"/>
            <w:rFonts w:ascii="Aptos Light" w:eastAsiaTheme="minorHAnsi" w:hAnsi="Aptos Light" w:cstheme="minorBidi"/>
            <w:lang w:eastAsia="en-US"/>
          </w:rPr>
          <w:t>dmptool.org</w:t>
        </w:r>
        <w:proofErr w:type="spellEnd"/>
        <w:r w:rsidRPr="00A164B9">
          <w:rPr>
            <w:rStyle w:val="Hyperlink"/>
            <w:rFonts w:ascii="Aptos Light" w:eastAsiaTheme="minorHAnsi" w:hAnsi="Aptos Light" w:cstheme="minorBidi"/>
            <w:lang w:eastAsia="en-US"/>
          </w:rPr>
          <w:t>/</w:t>
        </w:r>
      </w:hyperlink>
      <w:r w:rsidRPr="00A164B9">
        <w:t xml:space="preserve">) utilizando o </w:t>
      </w:r>
      <w:proofErr w:type="spellStart"/>
      <w:r w:rsidRPr="00A164B9">
        <w:rPr>
          <w:i/>
          <w:iCs/>
        </w:rPr>
        <w:t>template</w:t>
      </w:r>
      <w:proofErr w:type="spellEnd"/>
      <w:r w:rsidRPr="00A164B9">
        <w:rPr>
          <w:i/>
          <w:iCs/>
        </w:rPr>
        <w:t xml:space="preserve"> Digital </w:t>
      </w:r>
      <w:proofErr w:type="spellStart"/>
      <w:r w:rsidRPr="00A164B9">
        <w:rPr>
          <w:i/>
          <w:iCs/>
        </w:rPr>
        <w:t>Curation</w:t>
      </w:r>
      <w:proofErr w:type="spellEnd"/>
      <w:r w:rsidRPr="00A164B9">
        <w:rPr>
          <w:i/>
          <w:iCs/>
        </w:rPr>
        <w:t xml:space="preserve"> Centre</w:t>
      </w:r>
      <w:r w:rsidRPr="00A164B9">
        <w:t xml:space="preserve"> (português), e pode ser acessado na íntegra em: </w:t>
      </w:r>
      <w:hyperlink r:id="rId24" w:history="1">
        <w:r w:rsidRPr="00A164B9">
          <w:rPr>
            <w:rStyle w:val="Hyperlink"/>
            <w:rFonts w:ascii="Aptos Light" w:eastAsiaTheme="minorHAnsi" w:hAnsi="Aptos Light" w:cstheme="minorBidi"/>
            <w:lang w:eastAsia="en-US"/>
          </w:rPr>
          <w:t>https://</w:t>
        </w:r>
        <w:proofErr w:type="spellStart"/>
        <w:r w:rsidRPr="00A164B9">
          <w:rPr>
            <w:rStyle w:val="Hyperlink"/>
            <w:rFonts w:ascii="Aptos Light" w:eastAsiaTheme="minorHAnsi" w:hAnsi="Aptos Light" w:cstheme="minorBidi"/>
            <w:lang w:eastAsia="en-US"/>
          </w:rPr>
          <w:t>doi.org</w:t>
        </w:r>
        <w:proofErr w:type="spellEnd"/>
        <w:r w:rsidRPr="00A164B9">
          <w:rPr>
            <w:rStyle w:val="Hyperlink"/>
            <w:rFonts w:ascii="Aptos Light" w:eastAsiaTheme="minorHAnsi" w:hAnsi="Aptos Light" w:cstheme="minorBidi"/>
            <w:lang w:eastAsia="en-US"/>
          </w:rPr>
          <w:t>/10.48321/D1N34D</w:t>
        </w:r>
      </w:hyperlink>
      <w:r w:rsidR="0060510F" w:rsidRPr="00A164B9">
        <w:t>.</w:t>
      </w:r>
    </w:p>
    <w:p w14:paraId="1AC77CDD" w14:textId="205BC3EB" w:rsidR="0060510F" w:rsidRPr="00A164B9" w:rsidRDefault="0060510F" w:rsidP="0060510F">
      <w:r w:rsidRPr="00A164B9">
        <w:t xml:space="preserve">Ao todo, </w:t>
      </w:r>
      <w:r w:rsidR="00F675E4" w:rsidRPr="00A164B9">
        <w:t>quatro</w:t>
      </w:r>
      <w:r w:rsidRPr="00A164B9">
        <w:t xml:space="preserve"> projetos foram criados no </w:t>
      </w:r>
      <w:proofErr w:type="spellStart"/>
      <w:r w:rsidRPr="00A164B9">
        <w:t>REDCap</w:t>
      </w:r>
      <w:proofErr w:type="spellEnd"/>
      <w:r w:rsidRPr="00A164B9">
        <w:t xml:space="preserve"> para a realização deste estudo. </w:t>
      </w:r>
      <w:r w:rsidR="00292A78" w:rsidRPr="00A164B9">
        <w:t xml:space="preserve">A </w:t>
      </w:r>
      <w:r w:rsidRPr="00A164B9">
        <w:t xml:space="preserve">construção do projeto principal (PID 1958)  para a coleta de dados </w:t>
      </w:r>
      <w:r w:rsidR="00292A78" w:rsidRPr="00A164B9">
        <w:t>se iniciou em 23 de abril de 2023 e envolveu mais de 12.000 operações</w:t>
      </w:r>
      <w:r w:rsidR="005D05B4" w:rsidRPr="00A164B9">
        <w:t xml:space="preserve"> (</w:t>
      </w:r>
      <w:hyperlink r:id="rId25" w:history="1">
        <w:r w:rsidR="005D05B4" w:rsidRPr="00A164B9">
          <w:rPr>
            <w:rStyle w:val="Hyperlink"/>
            <w:rFonts w:ascii="Aptos Light" w:eastAsiaTheme="minorHAnsi" w:hAnsi="Aptos Light" w:cstheme="minorBidi"/>
            <w:lang w:eastAsia="en-US"/>
          </w:rPr>
          <w:t>documentação</w:t>
        </w:r>
      </w:hyperlink>
      <w:r w:rsidR="005D05B4" w:rsidRPr="00A164B9">
        <w:t>)</w:t>
      </w:r>
      <w:r w:rsidR="00292A78" w:rsidRPr="00A164B9">
        <w:t xml:space="preserve">. </w:t>
      </w:r>
      <w:r w:rsidR="005D05B4" w:rsidRPr="00A164B9">
        <w:t xml:space="preserve">O dicionário de dados do projeto final, que conta com 34 instrumentos de coleta de dados e 821 campos, pode ser acessado </w:t>
      </w:r>
      <w:r w:rsidR="00F675E4" w:rsidRPr="00A164B9">
        <w:t xml:space="preserve">clicando no link </w:t>
      </w:r>
      <w:hyperlink r:id="rId26" w:history="1">
        <w:r w:rsidR="00F675E4" w:rsidRPr="00A164B9">
          <w:rPr>
            <w:rStyle w:val="Hyperlink"/>
            <w:rFonts w:ascii="Aptos Light" w:eastAsiaTheme="minorHAnsi" w:hAnsi="Aptos Light" w:cstheme="minorBidi"/>
            <w:lang w:eastAsia="en-US"/>
          </w:rPr>
          <w:t>PID 1958</w:t>
        </w:r>
      </w:hyperlink>
      <w:r w:rsidR="005D05B4" w:rsidRPr="00A164B9">
        <w:t xml:space="preserve">. </w:t>
      </w:r>
    </w:p>
    <w:p w14:paraId="0780A090" w14:textId="1F56677B" w:rsidR="005D05B4" w:rsidRPr="00A164B9" w:rsidRDefault="005D05B4" w:rsidP="0060510F">
      <w:r w:rsidRPr="00A164B9">
        <w:t xml:space="preserve">De forma a garantir a confiabilidade dos dados coletados, os instrumentos foram construídos utilizando diversas ferramentas de programação como lógicas condicionais, campos redundantes para validação de resultados, campos de conferência de resultados, alertas com lógica condicional, dentre outros. </w:t>
      </w:r>
    </w:p>
    <w:p w14:paraId="3E8EA132" w14:textId="2A6A51E1" w:rsidR="009D54E8" w:rsidRPr="00A164B9" w:rsidRDefault="005D05B4" w:rsidP="009D54E8">
      <w:r w:rsidRPr="00A164B9">
        <w:t xml:space="preserve">Os projetos adicionais no </w:t>
      </w:r>
      <w:proofErr w:type="spellStart"/>
      <w:r w:rsidRPr="00A164B9">
        <w:t>REDCap</w:t>
      </w:r>
      <w:proofErr w:type="spellEnd"/>
      <w:r w:rsidRPr="00A164B9">
        <w:t xml:space="preserve"> </w:t>
      </w:r>
      <w:r w:rsidR="00F675E4" w:rsidRPr="00A164B9">
        <w:t xml:space="preserve">e seus respectivos dicionário de dados </w:t>
      </w:r>
      <w:r w:rsidRPr="00A164B9">
        <w:t>incluem:</w:t>
      </w:r>
    </w:p>
    <w:p w14:paraId="6541CC35" w14:textId="0B74FD2E" w:rsidR="00F675E4" w:rsidRPr="00A164B9" w:rsidRDefault="00F675E4" w:rsidP="00371FBF">
      <w:pPr>
        <w:pStyle w:val="ListParagraph"/>
        <w:numPr>
          <w:ilvl w:val="0"/>
          <w:numId w:val="81"/>
        </w:numPr>
      </w:pPr>
      <w:hyperlink r:id="rId27" w:history="1">
        <w:r w:rsidRPr="00A164B9">
          <w:rPr>
            <w:rStyle w:val="Hyperlink"/>
            <w:rFonts w:ascii="Aptos Light" w:eastAsiaTheme="minorHAnsi" w:hAnsi="Aptos Light" w:cstheme="minorBidi"/>
            <w:lang w:eastAsia="en-US"/>
          </w:rPr>
          <w:t>PID 2184</w:t>
        </w:r>
      </w:hyperlink>
      <w:r w:rsidRPr="00A164B9">
        <w:t xml:space="preserve"> para utilização por membros do público que quisessem averiguar se eram elegíveis à participação no estudo.</w:t>
      </w:r>
    </w:p>
    <w:p w14:paraId="77788B08" w14:textId="72CE1A6D" w:rsidR="00F675E4" w:rsidRPr="00A164B9" w:rsidRDefault="00F675E4" w:rsidP="00371FBF">
      <w:pPr>
        <w:pStyle w:val="ListParagraph"/>
        <w:numPr>
          <w:ilvl w:val="0"/>
          <w:numId w:val="81"/>
        </w:numPr>
      </w:pPr>
      <w:hyperlink r:id="rId28" w:history="1">
        <w:r w:rsidRPr="00A164B9">
          <w:rPr>
            <w:rStyle w:val="Hyperlink"/>
            <w:rFonts w:ascii="Aptos Light" w:eastAsiaTheme="minorHAnsi" w:hAnsi="Aptos Light" w:cstheme="minorBidi"/>
            <w:lang w:eastAsia="en-US"/>
          </w:rPr>
          <w:t>PID 2246</w:t>
        </w:r>
      </w:hyperlink>
      <w:r w:rsidRPr="00A164B9">
        <w:t xml:space="preserve"> para utilização pela equipe de pesquisa na avaliação completa da elegibilidade.</w:t>
      </w:r>
    </w:p>
    <w:p w14:paraId="24D8D74C" w14:textId="58370338" w:rsidR="00F675E4" w:rsidRPr="00A164B9" w:rsidRDefault="00F675E4" w:rsidP="00371FBF">
      <w:pPr>
        <w:pStyle w:val="ListParagraph"/>
        <w:numPr>
          <w:ilvl w:val="0"/>
          <w:numId w:val="81"/>
        </w:numPr>
      </w:pPr>
      <w:hyperlink r:id="rId29" w:history="1">
        <w:r w:rsidRPr="00A164B9">
          <w:rPr>
            <w:rStyle w:val="Hyperlink"/>
            <w:rFonts w:ascii="Aptos Light" w:eastAsiaTheme="minorHAnsi" w:hAnsi="Aptos Light" w:cstheme="minorBidi"/>
            <w:lang w:eastAsia="en-US"/>
          </w:rPr>
          <w:t>PID 2205</w:t>
        </w:r>
      </w:hyperlink>
      <w:r w:rsidRPr="00A164B9">
        <w:t xml:space="preserve"> como suporte operacional contendo códigos do </w:t>
      </w:r>
      <w:proofErr w:type="spellStart"/>
      <w:r w:rsidRPr="00A164B9">
        <w:rPr>
          <w:i/>
          <w:iCs/>
        </w:rPr>
        <w:t>National</w:t>
      </w:r>
      <w:proofErr w:type="spellEnd"/>
      <w:r w:rsidRPr="00A164B9">
        <w:rPr>
          <w:i/>
          <w:iCs/>
        </w:rPr>
        <w:t xml:space="preserve"> </w:t>
      </w:r>
      <w:proofErr w:type="spellStart"/>
      <w:r w:rsidRPr="00A164B9">
        <w:rPr>
          <w:i/>
          <w:iCs/>
        </w:rPr>
        <w:t>Cancer</w:t>
      </w:r>
      <w:proofErr w:type="spellEnd"/>
      <w:r w:rsidRPr="00A164B9">
        <w:rPr>
          <w:i/>
          <w:iCs/>
        </w:rPr>
        <w:t xml:space="preserve"> </w:t>
      </w:r>
      <w:proofErr w:type="spellStart"/>
      <w:r w:rsidRPr="00A164B9">
        <w:rPr>
          <w:i/>
          <w:iCs/>
        </w:rPr>
        <w:t>Institute</w:t>
      </w:r>
      <w:proofErr w:type="spellEnd"/>
      <w:r w:rsidRPr="00A164B9">
        <w:rPr>
          <w:i/>
          <w:iCs/>
        </w:rPr>
        <w:t xml:space="preserve"> Thesaurus</w:t>
      </w:r>
      <w:r w:rsidRPr="00A164B9">
        <w:t>, utilizado para indexação de comorbidades, antecedentes médicos e medicamentos de uso contínuo.</w:t>
      </w:r>
    </w:p>
    <w:p w14:paraId="330DA2CD" w14:textId="76C67F26" w:rsidR="009D54E8" w:rsidRPr="00A164B9" w:rsidRDefault="009D54E8" w:rsidP="009D54E8">
      <w:pPr>
        <w:pStyle w:val="Heading2"/>
        <w:rPr>
          <w:lang w:val="pt-BR"/>
        </w:rPr>
      </w:pPr>
      <w:r w:rsidRPr="00A164B9">
        <w:rPr>
          <w:lang w:val="pt-BR"/>
        </w:rPr>
        <w:t>Protocolo experimental</w:t>
      </w:r>
      <w:bookmarkEnd w:id="94"/>
      <w:bookmarkEnd w:id="95"/>
    </w:p>
    <w:p w14:paraId="2D2B50F7" w14:textId="4CA45623" w:rsidR="009D54E8" w:rsidRPr="00A164B9" w:rsidRDefault="009D54E8" w:rsidP="009D54E8">
      <w:r w:rsidRPr="00A164B9">
        <w:t xml:space="preserve">Trata-se de ensaio clínico de intervenção, fase II, randomizado na razão 1:1, triplo cego, controlado por placebo, com grupos paralelos. Os </w:t>
      </w:r>
      <w:r w:rsidR="005F1725" w:rsidRPr="00A164B9">
        <w:t>participantes de pesquisa</w:t>
      </w:r>
      <w:r w:rsidRPr="00A164B9">
        <w:t xml:space="preserve"> </w:t>
      </w:r>
      <w:r w:rsidR="00D3585B" w:rsidRPr="00A164B9">
        <w:t>foram</w:t>
      </w:r>
      <w:r w:rsidRPr="00A164B9">
        <w:t xml:space="preserve"> alocados aleatoriamente em 2 grupos: grupo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e grupo placebo. Independentemente do grupo ao qual o participante </w:t>
      </w:r>
      <w:r w:rsidR="00D3585B" w:rsidRPr="00A164B9">
        <w:t xml:space="preserve">foi </w:t>
      </w:r>
      <w:r w:rsidRPr="00A164B9">
        <w:t>alocado, todos receber</w:t>
      </w:r>
      <w:r w:rsidR="00D3585B" w:rsidRPr="00A164B9">
        <w:t>am</w:t>
      </w:r>
      <w:r w:rsidRPr="00A164B9">
        <w:t xml:space="preserve"> o tratamento convencional para obesidade, que </w:t>
      </w:r>
      <w:r w:rsidR="00D3585B" w:rsidRPr="00A164B9">
        <w:t>consistiu</w:t>
      </w:r>
      <w:r w:rsidRPr="00A164B9">
        <w:t xml:space="preserve"> em intervenção nutricional. </w:t>
      </w:r>
    </w:p>
    <w:p w14:paraId="45968AE2" w14:textId="257C3FD9" w:rsidR="00D16A07" w:rsidRPr="00A164B9" w:rsidRDefault="009D54E8" w:rsidP="005F1725">
      <w:r w:rsidRPr="00A164B9">
        <w:t xml:space="preserve">O grupo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recebe</w:t>
      </w:r>
      <w:r w:rsidR="00D3585B" w:rsidRPr="00A164B9">
        <w:t>u</w:t>
      </w:r>
      <w:r w:rsidRPr="00A164B9">
        <w:t xml:space="preserve"> intervenção nutricional associado a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na dose de 2250 mg ao dia, por 3 meses. O grupo placebo </w:t>
      </w:r>
      <w:r w:rsidR="00D3585B" w:rsidRPr="00A164B9">
        <w:t>recebeu</w:t>
      </w:r>
      <w:r w:rsidRPr="00A164B9">
        <w:t xml:space="preserve"> intervenção nutricional associado a cápsulas contendo placebo</w:t>
      </w:r>
      <w:r w:rsidR="00D3585B" w:rsidRPr="00A164B9">
        <w:t>, na mesma dose e posologia</w:t>
      </w:r>
      <w:r w:rsidRPr="00A164B9">
        <w:t>.</w:t>
      </w:r>
      <w:r w:rsidR="00D3585B" w:rsidRPr="00A164B9">
        <w:t xml:space="preserve"> </w:t>
      </w:r>
      <w:r w:rsidR="001F23C2" w:rsidRPr="00A164B9">
        <w:t>Independentemente do conteúdo, a</w:t>
      </w:r>
      <w:r w:rsidR="00D3585B" w:rsidRPr="00A164B9">
        <w:t xml:space="preserve">s cápsulas </w:t>
      </w:r>
      <w:r w:rsidR="001F23C2" w:rsidRPr="00A164B9">
        <w:t xml:space="preserve">e frascos eram </w:t>
      </w:r>
      <w:r w:rsidR="00D3585B" w:rsidRPr="00A164B9">
        <w:t>indistinguíveis entre si.</w:t>
      </w:r>
    </w:p>
    <w:p w14:paraId="52F0F4C9" w14:textId="671B697D" w:rsidR="00734DCE" w:rsidRPr="00A164B9" w:rsidRDefault="001E4188" w:rsidP="00A606F3">
      <w:pPr>
        <w:pStyle w:val="Heading3"/>
        <w:rPr>
          <w:lang w:val="pt-BR"/>
        </w:rPr>
      </w:pPr>
      <w:bookmarkStart w:id="96" w:name="_Toc462854987"/>
      <w:bookmarkStart w:id="97" w:name="_Toc524435296"/>
      <w:bookmarkStart w:id="98" w:name="_Toc113573678"/>
      <w:bookmarkStart w:id="99" w:name="_Toc128317835"/>
      <w:bookmarkStart w:id="100" w:name="_Toc187787254"/>
      <w:r w:rsidRPr="00A164B9">
        <w:rPr>
          <w:lang w:val="pt-BR"/>
        </w:rPr>
        <w:t>Critérios de inclusão</w:t>
      </w:r>
      <w:bookmarkEnd w:id="96"/>
      <w:bookmarkEnd w:id="97"/>
      <w:bookmarkEnd w:id="98"/>
      <w:bookmarkEnd w:id="99"/>
      <w:r w:rsidRPr="00A164B9">
        <w:rPr>
          <w:lang w:val="pt-BR"/>
        </w:rPr>
        <w:t xml:space="preserve"> e não-inclusão</w:t>
      </w:r>
      <w:bookmarkEnd w:id="100"/>
    </w:p>
    <w:p w14:paraId="220F52EB" w14:textId="4C0F28A5" w:rsidR="00BF415B" w:rsidRPr="00A164B9" w:rsidRDefault="005F1725" w:rsidP="005F1725">
      <w:r w:rsidRPr="00A164B9">
        <w:t>Foram</w:t>
      </w:r>
      <w:r w:rsidR="00734DCE" w:rsidRPr="00A164B9">
        <w:t xml:space="preserve"> </w:t>
      </w:r>
      <w:r w:rsidR="00864EF6" w:rsidRPr="00A164B9">
        <w:t xml:space="preserve">incluídos </w:t>
      </w:r>
      <w:r w:rsidRPr="00A164B9">
        <w:t>participantes de pesquisa</w:t>
      </w:r>
      <w:r w:rsidR="00C42AB6" w:rsidRPr="00A164B9">
        <w:t xml:space="preserve"> </w:t>
      </w:r>
      <w:r w:rsidR="00734DCE" w:rsidRPr="00A164B9">
        <w:t>adultos, de ambos os gêneros, entre 18 e 59 anos</w:t>
      </w:r>
      <w:r w:rsidR="00D3624F" w:rsidRPr="00A164B9">
        <w:t>,</w:t>
      </w:r>
      <w:r w:rsidR="00A219FA" w:rsidRPr="00A164B9">
        <w:t xml:space="preserve"> </w:t>
      </w:r>
      <w:r w:rsidR="00E35DB0" w:rsidRPr="00A164B9">
        <w:t xml:space="preserve">portadores de obesidade grau </w:t>
      </w:r>
      <w:r w:rsidR="0017365B" w:rsidRPr="00A164B9">
        <w:t>I</w:t>
      </w:r>
      <w:r w:rsidR="004F2958" w:rsidRPr="00A164B9">
        <w:t xml:space="preserve">, acompanhados pela </w:t>
      </w:r>
      <w:r w:rsidR="008B0927" w:rsidRPr="00A164B9">
        <w:t xml:space="preserve">Estratégia de Saúde de Família </w:t>
      </w:r>
      <w:r w:rsidR="00091AFB" w:rsidRPr="00A164B9">
        <w:t xml:space="preserve">(ESF) </w:t>
      </w:r>
      <w:r w:rsidR="008B0927" w:rsidRPr="00A164B9">
        <w:t>da cidade de Jardinópolis.</w:t>
      </w:r>
      <w:r w:rsidR="00D06CD9" w:rsidRPr="00A164B9">
        <w:t xml:space="preserve"> </w:t>
      </w:r>
      <w:r w:rsidR="009C570A" w:rsidRPr="00A164B9">
        <w:t>O</w:t>
      </w:r>
      <w:r w:rsidR="00993816" w:rsidRPr="00A164B9">
        <w:t>s</w:t>
      </w:r>
      <w:r w:rsidR="009C570A" w:rsidRPr="00A164B9">
        <w:t xml:space="preserve"> motivo</w:t>
      </w:r>
      <w:r w:rsidR="00993816" w:rsidRPr="00A164B9">
        <w:t>s</w:t>
      </w:r>
      <w:r w:rsidR="009C570A" w:rsidRPr="00A164B9">
        <w:t xml:space="preserve"> </w:t>
      </w:r>
      <w:r w:rsidRPr="00A164B9">
        <w:t xml:space="preserve">da </w:t>
      </w:r>
      <w:r w:rsidR="00993816" w:rsidRPr="00A164B9">
        <w:t xml:space="preserve">restrição à inclusão </w:t>
      </w:r>
      <w:r w:rsidR="00294267" w:rsidRPr="00A164B9">
        <w:t xml:space="preserve">apenas de </w:t>
      </w:r>
      <w:r w:rsidRPr="00A164B9">
        <w:t xml:space="preserve">participantes com obesidade </w:t>
      </w:r>
      <w:r w:rsidR="00993816" w:rsidRPr="00A164B9">
        <w:t xml:space="preserve">grau I </w:t>
      </w:r>
      <w:r w:rsidRPr="00A164B9">
        <w:t>foram</w:t>
      </w:r>
      <w:r w:rsidR="005F6B73" w:rsidRPr="00A164B9">
        <w:t xml:space="preserve">: </w:t>
      </w:r>
    </w:p>
    <w:p w14:paraId="5701D68D" w14:textId="5468D4FF" w:rsidR="00BF415B" w:rsidRPr="00A164B9" w:rsidRDefault="005F1725" w:rsidP="00371FBF">
      <w:pPr>
        <w:pStyle w:val="ListParagraph"/>
      </w:pPr>
      <w:r w:rsidRPr="00A164B9">
        <w:t>e</w:t>
      </w:r>
      <w:r w:rsidR="00AE5FE0" w:rsidRPr="00A164B9">
        <w:t xml:space="preserve">sta representa a classificação de maior prevalência, de forma que </w:t>
      </w:r>
      <w:r w:rsidR="007A0C88" w:rsidRPr="00A164B9">
        <w:t>para um primeiro estudo,</w:t>
      </w:r>
      <w:r w:rsidR="00AE5FE0" w:rsidRPr="00A164B9">
        <w:t xml:space="preserve"> </w:t>
      </w:r>
      <w:r w:rsidR="00294267" w:rsidRPr="00A164B9">
        <w:t>no contexto de saúde publica</w:t>
      </w:r>
      <w:r w:rsidR="00FF598C" w:rsidRPr="00A164B9">
        <w:t xml:space="preserve">, </w:t>
      </w:r>
      <w:r w:rsidR="00AE5FE0" w:rsidRPr="00A164B9">
        <w:t xml:space="preserve">é mais relevante o estudo </w:t>
      </w:r>
      <w:r w:rsidRPr="00A164B9">
        <w:t>da população com obesidade grau I</w:t>
      </w:r>
      <w:r w:rsidR="00AE5FE0" w:rsidRPr="00A164B9">
        <w:t xml:space="preserve">; </w:t>
      </w:r>
    </w:p>
    <w:p w14:paraId="48B3CE73" w14:textId="396A4869" w:rsidR="004D4386" w:rsidRPr="00A164B9" w:rsidRDefault="005F6B73" w:rsidP="00CB4CDC">
      <w:r w:rsidRPr="00A164B9">
        <w:t>(</w:t>
      </w:r>
      <w:r w:rsidR="00335DDA" w:rsidRPr="00A164B9">
        <w:t>b</w:t>
      </w:r>
      <w:r w:rsidRPr="00A164B9">
        <w:t>)</w:t>
      </w:r>
      <w:r w:rsidR="0056060C" w:rsidRPr="00A164B9">
        <w:t xml:space="preserve"> </w:t>
      </w:r>
      <w:r w:rsidR="005F1725" w:rsidRPr="00A164B9">
        <w:t>m</w:t>
      </w:r>
      <w:r w:rsidR="0056060C" w:rsidRPr="00A164B9">
        <w:t xml:space="preserve">anter </w:t>
      </w:r>
      <w:r w:rsidR="00FA7DA8" w:rsidRPr="00A164B9">
        <w:t xml:space="preserve">a </w:t>
      </w:r>
      <w:r w:rsidR="0056060C" w:rsidRPr="00A164B9">
        <w:t>uniformidade d</w:t>
      </w:r>
      <w:r w:rsidR="00FA7DA8" w:rsidRPr="00A164B9">
        <w:t>a amostra</w:t>
      </w:r>
      <w:r w:rsidR="00483D86" w:rsidRPr="00A164B9">
        <w:t xml:space="preserve">, </w:t>
      </w:r>
      <w:r w:rsidR="00FA7DA8" w:rsidRPr="00A164B9">
        <w:t>já</w:t>
      </w:r>
      <w:r w:rsidR="00525612" w:rsidRPr="00A164B9">
        <w:t xml:space="preserve"> que</w:t>
      </w:r>
      <w:r w:rsidR="00FA7DA8" w:rsidRPr="00A164B9">
        <w:t xml:space="preserve"> comparações </w:t>
      </w:r>
      <w:r w:rsidR="0000781E" w:rsidRPr="00A164B9">
        <w:t>entre</w:t>
      </w:r>
      <w:r w:rsidR="008150B8" w:rsidRPr="00A164B9">
        <w:t xml:space="preserve"> </w:t>
      </w:r>
      <w:r w:rsidR="00FD4F4E" w:rsidRPr="00A164B9">
        <w:t>participantes d</w:t>
      </w:r>
      <w:r w:rsidR="005F1725" w:rsidRPr="00A164B9">
        <w:t>e</w:t>
      </w:r>
      <w:r w:rsidR="00FD4F4E" w:rsidRPr="00A164B9">
        <w:t xml:space="preserve"> pesquisa</w:t>
      </w:r>
      <w:r w:rsidR="008150B8" w:rsidRPr="00A164B9">
        <w:t xml:space="preserve"> com </w:t>
      </w:r>
      <w:r w:rsidR="005F1725" w:rsidRPr="00A164B9">
        <w:t xml:space="preserve">classificações de IMC muito divergentes </w:t>
      </w:r>
      <w:r w:rsidR="00887301" w:rsidRPr="00A164B9">
        <w:t>pode</w:t>
      </w:r>
      <w:r w:rsidR="00BF415B" w:rsidRPr="00A164B9">
        <w:t>ria</w:t>
      </w:r>
      <w:r w:rsidR="00887301" w:rsidRPr="00A164B9">
        <w:t xml:space="preserve"> levar a resultados enviesados, por representarem</w:t>
      </w:r>
      <w:r w:rsidR="00BC1EBA" w:rsidRPr="00A164B9">
        <w:t xml:space="preserve"> diferentes espectros de gravidade da doença.</w:t>
      </w:r>
      <w:r w:rsidR="004F59C3" w:rsidRPr="00A164B9">
        <w:t xml:space="preserve"> </w:t>
      </w:r>
    </w:p>
    <w:p w14:paraId="3831A015" w14:textId="080A7E94" w:rsidR="00D14247" w:rsidRPr="00A164B9" w:rsidRDefault="00BF415B" w:rsidP="00CB4CDC">
      <w:r w:rsidRPr="00A164B9">
        <w:t xml:space="preserve">Não </w:t>
      </w:r>
      <w:r w:rsidR="005F1725" w:rsidRPr="00A164B9">
        <w:t xml:space="preserve">foram </w:t>
      </w:r>
      <w:r w:rsidRPr="00A164B9">
        <w:t xml:space="preserve">incluídos </w:t>
      </w:r>
      <w:r w:rsidR="005F1725" w:rsidRPr="00A164B9">
        <w:t>participantes de pesquisa</w:t>
      </w:r>
      <w:r w:rsidR="00A11FAE" w:rsidRPr="00A164B9">
        <w:t xml:space="preserve"> portadores de comorbidades caracterizadas por inflamação crônica de baixo grau, </w:t>
      </w:r>
      <w:r w:rsidRPr="00A164B9">
        <w:t xml:space="preserve">à exceção </w:t>
      </w:r>
      <w:r w:rsidR="00A11FAE" w:rsidRPr="00A164B9">
        <w:t>da</w:t>
      </w:r>
      <w:r w:rsidR="005F1725" w:rsidRPr="00A164B9">
        <w:t>quelas</w:t>
      </w:r>
      <w:r w:rsidR="00A11FAE" w:rsidRPr="00A164B9">
        <w:t xml:space="preserve"> </w:t>
      </w:r>
      <w:r w:rsidR="00EF3E8E" w:rsidRPr="00A164B9">
        <w:t>associadas ou secundárias</w:t>
      </w:r>
      <w:r w:rsidR="00A11FAE" w:rsidRPr="00A164B9">
        <w:t xml:space="preserve"> à obesidade</w:t>
      </w:r>
      <w:r w:rsidR="00D14247" w:rsidRPr="00A164B9">
        <w:t xml:space="preserve">. </w:t>
      </w:r>
      <w:r w:rsidR="00EF3E8E" w:rsidRPr="00A164B9">
        <w:t xml:space="preserve">O motivo é que tais condições </w:t>
      </w:r>
      <w:r w:rsidR="005F1725" w:rsidRPr="00A164B9">
        <w:t xml:space="preserve">poderiam gerar viés na interpretação dos </w:t>
      </w:r>
      <w:r w:rsidR="00EF3E8E" w:rsidRPr="00A164B9">
        <w:t xml:space="preserve">parâmetros inflamatórios que </w:t>
      </w:r>
      <w:r w:rsidR="005F1725" w:rsidRPr="00A164B9">
        <w:t xml:space="preserve">foram </w:t>
      </w:r>
      <w:r w:rsidR="00EF3E8E" w:rsidRPr="00A164B9">
        <w:t xml:space="preserve">utilizados </w:t>
      </w:r>
      <w:r w:rsidR="009B6650" w:rsidRPr="00A164B9">
        <w:t>para medir o efeito da intervenção</w:t>
      </w:r>
      <w:r w:rsidR="005F1725" w:rsidRPr="00A164B9">
        <w:t>.</w:t>
      </w:r>
    </w:p>
    <w:p w14:paraId="5636014F" w14:textId="280C6DC0" w:rsidR="00BF415B" w:rsidRPr="00A164B9" w:rsidRDefault="00A11FAE" w:rsidP="00CB4CDC">
      <w:r w:rsidRPr="00A164B9">
        <w:lastRenderedPageBreak/>
        <w:t xml:space="preserve">Desta forma, não </w:t>
      </w:r>
      <w:r w:rsidR="005F1725" w:rsidRPr="00A164B9">
        <w:t xml:space="preserve">foram </w:t>
      </w:r>
      <w:r w:rsidRPr="00A164B9">
        <w:t>incluídos participantes</w:t>
      </w:r>
      <w:r w:rsidR="00D14247" w:rsidRPr="00A164B9">
        <w:t xml:space="preserve"> </w:t>
      </w:r>
      <w:r w:rsidR="005F1725" w:rsidRPr="00A164B9">
        <w:t>portadores de</w:t>
      </w:r>
      <w:r w:rsidRPr="00A164B9">
        <w:t xml:space="preserve">: </w:t>
      </w:r>
    </w:p>
    <w:p w14:paraId="66713EE0" w14:textId="006ED6A6" w:rsidR="00D14247" w:rsidRPr="00A164B9" w:rsidRDefault="005F1725" w:rsidP="00371FBF">
      <w:pPr>
        <w:pStyle w:val="ListParagraph"/>
        <w:numPr>
          <w:ilvl w:val="0"/>
          <w:numId w:val="73"/>
        </w:numPr>
      </w:pPr>
      <w:r w:rsidRPr="00A164B9">
        <w:t>d</w:t>
      </w:r>
      <w:r w:rsidR="00D14247" w:rsidRPr="00A164B9">
        <w:t>oenças autoimunes</w:t>
      </w:r>
      <w:r w:rsidRPr="00A164B9">
        <w:t xml:space="preserve"> – c</w:t>
      </w:r>
      <w:r w:rsidR="00D14247" w:rsidRPr="00A164B9">
        <w:t>ondições como artrite reumatoide e lúpus eritematoso sistêmico, psoríase</w:t>
      </w:r>
      <w:r w:rsidR="00B8152D" w:rsidRPr="00A164B9">
        <w:t>, diabetes mel</w:t>
      </w:r>
      <w:r w:rsidR="00EF3E8E" w:rsidRPr="00A164B9">
        <w:t>l</w:t>
      </w:r>
      <w:r w:rsidR="00B8152D" w:rsidRPr="00A164B9">
        <w:t>itus tipo 1 (exceção se faz a tireoidite de Hashimoto crônica compensada)</w:t>
      </w:r>
      <w:r w:rsidR="00EF3E8E" w:rsidRPr="00A164B9">
        <w:t>;</w:t>
      </w:r>
    </w:p>
    <w:p w14:paraId="072B08AC" w14:textId="1C3BF3EB" w:rsidR="00D14247" w:rsidRPr="00A164B9" w:rsidRDefault="00D14247" w:rsidP="00371FBF">
      <w:pPr>
        <w:pStyle w:val="ListParagraph"/>
      </w:pPr>
      <w:r w:rsidRPr="00A164B9">
        <w:t>doença inflamatória intestinal</w:t>
      </w:r>
      <w:r w:rsidR="005F1725" w:rsidRPr="00A164B9">
        <w:t xml:space="preserve"> – </w:t>
      </w:r>
      <w:r w:rsidRPr="00A164B9">
        <w:t xml:space="preserve">por exemplo, doença de </w:t>
      </w:r>
      <w:proofErr w:type="spellStart"/>
      <w:r w:rsidRPr="00A164B9">
        <w:t>Crohn</w:t>
      </w:r>
      <w:proofErr w:type="spellEnd"/>
      <w:r w:rsidRPr="00A164B9">
        <w:t>, retocolite ulcerativa</w:t>
      </w:r>
      <w:r w:rsidR="00EF3E8E" w:rsidRPr="00A164B9">
        <w:t>;</w:t>
      </w:r>
    </w:p>
    <w:p w14:paraId="614995C5" w14:textId="282BA25B" w:rsidR="00EF3E8E" w:rsidRPr="00A164B9" w:rsidRDefault="005F1725" w:rsidP="00371FBF">
      <w:pPr>
        <w:pStyle w:val="ListParagraph"/>
      </w:pPr>
      <w:r w:rsidRPr="00A164B9">
        <w:t>d</w:t>
      </w:r>
      <w:r w:rsidR="00D14247" w:rsidRPr="00A164B9">
        <w:t>oenças neurodegenerativas</w:t>
      </w:r>
      <w:r w:rsidRPr="00A164B9">
        <w:t xml:space="preserve"> –</w:t>
      </w:r>
      <w:r w:rsidR="00D14247" w:rsidRPr="00A164B9">
        <w:t xml:space="preserve"> como Doença de Alzheimer e Doença de Parkinson</w:t>
      </w:r>
      <w:r w:rsidR="00EF3E8E" w:rsidRPr="00A164B9">
        <w:t>;</w:t>
      </w:r>
    </w:p>
    <w:p w14:paraId="39228F28" w14:textId="7E5526C7" w:rsidR="00D14247" w:rsidRPr="00A164B9" w:rsidRDefault="005F1725" w:rsidP="00371FBF">
      <w:pPr>
        <w:pStyle w:val="ListParagraph"/>
      </w:pPr>
      <w:r w:rsidRPr="00A164B9">
        <w:t>d</w:t>
      </w:r>
      <w:r w:rsidR="00D14247" w:rsidRPr="00A164B9">
        <w:t>oença renal crônica com taxa de filtração glomerular &lt; 60 mg/dl</w:t>
      </w:r>
      <w:r w:rsidR="00EF3E8E" w:rsidRPr="00A164B9">
        <w:t>;</w:t>
      </w:r>
    </w:p>
    <w:p w14:paraId="0BBF6059" w14:textId="299FF4A8" w:rsidR="00D14247" w:rsidRPr="00A164B9" w:rsidRDefault="005F1725" w:rsidP="00371FBF">
      <w:pPr>
        <w:pStyle w:val="ListParagraph"/>
      </w:pPr>
      <w:r w:rsidRPr="00A164B9">
        <w:t>p</w:t>
      </w:r>
      <w:r w:rsidR="00D14247" w:rsidRPr="00A164B9">
        <w:t xml:space="preserve">neumopatias crônicas </w:t>
      </w:r>
      <w:r w:rsidRPr="00A164B9">
        <w:t xml:space="preserve">– </w:t>
      </w:r>
      <w:r w:rsidR="00D14247" w:rsidRPr="00A164B9">
        <w:t>como doença pulmonar obstrutiva crônica</w:t>
      </w:r>
      <w:r w:rsidR="00EF3E8E" w:rsidRPr="00A164B9">
        <w:t>;</w:t>
      </w:r>
    </w:p>
    <w:p w14:paraId="6E15DC90" w14:textId="6A784E67" w:rsidR="00B8152D" w:rsidRPr="00A164B9" w:rsidRDefault="005F1725" w:rsidP="00371FBF">
      <w:pPr>
        <w:pStyle w:val="ListParagraph"/>
      </w:pPr>
      <w:r w:rsidRPr="00A164B9">
        <w:t>n</w:t>
      </w:r>
      <w:r w:rsidR="00B8152D" w:rsidRPr="00A164B9">
        <w:t>eoplasias</w:t>
      </w:r>
      <w:r w:rsidR="00EF3E8E" w:rsidRPr="00A164B9">
        <w:t>;</w:t>
      </w:r>
    </w:p>
    <w:p w14:paraId="03F989C6" w14:textId="7C7E05A7" w:rsidR="00B8152D" w:rsidRPr="00A164B9" w:rsidRDefault="005F1725" w:rsidP="00371FBF">
      <w:pPr>
        <w:pStyle w:val="ListParagraph"/>
      </w:pPr>
      <w:r w:rsidRPr="00A164B9">
        <w:t>d</w:t>
      </w:r>
      <w:r w:rsidR="00D14247" w:rsidRPr="00A164B9">
        <w:t>oenças associadas a imunodepressão</w:t>
      </w:r>
      <w:r w:rsidRPr="00A164B9">
        <w:t xml:space="preserve"> – </w:t>
      </w:r>
      <w:r w:rsidR="00D14247" w:rsidRPr="00A164B9">
        <w:t>como</w:t>
      </w:r>
      <w:r w:rsidR="00B8152D" w:rsidRPr="00A164B9">
        <w:t xml:space="preserve"> </w:t>
      </w:r>
      <w:r w:rsidR="004645BA" w:rsidRPr="00A164B9">
        <w:t>infeção</w:t>
      </w:r>
      <w:r w:rsidR="00B8152D" w:rsidRPr="00A164B9">
        <w:t xml:space="preserve"> pelo HIV, transplan</w:t>
      </w:r>
      <w:r w:rsidRPr="00A164B9">
        <w:t>tados</w:t>
      </w:r>
      <w:r w:rsidR="00B8152D" w:rsidRPr="00A164B9">
        <w:t>, imunodeficiência</w:t>
      </w:r>
      <w:r w:rsidRPr="00A164B9">
        <w:t>s</w:t>
      </w:r>
      <w:r w:rsidR="00EF3E8E" w:rsidRPr="00A164B9">
        <w:t>;</w:t>
      </w:r>
    </w:p>
    <w:p w14:paraId="056FF576" w14:textId="2216C287" w:rsidR="00B8152D" w:rsidRPr="00A164B9" w:rsidRDefault="005F1725" w:rsidP="00371FBF">
      <w:pPr>
        <w:pStyle w:val="ListParagraph"/>
      </w:pPr>
      <w:r w:rsidRPr="00A164B9">
        <w:t>o</w:t>
      </w:r>
      <w:r w:rsidR="00B8152D" w:rsidRPr="00A164B9">
        <w:t>utras</w:t>
      </w:r>
      <w:r w:rsidRPr="00A164B9">
        <w:t xml:space="preserve"> condições inflamatórias –</w:t>
      </w:r>
      <w:r w:rsidR="00B8152D" w:rsidRPr="00A164B9">
        <w:t xml:space="preserve"> como doença periodontal crônic</w:t>
      </w:r>
      <w:r w:rsidR="00EF3E8E" w:rsidRPr="00A164B9">
        <w:t>a;</w:t>
      </w:r>
    </w:p>
    <w:p w14:paraId="341E8C5E" w14:textId="1D7F7511" w:rsidR="00B8152D" w:rsidRPr="00A164B9" w:rsidRDefault="005F1725" w:rsidP="005F1725">
      <w:r w:rsidRPr="00A164B9">
        <w:t>Em adição, não foram incluídos participantes com h</w:t>
      </w:r>
      <w:r w:rsidR="00B8152D" w:rsidRPr="00A164B9">
        <w:t xml:space="preserve">istórico de uso crônico de </w:t>
      </w:r>
      <w:r w:rsidRPr="00A164B9">
        <w:t xml:space="preserve">anti-inflamatórios esteroidais ou não esteroidais, ou drogas </w:t>
      </w:r>
      <w:r w:rsidR="00B8152D" w:rsidRPr="00A164B9">
        <w:t>imunossupressor</w:t>
      </w:r>
      <w:r w:rsidRPr="00A164B9">
        <w:t>as</w:t>
      </w:r>
      <w:r w:rsidR="00EF3E8E" w:rsidRPr="00A164B9">
        <w:t>.</w:t>
      </w:r>
    </w:p>
    <w:p w14:paraId="3BD2D85F" w14:textId="0A6108AD" w:rsidR="0067751A" w:rsidRPr="00A164B9" w:rsidRDefault="00C93293" w:rsidP="00CB4CDC">
      <w:pPr>
        <w:rPr>
          <w:color w:val="000000"/>
        </w:rPr>
      </w:pPr>
      <w:r w:rsidRPr="00A164B9">
        <w:t>Devido a</w:t>
      </w:r>
      <w:r w:rsidR="00E41CD9" w:rsidRPr="00A164B9">
        <w:t xml:space="preserve"> </w:t>
      </w:r>
      <w:r w:rsidR="008C7D00" w:rsidRPr="00A164B9">
        <w:t>interferências n</w:t>
      </w:r>
      <w:r w:rsidR="005F1725" w:rsidRPr="00A164B9">
        <w:t>as</w:t>
      </w:r>
      <w:r w:rsidR="00E41CD9" w:rsidRPr="00A164B9">
        <w:t xml:space="preserve"> </w:t>
      </w:r>
      <w:r w:rsidR="005F1725" w:rsidRPr="00A164B9">
        <w:t>análises de impedância bioelétrica corporal</w:t>
      </w:r>
      <w:r w:rsidR="008D15F8" w:rsidRPr="00A164B9">
        <w:t xml:space="preserve">, </w:t>
      </w:r>
      <w:r w:rsidR="00004C0F" w:rsidRPr="00A164B9">
        <w:t xml:space="preserve">não </w:t>
      </w:r>
      <w:r w:rsidR="005F1725" w:rsidRPr="00A164B9">
        <w:t xml:space="preserve">foram </w:t>
      </w:r>
      <w:r w:rsidR="00004C0F" w:rsidRPr="00A164B9">
        <w:t xml:space="preserve">incluídos </w:t>
      </w:r>
      <w:r w:rsidR="005F1725" w:rsidRPr="00A164B9">
        <w:t>participantes com</w:t>
      </w:r>
      <w:r w:rsidR="00E41CD9" w:rsidRPr="00A164B9">
        <w:t xml:space="preserve"> insuficiência cardíaca</w:t>
      </w:r>
      <w:r w:rsidR="004401EC" w:rsidRPr="00A164B9">
        <w:t xml:space="preserve"> estágio clínico C</w:t>
      </w:r>
      <w:r w:rsidR="006F7302" w:rsidRPr="00A164B9">
        <w:t xml:space="preserve"> ou D</w:t>
      </w:r>
      <w:r w:rsidR="005F1725" w:rsidRPr="00A164B9">
        <w:t>,</w:t>
      </w:r>
      <w:r w:rsidR="00FF780D" w:rsidRPr="00A164B9">
        <w:t xml:space="preserve"> trombose venosa profunda</w:t>
      </w:r>
      <w:r w:rsidR="005F1725" w:rsidRPr="00A164B9">
        <w:t>,</w:t>
      </w:r>
      <w:r w:rsidR="00FF780D" w:rsidRPr="00A164B9">
        <w:t xml:space="preserve"> </w:t>
      </w:r>
      <w:r w:rsidR="00C23809" w:rsidRPr="00A164B9">
        <w:t>membros</w:t>
      </w:r>
      <w:r w:rsidR="005F1725" w:rsidRPr="00A164B9">
        <w:t xml:space="preserve"> amputados,</w:t>
      </w:r>
      <w:r w:rsidR="00DB3787" w:rsidRPr="00A164B9">
        <w:t xml:space="preserve"> edema periférico</w:t>
      </w:r>
      <w:r w:rsidR="005F1725" w:rsidRPr="00A164B9">
        <w:t xml:space="preserve">, </w:t>
      </w:r>
      <w:proofErr w:type="spellStart"/>
      <w:r w:rsidR="00DB5BD1" w:rsidRPr="00A164B9">
        <w:t>paquidermia</w:t>
      </w:r>
      <w:proofErr w:type="spellEnd"/>
      <w:r w:rsidR="00AF5E3D" w:rsidRPr="00A164B9">
        <w:t xml:space="preserve">, linfedema crônico </w:t>
      </w:r>
      <w:r w:rsidR="00DB5BD1" w:rsidRPr="00A164B9">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BA13C3" w:rsidRPr="00A164B9">
            <w:rPr>
              <w:color w:val="000000"/>
            </w:rPr>
            <w:t>(KYLE et al., 2004)</w:t>
          </w:r>
        </w:sdtContent>
      </w:sdt>
      <w:r w:rsidR="0067751A" w:rsidRPr="00A164B9">
        <w:rPr>
          <w:color w:val="000000"/>
        </w:rPr>
        <w:t>.</w:t>
      </w:r>
      <w:r w:rsidR="004C2763" w:rsidRPr="00A164B9">
        <w:rPr>
          <w:color w:val="000000"/>
        </w:rPr>
        <w:t xml:space="preserve"> Pelo mesmo motivo, </w:t>
      </w:r>
      <w:r w:rsidR="00851DFF" w:rsidRPr="00A164B9">
        <w:rPr>
          <w:color w:val="000000"/>
        </w:rPr>
        <w:t>n</w:t>
      </w:r>
      <w:r w:rsidR="0067751A" w:rsidRPr="00A164B9">
        <w:rPr>
          <w:color w:val="000000"/>
        </w:rPr>
        <w:t xml:space="preserve">ão </w:t>
      </w:r>
      <w:r w:rsidR="005F1725" w:rsidRPr="00A164B9">
        <w:rPr>
          <w:color w:val="000000"/>
        </w:rPr>
        <w:t xml:space="preserve">foram </w:t>
      </w:r>
      <w:r w:rsidR="0067751A" w:rsidRPr="00A164B9">
        <w:rPr>
          <w:color w:val="000000"/>
        </w:rPr>
        <w:t xml:space="preserve">incluídos participantes de pesquisa que nos três meses anteriores ao recrutamento tenham </w:t>
      </w:r>
      <w:r w:rsidR="00101A5A" w:rsidRPr="00A164B9">
        <w:rPr>
          <w:color w:val="000000"/>
        </w:rPr>
        <w:t xml:space="preserve">iniciado ou </w:t>
      </w:r>
      <w:r w:rsidR="0067751A" w:rsidRPr="00A164B9">
        <w:rPr>
          <w:color w:val="000000"/>
        </w:rPr>
        <w:t xml:space="preserve">passado por modificação de doses de </w:t>
      </w:r>
      <w:r w:rsidR="004C2763" w:rsidRPr="00A164B9">
        <w:rPr>
          <w:color w:val="000000"/>
        </w:rPr>
        <w:t>diuréticos</w:t>
      </w:r>
      <w:r w:rsidR="0067728C" w:rsidRPr="00A164B9">
        <w:rPr>
          <w:color w:val="000000"/>
        </w:rPr>
        <w:t xml:space="preserve">. </w:t>
      </w:r>
    </w:p>
    <w:p w14:paraId="4299D846" w14:textId="75D80727" w:rsidR="00DC2417" w:rsidRPr="00A164B9" w:rsidRDefault="00A01C67" w:rsidP="00CB4CDC">
      <w:pPr>
        <w:rPr>
          <w:b/>
          <w:bCs/>
        </w:rPr>
      </w:pPr>
      <w:r w:rsidRPr="00A164B9">
        <w:t>Apesar de estudos terem sugerido</w:t>
      </w:r>
      <w:r w:rsidR="000B0A2D" w:rsidRPr="00A164B9">
        <w:t xml:space="preserve"> que </w:t>
      </w:r>
      <w:r w:rsidR="00C10103" w:rsidRPr="00A164B9">
        <w:t>a análise de impedância bioelétrica corporal</w:t>
      </w:r>
      <w:r w:rsidR="000B0A2D" w:rsidRPr="00A164B9">
        <w:t xml:space="preserve"> não </w:t>
      </w:r>
      <w:r w:rsidR="00C44613" w:rsidRPr="00A164B9">
        <w:t>caus</w:t>
      </w:r>
      <w:r w:rsidR="00DC2417" w:rsidRPr="00A164B9">
        <w:t>a</w:t>
      </w:r>
      <w:r w:rsidR="00C44613" w:rsidRPr="00A164B9">
        <w:t xml:space="preserve"> interferência no funcionamento de dispositivos cardíacos implantáveis</w:t>
      </w:r>
      <w:r w:rsidR="00D606C3" w:rsidRPr="00A164B9">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BA13C3" w:rsidRPr="00A164B9">
            <w:rPr>
              <w:color w:val="000000"/>
            </w:rPr>
            <w:t>(CHABIN et al., 2019)</w:t>
          </w:r>
        </w:sdtContent>
      </w:sdt>
      <w:r w:rsidR="00C44613" w:rsidRPr="00A164B9">
        <w:t>, n</w:t>
      </w:r>
      <w:r w:rsidR="003C30A9" w:rsidRPr="00A164B9">
        <w:t xml:space="preserve">ão </w:t>
      </w:r>
      <w:r w:rsidR="00C10103" w:rsidRPr="00A164B9">
        <w:t xml:space="preserve">foram </w:t>
      </w:r>
      <w:r w:rsidR="003C30A9" w:rsidRPr="00A164B9">
        <w:t xml:space="preserve">incluídos participantes </w:t>
      </w:r>
      <w:r w:rsidR="006139D9" w:rsidRPr="00A164B9">
        <w:t xml:space="preserve">de pesquisa </w:t>
      </w:r>
      <w:r w:rsidR="00CD29C6" w:rsidRPr="00A164B9">
        <w:t xml:space="preserve">que façam uso destes dispositivos, </w:t>
      </w:r>
      <w:r w:rsidR="00564A75" w:rsidRPr="00A164B9">
        <w:t xml:space="preserve">como </w:t>
      </w:r>
      <w:r w:rsidR="003C30A9" w:rsidRPr="00A164B9">
        <w:t>marca</w:t>
      </w:r>
      <w:r w:rsidR="0080491D" w:rsidRPr="00A164B9">
        <w:t>-</w:t>
      </w:r>
      <w:r w:rsidR="003C30A9" w:rsidRPr="00A164B9">
        <w:t>passo</w:t>
      </w:r>
      <w:r w:rsidR="006139D9" w:rsidRPr="00A164B9">
        <w:t xml:space="preserve"> ou cardioversor desfibrilador implantável</w:t>
      </w:r>
      <w:r w:rsidR="00C10103" w:rsidRPr="00A164B9">
        <w:t>, por motivo de segurança.</w:t>
      </w:r>
    </w:p>
    <w:p w14:paraId="555F400F" w14:textId="67857084" w:rsidR="00B1512D" w:rsidRPr="00A164B9" w:rsidRDefault="00DC2417" w:rsidP="00CB4CDC">
      <w:pPr>
        <w:rPr>
          <w:b/>
          <w:bCs/>
        </w:rPr>
      </w:pPr>
      <w:r w:rsidRPr="00A164B9">
        <w:t xml:space="preserve">Como descrito previamente em </w:t>
      </w:r>
      <w:r w:rsidRPr="00A164B9">
        <w:rPr>
          <w:i/>
          <w:iCs/>
        </w:rPr>
        <w:t>Contraindicações, Interações Medicamentosas e Toxicidad</w:t>
      </w:r>
      <w:r w:rsidR="000C0ED5" w:rsidRPr="00A164B9">
        <w:rPr>
          <w:i/>
          <w:iCs/>
        </w:rPr>
        <w:t>e</w:t>
      </w:r>
      <w:r w:rsidR="000C0ED5" w:rsidRPr="00A164B9">
        <w:t>,</w:t>
      </w:r>
      <w:r w:rsidR="000C0ED5" w:rsidRPr="00A164B9">
        <w:rPr>
          <w:b/>
          <w:bCs/>
        </w:rPr>
        <w:t xml:space="preserve"> </w:t>
      </w:r>
      <w:r w:rsidR="000C0ED5" w:rsidRPr="00A164B9">
        <w:t>n</w:t>
      </w:r>
      <w:r w:rsidR="00B1512D" w:rsidRPr="00A164B9">
        <w:t xml:space="preserve">ão </w:t>
      </w:r>
      <w:r w:rsidR="00C10103" w:rsidRPr="00A164B9">
        <w:t xml:space="preserve">foram </w:t>
      </w:r>
      <w:r w:rsidR="00B1512D" w:rsidRPr="00A164B9">
        <w:t xml:space="preserve">incluídos </w:t>
      </w:r>
      <w:r w:rsidR="003C30A9" w:rsidRPr="00A164B9">
        <w:t>participantes</w:t>
      </w:r>
      <w:r w:rsidR="00B1512D" w:rsidRPr="00A164B9">
        <w:t xml:space="preserve"> com </w:t>
      </w:r>
      <w:r w:rsidR="00604920" w:rsidRPr="00A164B9">
        <w:t>quadros diarreicos crônicos.</w:t>
      </w:r>
    </w:p>
    <w:p w14:paraId="37FCC889" w14:textId="7947C463" w:rsidR="00AA745A" w:rsidRPr="00A164B9" w:rsidRDefault="00DC2417" w:rsidP="00CB4CDC">
      <w:r w:rsidRPr="00A164B9">
        <w:t>Por motivos éticos, n</w:t>
      </w:r>
      <w:r w:rsidR="00774426" w:rsidRPr="00A164B9">
        <w:t xml:space="preserve">ão </w:t>
      </w:r>
      <w:r w:rsidR="00C10103" w:rsidRPr="00A164B9">
        <w:t xml:space="preserve">foram </w:t>
      </w:r>
      <w:r w:rsidR="00774426" w:rsidRPr="00A164B9">
        <w:t>incluídos</w:t>
      </w:r>
      <w:r w:rsidR="00DB2D43" w:rsidRPr="00A164B9">
        <w:t xml:space="preserve"> </w:t>
      </w:r>
      <w:r w:rsidRPr="00A164B9">
        <w:t>participantes</w:t>
      </w:r>
      <w:r w:rsidR="00B851F9" w:rsidRPr="00A164B9">
        <w:t xml:space="preserve"> </w:t>
      </w:r>
      <w:r w:rsidR="00C10103" w:rsidRPr="00A164B9">
        <w:t xml:space="preserve">com </w:t>
      </w:r>
      <w:r w:rsidR="01080229" w:rsidRPr="00A164B9">
        <w:t>restrição d</w:t>
      </w:r>
      <w:r w:rsidR="00C10103" w:rsidRPr="00A164B9">
        <w:t>e</w:t>
      </w:r>
      <w:r w:rsidR="01080229" w:rsidRPr="00A164B9">
        <w:t xml:space="preserve"> liberdade ou do esclarecimento necessário para o adequado consentimento à participação do estudo</w:t>
      </w:r>
      <w:r w:rsidR="00DB2D43" w:rsidRPr="00A164B9">
        <w:t>.</w:t>
      </w:r>
      <w:r w:rsidR="00AA745A" w:rsidRPr="00A164B9">
        <w:rPr>
          <w:vanish/>
        </w:rPr>
        <w:t>Top of Form</w:t>
      </w:r>
    </w:p>
    <w:p w14:paraId="63572CE2" w14:textId="1B3F23C1" w:rsidR="00737B70" w:rsidRPr="00A164B9" w:rsidRDefault="001E4188" w:rsidP="00A606F3">
      <w:pPr>
        <w:pStyle w:val="Heading3"/>
        <w:rPr>
          <w:lang w:val="pt-BR"/>
        </w:rPr>
      </w:pPr>
      <w:bookmarkStart w:id="101" w:name="_Toc187787255"/>
      <w:r w:rsidRPr="00A164B9">
        <w:rPr>
          <w:lang w:val="pt-BR"/>
        </w:rPr>
        <w:lastRenderedPageBreak/>
        <w:t>Critérios de exclusão</w:t>
      </w:r>
      <w:bookmarkEnd w:id="101"/>
    </w:p>
    <w:p w14:paraId="3C63AF21" w14:textId="7E3CD724" w:rsidR="00666BFD" w:rsidRPr="00A164B9" w:rsidRDefault="008232C2" w:rsidP="00CB4CDC">
      <w:r w:rsidRPr="00A164B9">
        <w:t>R</w:t>
      </w:r>
      <w:r w:rsidR="00737B70" w:rsidRPr="00A164B9">
        <w:t>etira</w:t>
      </w:r>
      <w:r w:rsidRPr="00A164B9">
        <w:t>da</w:t>
      </w:r>
      <w:r w:rsidR="00737B70" w:rsidRPr="00A164B9">
        <w:t xml:space="preserve"> </w:t>
      </w:r>
      <w:r w:rsidRPr="00A164B9">
        <w:t>d</w:t>
      </w:r>
      <w:r w:rsidR="00737B70" w:rsidRPr="00A164B9">
        <w:t>o consentimento;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2631753C" w14:textId="199C939C" w:rsidR="007C72FB" w:rsidRPr="00A164B9" w:rsidRDefault="001E4188" w:rsidP="007C72FB">
      <w:pPr>
        <w:pStyle w:val="Heading3"/>
        <w:rPr>
          <w:lang w:val="pt-BR"/>
        </w:rPr>
      </w:pPr>
      <w:bookmarkStart w:id="102" w:name="_Toc187787256"/>
      <w:r w:rsidRPr="00A164B9">
        <w:rPr>
          <w:lang w:val="pt-BR"/>
        </w:rPr>
        <w:t>Seleção e recrutamento</w:t>
      </w:r>
      <w:bookmarkEnd w:id="102"/>
      <w:r w:rsidRPr="00A164B9">
        <w:rPr>
          <w:lang w:val="pt-BR"/>
        </w:rPr>
        <w:t xml:space="preserve"> </w:t>
      </w:r>
    </w:p>
    <w:p w14:paraId="2EEE3467" w14:textId="77777777" w:rsidR="007C72FB" w:rsidRPr="00A164B9" w:rsidRDefault="007C72FB" w:rsidP="007C72FB">
      <w:r w:rsidRPr="00A164B9">
        <w:t>O estudo foi conduzido em colaboração com a Secretaria de Saúde de Jardinópolis-SP, com a divulgação realizada pelas Estratégias de Saúde da Família (ESF). Os potenciais participantes foram contatados pela equipe de pesquisa, que forneceu informações detalhadas sobre o estudo, seus objetivos, métodos, riscos e benefícios, garantindo linguagem acessível. A elegibilidade foi verificada conforme os critérios de inclusão e exclusão previamente definidos.</w:t>
      </w:r>
    </w:p>
    <w:p w14:paraId="74D846B5" w14:textId="34FDCB3C" w:rsidR="007C72FB" w:rsidRPr="00A164B9" w:rsidRDefault="007C72FB" w:rsidP="007C72FB">
      <w:r w:rsidRPr="00A164B9">
        <w:t xml:space="preserve">O consentimento foi obtido de forma livre e esclarecida, conforme orientações da Resolução CNS 466/2012, após os participantes receberem todas as informações relevantes sobre a pesquisa. O Termo de Consentimento Livre e Esclarecido (TCLE) foi preenchido em duas vias, com uma destinada ao participante e outra armazenada no centro de pesquisa. Adicionalmente, uma cópia digitalizada foi salva no sistema </w:t>
      </w:r>
      <w:proofErr w:type="spellStart"/>
      <w:r w:rsidRPr="00A164B9">
        <w:t>REDCap</w:t>
      </w:r>
      <w:proofErr w:type="spellEnd"/>
      <w:r w:rsidRPr="00A164B9">
        <w:t xml:space="preserve"> para maior segurança.</w:t>
      </w:r>
    </w:p>
    <w:p w14:paraId="559681B2" w14:textId="6FBC411B" w:rsidR="00A13B8E" w:rsidRPr="00A164B9" w:rsidRDefault="001E4188" w:rsidP="00A606F3">
      <w:pPr>
        <w:pStyle w:val="Heading3"/>
        <w:rPr>
          <w:lang w:val="pt-BR"/>
        </w:rPr>
      </w:pPr>
      <w:bookmarkStart w:id="103" w:name="_Toc187787257"/>
      <w:r w:rsidRPr="00A164B9">
        <w:rPr>
          <w:lang w:val="pt-BR"/>
        </w:rPr>
        <w:t xml:space="preserve">Inclusão de </w:t>
      </w:r>
      <w:r w:rsidR="005F1725" w:rsidRPr="00A164B9">
        <w:rPr>
          <w:lang w:val="pt-BR"/>
        </w:rPr>
        <w:t>participantes de pesquisa</w:t>
      </w:r>
      <w:r w:rsidRPr="00A164B9">
        <w:rPr>
          <w:lang w:val="pt-BR"/>
        </w:rPr>
        <w:t xml:space="preserve"> do sexo feminino</w:t>
      </w:r>
      <w:bookmarkEnd w:id="103"/>
    </w:p>
    <w:p w14:paraId="66047AD1" w14:textId="47FEA59C" w:rsidR="00A13B8E" w:rsidRPr="00A164B9" w:rsidRDefault="00A13B8E" w:rsidP="00924963">
      <w:r w:rsidRPr="00A164B9">
        <w:t xml:space="preserve">Não há evidências suficientes para afirmar que 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BA13C3" w:rsidRPr="00A164B9">
            <w:rPr>
              <w:color w:val="000000"/>
            </w:rPr>
            <w:t>(GERMOSÉN-ROBINEAU, 2005; PEREIRA et al., 2020a)</w:t>
          </w:r>
        </w:sdtContent>
      </w:sdt>
      <w:r w:rsidRPr="00A164B9">
        <w:t xml:space="preserve">. Portanto, a </w:t>
      </w:r>
      <w:r w:rsidR="00924963" w:rsidRPr="00A164B9">
        <w:t>avaliação de elegibilidade de</w:t>
      </w:r>
      <w:r w:rsidRPr="00A164B9">
        <w:t xml:space="preserve"> participantes do sexo feminino </w:t>
      </w:r>
      <w:r w:rsidR="00924963" w:rsidRPr="00A164B9">
        <w:t>foi</w:t>
      </w:r>
      <w:r w:rsidRPr="00A164B9">
        <w:t xml:space="preserve"> uma questão ética importante</w:t>
      </w:r>
      <w:r w:rsidR="00924963" w:rsidRPr="00A164B9">
        <w:t>,</w:t>
      </w:r>
      <w:r w:rsidRPr="00A164B9">
        <w:t xml:space="preserve"> tratada com o máximo cuidado. </w:t>
      </w:r>
      <w:r w:rsidR="00924963" w:rsidRPr="00A164B9">
        <w:t>D</w:t>
      </w:r>
      <w:r w:rsidRPr="00A164B9">
        <w:t xml:space="preserve">urante o processo de esclarecimento, </w:t>
      </w:r>
      <w:r w:rsidR="00924963" w:rsidRPr="00A164B9">
        <w:t>a</w:t>
      </w:r>
      <w:r w:rsidR="00E67EAE" w:rsidRPr="00A164B9">
        <w:t xml:space="preserve">s potenciais </w:t>
      </w:r>
      <w:r w:rsidR="005F1725" w:rsidRPr="00A164B9">
        <w:t>participantes de pesquisa</w:t>
      </w:r>
      <w:r w:rsidR="009C5145" w:rsidRPr="00A164B9">
        <w:t xml:space="preserve"> receber</w:t>
      </w:r>
      <w:r w:rsidR="00924963" w:rsidRPr="00A164B9">
        <w:t>am</w:t>
      </w:r>
      <w:r w:rsidR="009C5145" w:rsidRPr="00A164B9">
        <w:t xml:space="preserve"> informações claras e compreensíveis sobre os objetivos, procedimentos e riscos envolvidos, no que tange a possibilidade de gestação</w:t>
      </w:r>
      <w:r w:rsidR="00144DA5" w:rsidRPr="00A164B9">
        <w:t xml:space="preserve">, garantindo sua autonomia.  </w:t>
      </w:r>
    </w:p>
    <w:p w14:paraId="7A638960" w14:textId="771C9AF6" w:rsidR="00A13B8E" w:rsidRPr="00A164B9" w:rsidRDefault="00A13B8E" w:rsidP="00924963">
      <w:pPr>
        <w:ind w:firstLine="720"/>
      </w:pPr>
      <w:r w:rsidRPr="00A164B9">
        <w:t xml:space="preserve">Por este motivo, a </w:t>
      </w:r>
      <w:r w:rsidR="00924963" w:rsidRPr="00A164B9">
        <w:t>elegibilidade para</w:t>
      </w:r>
      <w:r w:rsidRPr="00A164B9">
        <w:t xml:space="preserve"> inclusão</w:t>
      </w:r>
      <w:r w:rsidR="00924963" w:rsidRPr="00A164B9">
        <w:t xml:space="preserve"> foi averiguada através da estratificação do risco gestacional.</w:t>
      </w:r>
      <w:r w:rsidRPr="00A164B9">
        <w:t xml:space="preserve"> Com base </w:t>
      </w:r>
      <w:r w:rsidR="00924963" w:rsidRPr="00A164B9">
        <w:t>no histórico ginecológico</w:t>
      </w:r>
      <w:r w:rsidRPr="00A164B9">
        <w:t xml:space="preserve">, as </w:t>
      </w:r>
      <w:r w:rsidR="00924963" w:rsidRPr="00A164B9">
        <w:t xml:space="preserve">candidatas foram </w:t>
      </w:r>
      <w:r w:rsidRPr="00A164B9">
        <w:t xml:space="preserve">categorizadas em dois grupos: alto risco de gravidez e baixo risco de gravidez. </w:t>
      </w:r>
    </w:p>
    <w:p w14:paraId="4E4E4C77" w14:textId="1FE31366" w:rsidR="00A13B8E" w:rsidRPr="00A164B9" w:rsidRDefault="00A13B8E" w:rsidP="00924963">
      <w:r w:rsidRPr="00A164B9">
        <w:lastRenderedPageBreak/>
        <w:t xml:space="preserve">As mulheres estratificadas como alto risco de gravidez </w:t>
      </w:r>
      <w:r w:rsidR="00924963" w:rsidRPr="00A164B9">
        <w:t xml:space="preserve">foram triadas com avaliação sérica de </w:t>
      </w:r>
      <w:r w:rsidR="00FD2AC4" w:rsidRPr="00A164B9">
        <w:t>gonadotrofina coriônica humana</w:t>
      </w:r>
      <w:r w:rsidR="00663931" w:rsidRPr="00A164B9">
        <w:t xml:space="preserve"> </w:t>
      </w:r>
      <w:r w:rsidR="00FD2AC4" w:rsidRPr="00A164B9">
        <w:t>beta</w:t>
      </w:r>
      <w:r w:rsidRPr="00A164B9">
        <w:t xml:space="preserve"> </w:t>
      </w:r>
      <w:r w:rsidR="00FD2AC4" w:rsidRPr="00A164B9">
        <w:t>(</w:t>
      </w:r>
      <w:r w:rsidRPr="00A164B9">
        <w:t>β-HCG</w:t>
      </w:r>
      <w:r w:rsidR="00FD2AC4" w:rsidRPr="00A164B9">
        <w:t>)</w:t>
      </w:r>
      <w:r w:rsidRPr="00A164B9">
        <w:t xml:space="preserve">. </w:t>
      </w:r>
      <w:r w:rsidR="00F07F8F" w:rsidRPr="00A164B9">
        <w:t xml:space="preserve">Mulheres </w:t>
      </w:r>
      <w:r w:rsidR="00ED7337" w:rsidRPr="00A164B9">
        <w:t>de</w:t>
      </w:r>
      <w:r w:rsidR="00F07F8F" w:rsidRPr="00A164B9">
        <w:t xml:space="preserve"> baixo risco de gravidez </w:t>
      </w:r>
      <w:r w:rsidR="00924963" w:rsidRPr="00A164B9">
        <w:t xml:space="preserve">poderiam </w:t>
      </w:r>
      <w:r w:rsidR="00F07F8F" w:rsidRPr="00A164B9">
        <w:t>ser incluídas sem a necessidade d</w:t>
      </w:r>
      <w:r w:rsidR="00924963" w:rsidRPr="00A164B9">
        <w:t>o</w:t>
      </w:r>
      <w:r w:rsidR="00F07F8F" w:rsidRPr="00A164B9">
        <w:t xml:space="preserve"> teste de β-HCG. A realização deste teste depende</w:t>
      </w:r>
      <w:r w:rsidR="00924963" w:rsidRPr="00A164B9">
        <w:t xml:space="preserve">u </w:t>
      </w:r>
      <w:r w:rsidR="00F07F8F" w:rsidRPr="00A164B9">
        <w:t>de decisão compartilhada entre o pesquisador e a participante</w:t>
      </w:r>
      <w:r w:rsidR="00144DA5" w:rsidRPr="00A164B9">
        <w:t xml:space="preserve">. </w:t>
      </w:r>
    </w:p>
    <w:p w14:paraId="67E5FA98" w14:textId="42B0AE8C" w:rsidR="00144DA5" w:rsidRPr="00A164B9" w:rsidRDefault="00144DA5" w:rsidP="00CB4CDC">
      <w:r w:rsidRPr="00A164B9">
        <w:t xml:space="preserve">Os critérios utilizados para estratificar as mulheres em idade fértil </w:t>
      </w:r>
      <w:r w:rsidR="00924963" w:rsidRPr="00A164B9">
        <w:t>em</w:t>
      </w:r>
      <w:r w:rsidR="006816F5" w:rsidRPr="00A164B9">
        <w:t xml:space="preserve"> </w:t>
      </w:r>
      <w:r w:rsidRPr="00A164B9">
        <w:t xml:space="preserve">alto risco de gravidez </w:t>
      </w:r>
      <w:r w:rsidR="00924963" w:rsidRPr="00A164B9">
        <w:t>foram</w:t>
      </w:r>
      <w:r w:rsidRPr="00A164B9">
        <w:t>:</w:t>
      </w:r>
    </w:p>
    <w:p w14:paraId="7CCB99B8" w14:textId="688537E1" w:rsidR="00144DA5" w:rsidRPr="00A164B9" w:rsidRDefault="00E40040" w:rsidP="00371FBF">
      <w:pPr>
        <w:pStyle w:val="ListParagraph"/>
        <w:numPr>
          <w:ilvl w:val="0"/>
          <w:numId w:val="74"/>
        </w:numPr>
      </w:pPr>
      <w:r w:rsidRPr="00A164B9">
        <w:t xml:space="preserve">mulheres </w:t>
      </w:r>
      <w:r w:rsidR="00144DA5" w:rsidRPr="00A164B9">
        <w:t xml:space="preserve">que não usam contraceptivos eficazes, que incluem: uso exclusivo de método de barreia ou métodos comportamentais, como temperatura corporal, percepção da ovulação pelo corrimento e </w:t>
      </w:r>
      <w:r w:rsidR="00D9654D" w:rsidRPr="00A164B9">
        <w:t>calendário menstrual</w:t>
      </w:r>
      <w:r w:rsidR="00144DA5" w:rsidRPr="00A164B9">
        <w:t xml:space="preserve">. </w:t>
      </w:r>
    </w:p>
    <w:p w14:paraId="29D51564" w14:textId="5B2534A3" w:rsidR="00A13B8E" w:rsidRPr="00A164B9" w:rsidRDefault="00E40040" w:rsidP="00371FBF">
      <w:pPr>
        <w:pStyle w:val="ListParagraph"/>
      </w:pPr>
      <w:r w:rsidRPr="00A164B9">
        <w:t xml:space="preserve">mulheres </w:t>
      </w:r>
      <w:r w:rsidR="00A13B8E" w:rsidRPr="00A164B9">
        <w:t>que usam contraceptivos de forma inconsistente ou incorreta;</w:t>
      </w:r>
    </w:p>
    <w:p w14:paraId="6EA26661" w14:textId="581E9752" w:rsidR="00A13B8E" w:rsidRPr="00A164B9" w:rsidRDefault="00E40040" w:rsidP="00371FBF">
      <w:pPr>
        <w:pStyle w:val="ListParagraph"/>
      </w:pPr>
      <w:r w:rsidRPr="00A164B9">
        <w:t xml:space="preserve">mulheres </w:t>
      </w:r>
      <w:r w:rsidR="00A13B8E" w:rsidRPr="00A164B9">
        <w:t>que tiveram relações sexuais sem proteção;</w:t>
      </w:r>
    </w:p>
    <w:p w14:paraId="673E9B43" w14:textId="1D8231F4" w:rsidR="00A13B8E" w:rsidRPr="00A164B9" w:rsidRDefault="00E40040" w:rsidP="00371FBF">
      <w:pPr>
        <w:pStyle w:val="ListParagraph"/>
      </w:pPr>
      <w:r w:rsidRPr="00A164B9">
        <w:t xml:space="preserve">mulheres </w:t>
      </w:r>
      <w:r w:rsidR="00A13B8E" w:rsidRPr="00A164B9">
        <w:t>que estão em tratamento para infertilidade;</w:t>
      </w:r>
    </w:p>
    <w:p w14:paraId="477C6EA3" w14:textId="7E137790" w:rsidR="00821819" w:rsidRPr="00A164B9" w:rsidRDefault="00E40040" w:rsidP="00371FBF">
      <w:pPr>
        <w:pStyle w:val="ListParagraph"/>
      </w:pPr>
      <w:r w:rsidRPr="00A164B9">
        <w:t xml:space="preserve">mulheres </w:t>
      </w:r>
      <w:r w:rsidR="00143C32" w:rsidRPr="00A164B9">
        <w:t>no período pós-parto</w:t>
      </w:r>
      <w:r w:rsidR="00A13B8E" w:rsidRPr="00A164B9">
        <w:t>;</w:t>
      </w:r>
    </w:p>
    <w:p w14:paraId="3EB1C90F" w14:textId="42725568" w:rsidR="00924963" w:rsidRPr="00A164B9" w:rsidRDefault="00924963" w:rsidP="00924963">
      <w:r w:rsidRPr="00A164B9">
        <w:t>Os critérios de estratificação em baixo risco de gravidez foram:</w:t>
      </w:r>
    </w:p>
    <w:p w14:paraId="639A46EE" w14:textId="3B142BFF" w:rsidR="00144DA5" w:rsidRPr="00A164B9" w:rsidRDefault="00E40040" w:rsidP="00371FBF">
      <w:pPr>
        <w:pStyle w:val="ListParagraph"/>
        <w:numPr>
          <w:ilvl w:val="0"/>
          <w:numId w:val="75"/>
        </w:numPr>
      </w:pPr>
      <w:r w:rsidRPr="00A164B9">
        <w:t xml:space="preserve">mulheres </w:t>
      </w:r>
      <w:r w:rsidR="00144DA5" w:rsidRPr="00A164B9">
        <w:t xml:space="preserve">que usam contraceptivos eficazes de forma consistente e correta. São considerados métodos eficazes: contraceptivos hormonais como pílulas, adesivos, injetáveis, anéis, implantes </w:t>
      </w:r>
      <w:proofErr w:type="spellStart"/>
      <w:r w:rsidR="00144DA5" w:rsidRPr="00A164B9">
        <w:t>subdérmicos</w:t>
      </w:r>
      <w:proofErr w:type="spellEnd"/>
      <w:r w:rsidR="00144DA5" w:rsidRPr="00A164B9">
        <w:t xml:space="preserve"> e dispositivos intrauterinos (DIU)</w:t>
      </w:r>
      <w:r w:rsidR="00684A4E" w:rsidRPr="00A164B9">
        <w:t xml:space="preserve"> hormonais</w:t>
      </w:r>
      <w:r w:rsidR="00144DA5" w:rsidRPr="00A164B9">
        <w:t>;</w:t>
      </w:r>
      <w:r w:rsidR="00E43505" w:rsidRPr="00A164B9">
        <w:t xml:space="preserve"> </w:t>
      </w:r>
      <w:r w:rsidR="00144DA5" w:rsidRPr="00A164B9">
        <w:t xml:space="preserve">DIU não hormonal (cobre ou prata); </w:t>
      </w:r>
    </w:p>
    <w:p w14:paraId="309FF12D" w14:textId="6D9501FF" w:rsidR="00A13B8E" w:rsidRPr="00A164B9" w:rsidRDefault="00E40040" w:rsidP="00371FBF">
      <w:pPr>
        <w:pStyle w:val="ListParagraph"/>
      </w:pPr>
      <w:r w:rsidRPr="00A164B9">
        <w:t xml:space="preserve">mulheres </w:t>
      </w:r>
      <w:r w:rsidR="00A13B8E" w:rsidRPr="00A164B9">
        <w:t>que não tiveram relações sexuais nos últimos 6 meses ou mais;</w:t>
      </w:r>
    </w:p>
    <w:p w14:paraId="02F42797" w14:textId="418437FF" w:rsidR="00144DA5" w:rsidRPr="00A164B9" w:rsidRDefault="00E40040" w:rsidP="00371FBF">
      <w:pPr>
        <w:pStyle w:val="ListParagraph"/>
      </w:pPr>
      <w:r w:rsidRPr="00A164B9">
        <w:t xml:space="preserve">mulheres </w:t>
      </w:r>
      <w:r w:rsidR="0082316E" w:rsidRPr="00A164B9">
        <w:t>submetidas a</w:t>
      </w:r>
      <w:r w:rsidR="00144DA5" w:rsidRPr="00A164B9">
        <w:t xml:space="preserve"> esterilização </w:t>
      </w:r>
      <w:r w:rsidR="0082316E" w:rsidRPr="00A164B9">
        <w:t xml:space="preserve">cirúrgica, </w:t>
      </w:r>
      <w:r w:rsidR="00144DA5" w:rsidRPr="00A164B9">
        <w:t>como ligadura tubária ou vasectomia do parceiro;</w:t>
      </w:r>
    </w:p>
    <w:p w14:paraId="6B9F6FF8" w14:textId="52A557A8" w:rsidR="00A13B8E" w:rsidRPr="00A164B9" w:rsidRDefault="00E40040" w:rsidP="00371FBF">
      <w:pPr>
        <w:pStyle w:val="ListParagraph"/>
      </w:pPr>
      <w:r w:rsidRPr="00A164B9">
        <w:t>mulheres que estão em menopausa;</w:t>
      </w:r>
    </w:p>
    <w:p w14:paraId="5E976C10" w14:textId="7A8FDDF3" w:rsidR="00A13B8E" w:rsidRPr="00A164B9" w:rsidRDefault="00E40040" w:rsidP="00371FBF">
      <w:pPr>
        <w:pStyle w:val="ListParagraph"/>
      </w:pPr>
      <w:r w:rsidRPr="00A164B9">
        <w:t xml:space="preserve">mulheres </w:t>
      </w:r>
      <w:r w:rsidR="00A13B8E" w:rsidRPr="00A164B9">
        <w:t xml:space="preserve">que apresentam </w:t>
      </w:r>
      <w:r w:rsidR="0091566C" w:rsidRPr="00A164B9">
        <w:t>diagnóstico</w:t>
      </w:r>
      <w:r w:rsidR="00A13B8E" w:rsidRPr="00A164B9">
        <w:t xml:space="preserve"> de infertilidade ou que </w:t>
      </w:r>
      <w:r w:rsidR="00355C0C" w:rsidRPr="00A164B9">
        <w:t>tenham sido submetidas a ooforectomia bilateral ou histerectomia</w:t>
      </w:r>
      <w:r w:rsidR="00A13B8E" w:rsidRPr="00A164B9">
        <w:t>.</w:t>
      </w:r>
    </w:p>
    <w:p w14:paraId="72199307" w14:textId="7A8D2C22" w:rsidR="00A13B8E" w:rsidRPr="00A164B9" w:rsidRDefault="00A13B8E" w:rsidP="00CB4CDC">
      <w:r w:rsidRPr="00A164B9">
        <w:t xml:space="preserve">Nas situações em que a gravidez não </w:t>
      </w:r>
      <w:r w:rsidR="00924963" w:rsidRPr="00A164B9">
        <w:t>era</w:t>
      </w:r>
      <w:r w:rsidRPr="00A164B9">
        <w:t xml:space="preserve"> naturalmente possível</w:t>
      </w:r>
      <w:r w:rsidR="00924963" w:rsidRPr="00A164B9">
        <w:t xml:space="preserve"> — </w:t>
      </w:r>
      <w:r w:rsidR="00A01EC2" w:rsidRPr="00A164B9">
        <w:t>histerectomi</w:t>
      </w:r>
      <w:r w:rsidR="00924963" w:rsidRPr="00A164B9">
        <w:t>a</w:t>
      </w:r>
      <w:r w:rsidR="00A01EC2" w:rsidRPr="00A164B9">
        <w:t>, ooforectomia bilateral</w:t>
      </w:r>
      <w:r w:rsidRPr="00A164B9">
        <w:t xml:space="preserve">, pós-menopausa, esterilização cirúrgica, relacionamento homoafetivo </w:t>
      </w:r>
      <w:r w:rsidR="00924963" w:rsidRPr="00A164B9">
        <w:t>exclusivo</w:t>
      </w:r>
      <w:r w:rsidR="00E40040" w:rsidRPr="00A164B9">
        <w:t xml:space="preserve">, ausência de relação </w:t>
      </w:r>
      <w:r w:rsidRPr="00A164B9">
        <w:t>sexual</w:t>
      </w:r>
      <w:r w:rsidR="00E40040" w:rsidRPr="00A164B9">
        <w:t xml:space="preserve"> —</w:t>
      </w:r>
      <w:r w:rsidRPr="00A164B9">
        <w:t xml:space="preserve"> o uso de método contraceptivo pode</w:t>
      </w:r>
      <w:r w:rsidR="004168F0" w:rsidRPr="00A164B9">
        <w:t>r</w:t>
      </w:r>
      <w:r w:rsidR="00E40040" w:rsidRPr="00A164B9">
        <w:t>ia</w:t>
      </w:r>
      <w:r w:rsidRPr="00A164B9">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BA13C3" w:rsidRPr="00A164B9">
            <w:rPr>
              <w:color w:val="000000"/>
            </w:rPr>
            <w:t>(CONEP, 2015; “RESOLUÇÃO Nº 466, DE 12 DE DEZEMBRO DE 2012”, 2012)</w:t>
          </w:r>
        </w:sdtContent>
      </w:sdt>
      <w:r w:rsidRPr="00A164B9">
        <w:t>.</w:t>
      </w:r>
    </w:p>
    <w:p w14:paraId="5A2A5EFD" w14:textId="18CC9F29" w:rsidR="00144DA5" w:rsidRPr="00A164B9" w:rsidRDefault="00E40040" w:rsidP="00CB4CDC">
      <w:r w:rsidRPr="00A164B9">
        <w:t>Para as</w:t>
      </w:r>
      <w:r w:rsidR="00D30C7B" w:rsidRPr="00A164B9">
        <w:t xml:space="preserve"> participante</w:t>
      </w:r>
      <w:r w:rsidR="00B208B9" w:rsidRPr="00A164B9">
        <w:t xml:space="preserve"> em idade fértil e sob</w:t>
      </w:r>
      <w:r w:rsidR="00D30C7B" w:rsidRPr="00A164B9">
        <w:t xml:space="preserve"> risco de </w:t>
      </w:r>
      <w:r w:rsidR="001A2326" w:rsidRPr="00A164B9">
        <w:t xml:space="preserve">engravidar, </w:t>
      </w:r>
      <w:r w:rsidR="00144DA5" w:rsidRPr="00A164B9">
        <w:t>os seguintes cuidados</w:t>
      </w:r>
      <w:r w:rsidRPr="00A164B9">
        <w:t xml:space="preserve"> foram adotados</w:t>
      </w:r>
      <w:r w:rsidR="00144DA5" w:rsidRPr="00A164B9">
        <w:t>:</w:t>
      </w:r>
    </w:p>
    <w:p w14:paraId="268AFC09" w14:textId="2CCB54B7" w:rsidR="00144DA5" w:rsidRPr="00A164B9" w:rsidRDefault="00E40040" w:rsidP="00371FBF">
      <w:pPr>
        <w:pStyle w:val="ListParagraph"/>
        <w:numPr>
          <w:ilvl w:val="0"/>
          <w:numId w:val="76"/>
        </w:numPr>
      </w:pPr>
      <w:r w:rsidRPr="00A164B9">
        <w:t xml:space="preserve">monitoramento </w:t>
      </w:r>
      <w:r w:rsidR="00144DA5" w:rsidRPr="00A164B9">
        <w:t>regular quanto à possibilidade de gravidez</w:t>
      </w:r>
      <w:r w:rsidRPr="00A164B9">
        <w:t xml:space="preserve"> — as participantes foram </w:t>
      </w:r>
      <w:r w:rsidR="00144DA5" w:rsidRPr="00A164B9">
        <w:t xml:space="preserve">orientadas sobre a importância de informar imediatamente à equipe de </w:t>
      </w:r>
      <w:r w:rsidR="00144DA5" w:rsidRPr="00A164B9">
        <w:lastRenderedPageBreak/>
        <w:t>pesquisa caso ocorra alguma mudança em sua condição reprodutiva durante o período de estudo.</w:t>
      </w:r>
    </w:p>
    <w:p w14:paraId="3CF39CDE" w14:textId="4E69529C" w:rsidR="00A13B8E" w:rsidRPr="00A164B9" w:rsidRDefault="00E40040" w:rsidP="00371FBF">
      <w:pPr>
        <w:pStyle w:val="ListParagraph"/>
      </w:pPr>
      <w:r w:rsidRPr="00A164B9">
        <w:t xml:space="preserve">participantes </w:t>
      </w:r>
      <w:r w:rsidR="00144DA5" w:rsidRPr="00A164B9">
        <w:t xml:space="preserve">que já </w:t>
      </w:r>
      <w:r w:rsidRPr="00A164B9">
        <w:t xml:space="preserve">estavam em </w:t>
      </w:r>
      <w:r w:rsidR="00144DA5" w:rsidRPr="00A164B9">
        <w:t>uso de</w:t>
      </w:r>
      <w:r w:rsidR="00821819" w:rsidRPr="00A164B9">
        <w:t xml:space="preserve"> método</w:t>
      </w:r>
      <w:r w:rsidR="00A13B8E" w:rsidRPr="00A164B9">
        <w:t xml:space="preserve"> contraceptivo </w:t>
      </w:r>
      <w:r w:rsidRPr="00A164B9">
        <w:t xml:space="preserve">foram </w:t>
      </w:r>
      <w:r w:rsidR="00A13B8E" w:rsidRPr="00A164B9">
        <w:t xml:space="preserve">orientadas a manter o uso durante a pesquisa. </w:t>
      </w:r>
    </w:p>
    <w:p w14:paraId="68D5C1F2" w14:textId="46CAA014" w:rsidR="00A13B8E" w:rsidRPr="00A164B9" w:rsidRDefault="00E40040" w:rsidP="00371FBF">
      <w:pPr>
        <w:pStyle w:val="ListParagraph"/>
        <w:rPr>
          <w:color w:val="000000"/>
        </w:rPr>
      </w:pPr>
      <w:r w:rsidRPr="00A164B9">
        <w:t xml:space="preserve">participantes </w:t>
      </w:r>
      <w:r w:rsidR="00A13B8E" w:rsidRPr="00A164B9">
        <w:t>que não est</w:t>
      </w:r>
      <w:r w:rsidRPr="00A164B9">
        <w:t>avam</w:t>
      </w:r>
      <w:r w:rsidR="00A13B8E" w:rsidRPr="00A164B9">
        <w:t xml:space="preserve"> em uso de método contraceptivo</w:t>
      </w:r>
      <w:r w:rsidR="00C40F67" w:rsidRPr="00A164B9">
        <w:t xml:space="preserve"> </w:t>
      </w:r>
      <w:r w:rsidRPr="00A164B9">
        <w:t>foram</w:t>
      </w:r>
      <w:r w:rsidR="00A13B8E" w:rsidRPr="00A164B9">
        <w:t xml:space="preserve"> informadas sobre a necessidade de uso de </w:t>
      </w:r>
      <w:proofErr w:type="spellStart"/>
      <w:r w:rsidR="00A13B8E" w:rsidRPr="00A164B9">
        <w:t>método</w:t>
      </w:r>
      <w:proofErr w:type="spellEnd"/>
      <w:r w:rsidR="00A13B8E" w:rsidRPr="00A164B9">
        <w:t xml:space="preserve"> contraceptivo durante a pesquisa.  </w:t>
      </w:r>
    </w:p>
    <w:p w14:paraId="6B7E3DD3" w14:textId="3DB140B5" w:rsidR="00A13B8E" w:rsidRPr="00A164B9" w:rsidRDefault="00E40040" w:rsidP="00CB4CDC">
      <w:r w:rsidRPr="00A164B9">
        <w:t>No caso delineado pela alínea c</w:t>
      </w:r>
      <w:r w:rsidR="00A13B8E" w:rsidRPr="00A164B9">
        <w:t xml:space="preserve">, a </w:t>
      </w:r>
      <w:r w:rsidR="00FC5766" w:rsidRPr="00A164B9">
        <w:t>decisão</w:t>
      </w:r>
      <w:r w:rsidR="00A13B8E" w:rsidRPr="00A164B9">
        <w:t xml:space="preserve"> do melhor </w:t>
      </w:r>
      <w:r w:rsidR="00FC5766" w:rsidRPr="00A164B9">
        <w:t>método</w:t>
      </w:r>
      <w:r w:rsidR="00A13B8E" w:rsidRPr="00A164B9">
        <w:t xml:space="preserve"> contraceptivo a ser empregado </w:t>
      </w:r>
      <w:r w:rsidRPr="00A164B9">
        <w:t xml:space="preserve">foi </w:t>
      </w:r>
      <w:r w:rsidR="00A13B8E" w:rsidRPr="00A164B9">
        <w:t xml:space="preserve">uma </w:t>
      </w:r>
      <w:r w:rsidR="00FC5766" w:rsidRPr="00A164B9">
        <w:t>decisão</w:t>
      </w:r>
      <w:r w:rsidR="00A13B8E" w:rsidRPr="00A164B9">
        <w:t xml:space="preserve"> compartilhada entre o </w:t>
      </w:r>
      <w:r w:rsidR="00FC5766" w:rsidRPr="00A164B9">
        <w:t>médico</w:t>
      </w:r>
      <w:r w:rsidR="00A13B8E" w:rsidRPr="00A164B9">
        <w:t xml:space="preserve"> e a </w:t>
      </w:r>
      <w:r w:rsidR="00FD4F4E" w:rsidRPr="00A164B9">
        <w:t>participante</w:t>
      </w:r>
      <w:r w:rsidR="00A13B8E" w:rsidRPr="00A164B9">
        <w:t>. Quando o método contraceptivo escolhido implic</w:t>
      </w:r>
      <w:r w:rsidRPr="00A164B9">
        <w:t>ou em</w:t>
      </w:r>
      <w:r w:rsidR="00A13B8E" w:rsidRPr="00A164B9">
        <w:t xml:space="preserve"> gastos (exemplo: contraceptivo oral, preservativo, dispositivo intrauterino etc.), </w:t>
      </w:r>
      <w:r w:rsidRPr="00A164B9">
        <w:t xml:space="preserve">foi </w:t>
      </w:r>
      <w:r w:rsidR="00A13B8E" w:rsidRPr="00A164B9">
        <w:t xml:space="preserve">garantido o fornecimento do método de forma gratuita, pelo tempo que for necessário, com os custos previstos no orçamento da pesquisa  </w:t>
      </w:r>
      <w:sdt>
        <w:sdtPr>
          <w:rPr>
            <w:color w:val="000000"/>
            <w:vertAlign w:val="superscript"/>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BA13C3" w:rsidRPr="00A164B9">
            <w:rPr>
              <w:color w:val="000000"/>
              <w:vertAlign w:val="superscript"/>
            </w:rPr>
            <w:t>(CONEP, 2015; “RESOLUÇÃO No 466, DE 12 DE DEZEMBRO DE 2012”, 2012)</w:t>
          </w:r>
        </w:sdtContent>
      </w:sdt>
      <w:r w:rsidR="00A13B8E" w:rsidRPr="00A164B9">
        <w:t xml:space="preserve">. </w:t>
      </w:r>
    </w:p>
    <w:p w14:paraId="4B4C15E4" w14:textId="77777777" w:rsidR="00D16A07" w:rsidRPr="00A164B9" w:rsidRDefault="00D16A07" w:rsidP="00CB4CDC">
      <w:bookmarkStart w:id="104" w:name="_Toc462854991"/>
      <w:bookmarkStart w:id="105" w:name="_Toc524435300"/>
    </w:p>
    <w:p w14:paraId="7C47E195" w14:textId="5AA595EA" w:rsidR="00EE77CE" w:rsidRPr="00A164B9" w:rsidRDefault="001E4188" w:rsidP="00A606F3">
      <w:pPr>
        <w:pStyle w:val="Heading3"/>
        <w:rPr>
          <w:lang w:val="pt-BR"/>
        </w:rPr>
      </w:pPr>
      <w:bookmarkStart w:id="106" w:name="_Toc187787261"/>
      <w:r w:rsidRPr="00A164B9">
        <w:rPr>
          <w:lang w:val="pt-BR"/>
        </w:rPr>
        <w:t>Randomização</w:t>
      </w:r>
      <w:bookmarkEnd w:id="106"/>
    </w:p>
    <w:p w14:paraId="5B813FC6" w14:textId="6E764E7E" w:rsidR="00AF1885" w:rsidRPr="00A164B9" w:rsidRDefault="00647403" w:rsidP="00CB4CDC">
      <w:r w:rsidRPr="00A164B9">
        <w:t xml:space="preserve">A </w:t>
      </w:r>
      <w:r w:rsidR="00374639" w:rsidRPr="00A164B9">
        <w:t xml:space="preserve">sequência de alocação aleatória </w:t>
      </w:r>
      <w:r w:rsidR="00E40040" w:rsidRPr="00A164B9">
        <w:t>foi</w:t>
      </w:r>
      <w:r w:rsidR="00374639" w:rsidRPr="00A164B9">
        <w:t xml:space="preserve"> </w:t>
      </w:r>
      <w:r w:rsidR="003B6904" w:rsidRPr="00A164B9">
        <w:t>gerada</w:t>
      </w:r>
      <w:r w:rsidR="00262240" w:rsidRPr="00A164B9">
        <w:t xml:space="preserve"> </w:t>
      </w:r>
      <w:r w:rsidR="00E40040" w:rsidRPr="00A164B9">
        <w:t>pelo Professor Dr. Fábio Carmona</w:t>
      </w:r>
      <w:r w:rsidR="003B6904" w:rsidRPr="00A164B9">
        <w:t xml:space="preserve"> em 03/07/2023</w:t>
      </w:r>
      <w:r w:rsidR="00B65BFC" w:rsidRPr="00A164B9">
        <w:t xml:space="preserve"> </w:t>
      </w:r>
      <w:r w:rsidR="003B6904" w:rsidRPr="00A164B9">
        <w:t>a</w:t>
      </w:r>
      <w:r w:rsidR="00DA6DF3" w:rsidRPr="00A164B9">
        <w:t>través d</w:t>
      </w:r>
      <w:r w:rsidR="003B6904" w:rsidRPr="00A164B9">
        <w:t>a ferramenta</w:t>
      </w:r>
      <w:r w:rsidR="00651F62" w:rsidRPr="00A164B9">
        <w:t xml:space="preserve"> </w:t>
      </w:r>
      <w:hyperlink r:id="rId30" w:history="1">
        <w:proofErr w:type="spellStart"/>
        <w:r w:rsidR="00651F62" w:rsidRPr="00A164B9">
          <w:rPr>
            <w:rStyle w:val="Hyperlink"/>
            <w:rFonts w:eastAsiaTheme="minorHAnsi" w:cstheme="majorHAnsi"/>
          </w:rPr>
          <w:t>www.sealedenvelope.com</w:t>
        </w:r>
        <w:proofErr w:type="spellEnd"/>
        <w:r w:rsidR="00651F62" w:rsidRPr="00A164B9">
          <w:rPr>
            <w:rStyle w:val="Hyperlink"/>
            <w:rFonts w:eastAsiaTheme="minorHAnsi" w:cstheme="majorHAnsi"/>
          </w:rPr>
          <w:t>/</w:t>
        </w:r>
        <w:proofErr w:type="spellStart"/>
        <w:r w:rsidR="00651F62" w:rsidRPr="00A164B9">
          <w:rPr>
            <w:rStyle w:val="Hyperlink"/>
            <w:rFonts w:eastAsiaTheme="minorHAnsi" w:cstheme="majorHAnsi"/>
          </w:rPr>
          <w:t>simple-randomiser</w:t>
        </w:r>
        <w:proofErr w:type="spellEnd"/>
        <w:r w:rsidR="00651F62" w:rsidRPr="00A164B9">
          <w:rPr>
            <w:rStyle w:val="Hyperlink"/>
            <w:rFonts w:eastAsiaTheme="minorHAnsi" w:cstheme="majorHAnsi"/>
          </w:rPr>
          <w:t>/v1/</w:t>
        </w:r>
        <w:proofErr w:type="spellStart"/>
        <w:r w:rsidR="00651F62" w:rsidRPr="00A164B9">
          <w:rPr>
            <w:rStyle w:val="Hyperlink"/>
            <w:rFonts w:eastAsiaTheme="minorHAnsi" w:cstheme="majorHAnsi"/>
          </w:rPr>
          <w:t>lists</w:t>
        </w:r>
        <w:proofErr w:type="spellEnd"/>
      </w:hyperlink>
      <w:r w:rsidR="00651F62" w:rsidRPr="00A164B9">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BA13C3" w:rsidRPr="00A164B9">
            <w:rPr>
              <w:iCs/>
              <w:color w:val="000000"/>
            </w:rPr>
            <w:t>(“</w:t>
          </w:r>
          <w:proofErr w:type="spellStart"/>
          <w:r w:rsidR="00BA13C3" w:rsidRPr="00A164B9">
            <w:rPr>
              <w:iCs/>
              <w:color w:val="000000"/>
            </w:rPr>
            <w:t>Sealed</w:t>
          </w:r>
          <w:proofErr w:type="spellEnd"/>
          <w:r w:rsidR="00BA13C3" w:rsidRPr="00A164B9">
            <w:rPr>
              <w:iCs/>
              <w:color w:val="000000"/>
            </w:rPr>
            <w:t xml:space="preserve"> Envelope Ltd. </w:t>
          </w:r>
          <w:proofErr w:type="spellStart"/>
          <w:r w:rsidR="00BA13C3" w:rsidRPr="00A164B9">
            <w:rPr>
              <w:iCs/>
              <w:color w:val="000000"/>
            </w:rPr>
            <w:t>Create</w:t>
          </w:r>
          <w:proofErr w:type="spellEnd"/>
          <w:r w:rsidR="00BA13C3" w:rsidRPr="00A164B9">
            <w:rPr>
              <w:iCs/>
              <w:color w:val="000000"/>
            </w:rPr>
            <w:t xml:space="preserve"> a </w:t>
          </w:r>
          <w:proofErr w:type="spellStart"/>
          <w:r w:rsidR="00BA13C3" w:rsidRPr="00A164B9">
            <w:rPr>
              <w:iCs/>
              <w:color w:val="000000"/>
            </w:rPr>
            <w:t>blocked</w:t>
          </w:r>
          <w:proofErr w:type="spellEnd"/>
          <w:r w:rsidR="00BA13C3" w:rsidRPr="00A164B9">
            <w:rPr>
              <w:iCs/>
              <w:color w:val="000000"/>
            </w:rPr>
            <w:t xml:space="preserve"> </w:t>
          </w:r>
          <w:proofErr w:type="spellStart"/>
          <w:r w:rsidR="00BA13C3" w:rsidRPr="00A164B9">
            <w:rPr>
              <w:iCs/>
              <w:color w:val="000000"/>
            </w:rPr>
            <w:t>randomisation</w:t>
          </w:r>
          <w:proofErr w:type="spellEnd"/>
          <w:r w:rsidR="00BA13C3" w:rsidRPr="00A164B9">
            <w:rPr>
              <w:iCs/>
              <w:color w:val="000000"/>
            </w:rPr>
            <w:t xml:space="preserve"> </w:t>
          </w:r>
          <w:proofErr w:type="spellStart"/>
          <w:r w:rsidR="00BA13C3" w:rsidRPr="00A164B9">
            <w:rPr>
              <w:iCs/>
              <w:color w:val="000000"/>
            </w:rPr>
            <w:t>list</w:t>
          </w:r>
          <w:proofErr w:type="spellEnd"/>
          <w:r w:rsidR="00BA13C3" w:rsidRPr="00A164B9">
            <w:rPr>
              <w:iCs/>
              <w:color w:val="000000"/>
            </w:rPr>
            <w:t>.”, 2023)</w:t>
          </w:r>
        </w:sdtContent>
      </w:sdt>
      <w:r w:rsidR="003B6904" w:rsidRPr="00A164B9">
        <w:t>.</w:t>
      </w:r>
      <w:r w:rsidR="00DA6DF3" w:rsidRPr="00A164B9">
        <w:t xml:space="preserve"> </w:t>
      </w:r>
      <w:r w:rsidR="003B6904" w:rsidRPr="00A164B9">
        <w:t xml:space="preserve">Foram utilizados </w:t>
      </w:r>
      <w:r w:rsidR="00AF1885" w:rsidRPr="00A164B9">
        <w:t xml:space="preserve">os seguintes parâmetros: </w:t>
      </w:r>
    </w:p>
    <w:p w14:paraId="7F1FF350" w14:textId="17667369" w:rsidR="00B450A7" w:rsidRPr="00A164B9" w:rsidRDefault="009E37C1" w:rsidP="00371FBF">
      <w:pPr>
        <w:pStyle w:val="ListParagraph"/>
        <w:numPr>
          <w:ilvl w:val="0"/>
          <w:numId w:val="77"/>
        </w:numPr>
      </w:pPr>
      <w:r w:rsidRPr="00A164B9">
        <w:t>s</w:t>
      </w:r>
      <w:r w:rsidR="00F231E5" w:rsidRPr="00A164B9">
        <w:t>emente (</w:t>
      </w:r>
      <w:bookmarkStart w:id="107" w:name="OLE_LINK4"/>
      <w:proofErr w:type="spellStart"/>
      <w:r w:rsidRPr="00A164B9">
        <w:t>s</w:t>
      </w:r>
      <w:r w:rsidR="00B450A7" w:rsidRPr="00A164B9">
        <w:t>eed</w:t>
      </w:r>
      <w:bookmarkEnd w:id="107"/>
      <w:proofErr w:type="spellEnd"/>
      <w:r w:rsidR="00F231E5" w:rsidRPr="00A164B9">
        <w:t>)</w:t>
      </w:r>
      <w:r w:rsidR="003B6904" w:rsidRPr="00A164B9">
        <w:t xml:space="preserve"> – 177782464738902</w:t>
      </w:r>
      <w:r w:rsidR="00B450A7" w:rsidRPr="00A164B9">
        <w:t xml:space="preserve">: o número </w:t>
      </w:r>
      <w:r w:rsidR="00527A91" w:rsidRPr="00A164B9">
        <w:t>gerado aleatoriamente pelo site</w:t>
      </w:r>
      <w:r w:rsidR="00B450A7" w:rsidRPr="00A164B9">
        <w:t xml:space="preserve"> garante que a lista </w:t>
      </w:r>
      <w:r w:rsidR="00AD54DB" w:rsidRPr="00A164B9">
        <w:t xml:space="preserve">obtida </w:t>
      </w:r>
      <w:r w:rsidR="00B450A7" w:rsidRPr="00A164B9">
        <w:t>seja reprodu</w:t>
      </w:r>
      <w:r w:rsidR="00732260" w:rsidRPr="00A164B9">
        <w:t>t</w:t>
      </w:r>
      <w:r w:rsidR="00B450A7" w:rsidRPr="00A164B9">
        <w:t>ível</w:t>
      </w:r>
      <w:r w:rsidRPr="00A164B9">
        <w:t xml:space="preserve">, possibilitando </w:t>
      </w:r>
      <w:r w:rsidR="00527A91" w:rsidRPr="00A164B9">
        <w:t>auditoria</w:t>
      </w:r>
      <w:r w:rsidR="00A66174" w:rsidRPr="00A164B9">
        <w:t xml:space="preserve"> </w:t>
      </w:r>
      <w:r w:rsidRPr="00A164B9">
        <w:t>dos dados.</w:t>
      </w:r>
    </w:p>
    <w:p w14:paraId="4D0C7692" w14:textId="5160F164" w:rsidR="00527A91" w:rsidRPr="00A164B9" w:rsidRDefault="009E37C1" w:rsidP="00371FBF">
      <w:pPr>
        <w:pStyle w:val="ListParagraph"/>
      </w:pPr>
      <w:r w:rsidRPr="00A164B9">
        <w:t>g</w:t>
      </w:r>
      <w:r w:rsidR="00F231E5" w:rsidRPr="00A164B9">
        <w:t xml:space="preserve">rupos de tratamento: </w:t>
      </w:r>
      <w:r w:rsidR="00C5369F" w:rsidRPr="00A164B9">
        <w:t xml:space="preserve">grupo </w:t>
      </w:r>
      <w:proofErr w:type="spellStart"/>
      <w:r w:rsidR="00C5369F" w:rsidRPr="00A164B9">
        <w:rPr>
          <w:i/>
          <w:iCs/>
        </w:rPr>
        <w:t>Eclipta</w:t>
      </w:r>
      <w:proofErr w:type="spellEnd"/>
      <w:r w:rsidR="00C5369F" w:rsidRPr="00A164B9">
        <w:t>, grupo placebo</w:t>
      </w:r>
    </w:p>
    <w:p w14:paraId="3F3D968B" w14:textId="33891CD4" w:rsidR="00C5369F" w:rsidRPr="00A164B9" w:rsidRDefault="009E37C1" w:rsidP="00371FBF">
      <w:pPr>
        <w:pStyle w:val="ListParagraph"/>
      </w:pPr>
      <w:r w:rsidRPr="00A164B9">
        <w:t>t</w:t>
      </w:r>
      <w:r w:rsidR="00C5369F" w:rsidRPr="00A164B9">
        <w:t>amanhos de blocos (</w:t>
      </w:r>
      <w:proofErr w:type="spellStart"/>
      <w:r w:rsidRPr="00A164B9">
        <w:t>b</w:t>
      </w:r>
      <w:r w:rsidR="00C5369F" w:rsidRPr="00A164B9">
        <w:t>lock</w:t>
      </w:r>
      <w:proofErr w:type="spellEnd"/>
      <w:r w:rsidR="00C5369F" w:rsidRPr="00A164B9">
        <w:t xml:space="preserve"> </w:t>
      </w:r>
      <w:proofErr w:type="spellStart"/>
      <w:r w:rsidRPr="00A164B9">
        <w:t>s</w:t>
      </w:r>
      <w:r w:rsidR="00C5369F" w:rsidRPr="00A164B9">
        <w:t>izes</w:t>
      </w:r>
      <w:proofErr w:type="spellEnd"/>
      <w:r w:rsidR="00C5369F" w:rsidRPr="00A164B9">
        <w:t xml:space="preserve">): </w:t>
      </w:r>
      <w:r w:rsidR="0008773D" w:rsidRPr="00A164B9">
        <w:t>4, 6</w:t>
      </w:r>
    </w:p>
    <w:p w14:paraId="5EE735ED" w14:textId="5E2C4DE0" w:rsidR="0008773D" w:rsidRPr="00A164B9" w:rsidRDefault="009E37C1" w:rsidP="00371FBF">
      <w:pPr>
        <w:pStyle w:val="ListParagraph"/>
      </w:pPr>
      <w:r w:rsidRPr="00A164B9">
        <w:t>c</w:t>
      </w:r>
      <w:r w:rsidR="0008773D" w:rsidRPr="00A164B9">
        <w:t>omprimento da lista (</w:t>
      </w:r>
      <w:proofErr w:type="spellStart"/>
      <w:r w:rsidRPr="00A164B9">
        <w:t>l</w:t>
      </w:r>
      <w:r w:rsidR="0008773D" w:rsidRPr="00A164B9">
        <w:t>ist</w:t>
      </w:r>
      <w:proofErr w:type="spellEnd"/>
      <w:r w:rsidR="0008773D" w:rsidRPr="00A164B9">
        <w:t xml:space="preserve"> </w:t>
      </w:r>
      <w:proofErr w:type="spellStart"/>
      <w:r w:rsidR="0008773D" w:rsidRPr="00A164B9">
        <w:t>length</w:t>
      </w:r>
      <w:proofErr w:type="spellEnd"/>
      <w:r w:rsidR="0008773D" w:rsidRPr="00A164B9">
        <w:t xml:space="preserve">): </w:t>
      </w:r>
      <w:r w:rsidR="00DA2C5B" w:rsidRPr="00A164B9">
        <w:t>148</w:t>
      </w:r>
    </w:p>
    <w:p w14:paraId="5850AB84" w14:textId="60FCC9B4" w:rsidR="005A5D1E" w:rsidRPr="00A164B9" w:rsidRDefault="00654804" w:rsidP="009E37C1">
      <w:r w:rsidRPr="00A164B9">
        <w:t xml:space="preserve">Após a inserção destes parâmetros, </w:t>
      </w:r>
      <w:r w:rsidR="009E37C1" w:rsidRPr="00A164B9">
        <w:t xml:space="preserve">foi </w:t>
      </w:r>
      <w:r w:rsidRPr="00A164B9">
        <w:t xml:space="preserve">gerada </w:t>
      </w:r>
      <w:r w:rsidR="003B6904" w:rsidRPr="00A164B9">
        <w:t>uma</w:t>
      </w:r>
      <w:r w:rsidR="009E37C1" w:rsidRPr="00A164B9">
        <w:t xml:space="preserve"> </w:t>
      </w:r>
      <w:r w:rsidRPr="00A164B9">
        <w:t>lista</w:t>
      </w:r>
      <w:r w:rsidR="009E37C1" w:rsidRPr="00A164B9">
        <w:t xml:space="preserve"> com </w:t>
      </w:r>
      <w:r w:rsidRPr="00A164B9">
        <w:t xml:space="preserve">randomização </w:t>
      </w:r>
      <w:r w:rsidR="0029755E" w:rsidRPr="00A164B9">
        <w:t>em blocos</w:t>
      </w:r>
      <w:r w:rsidR="00F96A91" w:rsidRPr="00A164B9">
        <w:t xml:space="preserve"> aleatórios </w:t>
      </w:r>
      <w:r w:rsidR="00BF42B8" w:rsidRPr="00A164B9">
        <w:t xml:space="preserve">de </w:t>
      </w:r>
      <w:r w:rsidR="00F96A91" w:rsidRPr="00A164B9">
        <w:t>4 ou 6</w:t>
      </w:r>
      <w:r w:rsidR="00B718DC" w:rsidRPr="00A164B9">
        <w:t xml:space="preserve">, </w:t>
      </w:r>
      <w:r w:rsidR="009C4C53" w:rsidRPr="00A164B9">
        <w:t xml:space="preserve">com números </w:t>
      </w:r>
      <w:r w:rsidR="003B6904" w:rsidRPr="00A164B9">
        <w:t xml:space="preserve">inteiros </w:t>
      </w:r>
      <w:r w:rsidR="009C4C53" w:rsidRPr="00A164B9">
        <w:t xml:space="preserve">dispostos sequencialmente </w:t>
      </w:r>
      <w:r w:rsidR="003B6904" w:rsidRPr="00A164B9">
        <w:t xml:space="preserve">na primeira coluna </w:t>
      </w:r>
      <w:r w:rsidR="009C4C53" w:rsidRPr="00A164B9">
        <w:t xml:space="preserve">e </w:t>
      </w:r>
      <w:r w:rsidR="003B6904" w:rsidRPr="00A164B9">
        <w:t xml:space="preserve">o </w:t>
      </w:r>
      <w:r w:rsidR="009C4C53" w:rsidRPr="00A164B9">
        <w:t xml:space="preserve">respectivo grupo de </w:t>
      </w:r>
      <w:r w:rsidR="003B6904" w:rsidRPr="00A164B9">
        <w:t>alocação na segunda coluna</w:t>
      </w:r>
      <w:r w:rsidR="009C4C53" w:rsidRPr="00A164B9">
        <w:t>,</w:t>
      </w:r>
      <w:r w:rsidR="00330C40" w:rsidRPr="00A164B9">
        <w:t xml:space="preserve"> </w:t>
      </w:r>
      <w:r w:rsidR="002A6757" w:rsidRPr="00A164B9">
        <w:t xml:space="preserve">na </w:t>
      </w:r>
      <w:r w:rsidR="002508A5" w:rsidRPr="00A164B9">
        <w:t>razão</w:t>
      </w:r>
      <w:r w:rsidR="002A6757" w:rsidRPr="00A164B9">
        <w:t xml:space="preserve"> 1:1</w:t>
      </w:r>
      <w:r w:rsidR="00CA7682" w:rsidRPr="00A164B9">
        <w:t xml:space="preserve">. </w:t>
      </w:r>
      <w:r w:rsidR="003B6904" w:rsidRPr="00A164B9">
        <w:t>A sequência de alocação</w:t>
      </w:r>
      <w:r w:rsidR="00B70D95" w:rsidRPr="00A164B9">
        <w:t xml:space="preserve"> </w:t>
      </w:r>
      <w:r w:rsidR="009E37C1" w:rsidRPr="00A164B9">
        <w:t xml:space="preserve">foi </w:t>
      </w:r>
      <w:r w:rsidR="00B70D95" w:rsidRPr="00A164B9">
        <w:t>encaminhad</w:t>
      </w:r>
      <w:r w:rsidR="003B6904" w:rsidRPr="00A164B9">
        <w:t>a</w:t>
      </w:r>
      <w:r w:rsidR="00B70D95" w:rsidRPr="00A164B9">
        <w:t xml:space="preserve"> </w:t>
      </w:r>
      <w:r w:rsidR="00910C10" w:rsidRPr="00A164B9">
        <w:t xml:space="preserve">exclusivamente </w:t>
      </w:r>
      <w:r w:rsidR="009E37C1" w:rsidRPr="00A164B9">
        <w:t>à farmácia</w:t>
      </w:r>
      <w:r w:rsidR="00464C73" w:rsidRPr="00A164B9">
        <w:t xml:space="preserve"> </w:t>
      </w:r>
      <w:r w:rsidR="009E37C1" w:rsidRPr="00A164B9">
        <w:t xml:space="preserve">para a produção e </w:t>
      </w:r>
      <w:r w:rsidR="00BF25CF" w:rsidRPr="00A164B9">
        <w:t>rotulação dos frascos.</w:t>
      </w:r>
      <w:r w:rsidR="00D52FD5" w:rsidRPr="00A164B9">
        <w:t xml:space="preserve"> </w:t>
      </w:r>
    </w:p>
    <w:p w14:paraId="32A1C639" w14:textId="263A085D" w:rsidR="00C15B0A" w:rsidRPr="00A164B9" w:rsidRDefault="00A74C3C" w:rsidP="00933CE2">
      <w:r w:rsidRPr="00A164B9">
        <w:t xml:space="preserve">Os frascos </w:t>
      </w:r>
      <w:r w:rsidR="009E37C1" w:rsidRPr="00A164B9">
        <w:t xml:space="preserve">foram </w:t>
      </w:r>
      <w:r w:rsidR="006F56EB" w:rsidRPr="00A164B9">
        <w:t>envasados com cápsulas</w:t>
      </w:r>
      <w:r w:rsidR="00C86E4C" w:rsidRPr="00A164B9">
        <w:t xml:space="preserve"> </w:t>
      </w:r>
      <w:r w:rsidR="006F56EB" w:rsidRPr="00A164B9">
        <w:t xml:space="preserve">contendo </w:t>
      </w:r>
      <w:r w:rsidR="00935175" w:rsidRPr="00A164B9">
        <w:t>a</w:t>
      </w:r>
      <w:r w:rsidR="006F56EB" w:rsidRPr="00A164B9">
        <w:t xml:space="preserve"> droga vegetal de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006F56EB" w:rsidRPr="00A164B9">
        <w:t xml:space="preserve"> ou placebo</w:t>
      </w:r>
      <w:r w:rsidR="00864093" w:rsidRPr="00A164B9">
        <w:t xml:space="preserve">. </w:t>
      </w:r>
      <w:r w:rsidR="007B74E9" w:rsidRPr="00A164B9">
        <w:t xml:space="preserve">O placebo </w:t>
      </w:r>
      <w:r w:rsidR="009E37C1" w:rsidRPr="00A164B9">
        <w:t xml:space="preserve">utilizado foi </w:t>
      </w:r>
      <w:r w:rsidR="00032684" w:rsidRPr="00A164B9">
        <w:t>ágar</w:t>
      </w:r>
      <w:r w:rsidR="007B74E9" w:rsidRPr="00A164B9">
        <w:t>, substância inócua</w:t>
      </w:r>
      <w:r w:rsidR="00C86E4C" w:rsidRPr="00A164B9">
        <w:t>,</w:t>
      </w:r>
      <w:r w:rsidR="007B74E9" w:rsidRPr="00A164B9">
        <w:t xml:space="preserve"> com as mesmas </w:t>
      </w:r>
      <w:r w:rsidR="007B74E9" w:rsidRPr="00A164B9">
        <w:lastRenderedPageBreak/>
        <w:t>características físicas</w:t>
      </w:r>
      <w:r w:rsidR="003B6904" w:rsidRPr="00A164B9">
        <w:t xml:space="preserve"> da droga vegetal</w:t>
      </w:r>
      <w:r w:rsidR="009E37C1" w:rsidRPr="00A164B9">
        <w:t xml:space="preserve">, o que resultou em cápsulas </w:t>
      </w:r>
      <w:r w:rsidR="003B6904" w:rsidRPr="00A164B9">
        <w:t xml:space="preserve">de placebo </w:t>
      </w:r>
      <w:r w:rsidR="007B74E9" w:rsidRPr="00A164B9">
        <w:t xml:space="preserve">indistinguíveis das </w:t>
      </w:r>
      <w:r w:rsidR="009E37C1" w:rsidRPr="00A164B9">
        <w:t xml:space="preserve">que continham 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B014BF" w:rsidRPr="00A164B9">
        <w:t>.</w:t>
      </w:r>
      <w:r w:rsidR="00070DBF" w:rsidRPr="00A164B9">
        <w:t xml:space="preserve"> </w:t>
      </w:r>
      <w:r w:rsidR="00603CF2" w:rsidRPr="00A164B9">
        <w:t xml:space="preserve">Os frascos </w:t>
      </w:r>
      <w:r w:rsidR="009E37C1" w:rsidRPr="00A164B9">
        <w:t xml:space="preserve">eram </w:t>
      </w:r>
      <w:r w:rsidR="00603CF2" w:rsidRPr="00A164B9">
        <w:t>diferenciáveis apenas pelo</w:t>
      </w:r>
      <w:r w:rsidR="00070DBF" w:rsidRPr="00A164B9">
        <w:t xml:space="preserve"> rótulo,</w:t>
      </w:r>
      <w:r w:rsidR="00F215EB" w:rsidRPr="00A164B9">
        <w:t xml:space="preserve"> </w:t>
      </w:r>
      <w:r w:rsidR="009E37C1" w:rsidRPr="00A164B9">
        <w:t xml:space="preserve">que era </w:t>
      </w:r>
      <w:r w:rsidR="00F215EB" w:rsidRPr="00A164B9">
        <w:t>identificado com</w:t>
      </w:r>
      <w:r w:rsidR="00070DBF" w:rsidRPr="00A164B9">
        <w:t xml:space="preserve"> o número inteiro correspondente </w:t>
      </w:r>
      <w:r w:rsidR="009E37C1" w:rsidRPr="00A164B9">
        <w:t>d</w:t>
      </w:r>
      <w:r w:rsidR="00070DBF" w:rsidRPr="00A164B9">
        <w:t xml:space="preserve">a primeira coluna da lista </w:t>
      </w:r>
      <w:r w:rsidR="009E37C1" w:rsidRPr="00A164B9">
        <w:t>de randomização</w:t>
      </w:r>
      <w:r w:rsidR="00070DBF" w:rsidRPr="00A164B9">
        <w:t>.</w:t>
      </w:r>
    </w:p>
    <w:p w14:paraId="37E5ED9C" w14:textId="15B72578" w:rsidR="008A388D" w:rsidRPr="00A164B9" w:rsidRDefault="00F36543" w:rsidP="009E37C1">
      <w:r w:rsidRPr="00A164B9">
        <w:t xml:space="preserve">Ao serem incluídos </w:t>
      </w:r>
      <w:r w:rsidR="009E37C1" w:rsidRPr="00A164B9">
        <w:t xml:space="preserve">sequencialmente </w:t>
      </w:r>
      <w:r w:rsidRPr="00A164B9">
        <w:t xml:space="preserve">no estudo, os </w:t>
      </w:r>
      <w:r w:rsidR="005F1725" w:rsidRPr="00A164B9">
        <w:t>participantes de pesquisa</w:t>
      </w:r>
      <w:r w:rsidRPr="00A164B9">
        <w:t xml:space="preserve"> </w:t>
      </w:r>
      <w:r w:rsidR="009E37C1" w:rsidRPr="00A164B9">
        <w:t xml:space="preserve">foram </w:t>
      </w:r>
      <w:r w:rsidRPr="00A164B9">
        <w:t xml:space="preserve">designados </w:t>
      </w:r>
      <w:r w:rsidR="009E37C1" w:rsidRPr="00A164B9">
        <w:t>por</w:t>
      </w:r>
      <w:r w:rsidRPr="00A164B9">
        <w:t xml:space="preserve"> números ordinais inteiros, </w:t>
      </w:r>
      <w:r w:rsidR="009E37C1" w:rsidRPr="00A164B9">
        <w:t xml:space="preserve">sendo o primeiro participante incluído correspondente ao frasco de número </w:t>
      </w:r>
      <w:r w:rsidRPr="00A164B9">
        <w:t xml:space="preserve">1 e </w:t>
      </w:r>
      <w:r w:rsidR="009E37C1" w:rsidRPr="00A164B9">
        <w:t>assim por diante</w:t>
      </w:r>
      <w:r w:rsidRPr="00A164B9">
        <w:t>.</w:t>
      </w:r>
      <w:r w:rsidR="0056376A" w:rsidRPr="00A164B9">
        <w:t xml:space="preserve"> </w:t>
      </w:r>
    </w:p>
    <w:p w14:paraId="2F804AE2" w14:textId="3BC1A7CA" w:rsidR="0062335F" w:rsidRPr="00A164B9" w:rsidRDefault="001E4188" w:rsidP="00A606F3">
      <w:pPr>
        <w:pStyle w:val="Heading3"/>
        <w:rPr>
          <w:lang w:val="pt-BR"/>
        </w:rPr>
      </w:pPr>
      <w:bookmarkStart w:id="108" w:name="_Toc187787262"/>
      <w:r w:rsidRPr="00A164B9">
        <w:rPr>
          <w:lang w:val="pt-BR"/>
        </w:rPr>
        <w:t>Intervenção</w:t>
      </w:r>
      <w:bookmarkEnd w:id="108"/>
    </w:p>
    <w:p w14:paraId="563318C5" w14:textId="77777777" w:rsidR="007C72FB" w:rsidRPr="00A164B9" w:rsidRDefault="007C72FB" w:rsidP="007C72FB">
      <w:r w:rsidRPr="00A164B9">
        <w:t>O transporte foi disponibilizado aos participantes da pesquisa, partindo das Unidades Básicas de Saúde correspondentes até o centro de pesquisa, nas datas das avaliações presenciais. O horário de partida da van foi estipulado para as 13 horas. Após a realização dos procedimentos que exigiam jejum, os participantes receberam um lanche fornecido pelo patrocinador, seguido do transporte de retorno às Unidades de Saúde.</w:t>
      </w:r>
    </w:p>
    <w:p w14:paraId="0DA288F8" w14:textId="77777777" w:rsidR="007C72FB" w:rsidRPr="00A164B9" w:rsidRDefault="007C72FB" w:rsidP="007C72FB">
      <w:r w:rsidRPr="00A164B9">
        <w:t>As avaliações presenciais foram realizadas no centro de pesquisa, localizado nas instalações ambulatoriais da Casa Espírita Terra de Ismael, na cidade de Jardinópolis-SP. O local contava com:</w:t>
      </w:r>
    </w:p>
    <w:p w14:paraId="0BCED4AA" w14:textId="2F1B3A00" w:rsidR="007C72FB" w:rsidRPr="00A164B9" w:rsidRDefault="007C72FB" w:rsidP="00371FBF">
      <w:pPr>
        <w:pStyle w:val="ListParagraph"/>
        <w:numPr>
          <w:ilvl w:val="0"/>
          <w:numId w:val="83"/>
        </w:numPr>
      </w:pPr>
      <w:r w:rsidRPr="00A164B9">
        <w:t>uma sala de espera arejada, com capacidade para acomodar confortavelmente 6 participantes sentados;</w:t>
      </w:r>
    </w:p>
    <w:p w14:paraId="660A9180" w14:textId="77777777" w:rsidR="007C72FB" w:rsidRPr="00A164B9" w:rsidRDefault="007C72FB" w:rsidP="00371FBF">
      <w:pPr>
        <w:pStyle w:val="ListParagraph"/>
        <w:numPr>
          <w:ilvl w:val="0"/>
          <w:numId w:val="83"/>
        </w:numPr>
      </w:pPr>
      <w:r w:rsidRPr="00A164B9">
        <w:t>três consultórios equipados com pia para lavagem das mãos, mesa, computador, maca e cadeiras para o participante e seu acompanhante;</w:t>
      </w:r>
    </w:p>
    <w:p w14:paraId="425911D3" w14:textId="77777777" w:rsidR="007C72FB" w:rsidRPr="00A164B9" w:rsidRDefault="007C72FB" w:rsidP="00371FBF">
      <w:pPr>
        <w:pStyle w:val="ListParagraph"/>
        <w:numPr>
          <w:ilvl w:val="0"/>
          <w:numId w:val="83"/>
        </w:numPr>
      </w:pPr>
      <w:r w:rsidRPr="00A164B9">
        <w:t>banheiro de uso exclusivo dos participantes da pesquisa;</w:t>
      </w:r>
    </w:p>
    <w:p w14:paraId="6BB6F4CA" w14:textId="1A1A40E6" w:rsidR="007C72FB" w:rsidRPr="00A164B9" w:rsidRDefault="007C72FB" w:rsidP="00371FBF">
      <w:pPr>
        <w:pStyle w:val="ListParagraph"/>
        <w:numPr>
          <w:ilvl w:val="0"/>
          <w:numId w:val="83"/>
        </w:numPr>
      </w:pPr>
      <w:r w:rsidRPr="00A164B9">
        <w:t>uma sala para refeições, com duas mesas de 8 e 6 lugares, acompanhadas de cadeiras.</w:t>
      </w:r>
    </w:p>
    <w:p w14:paraId="7BF7EEAB" w14:textId="0D6EA9A6" w:rsidR="00D47FCE" w:rsidRPr="00A164B9" w:rsidRDefault="007C72FB" w:rsidP="007C72FB">
      <w:pPr>
        <w:ind w:firstLine="720"/>
      </w:pPr>
      <w:r w:rsidRPr="00A164B9">
        <w:t xml:space="preserve">A </w:t>
      </w:r>
      <w:r w:rsidR="001462CA" w:rsidRPr="00A164B9">
        <w:fldChar w:fldCharType="begin"/>
      </w:r>
      <w:r w:rsidR="001462CA" w:rsidRPr="00A164B9">
        <w:instrText xml:space="preserve"> REF _Ref187922863 \h </w:instrText>
      </w:r>
      <w:r w:rsidR="001462CA" w:rsidRPr="00A164B9">
        <w:fldChar w:fldCharType="separate"/>
      </w:r>
      <w:r w:rsidR="001462CA" w:rsidRPr="00A164B9">
        <w:t xml:space="preserve">Tabela </w:t>
      </w:r>
      <w:r w:rsidR="001462CA" w:rsidRPr="00A164B9">
        <w:rPr>
          <w:noProof/>
        </w:rPr>
        <w:t>5</w:t>
      </w:r>
      <w:r w:rsidR="001462CA" w:rsidRPr="00A164B9">
        <w:t>.</w:t>
      </w:r>
      <w:r w:rsidR="001462CA" w:rsidRPr="00A164B9">
        <w:rPr>
          <w:noProof/>
        </w:rPr>
        <w:t>2</w:t>
      </w:r>
      <w:r w:rsidR="001462CA" w:rsidRPr="00A164B9">
        <w:fldChar w:fldCharType="end"/>
      </w:r>
      <w:r w:rsidR="001462CA" w:rsidRPr="00A164B9">
        <w:t xml:space="preserve"> </w:t>
      </w:r>
      <w:r w:rsidRPr="00A164B9">
        <w:t>discrimina os procedimentos realizados em cada uma das avaliações presenciais:</w:t>
      </w:r>
    </w:p>
    <w:p w14:paraId="1BB2AC4B" w14:textId="1A886A95" w:rsidR="001462CA" w:rsidRPr="00A164B9" w:rsidRDefault="001462CA" w:rsidP="001462CA">
      <w:pPr>
        <w:pStyle w:val="Ttulotabela"/>
      </w:pPr>
      <w:bookmarkStart w:id="109" w:name="_Ref187922863"/>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5</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2</w:t>
      </w:r>
      <w:r w:rsidR="005F0591" w:rsidRPr="00A164B9">
        <w:fldChar w:fldCharType="end"/>
      </w:r>
      <w:bookmarkEnd w:id="109"/>
      <w:r w:rsidRPr="00A164B9">
        <w:t xml:space="preserve"> - Procedimentos realizados com os participantes de pesquisa durante a fase de intervenção, categorizados por visita.</w:t>
      </w:r>
    </w:p>
    <w:tbl>
      <w:tblPr>
        <w:tblStyle w:val="Tabelapadro"/>
        <w:tblpPr w:leftFromText="180" w:rightFromText="180" w:vertAnchor="text" w:horzAnchor="margin" w:tblpY="79"/>
        <w:tblW w:w="9338" w:type="dxa"/>
        <w:tblLayout w:type="fixed"/>
        <w:tblLook w:val="04E0" w:firstRow="1" w:lastRow="1" w:firstColumn="1" w:lastColumn="0" w:noHBand="0" w:noVBand="1"/>
      </w:tblPr>
      <w:tblGrid>
        <w:gridCol w:w="7656"/>
        <w:gridCol w:w="589"/>
        <w:gridCol w:w="585"/>
        <w:gridCol w:w="508"/>
      </w:tblGrid>
      <w:tr w:rsidR="001A5666" w:rsidRPr="00A164B9" w14:paraId="457725D2" w14:textId="77777777" w:rsidTr="001462CA">
        <w:trPr>
          <w:cnfStyle w:val="100000000000" w:firstRow="1" w:lastRow="0" w:firstColumn="0" w:lastColumn="0" w:oddVBand="0" w:evenVBand="0" w:oddHBand="0" w:evenHBand="0" w:firstRowFirstColumn="0" w:firstRowLastColumn="0" w:lastRowFirstColumn="0" w:lastRowLastColumn="0"/>
          <w:trHeight w:val="150"/>
        </w:trPr>
        <w:tc>
          <w:tcPr>
            <w:tcW w:w="7656" w:type="dxa"/>
          </w:tcPr>
          <w:p w14:paraId="4B5117C1" w14:textId="77777777" w:rsidR="0096617F" w:rsidRPr="00A164B9" w:rsidRDefault="0096617F" w:rsidP="001462CA">
            <w:pPr>
              <w:pStyle w:val="Textotabela"/>
            </w:pPr>
            <w:r w:rsidRPr="00A164B9">
              <w:t>Procedimentos</w:t>
            </w:r>
          </w:p>
        </w:tc>
        <w:tc>
          <w:tcPr>
            <w:tcW w:w="589" w:type="dxa"/>
          </w:tcPr>
          <w:p w14:paraId="01093663" w14:textId="5B10A2A6" w:rsidR="0096617F" w:rsidRPr="00A164B9" w:rsidRDefault="001A5666" w:rsidP="001462CA">
            <w:pPr>
              <w:pStyle w:val="Textotabela"/>
            </w:pPr>
            <w:r w:rsidRPr="00A164B9">
              <w:t>T1</w:t>
            </w:r>
          </w:p>
        </w:tc>
        <w:tc>
          <w:tcPr>
            <w:tcW w:w="585" w:type="dxa"/>
          </w:tcPr>
          <w:p w14:paraId="59781D53" w14:textId="6DA5291D" w:rsidR="0096617F" w:rsidRPr="00A164B9" w:rsidRDefault="001A5666" w:rsidP="001462CA">
            <w:pPr>
              <w:pStyle w:val="Textotabela"/>
            </w:pPr>
            <w:r w:rsidRPr="00A164B9">
              <w:t>T2</w:t>
            </w:r>
          </w:p>
        </w:tc>
        <w:tc>
          <w:tcPr>
            <w:tcW w:w="508" w:type="dxa"/>
          </w:tcPr>
          <w:p w14:paraId="7009DD2E" w14:textId="79C58EDE" w:rsidR="0096617F" w:rsidRPr="00A164B9" w:rsidRDefault="001A5666" w:rsidP="001462CA">
            <w:pPr>
              <w:pStyle w:val="Textotabela"/>
            </w:pPr>
            <w:r w:rsidRPr="00A164B9">
              <w:t>T3</w:t>
            </w:r>
          </w:p>
        </w:tc>
      </w:tr>
      <w:tr w:rsidR="001462CA" w:rsidRPr="00A164B9" w14:paraId="53F65DF9" w14:textId="77777777" w:rsidTr="001462CA">
        <w:trPr>
          <w:trHeight w:val="150"/>
        </w:trPr>
        <w:tc>
          <w:tcPr>
            <w:tcW w:w="7656" w:type="dxa"/>
          </w:tcPr>
          <w:p w14:paraId="661E893C" w14:textId="1F779BB6" w:rsidR="001462CA" w:rsidRPr="00A164B9" w:rsidRDefault="001462CA" w:rsidP="001462CA">
            <w:pPr>
              <w:pStyle w:val="Textotabela"/>
            </w:pPr>
            <w:r w:rsidRPr="00A164B9">
              <w:t>Avaliação clínica</w:t>
            </w:r>
          </w:p>
        </w:tc>
        <w:tc>
          <w:tcPr>
            <w:tcW w:w="589" w:type="dxa"/>
          </w:tcPr>
          <w:p w14:paraId="3C83AC99" w14:textId="4A9D5089"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85" w:type="dxa"/>
          </w:tcPr>
          <w:p w14:paraId="22812F58" w14:textId="547A9CA0"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08" w:type="dxa"/>
          </w:tcPr>
          <w:p w14:paraId="5101FA91" w14:textId="5BEF7DE1"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r>
      <w:tr w:rsidR="001462CA" w:rsidRPr="00A164B9" w14:paraId="3A39F467" w14:textId="77777777" w:rsidTr="001462CA">
        <w:trPr>
          <w:trHeight w:val="150"/>
        </w:trPr>
        <w:tc>
          <w:tcPr>
            <w:tcW w:w="7656" w:type="dxa"/>
          </w:tcPr>
          <w:p w14:paraId="6D02F511" w14:textId="7F6C57A9" w:rsidR="001462CA" w:rsidRPr="00A164B9" w:rsidRDefault="001462CA" w:rsidP="001462CA">
            <w:pPr>
              <w:pStyle w:val="Textotabela"/>
            </w:pPr>
            <w:r w:rsidRPr="00A164B9">
              <w:t>Coleta de dados demográficos</w:t>
            </w:r>
          </w:p>
        </w:tc>
        <w:tc>
          <w:tcPr>
            <w:tcW w:w="589" w:type="dxa"/>
          </w:tcPr>
          <w:p w14:paraId="2580830A" w14:textId="7A6BE407"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85" w:type="dxa"/>
          </w:tcPr>
          <w:p w14:paraId="4E2FE5D5" w14:textId="77777777" w:rsidR="001462CA" w:rsidRPr="00A164B9" w:rsidRDefault="001462CA" w:rsidP="001462CA">
            <w:pPr>
              <w:pStyle w:val="Textotabela"/>
              <w:rPr>
                <w:rFonts w:ascii="Segoe UI Symbol" w:hAnsi="Segoe UI Symbol" w:cs="Segoe UI Symbol"/>
              </w:rPr>
            </w:pPr>
          </w:p>
        </w:tc>
        <w:tc>
          <w:tcPr>
            <w:tcW w:w="508" w:type="dxa"/>
          </w:tcPr>
          <w:p w14:paraId="1E90F5FF" w14:textId="77777777" w:rsidR="001462CA" w:rsidRPr="00A164B9" w:rsidRDefault="001462CA" w:rsidP="001462CA">
            <w:pPr>
              <w:pStyle w:val="Textotabela"/>
              <w:rPr>
                <w:rFonts w:ascii="Segoe UI Symbol" w:hAnsi="Segoe UI Symbol" w:cs="Segoe UI Symbol"/>
              </w:rPr>
            </w:pPr>
          </w:p>
        </w:tc>
      </w:tr>
      <w:tr w:rsidR="001A5666" w:rsidRPr="00A164B9" w14:paraId="4CF1EC1C" w14:textId="77777777" w:rsidTr="001462CA">
        <w:trPr>
          <w:trHeight w:val="150"/>
        </w:trPr>
        <w:tc>
          <w:tcPr>
            <w:tcW w:w="7656" w:type="dxa"/>
          </w:tcPr>
          <w:p w14:paraId="06F2C9BA" w14:textId="3AFC3F3D" w:rsidR="0096617F" w:rsidRPr="00A164B9" w:rsidRDefault="0096617F" w:rsidP="001462CA">
            <w:pPr>
              <w:pStyle w:val="Textotabela"/>
            </w:pPr>
            <w:r w:rsidRPr="00A164B9">
              <w:t>Avaliação dos parâmetros de segurança</w:t>
            </w:r>
            <w:r w:rsidR="00C34FBE" w:rsidRPr="00A164B9">
              <w:t xml:space="preserve">: </w:t>
            </w:r>
            <w:r w:rsidRPr="00A164B9">
              <w:t>clínicos, eletrocardiográficos, laboratoriais</w:t>
            </w:r>
            <w:r w:rsidR="007A7435" w:rsidRPr="00A164B9">
              <w:t>, pressão arterial.</w:t>
            </w:r>
          </w:p>
        </w:tc>
        <w:tc>
          <w:tcPr>
            <w:tcW w:w="589" w:type="dxa"/>
          </w:tcPr>
          <w:p w14:paraId="2B318F48" w14:textId="6C5DB310" w:rsidR="0096617F" w:rsidRPr="00A164B9" w:rsidRDefault="0039759F" w:rsidP="001462CA">
            <w:pPr>
              <w:pStyle w:val="Textotabela"/>
            </w:pPr>
            <w:r w:rsidRPr="00A164B9">
              <w:rPr>
                <w:rFonts w:ascii="Segoe UI Symbol" w:hAnsi="Segoe UI Symbol" w:cs="Segoe UI Symbol"/>
              </w:rPr>
              <w:t>✕</w:t>
            </w:r>
          </w:p>
        </w:tc>
        <w:tc>
          <w:tcPr>
            <w:tcW w:w="585" w:type="dxa"/>
          </w:tcPr>
          <w:p w14:paraId="2752852A" w14:textId="1E6F4FBD" w:rsidR="0096617F" w:rsidRPr="00A164B9" w:rsidRDefault="0039759F" w:rsidP="001462CA">
            <w:pPr>
              <w:pStyle w:val="Textotabela"/>
            </w:pPr>
            <w:r w:rsidRPr="00A164B9">
              <w:rPr>
                <w:rFonts w:ascii="Segoe UI Symbol" w:hAnsi="Segoe UI Symbol" w:cs="Segoe UI Symbol"/>
              </w:rPr>
              <w:t>✕</w:t>
            </w:r>
          </w:p>
        </w:tc>
        <w:tc>
          <w:tcPr>
            <w:tcW w:w="508" w:type="dxa"/>
          </w:tcPr>
          <w:p w14:paraId="23CB6517" w14:textId="7919480E" w:rsidR="0096617F" w:rsidRPr="00A164B9" w:rsidRDefault="0039759F" w:rsidP="001462CA">
            <w:pPr>
              <w:pStyle w:val="Textotabela"/>
            </w:pPr>
            <w:r w:rsidRPr="00A164B9">
              <w:rPr>
                <w:rFonts w:ascii="Segoe UI Symbol" w:hAnsi="Segoe UI Symbol" w:cs="Segoe UI Symbol"/>
              </w:rPr>
              <w:t>✕</w:t>
            </w:r>
          </w:p>
        </w:tc>
      </w:tr>
      <w:tr w:rsidR="001462CA" w:rsidRPr="00A164B9" w14:paraId="3CF21652" w14:textId="77777777" w:rsidTr="001462CA">
        <w:trPr>
          <w:trHeight w:val="150"/>
        </w:trPr>
        <w:tc>
          <w:tcPr>
            <w:tcW w:w="7656" w:type="dxa"/>
          </w:tcPr>
          <w:p w14:paraId="0509E888" w14:textId="786FCFCB" w:rsidR="001462CA" w:rsidRPr="00A164B9" w:rsidRDefault="001462CA" w:rsidP="001462CA">
            <w:pPr>
              <w:pStyle w:val="Textotabela"/>
            </w:pPr>
            <w:r w:rsidRPr="00A164B9">
              <w:lastRenderedPageBreak/>
              <w:t>Avaliação da ingestão de etanol e uso de tabaco</w:t>
            </w:r>
          </w:p>
        </w:tc>
        <w:tc>
          <w:tcPr>
            <w:tcW w:w="589" w:type="dxa"/>
          </w:tcPr>
          <w:p w14:paraId="682A54DD" w14:textId="7483865E"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85" w:type="dxa"/>
          </w:tcPr>
          <w:p w14:paraId="3B06899D" w14:textId="77777777" w:rsidR="001462CA" w:rsidRPr="00A164B9" w:rsidRDefault="001462CA" w:rsidP="001462CA">
            <w:pPr>
              <w:pStyle w:val="Textotabela"/>
              <w:rPr>
                <w:rFonts w:ascii="Segoe UI Symbol" w:hAnsi="Segoe UI Symbol" w:cs="Segoe UI Symbol"/>
              </w:rPr>
            </w:pPr>
          </w:p>
        </w:tc>
        <w:tc>
          <w:tcPr>
            <w:tcW w:w="508" w:type="dxa"/>
          </w:tcPr>
          <w:p w14:paraId="04DA1206" w14:textId="49EE058B"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r>
      <w:tr w:rsidR="001462CA" w:rsidRPr="00A164B9" w14:paraId="1CD18ACE" w14:textId="77777777" w:rsidTr="001462CA">
        <w:trPr>
          <w:trHeight w:val="150"/>
        </w:trPr>
        <w:tc>
          <w:tcPr>
            <w:tcW w:w="7656" w:type="dxa"/>
          </w:tcPr>
          <w:p w14:paraId="56BFDF2C" w14:textId="25932A81" w:rsidR="001462CA" w:rsidRPr="00A164B9" w:rsidRDefault="001462CA" w:rsidP="001462CA">
            <w:pPr>
              <w:pStyle w:val="Textotabela"/>
            </w:pPr>
            <w:r w:rsidRPr="00A164B9">
              <w:t>Avaliação da prática de atividade física</w:t>
            </w:r>
          </w:p>
        </w:tc>
        <w:tc>
          <w:tcPr>
            <w:tcW w:w="589" w:type="dxa"/>
          </w:tcPr>
          <w:p w14:paraId="19E17A5F" w14:textId="19D25E33"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85" w:type="dxa"/>
          </w:tcPr>
          <w:p w14:paraId="7A204AC0" w14:textId="6510AD08"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08" w:type="dxa"/>
          </w:tcPr>
          <w:p w14:paraId="43E0A973" w14:textId="6970E3AC"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r>
      <w:tr w:rsidR="00151F49" w:rsidRPr="00A164B9" w14:paraId="504BE907" w14:textId="77777777" w:rsidTr="001462CA">
        <w:trPr>
          <w:trHeight w:val="150"/>
        </w:trPr>
        <w:tc>
          <w:tcPr>
            <w:tcW w:w="7656" w:type="dxa"/>
          </w:tcPr>
          <w:p w14:paraId="3061D3A7" w14:textId="77777777" w:rsidR="00151F49" w:rsidRPr="00A164B9" w:rsidRDefault="00151F49" w:rsidP="001462CA">
            <w:pPr>
              <w:pStyle w:val="Textotabela"/>
            </w:pPr>
            <w:r w:rsidRPr="00A164B9">
              <w:t>Dispensação dos frascos contendo as cápsulas designadas</w:t>
            </w:r>
          </w:p>
        </w:tc>
        <w:tc>
          <w:tcPr>
            <w:tcW w:w="589" w:type="dxa"/>
          </w:tcPr>
          <w:p w14:paraId="34018483" w14:textId="43EE7D57" w:rsidR="00151F49" w:rsidRPr="00A164B9" w:rsidRDefault="0039759F" w:rsidP="001462CA">
            <w:pPr>
              <w:pStyle w:val="Textotabela"/>
            </w:pPr>
            <w:r w:rsidRPr="00A164B9">
              <w:rPr>
                <w:rFonts w:ascii="Segoe UI Symbol" w:hAnsi="Segoe UI Symbol" w:cs="Segoe UI Symbol"/>
              </w:rPr>
              <w:t>✕</w:t>
            </w:r>
          </w:p>
        </w:tc>
        <w:tc>
          <w:tcPr>
            <w:tcW w:w="585" w:type="dxa"/>
          </w:tcPr>
          <w:p w14:paraId="39455D12" w14:textId="0BAC8529" w:rsidR="00151F49" w:rsidRPr="00A164B9" w:rsidRDefault="0060230D" w:rsidP="001462CA">
            <w:pPr>
              <w:pStyle w:val="Textotabela"/>
            </w:pPr>
            <w:r w:rsidRPr="00A164B9">
              <w:rPr>
                <w:rFonts w:ascii="Segoe UI Symbol" w:hAnsi="Segoe UI Symbol" w:cs="Segoe UI Symbol"/>
              </w:rPr>
              <w:t>✕</w:t>
            </w:r>
          </w:p>
        </w:tc>
        <w:tc>
          <w:tcPr>
            <w:tcW w:w="508" w:type="dxa"/>
          </w:tcPr>
          <w:p w14:paraId="35106052" w14:textId="77777777" w:rsidR="00151F49" w:rsidRPr="00A164B9" w:rsidRDefault="00151F49" w:rsidP="001462CA">
            <w:pPr>
              <w:pStyle w:val="Textotabela"/>
            </w:pPr>
          </w:p>
        </w:tc>
      </w:tr>
      <w:tr w:rsidR="00641D6C" w:rsidRPr="00A164B9" w14:paraId="4378D024" w14:textId="77777777" w:rsidTr="001462CA">
        <w:trPr>
          <w:trHeight w:val="150"/>
        </w:trPr>
        <w:tc>
          <w:tcPr>
            <w:tcW w:w="7656" w:type="dxa"/>
          </w:tcPr>
          <w:p w14:paraId="70A360B5" w14:textId="166099D6" w:rsidR="00641D6C" w:rsidRPr="00A164B9" w:rsidRDefault="00641D6C" w:rsidP="001462CA">
            <w:pPr>
              <w:pStyle w:val="Textotabela"/>
            </w:pPr>
            <w:r w:rsidRPr="00A164B9">
              <w:t>Avaliação da adesão à intervenção</w:t>
            </w:r>
          </w:p>
        </w:tc>
        <w:tc>
          <w:tcPr>
            <w:tcW w:w="589" w:type="dxa"/>
          </w:tcPr>
          <w:p w14:paraId="46C1F099" w14:textId="2BEAAAEB" w:rsidR="00641D6C" w:rsidRPr="00A164B9" w:rsidRDefault="00641D6C" w:rsidP="001462CA">
            <w:pPr>
              <w:pStyle w:val="Textotabela"/>
            </w:pPr>
          </w:p>
        </w:tc>
        <w:tc>
          <w:tcPr>
            <w:tcW w:w="585" w:type="dxa"/>
          </w:tcPr>
          <w:p w14:paraId="1937FD45" w14:textId="0E93805E" w:rsidR="00641D6C" w:rsidRPr="00A164B9" w:rsidRDefault="0039759F" w:rsidP="001462CA">
            <w:pPr>
              <w:pStyle w:val="Textotabela"/>
            </w:pPr>
            <w:r w:rsidRPr="00A164B9">
              <w:rPr>
                <w:rFonts w:ascii="Segoe UI Symbol" w:hAnsi="Segoe UI Symbol" w:cs="Segoe UI Symbol"/>
              </w:rPr>
              <w:t>✕</w:t>
            </w:r>
          </w:p>
        </w:tc>
        <w:tc>
          <w:tcPr>
            <w:tcW w:w="508" w:type="dxa"/>
          </w:tcPr>
          <w:p w14:paraId="13FBF1D2" w14:textId="46F85EDE" w:rsidR="00641D6C" w:rsidRPr="00A164B9" w:rsidRDefault="0039759F" w:rsidP="001462CA">
            <w:pPr>
              <w:pStyle w:val="Textotabela"/>
            </w:pPr>
            <w:r w:rsidRPr="00A164B9">
              <w:rPr>
                <w:rFonts w:ascii="Segoe UI Symbol" w:hAnsi="Segoe UI Symbol" w:cs="Segoe UI Symbol"/>
              </w:rPr>
              <w:t>✕</w:t>
            </w:r>
          </w:p>
        </w:tc>
      </w:tr>
      <w:tr w:rsidR="001462CA" w:rsidRPr="00A164B9" w14:paraId="56F7478B" w14:textId="77777777" w:rsidTr="001462CA">
        <w:trPr>
          <w:trHeight w:val="150"/>
        </w:trPr>
        <w:tc>
          <w:tcPr>
            <w:tcW w:w="7656" w:type="dxa"/>
          </w:tcPr>
          <w:p w14:paraId="581F234E" w14:textId="6150FD4D" w:rsidR="001462CA" w:rsidRPr="00A164B9" w:rsidRDefault="001462CA" w:rsidP="001462CA">
            <w:pPr>
              <w:pStyle w:val="Textotabela"/>
            </w:pPr>
            <w:r w:rsidRPr="00A164B9">
              <w:t>Avaliação nutricional</w:t>
            </w:r>
          </w:p>
        </w:tc>
        <w:tc>
          <w:tcPr>
            <w:tcW w:w="589" w:type="dxa"/>
          </w:tcPr>
          <w:p w14:paraId="3D9A5E06" w14:textId="7B1264A3"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c>
          <w:tcPr>
            <w:tcW w:w="585" w:type="dxa"/>
          </w:tcPr>
          <w:p w14:paraId="6615DB3A" w14:textId="548FF56B" w:rsidR="001462CA" w:rsidRPr="00A164B9" w:rsidRDefault="001462CA" w:rsidP="001462CA">
            <w:pPr>
              <w:pStyle w:val="Textotabela"/>
            </w:pPr>
            <w:r w:rsidRPr="00A164B9">
              <w:rPr>
                <w:rFonts w:ascii="Segoe UI Symbol" w:hAnsi="Segoe UI Symbol" w:cs="Segoe UI Symbol"/>
              </w:rPr>
              <w:t>✕</w:t>
            </w:r>
          </w:p>
        </w:tc>
        <w:tc>
          <w:tcPr>
            <w:tcW w:w="508" w:type="dxa"/>
          </w:tcPr>
          <w:p w14:paraId="6F88321C" w14:textId="321CEDD1" w:rsidR="001462CA" w:rsidRPr="00A164B9" w:rsidRDefault="001462CA" w:rsidP="001462CA">
            <w:pPr>
              <w:pStyle w:val="Textotabela"/>
              <w:rPr>
                <w:rFonts w:ascii="Segoe UI Symbol" w:hAnsi="Segoe UI Symbol" w:cs="Segoe UI Symbol"/>
              </w:rPr>
            </w:pPr>
            <w:r w:rsidRPr="00A164B9">
              <w:rPr>
                <w:rFonts w:ascii="Segoe UI Symbol" w:hAnsi="Segoe UI Symbol" w:cs="Segoe UI Symbol"/>
              </w:rPr>
              <w:t>✕</w:t>
            </w:r>
          </w:p>
        </w:tc>
      </w:tr>
      <w:tr w:rsidR="00641D6C" w:rsidRPr="00A164B9" w14:paraId="143F01DF" w14:textId="77777777" w:rsidTr="001462CA">
        <w:trPr>
          <w:trHeight w:val="150"/>
        </w:trPr>
        <w:tc>
          <w:tcPr>
            <w:tcW w:w="7656" w:type="dxa"/>
          </w:tcPr>
          <w:p w14:paraId="14F88F1E" w14:textId="5AEACED7" w:rsidR="0096617F" w:rsidRPr="00A164B9" w:rsidRDefault="006E3648" w:rsidP="001462CA">
            <w:pPr>
              <w:pStyle w:val="Textotabela"/>
            </w:pPr>
            <w:r w:rsidRPr="00A164B9">
              <w:t>Avaliação do recordatório alimentar e intervenção nutricional</w:t>
            </w:r>
          </w:p>
        </w:tc>
        <w:tc>
          <w:tcPr>
            <w:tcW w:w="589" w:type="dxa"/>
          </w:tcPr>
          <w:p w14:paraId="1E973569" w14:textId="23F9DD7F" w:rsidR="0096617F" w:rsidRPr="00A164B9" w:rsidRDefault="0039759F" w:rsidP="001462CA">
            <w:pPr>
              <w:pStyle w:val="Textotabela"/>
            </w:pPr>
            <w:r w:rsidRPr="00A164B9">
              <w:rPr>
                <w:rFonts w:ascii="Segoe UI Symbol" w:hAnsi="Segoe UI Symbol" w:cs="Segoe UI Symbol"/>
              </w:rPr>
              <w:t>✕</w:t>
            </w:r>
          </w:p>
        </w:tc>
        <w:tc>
          <w:tcPr>
            <w:tcW w:w="585" w:type="dxa"/>
          </w:tcPr>
          <w:p w14:paraId="29E8C9DF" w14:textId="2A9BD417" w:rsidR="0096617F" w:rsidRPr="00A164B9" w:rsidRDefault="0096617F" w:rsidP="001462CA">
            <w:pPr>
              <w:pStyle w:val="Textotabela"/>
            </w:pPr>
          </w:p>
        </w:tc>
        <w:tc>
          <w:tcPr>
            <w:tcW w:w="508" w:type="dxa"/>
          </w:tcPr>
          <w:p w14:paraId="629549D9" w14:textId="4DE389B0" w:rsidR="0096617F" w:rsidRPr="00A164B9" w:rsidRDefault="0039759F" w:rsidP="001462CA">
            <w:pPr>
              <w:pStyle w:val="Textotabela"/>
            </w:pPr>
            <w:r w:rsidRPr="00A164B9">
              <w:rPr>
                <w:rFonts w:ascii="Segoe UI Symbol" w:hAnsi="Segoe UI Symbol" w:cs="Segoe UI Symbol"/>
              </w:rPr>
              <w:t>✕</w:t>
            </w:r>
          </w:p>
        </w:tc>
      </w:tr>
      <w:tr w:rsidR="00641D6C" w:rsidRPr="00A164B9" w14:paraId="2EAD3E68" w14:textId="77777777" w:rsidTr="001462CA">
        <w:trPr>
          <w:trHeight w:val="150"/>
        </w:trPr>
        <w:tc>
          <w:tcPr>
            <w:tcW w:w="7656" w:type="dxa"/>
          </w:tcPr>
          <w:p w14:paraId="50377B0A" w14:textId="23B54FA3" w:rsidR="0096617F" w:rsidRPr="00A164B9" w:rsidRDefault="0096617F" w:rsidP="001462CA">
            <w:pPr>
              <w:pStyle w:val="Textotabela"/>
            </w:pPr>
            <w:r w:rsidRPr="00A164B9">
              <w:t xml:space="preserve">Aferição </w:t>
            </w:r>
            <w:r w:rsidR="00620EC8" w:rsidRPr="00A164B9">
              <w:t>de peso, altura e circunferência abdominal</w:t>
            </w:r>
          </w:p>
        </w:tc>
        <w:tc>
          <w:tcPr>
            <w:tcW w:w="589" w:type="dxa"/>
          </w:tcPr>
          <w:p w14:paraId="7B77FCDB" w14:textId="4ED37429" w:rsidR="0096617F" w:rsidRPr="00A164B9" w:rsidRDefault="0039759F" w:rsidP="001462CA">
            <w:pPr>
              <w:pStyle w:val="Textotabela"/>
            </w:pPr>
            <w:r w:rsidRPr="00A164B9">
              <w:rPr>
                <w:rFonts w:ascii="Segoe UI Symbol" w:hAnsi="Segoe UI Symbol" w:cs="Segoe UI Symbol"/>
              </w:rPr>
              <w:t>✕</w:t>
            </w:r>
          </w:p>
        </w:tc>
        <w:tc>
          <w:tcPr>
            <w:tcW w:w="585" w:type="dxa"/>
          </w:tcPr>
          <w:p w14:paraId="452C4FAD" w14:textId="5AD4D096" w:rsidR="0096617F" w:rsidRPr="00A164B9" w:rsidRDefault="00620EC8" w:rsidP="001462CA">
            <w:pPr>
              <w:pStyle w:val="Textotabela"/>
            </w:pPr>
            <w:r w:rsidRPr="00A164B9">
              <w:rPr>
                <w:rFonts w:ascii="Segoe UI Symbol" w:hAnsi="Segoe UI Symbol" w:cs="Segoe UI Symbol"/>
              </w:rPr>
              <w:t>✕</w:t>
            </w:r>
          </w:p>
        </w:tc>
        <w:tc>
          <w:tcPr>
            <w:tcW w:w="508" w:type="dxa"/>
          </w:tcPr>
          <w:p w14:paraId="4FF96BE6" w14:textId="211C8FD2" w:rsidR="0096617F" w:rsidRPr="00A164B9" w:rsidRDefault="0039759F" w:rsidP="001462CA">
            <w:pPr>
              <w:pStyle w:val="Textotabela"/>
            </w:pPr>
            <w:r w:rsidRPr="00A164B9">
              <w:rPr>
                <w:rFonts w:ascii="Segoe UI Symbol" w:hAnsi="Segoe UI Symbol" w:cs="Segoe UI Symbol"/>
              </w:rPr>
              <w:t>✕</w:t>
            </w:r>
          </w:p>
        </w:tc>
      </w:tr>
      <w:tr w:rsidR="00620EC8" w:rsidRPr="00A164B9" w14:paraId="495A5F78" w14:textId="77777777" w:rsidTr="001462CA">
        <w:trPr>
          <w:trHeight w:val="150"/>
        </w:trPr>
        <w:tc>
          <w:tcPr>
            <w:tcW w:w="7656" w:type="dxa"/>
          </w:tcPr>
          <w:p w14:paraId="226879D5" w14:textId="4D631912" w:rsidR="00620EC8" w:rsidRPr="00A164B9" w:rsidRDefault="00620EC8" w:rsidP="001462CA">
            <w:pPr>
              <w:pStyle w:val="Textotabela"/>
            </w:pPr>
            <w:r w:rsidRPr="00A164B9">
              <w:t>Aferição da força de preensão palmar e realização da análise de impedância bioelétrica corporal tetrapolar com determinação do ângulo de fase</w:t>
            </w:r>
          </w:p>
        </w:tc>
        <w:tc>
          <w:tcPr>
            <w:tcW w:w="589" w:type="dxa"/>
          </w:tcPr>
          <w:p w14:paraId="1D16AEAE" w14:textId="6DC5A187" w:rsidR="00620EC8" w:rsidRPr="00A164B9" w:rsidRDefault="00620EC8" w:rsidP="001462CA">
            <w:pPr>
              <w:pStyle w:val="Textotabela"/>
              <w:rPr>
                <w:rFonts w:ascii="Segoe UI Symbol" w:hAnsi="Segoe UI Symbol" w:cs="Segoe UI Symbol"/>
              </w:rPr>
            </w:pPr>
            <w:r w:rsidRPr="00A164B9">
              <w:rPr>
                <w:rFonts w:ascii="Segoe UI Symbol" w:hAnsi="Segoe UI Symbol" w:cs="Segoe UI Symbol"/>
              </w:rPr>
              <w:t>✕</w:t>
            </w:r>
          </w:p>
        </w:tc>
        <w:tc>
          <w:tcPr>
            <w:tcW w:w="585" w:type="dxa"/>
          </w:tcPr>
          <w:p w14:paraId="0A381BEF" w14:textId="77777777" w:rsidR="00620EC8" w:rsidRPr="00A164B9" w:rsidRDefault="00620EC8" w:rsidP="001462CA">
            <w:pPr>
              <w:pStyle w:val="Textotabela"/>
            </w:pPr>
          </w:p>
        </w:tc>
        <w:tc>
          <w:tcPr>
            <w:tcW w:w="508" w:type="dxa"/>
          </w:tcPr>
          <w:p w14:paraId="259467AF" w14:textId="76A8CAE6" w:rsidR="00620EC8" w:rsidRPr="00A164B9" w:rsidRDefault="00620EC8" w:rsidP="001462CA">
            <w:pPr>
              <w:pStyle w:val="Textotabela"/>
              <w:rPr>
                <w:rFonts w:ascii="Segoe UI Symbol" w:hAnsi="Segoe UI Symbol" w:cs="Segoe UI Symbol"/>
              </w:rPr>
            </w:pPr>
            <w:r w:rsidRPr="00A164B9">
              <w:rPr>
                <w:rFonts w:ascii="Segoe UI Symbol" w:hAnsi="Segoe UI Symbol" w:cs="Segoe UI Symbol"/>
              </w:rPr>
              <w:t>✕</w:t>
            </w:r>
          </w:p>
        </w:tc>
      </w:tr>
      <w:tr w:rsidR="00151F49" w:rsidRPr="00A164B9" w14:paraId="2F97ADE3" w14:textId="77777777" w:rsidTr="001462CA">
        <w:trPr>
          <w:cnfStyle w:val="010000000000" w:firstRow="0" w:lastRow="1" w:firstColumn="0" w:lastColumn="0" w:oddVBand="0" w:evenVBand="0" w:oddHBand="0" w:evenHBand="0" w:firstRowFirstColumn="0" w:firstRowLastColumn="0" w:lastRowFirstColumn="0" w:lastRowLastColumn="0"/>
          <w:trHeight w:val="150"/>
        </w:trPr>
        <w:tc>
          <w:tcPr>
            <w:tcW w:w="7656" w:type="dxa"/>
          </w:tcPr>
          <w:p w14:paraId="473FEC2E" w14:textId="10CFFAE7" w:rsidR="0096617F" w:rsidRPr="00A164B9" w:rsidRDefault="0096617F" w:rsidP="001462CA">
            <w:pPr>
              <w:pStyle w:val="Textotabela"/>
            </w:pPr>
            <w:r w:rsidRPr="00A164B9">
              <w:t>Aplicação dos escores WHOQOL-BREF, DASS-21, ECAP</w:t>
            </w:r>
          </w:p>
        </w:tc>
        <w:tc>
          <w:tcPr>
            <w:tcW w:w="589" w:type="dxa"/>
          </w:tcPr>
          <w:p w14:paraId="7A5476BA" w14:textId="5FAAD132" w:rsidR="0096617F" w:rsidRPr="00A164B9" w:rsidRDefault="0039759F" w:rsidP="001462CA">
            <w:pPr>
              <w:pStyle w:val="Textotabela"/>
            </w:pPr>
            <w:r w:rsidRPr="00A164B9">
              <w:rPr>
                <w:rFonts w:ascii="Segoe UI Symbol" w:hAnsi="Segoe UI Symbol" w:cs="Segoe UI Symbol"/>
              </w:rPr>
              <w:t>✕</w:t>
            </w:r>
          </w:p>
        </w:tc>
        <w:tc>
          <w:tcPr>
            <w:tcW w:w="585" w:type="dxa"/>
          </w:tcPr>
          <w:p w14:paraId="155BAB7E" w14:textId="77777777" w:rsidR="0096617F" w:rsidRPr="00A164B9" w:rsidRDefault="0096617F" w:rsidP="001462CA">
            <w:pPr>
              <w:pStyle w:val="Textotabela"/>
            </w:pPr>
          </w:p>
        </w:tc>
        <w:tc>
          <w:tcPr>
            <w:tcW w:w="508" w:type="dxa"/>
          </w:tcPr>
          <w:p w14:paraId="78CEC63B" w14:textId="33B14A69" w:rsidR="0096617F" w:rsidRPr="00A164B9" w:rsidRDefault="0039759F" w:rsidP="001462CA">
            <w:pPr>
              <w:pStyle w:val="Textotabela"/>
            </w:pPr>
            <w:r w:rsidRPr="00A164B9">
              <w:rPr>
                <w:rFonts w:ascii="Segoe UI Symbol" w:hAnsi="Segoe UI Symbol" w:cs="Segoe UI Symbol"/>
              </w:rPr>
              <w:t>✕</w:t>
            </w:r>
          </w:p>
        </w:tc>
      </w:tr>
    </w:tbl>
    <w:p w14:paraId="5105969A" w14:textId="577F3AFA" w:rsidR="00AC5497" w:rsidRPr="00A164B9" w:rsidRDefault="001462CA" w:rsidP="001462CA">
      <w:pPr>
        <w:pStyle w:val="Legenda"/>
      </w:pPr>
      <w:r w:rsidRPr="00A164B9">
        <w:t>Legenda: T1 – primeira avaliação clínica, realizada na data da inclusão; T2 – segunda avaliação clínica, realizada 45 dias após o início da intervenção; T3 – terceira avaliação clínica, realizada 90 dias após o início da intervenção, correspondente ao término da intervenção.</w:t>
      </w:r>
    </w:p>
    <w:p w14:paraId="7344E2EE" w14:textId="6FEEEF7F" w:rsidR="00D275C8" w:rsidRPr="00A164B9" w:rsidRDefault="00D275C8" w:rsidP="00933CE2">
      <w:r w:rsidRPr="00A164B9">
        <w:t xml:space="preserve">Ao chegarem ao centro de pesquisa, os participantes eram direcionados para uma sala de espera, onde permaneciam sentados em cadeiras confortáveis. Durante cada avaliação presencial, foi realizada uma consulta médica conduzida pelo pesquisador principal, incluindo análise clínica, exame físico, avaliação dos parâmetros de segurança e realização de eletrocardiografia de 12 derivações. Nas segundas e terceiras visitas, também foi verificada a adesão à intervenção. </w:t>
      </w:r>
    </w:p>
    <w:p w14:paraId="2F8C5918" w14:textId="705DFFF6" w:rsidR="00D275C8" w:rsidRPr="00A164B9" w:rsidRDefault="00D275C8" w:rsidP="00933CE2">
      <w:r w:rsidRPr="00A164B9">
        <w:t>Os exames laboratoriais foram solicitados durante a avaliação clínica, e as coletas realizadas por profissionais de enfermagem experientes nas respectivas Unidades de Saúde. Os participantes também passaram por avaliação nutricional conduzida pela pesquisadora colaboradora, que incluiu a avaliação da ingestão alimentar e a avaliação antropométrica.</w:t>
      </w:r>
    </w:p>
    <w:p w14:paraId="786D8E61" w14:textId="453ACAA4" w:rsidR="00F83F29" w:rsidRPr="00A164B9" w:rsidRDefault="00D275C8" w:rsidP="00D275C8">
      <w:pPr>
        <w:ind w:firstLine="720"/>
      </w:pPr>
      <w:r w:rsidRPr="00A164B9">
        <w:t>Em adição, foram realizadas aferição da pressão arterial nas três avaliações e avaliação da força de preensão palmar e análise de impedância bioelétrica corporal nas primeiras e últimas visitas.  Os questionários foram preenchidos no momento da inclusão e ao término da intervenção.</w:t>
      </w:r>
    </w:p>
    <w:p w14:paraId="055268BE" w14:textId="26C3B27B" w:rsidR="00EA686D" w:rsidRPr="00A164B9" w:rsidRDefault="00D275C8" w:rsidP="00EA686D">
      <w:r w:rsidRPr="00A164B9">
        <w:t>Para otimizar o tempo necessário ao cumprimento dos procedimentos, diferentes participantes realizavam segmentos distintos do protocolo experimental simultaneamente, como avaliação clínica, nutricional e preenchimento dos questionários. Os procedimentos que exigiam jejum foram priorizados para que, em seguida, os participantes pudessem se alimentar.</w:t>
      </w:r>
    </w:p>
    <w:p w14:paraId="022551CC" w14:textId="77777777" w:rsidR="00EA686D" w:rsidRPr="00A164B9" w:rsidRDefault="00EA686D" w:rsidP="00933CE2">
      <w:r w:rsidRPr="00A164B9">
        <w:t xml:space="preserve">Ao final da primeira avaliação presencial, cada participante recebeu um frasco rotulado com um número ordinal exclusivo, contendo cápsulas suficientes para 45 dias, como descrito previamente. Todos foram orientados a ingerir duas cápsula três vezes ao dia: </w:t>
      </w:r>
      <w:r w:rsidRPr="00A164B9">
        <w:lastRenderedPageBreak/>
        <w:t>pela manhã, no almoço e no jantar. Durante a segunda visita, aos 45 dias, cada participante recebeu um segundo frasco rotulado com o mesmo número, contendo a quantidade necessária para completar os 90 dias de intervenção. À exceção do conteúdo das cápsulas, todos os procedimentos e avaliações realizados foram os mesmos para todos os participantes.</w:t>
      </w:r>
    </w:p>
    <w:p w14:paraId="74AB0690" w14:textId="77777777" w:rsidR="00EA686D" w:rsidRPr="00A164B9" w:rsidRDefault="00EA686D" w:rsidP="00933CE2">
      <w:r w:rsidRPr="00A164B9">
        <w:t xml:space="preserve">Os medicamentos de uso habitual dos participantes não foram interrompidos ou modificados, exceto em casos de ajustes necessários para o adequado controle de comorbidades clínicas, conforme as diretrizes adotadas pelo SUS. Tais modificações foram registradas no </w:t>
      </w:r>
      <w:proofErr w:type="spellStart"/>
      <w:r w:rsidRPr="00A164B9">
        <w:t>REDCap</w:t>
      </w:r>
      <w:proofErr w:type="spellEnd"/>
      <w:r w:rsidRPr="00A164B9">
        <w:t xml:space="preserve"> para possibilitar os ajustes adequados na análise estatística. As intervenções propostas pelo estudo não substituíram os tratamentos recomendados pelas diretrizes do SUS ou pelas sociedades brasileiras de especialidade.</w:t>
      </w:r>
    </w:p>
    <w:p w14:paraId="0B10C19D" w14:textId="67EFA251" w:rsidR="00844E35" w:rsidRPr="00A164B9" w:rsidRDefault="001E4188" w:rsidP="00D3585B">
      <w:pPr>
        <w:pStyle w:val="Heading3"/>
        <w:rPr>
          <w:lang w:val="pt-BR"/>
        </w:rPr>
      </w:pPr>
      <w:bookmarkStart w:id="110" w:name="_Toc462854986"/>
      <w:bookmarkStart w:id="111" w:name="_Toc524435295"/>
      <w:bookmarkStart w:id="112" w:name="_Toc113573694"/>
      <w:bookmarkStart w:id="113" w:name="_Toc118072938"/>
      <w:bookmarkStart w:id="114" w:name="_Toc118415073"/>
      <w:bookmarkStart w:id="115" w:name="_Toc128317838"/>
      <w:bookmarkStart w:id="116" w:name="_Toc132992078"/>
      <w:bookmarkStart w:id="117" w:name="_Toc187787263"/>
      <w:r w:rsidRPr="00A164B9">
        <w:rPr>
          <w:lang w:val="pt-BR"/>
        </w:rPr>
        <w:t>Segurança</w:t>
      </w:r>
      <w:bookmarkEnd w:id="110"/>
      <w:bookmarkEnd w:id="111"/>
      <w:bookmarkEnd w:id="112"/>
      <w:bookmarkEnd w:id="113"/>
      <w:bookmarkEnd w:id="114"/>
      <w:bookmarkEnd w:id="115"/>
      <w:bookmarkEnd w:id="116"/>
      <w:bookmarkEnd w:id="117"/>
    </w:p>
    <w:p w14:paraId="1FB230DF" w14:textId="2EACAC03" w:rsidR="00A97005" w:rsidRPr="00A164B9" w:rsidRDefault="00A97005" w:rsidP="00A97005">
      <w:r w:rsidRPr="00A164B9">
        <w:t xml:space="preserve">De acordo com a Instrução Normativa nº 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B302070D766D614F88BA368A7E401F5B"/>
          </w:placeholder>
        </w:sdtPr>
        <w:sdtContent>
          <w:r w:rsidR="00BA13C3" w:rsidRPr="00A164B9">
            <w:rPr>
              <w:color w:val="000000"/>
            </w:rPr>
            <w:t>(ANVISA, 2010)</w:t>
          </w:r>
        </w:sdtContent>
      </w:sdt>
      <w:r w:rsidRPr="00A164B9">
        <w:rPr>
          <w:color w:val="000000"/>
        </w:rPr>
        <w:t xml:space="preserve"> </w:t>
      </w:r>
      <w:r w:rsidRPr="00A164B9">
        <w:t xml:space="preserve">e a Resolução da Diretoria Colegiada - RDC nº 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B302070D766D614F88BA368A7E401F5B"/>
          </w:placeholder>
        </w:sdtPr>
        <w:sdtContent>
          <w:r w:rsidR="00BA13C3" w:rsidRPr="00A164B9">
            <w:rPr>
              <w:color w:val="000000"/>
            </w:rPr>
            <w:t>(ANVISA, 2014)</w:t>
          </w:r>
        </w:sdtContent>
      </w:sdt>
      <w:r w:rsidRPr="00A164B9">
        <w:t xml:space="preserve">, a </w:t>
      </w:r>
      <w:proofErr w:type="spellStart"/>
      <w:r w:rsidRPr="00A164B9">
        <w:rPr>
          <w:i/>
        </w:rPr>
        <w:t>Eclipta</w:t>
      </w:r>
      <w:proofErr w:type="spellEnd"/>
      <w:r w:rsidRPr="00A164B9">
        <w:rPr>
          <w:i/>
        </w:rPr>
        <w:t xml:space="preserve"> </w:t>
      </w:r>
      <w:proofErr w:type="spellStart"/>
      <w:r w:rsidRPr="00A164B9">
        <w:rPr>
          <w:i/>
        </w:rPr>
        <w:t>prostrata</w:t>
      </w:r>
      <w:proofErr w:type="spellEnd"/>
      <w:r w:rsidRPr="00A164B9">
        <w:t xml:space="preserve"> é uma planta medicinal de uso tradicional, com sua segurança em humanos documentada na Farmacopeia Caribenha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F0123854FE9BDF4F963168D56D1E2581"/>
          </w:placeholder>
        </w:sdtPr>
        <w:sdtContent>
          <w:r w:rsidR="00BA13C3" w:rsidRPr="00A164B9">
            <w:rPr>
              <w:color w:val="000000"/>
            </w:rPr>
            <w:t>(GERMOSÉN ROBINEAU et al., 2014; GERMOSÉN-ROBINEAU, 2005)</w:t>
          </w:r>
        </w:sdtContent>
      </w:sdt>
      <w:r w:rsidRPr="00A164B9">
        <w:t>, uma referência bibliográfica indicada e aceita pela ANVISA. Desta forma, este órgão considera sua utilização segura em humanos.</w:t>
      </w:r>
    </w:p>
    <w:p w14:paraId="12099D67" w14:textId="77777777" w:rsidR="00A97005" w:rsidRPr="00A164B9" w:rsidRDefault="00A97005" w:rsidP="00A97005">
      <w:r w:rsidRPr="00A164B9">
        <w:t xml:space="preserve">Além das evidências que sugerem sua segurança em humanos através da documentação do uso tradicional e dados pré-clínicos e clínicos já citados, a equipe de pesquisa apresenta ampla experiência no uso da droga vegetal de </w:t>
      </w:r>
      <w:proofErr w:type="spellStart"/>
      <w:r w:rsidRPr="00A164B9">
        <w:rPr>
          <w:i/>
        </w:rPr>
        <w:t>Eclipta</w:t>
      </w:r>
      <w:proofErr w:type="spellEnd"/>
      <w:r w:rsidRPr="00A164B9">
        <w:rPr>
          <w:i/>
        </w:rPr>
        <w:t xml:space="preserve"> </w:t>
      </w:r>
      <w:proofErr w:type="spellStart"/>
      <w:r w:rsidRPr="00A164B9">
        <w:rPr>
          <w:i/>
        </w:rPr>
        <w:t>prostrata</w:t>
      </w:r>
      <w:proofErr w:type="spellEnd"/>
      <w:r w:rsidRPr="00A164B9">
        <w:t xml:space="preserve"> desde 1995. </w:t>
      </w:r>
    </w:p>
    <w:p w14:paraId="6A108BFE" w14:textId="7B4F1680" w:rsidR="00371FBF" w:rsidRPr="00A164B9" w:rsidRDefault="00A97005" w:rsidP="00371FBF">
      <w:r w:rsidRPr="00A164B9">
        <w:t>Foram adotadas todas as medidas de segurança sugeridas pelas</w:t>
      </w:r>
      <w:r w:rsidR="00844E35" w:rsidRPr="00A164B9">
        <w:t xml:space="preserve">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BA13C3" w:rsidRPr="00A164B9">
            <w:rPr>
              <w:color w:val="000000"/>
            </w:rPr>
            <w:t>(WHO, 2005)</w:t>
          </w:r>
        </w:sdtContent>
      </w:sdt>
      <w:r w:rsidR="00844E35" w:rsidRPr="00A164B9">
        <w:t xml:space="preserve"> e </w:t>
      </w:r>
      <w:r w:rsidR="00B97135" w:rsidRPr="00A164B9">
        <w:t>MS</w:t>
      </w:r>
      <w:r w:rsidR="00844E35" w:rsidRPr="00A164B9">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BA13C3" w:rsidRPr="00A164B9">
            <w:rPr>
              <w:color w:val="000000"/>
            </w:rPr>
            <w:t>(MINISTÉRIO DA SAÚDE, 2008</w:t>
          </w:r>
        </w:sdtContent>
      </w:sdt>
      <w:r w:rsidR="00844E35" w:rsidRPr="00A164B9">
        <w:t>) para realização de ensaios clínicos com fitoterápicos</w:t>
      </w:r>
      <w:r w:rsidR="005F0591" w:rsidRPr="00A164B9">
        <w:t xml:space="preserve"> (</w:t>
      </w:r>
      <w:r w:rsidR="00A866E4" w:rsidRPr="00A164B9">
        <w:fldChar w:fldCharType="begin"/>
      </w:r>
      <w:r w:rsidR="00A866E4" w:rsidRPr="00A164B9">
        <w:instrText xml:space="preserve"> REF _Ref187929392 \h </w:instrText>
      </w:r>
      <w:r w:rsidR="00A866E4" w:rsidRPr="00A164B9">
        <w:fldChar w:fldCharType="separate"/>
      </w:r>
      <w:r w:rsidR="00A866E4" w:rsidRPr="00A164B9">
        <w:t xml:space="preserve">Tabela </w:t>
      </w:r>
      <w:r w:rsidR="00A866E4" w:rsidRPr="00A164B9">
        <w:rPr>
          <w:noProof/>
        </w:rPr>
        <w:t>5</w:t>
      </w:r>
      <w:r w:rsidR="00A866E4" w:rsidRPr="00A164B9">
        <w:t>.</w:t>
      </w:r>
      <w:r w:rsidR="00A866E4" w:rsidRPr="00A164B9">
        <w:rPr>
          <w:noProof/>
        </w:rPr>
        <w:t>3</w:t>
      </w:r>
      <w:r w:rsidR="00A866E4" w:rsidRPr="00A164B9">
        <w:fldChar w:fldCharType="end"/>
      </w:r>
      <w:r w:rsidR="005F0591" w:rsidRPr="00A164B9">
        <w:t>)</w:t>
      </w:r>
      <w:r w:rsidR="002F32BB" w:rsidRPr="00A164B9">
        <w:t>.</w:t>
      </w:r>
      <w:r w:rsidRPr="00A164B9">
        <w:t xml:space="preserve"> Em cada visita, os participantes foram submetidos a coleta de </w:t>
      </w:r>
      <w:r w:rsidR="007C0173" w:rsidRPr="00A164B9">
        <w:t xml:space="preserve">exames </w:t>
      </w:r>
      <w:r w:rsidR="00EF3710" w:rsidRPr="00A164B9">
        <w:t>laboratoria</w:t>
      </w:r>
      <w:r w:rsidR="00EA3FFD" w:rsidRPr="00A164B9">
        <w:t>is</w:t>
      </w:r>
      <w:r w:rsidR="000C01CE" w:rsidRPr="00A164B9">
        <w:t xml:space="preserve"> para </w:t>
      </w:r>
      <w:r w:rsidR="002922F4" w:rsidRPr="00A164B9">
        <w:t>pesquisa</w:t>
      </w:r>
      <w:r w:rsidR="000C01CE" w:rsidRPr="00A164B9">
        <w:t xml:space="preserve"> </w:t>
      </w:r>
      <w:r w:rsidR="00EF3710" w:rsidRPr="00A164B9">
        <w:t xml:space="preserve">de toxicidade </w:t>
      </w:r>
      <w:r w:rsidR="0050369C" w:rsidRPr="00A164B9">
        <w:t>hepática, renal, hematológica e metabólica</w:t>
      </w:r>
      <w:r w:rsidRPr="00A164B9">
        <w:t xml:space="preserve">. </w:t>
      </w:r>
      <w:r w:rsidR="000562AB" w:rsidRPr="00A164B9">
        <w:t xml:space="preserve">O rastreio </w:t>
      </w:r>
      <w:r w:rsidR="0093065B" w:rsidRPr="00A164B9">
        <w:t xml:space="preserve">de toxicidade cardiovascular </w:t>
      </w:r>
      <w:r w:rsidRPr="00A164B9">
        <w:t xml:space="preserve">foi </w:t>
      </w:r>
      <w:r w:rsidR="00094BFB" w:rsidRPr="00A164B9">
        <w:t>feit</w:t>
      </w:r>
      <w:r w:rsidR="000562AB" w:rsidRPr="00A164B9">
        <w:t>o</w:t>
      </w:r>
      <w:r w:rsidR="00094BFB" w:rsidRPr="00A164B9">
        <w:t xml:space="preserve"> </w:t>
      </w:r>
      <w:r w:rsidR="000562AB" w:rsidRPr="00A164B9">
        <w:t xml:space="preserve">através de </w:t>
      </w:r>
      <w:r w:rsidR="0093065B" w:rsidRPr="00A164B9">
        <w:t>avaliação</w:t>
      </w:r>
      <w:r w:rsidR="005060E5" w:rsidRPr="00A164B9">
        <w:t xml:space="preserve"> clínica</w:t>
      </w:r>
      <w:r w:rsidR="0093065B" w:rsidRPr="00A164B9">
        <w:t xml:space="preserve"> </w:t>
      </w:r>
      <w:r w:rsidR="005060E5" w:rsidRPr="00A164B9">
        <w:t>e</w:t>
      </w:r>
      <w:r w:rsidR="007F241F" w:rsidRPr="00A164B9">
        <w:t xml:space="preserve"> </w:t>
      </w:r>
      <w:r w:rsidR="005447A1" w:rsidRPr="00A164B9">
        <w:t xml:space="preserve">análise do traçado </w:t>
      </w:r>
      <w:r w:rsidR="007F241F" w:rsidRPr="00A164B9">
        <w:t>eletrocardiog</w:t>
      </w:r>
      <w:r w:rsidRPr="00A164B9">
        <w:t>ráfico</w:t>
      </w:r>
      <w:r w:rsidR="007F241F" w:rsidRPr="00A164B9">
        <w:t xml:space="preserve"> </w:t>
      </w:r>
      <w:r w:rsidR="00954C69" w:rsidRPr="00A164B9">
        <w:t>(ECG)</w:t>
      </w:r>
      <w:r w:rsidR="004B7AEE" w:rsidRPr="00A164B9">
        <w:t xml:space="preserve"> (</w:t>
      </w:r>
      <w:r w:rsidR="000F5251" w:rsidRPr="00A164B9">
        <w:t>Contec Ecg-300</w:t>
      </w:r>
      <w:r w:rsidR="00C73D19" w:rsidRPr="00A164B9">
        <w:t>®</w:t>
      </w:r>
      <w:r w:rsidR="006967A4" w:rsidRPr="00A164B9">
        <w:t>)</w:t>
      </w:r>
      <w:r w:rsidR="000562AB" w:rsidRPr="00A164B9">
        <w:t>,</w:t>
      </w:r>
      <w:r w:rsidR="006967A4" w:rsidRPr="00A164B9">
        <w:t xml:space="preserve"> </w:t>
      </w:r>
      <w:r w:rsidR="000F5251" w:rsidRPr="00A164B9">
        <w:t>devidamente calibrado</w:t>
      </w:r>
      <w:r w:rsidR="005447A1" w:rsidRPr="00A164B9">
        <w:t xml:space="preserve">, </w:t>
      </w:r>
      <w:r w:rsidR="002006EE" w:rsidRPr="00A164B9">
        <w:t xml:space="preserve">sob técnica padronizada </w:t>
      </w:r>
      <w:r w:rsidR="00F826CD" w:rsidRPr="00A164B9">
        <w:t xml:space="preserve"> </w:t>
      </w:r>
      <w:sdt>
        <w:sdtPr>
          <w:rPr>
            <w:color w:val="000000"/>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A3D7B901B35B12409ED8BD7BFC76FA85"/>
          </w:placeholder>
        </w:sdtPr>
        <w:sdtContent>
          <w:r w:rsidR="00BA13C3" w:rsidRPr="00A164B9">
            <w:rPr>
              <w:color w:val="000000"/>
            </w:rPr>
            <w:t>(SAMESIMA et al., 2022; SATTAR; CHHABRA, 2023)</w:t>
          </w:r>
        </w:sdtContent>
      </w:sdt>
      <w:r w:rsidR="00371FBF" w:rsidRPr="00A164B9">
        <w:rPr>
          <w:color w:val="000000"/>
        </w:rPr>
        <w:t>.</w:t>
      </w:r>
      <w:r w:rsidR="000F5251" w:rsidRPr="00A164B9">
        <w:t xml:space="preserve"> </w:t>
      </w:r>
      <w:r w:rsidRPr="00A164B9">
        <w:t xml:space="preserve">Todos os traçados foram </w:t>
      </w:r>
      <w:r w:rsidR="00757FB3" w:rsidRPr="00A164B9">
        <w:t>salvo</w:t>
      </w:r>
      <w:r w:rsidRPr="00A164B9">
        <w:t>s</w:t>
      </w:r>
      <w:r w:rsidR="00757FB3" w:rsidRPr="00A164B9">
        <w:t xml:space="preserve"> no </w:t>
      </w:r>
      <w:proofErr w:type="spellStart"/>
      <w:r w:rsidR="00757FB3" w:rsidRPr="00A164B9">
        <w:t>REDCap</w:t>
      </w:r>
      <w:proofErr w:type="spellEnd"/>
      <w:r w:rsidRPr="00A164B9">
        <w:t xml:space="preserve"> para auditoria</w:t>
      </w:r>
      <w:r w:rsidR="00371FBF" w:rsidRPr="00A164B9">
        <w:t xml:space="preserve"> dos dados.</w:t>
      </w:r>
    </w:p>
    <w:p w14:paraId="03B7915D" w14:textId="77777777" w:rsidR="00371FBF" w:rsidRPr="00A164B9" w:rsidRDefault="00371FBF" w:rsidP="00933CE2"/>
    <w:p w14:paraId="23C97FF9" w14:textId="6B515BAB" w:rsidR="00371FBF" w:rsidRPr="00A164B9" w:rsidRDefault="00A72387" w:rsidP="00371FBF">
      <w:r w:rsidRPr="00A164B9">
        <w:lastRenderedPageBreak/>
        <w:t xml:space="preserve">Durante </w:t>
      </w:r>
      <w:r w:rsidR="0018078D" w:rsidRPr="00A164B9">
        <w:t>o período da intervenção</w:t>
      </w:r>
      <w:r w:rsidRPr="00A164B9">
        <w:t xml:space="preserve">, </w:t>
      </w:r>
      <w:r w:rsidR="00371FBF" w:rsidRPr="00A164B9">
        <w:t xml:space="preserve">os participantes de pesquisa recebiam por mensagem de texto um breve questionário semanal enviado automaticamente pelo sistema </w:t>
      </w:r>
      <w:proofErr w:type="spellStart"/>
      <w:r w:rsidR="00371FBF" w:rsidRPr="00A164B9">
        <w:t>REDCap</w:t>
      </w:r>
      <w:proofErr w:type="spellEnd"/>
      <w:r w:rsidR="00371FBF" w:rsidRPr="00A164B9">
        <w:t>. O questionário teve por finalidade:</w:t>
      </w:r>
    </w:p>
    <w:p w14:paraId="724B7B89" w14:textId="469BC8F3" w:rsidR="00371FBF" w:rsidRPr="00A164B9" w:rsidRDefault="00A72387" w:rsidP="00371FBF">
      <w:pPr>
        <w:pStyle w:val="ListParagraph"/>
        <w:numPr>
          <w:ilvl w:val="0"/>
          <w:numId w:val="84"/>
        </w:numPr>
      </w:pPr>
      <w:r w:rsidRPr="00A164B9">
        <w:t>avaliação de parâmetros de segurança e tolerabilidade</w:t>
      </w:r>
      <w:r w:rsidR="00371FBF" w:rsidRPr="00A164B9">
        <w:t>;</w:t>
      </w:r>
    </w:p>
    <w:p w14:paraId="0925418F" w14:textId="77777777" w:rsidR="00371FBF" w:rsidRPr="00A164B9" w:rsidRDefault="00A72387" w:rsidP="00371FBF">
      <w:pPr>
        <w:pStyle w:val="ListParagraph"/>
        <w:numPr>
          <w:ilvl w:val="0"/>
          <w:numId w:val="84"/>
        </w:numPr>
      </w:pPr>
      <w:r w:rsidRPr="00A164B9">
        <w:t xml:space="preserve">documentação da adesão </w:t>
      </w:r>
      <w:r w:rsidR="002117D7" w:rsidRPr="00A164B9">
        <w:t>à intervenção</w:t>
      </w:r>
      <w:r w:rsidRPr="00A164B9">
        <w:t>;</w:t>
      </w:r>
    </w:p>
    <w:p w14:paraId="5E7EA1A0" w14:textId="77777777" w:rsidR="00371FBF" w:rsidRPr="00A164B9" w:rsidRDefault="00E24AAB" w:rsidP="00E67417">
      <w:pPr>
        <w:pStyle w:val="ListParagraph"/>
        <w:numPr>
          <w:ilvl w:val="0"/>
          <w:numId w:val="84"/>
        </w:numPr>
      </w:pPr>
      <w:r w:rsidRPr="00A164B9">
        <w:t>esclarecimento</w:t>
      </w:r>
      <w:r w:rsidR="006935BF" w:rsidRPr="00A164B9">
        <w:t xml:space="preserve"> d</w:t>
      </w:r>
      <w:r w:rsidR="00217937" w:rsidRPr="00A164B9">
        <w:t>e dúvidas</w:t>
      </w:r>
      <w:r w:rsidR="00A72387" w:rsidRPr="00A164B9">
        <w:t xml:space="preserve">. </w:t>
      </w:r>
    </w:p>
    <w:p w14:paraId="500B7DCF" w14:textId="77777777" w:rsidR="00371FBF" w:rsidRPr="00A164B9" w:rsidRDefault="00371FBF" w:rsidP="00371FBF">
      <w:r w:rsidRPr="00A164B9">
        <w:t>Os participantes eram questionados sobre o aparecimento de sintomas novos desde o início da intervenção. Em caso de resposta afirmativa, um código de lógica condicional resultava na abertura de novos campos para a descrição dos sintomas, registro da data de início, graduação subjetiva da percepção do nível de incômodo, e se os sintomas já haviam se resolvido.</w:t>
      </w:r>
    </w:p>
    <w:p w14:paraId="6E3F987C" w14:textId="7F336532" w:rsidR="009041F7" w:rsidRPr="00A164B9" w:rsidRDefault="00371FBF" w:rsidP="00A866E4">
      <w:r w:rsidRPr="00A164B9">
        <w:t>Caso o participante relatasse aparecimento de sintomas ou caso houvesse dúvidas, um e-mail era disparado automaticamente para o pesquisador principal, que realizou as intervenções necessárias.  Em adição, o</w:t>
      </w:r>
      <w:r w:rsidR="00637574" w:rsidRPr="00A164B9">
        <w:t>s</w:t>
      </w:r>
      <w:r w:rsidR="00A72387" w:rsidRPr="00A164B9">
        <w:t xml:space="preserve"> </w:t>
      </w:r>
      <w:r w:rsidR="00976F4F" w:rsidRPr="00A164B9">
        <w:t>participantes</w:t>
      </w:r>
      <w:r w:rsidR="006D4109" w:rsidRPr="00A164B9">
        <w:t xml:space="preserve"> </w:t>
      </w:r>
      <w:r w:rsidRPr="00A164B9">
        <w:t xml:space="preserve">tiveram </w:t>
      </w:r>
      <w:r w:rsidR="00A72387" w:rsidRPr="00A164B9">
        <w:t xml:space="preserve">acesso a </w:t>
      </w:r>
      <w:r w:rsidR="00DB41D8" w:rsidRPr="00A164B9">
        <w:t xml:space="preserve">endereço, </w:t>
      </w:r>
      <w:r w:rsidR="00D809D4" w:rsidRPr="00A164B9">
        <w:t>e-mail</w:t>
      </w:r>
      <w:r w:rsidRPr="00A164B9">
        <w:t xml:space="preserve">, telefone fixo e </w:t>
      </w:r>
      <w:proofErr w:type="spellStart"/>
      <w:r w:rsidRPr="00A164B9">
        <w:t>Whatsapp</w:t>
      </w:r>
      <w:proofErr w:type="spellEnd"/>
      <w:r w:rsidRPr="00A164B9">
        <w:t>®</w:t>
      </w:r>
      <w:r w:rsidR="00D809D4" w:rsidRPr="00A164B9">
        <w:t xml:space="preserve"> </w:t>
      </w:r>
      <w:r w:rsidRPr="00A164B9">
        <w:t>d</w:t>
      </w:r>
      <w:r w:rsidR="00A72387" w:rsidRPr="00A164B9">
        <w:t>o pesquisador principal, disponível 24 horas por dia</w:t>
      </w:r>
      <w:r w:rsidR="00D809D4" w:rsidRPr="00A164B9">
        <w:t xml:space="preserve">, 7 dias por semana. </w:t>
      </w:r>
    </w:p>
    <w:p w14:paraId="5B465656" w14:textId="16E1AAB8" w:rsidR="005F0591" w:rsidRPr="00A164B9" w:rsidRDefault="005F0591" w:rsidP="005F0591">
      <w:pPr>
        <w:pStyle w:val="Ttulotabela"/>
      </w:pPr>
      <w:bookmarkStart w:id="118" w:name="_Ref187929392"/>
      <w:r w:rsidRPr="00A164B9">
        <w:t xml:space="preserve">Tabela </w:t>
      </w:r>
      <w:r w:rsidRPr="00A164B9">
        <w:fldChar w:fldCharType="begin"/>
      </w:r>
      <w:r w:rsidRPr="00A164B9">
        <w:instrText xml:space="preserve"> STYLEREF 1 \s </w:instrText>
      </w:r>
      <w:r w:rsidRPr="00A164B9">
        <w:fldChar w:fldCharType="separate"/>
      </w:r>
      <w:r w:rsidRPr="00A164B9">
        <w:rPr>
          <w:noProof/>
        </w:rPr>
        <w:t>5</w:t>
      </w:r>
      <w:r w:rsidRPr="00A164B9">
        <w:fldChar w:fldCharType="end"/>
      </w:r>
      <w:r w:rsidRPr="00A164B9">
        <w:t>.</w:t>
      </w:r>
      <w:r w:rsidRPr="00A164B9">
        <w:fldChar w:fldCharType="begin"/>
      </w:r>
      <w:r w:rsidRPr="00A164B9">
        <w:instrText xml:space="preserve"> SEQ Tabela \* ARABIC \s 1 </w:instrText>
      </w:r>
      <w:r w:rsidRPr="00A164B9">
        <w:fldChar w:fldCharType="separate"/>
      </w:r>
      <w:r w:rsidRPr="00A164B9">
        <w:rPr>
          <w:noProof/>
        </w:rPr>
        <w:t>3</w:t>
      </w:r>
      <w:r w:rsidRPr="00A164B9">
        <w:fldChar w:fldCharType="end"/>
      </w:r>
      <w:bookmarkEnd w:id="118"/>
      <w:r w:rsidRPr="00A164B9">
        <w:t xml:space="preserve"> - Parâmetros de segurança recomendados para acompanhamento de participantes de pesquisa em estudos clínicos com fitoterápicos.</w:t>
      </w:r>
    </w:p>
    <w:tbl>
      <w:tblPr>
        <w:tblStyle w:val="Tabelapadro"/>
        <w:tblW w:w="0" w:type="auto"/>
        <w:tblLook w:val="04E0" w:firstRow="1" w:lastRow="1" w:firstColumn="1" w:lastColumn="0" w:noHBand="0" w:noVBand="1"/>
      </w:tblPr>
      <w:tblGrid>
        <w:gridCol w:w="2587"/>
        <w:gridCol w:w="6522"/>
      </w:tblGrid>
      <w:tr w:rsidR="00653981" w:rsidRPr="00A164B9" w14:paraId="0E7F3D56" w14:textId="77777777" w:rsidTr="005F0591">
        <w:trPr>
          <w:cnfStyle w:val="100000000000" w:firstRow="1" w:lastRow="0" w:firstColumn="0" w:lastColumn="0" w:oddVBand="0" w:evenVBand="0" w:oddHBand="0" w:evenHBand="0" w:firstRowFirstColumn="0" w:firstRowLastColumn="0" w:lastRowFirstColumn="0" w:lastRowLastColumn="0"/>
          <w:trHeight w:val="210"/>
        </w:trPr>
        <w:tc>
          <w:tcPr>
            <w:tcW w:w="2579" w:type="dxa"/>
            <w:noWrap/>
            <w:hideMark/>
          </w:tcPr>
          <w:p w14:paraId="0E2D21FC" w14:textId="6C221FBC" w:rsidR="00653981" w:rsidRPr="00A164B9" w:rsidRDefault="00653981" w:rsidP="005F0591">
            <w:pPr>
              <w:pStyle w:val="Textotabela"/>
            </w:pPr>
            <w:r w:rsidRPr="00A164B9">
              <w:t>Sistema</w:t>
            </w:r>
          </w:p>
        </w:tc>
        <w:tc>
          <w:tcPr>
            <w:tcW w:w="6514" w:type="dxa"/>
            <w:noWrap/>
            <w:hideMark/>
          </w:tcPr>
          <w:p w14:paraId="747D85B4" w14:textId="05FD9D2C" w:rsidR="00653981" w:rsidRPr="00A164B9" w:rsidRDefault="00653981" w:rsidP="005F0591">
            <w:pPr>
              <w:pStyle w:val="Textotabela"/>
            </w:pPr>
            <w:r w:rsidRPr="00A164B9">
              <w:t>Parâmetros de segurança</w:t>
            </w:r>
          </w:p>
        </w:tc>
      </w:tr>
      <w:tr w:rsidR="00EA2DDC" w:rsidRPr="00A164B9" w14:paraId="4101D076" w14:textId="77777777" w:rsidTr="005F0591">
        <w:trPr>
          <w:trHeight w:val="210"/>
        </w:trPr>
        <w:tc>
          <w:tcPr>
            <w:tcW w:w="2579" w:type="dxa"/>
            <w:noWrap/>
            <w:hideMark/>
          </w:tcPr>
          <w:p w14:paraId="4260B1EE" w14:textId="7E9C3BA1" w:rsidR="00653981" w:rsidRPr="00A164B9" w:rsidRDefault="00653981" w:rsidP="005F0591">
            <w:pPr>
              <w:pStyle w:val="Textotabela"/>
            </w:pPr>
            <w:r w:rsidRPr="00A164B9">
              <w:t>Neurológico</w:t>
            </w:r>
          </w:p>
        </w:tc>
        <w:tc>
          <w:tcPr>
            <w:tcW w:w="6514" w:type="dxa"/>
            <w:noWrap/>
            <w:hideMark/>
          </w:tcPr>
          <w:p w14:paraId="1296DF51" w14:textId="77777777" w:rsidR="00653981" w:rsidRPr="00A164B9" w:rsidRDefault="00653981" w:rsidP="005F0591">
            <w:pPr>
              <w:pStyle w:val="Textotabela"/>
            </w:pPr>
            <w:r w:rsidRPr="00A164B9">
              <w:t>ausência de sintomas neurológicos</w:t>
            </w:r>
          </w:p>
        </w:tc>
      </w:tr>
      <w:tr w:rsidR="00653981" w:rsidRPr="00A164B9" w14:paraId="5B487BA3" w14:textId="77777777" w:rsidTr="005F0591">
        <w:trPr>
          <w:trHeight w:val="210"/>
        </w:trPr>
        <w:tc>
          <w:tcPr>
            <w:tcW w:w="2579" w:type="dxa"/>
            <w:noWrap/>
            <w:hideMark/>
          </w:tcPr>
          <w:p w14:paraId="7DA714E2" w14:textId="4AA895AF" w:rsidR="00653981" w:rsidRPr="00A164B9" w:rsidRDefault="00653981" w:rsidP="005F0591">
            <w:pPr>
              <w:pStyle w:val="Textotabela"/>
            </w:pPr>
            <w:r w:rsidRPr="00A164B9">
              <w:t>Pele</w:t>
            </w:r>
          </w:p>
        </w:tc>
        <w:tc>
          <w:tcPr>
            <w:tcW w:w="6514" w:type="dxa"/>
            <w:noWrap/>
            <w:hideMark/>
          </w:tcPr>
          <w:p w14:paraId="0DD91006" w14:textId="77777777" w:rsidR="00653981" w:rsidRPr="00A164B9" w:rsidRDefault="00653981" w:rsidP="005F0591">
            <w:pPr>
              <w:pStyle w:val="Textotabela"/>
            </w:pPr>
            <w:r w:rsidRPr="00A164B9">
              <w:t>evidências clínicas da ausência de reações alérgicas</w:t>
            </w:r>
          </w:p>
        </w:tc>
      </w:tr>
      <w:tr w:rsidR="00EA2DDC" w:rsidRPr="00A164B9" w14:paraId="3E25BC8C" w14:textId="77777777" w:rsidTr="005F0591">
        <w:trPr>
          <w:trHeight w:val="210"/>
        </w:trPr>
        <w:tc>
          <w:tcPr>
            <w:tcW w:w="2579" w:type="dxa"/>
            <w:noWrap/>
            <w:hideMark/>
          </w:tcPr>
          <w:p w14:paraId="06BC04AB" w14:textId="408340B4" w:rsidR="00653981" w:rsidRPr="00A164B9" w:rsidRDefault="009041F7" w:rsidP="005F0591">
            <w:pPr>
              <w:pStyle w:val="Textotabela"/>
            </w:pPr>
            <w:r w:rsidRPr="00A164B9">
              <w:t>Musculoesquelético</w:t>
            </w:r>
          </w:p>
        </w:tc>
        <w:tc>
          <w:tcPr>
            <w:tcW w:w="6514" w:type="dxa"/>
            <w:noWrap/>
            <w:hideMark/>
          </w:tcPr>
          <w:p w14:paraId="760BCF89" w14:textId="2F17DD3C" w:rsidR="00653981" w:rsidRPr="00A164B9" w:rsidRDefault="00653981" w:rsidP="005F0591">
            <w:pPr>
              <w:pStyle w:val="Textotabela"/>
            </w:pPr>
            <w:r w:rsidRPr="00A164B9">
              <w:t>ausência de artrites ou mialgias, valores normais de CPK</w:t>
            </w:r>
          </w:p>
        </w:tc>
      </w:tr>
      <w:tr w:rsidR="00653981" w:rsidRPr="00A164B9" w14:paraId="1379FEB9" w14:textId="77777777" w:rsidTr="005F0591">
        <w:trPr>
          <w:trHeight w:val="210"/>
        </w:trPr>
        <w:tc>
          <w:tcPr>
            <w:tcW w:w="2579" w:type="dxa"/>
            <w:noWrap/>
            <w:hideMark/>
          </w:tcPr>
          <w:p w14:paraId="48BF116A" w14:textId="065602F9" w:rsidR="00653981" w:rsidRPr="00A164B9" w:rsidRDefault="00653981" w:rsidP="005F0591">
            <w:pPr>
              <w:pStyle w:val="Textotabela"/>
            </w:pPr>
            <w:r w:rsidRPr="00A164B9">
              <w:t>Gastrointestinal</w:t>
            </w:r>
          </w:p>
        </w:tc>
        <w:tc>
          <w:tcPr>
            <w:tcW w:w="6514" w:type="dxa"/>
            <w:noWrap/>
            <w:hideMark/>
          </w:tcPr>
          <w:p w14:paraId="650BDF14" w14:textId="77777777" w:rsidR="00653981" w:rsidRPr="00A164B9" w:rsidRDefault="00653981" w:rsidP="005F0591">
            <w:pPr>
              <w:pStyle w:val="Textotabela"/>
            </w:pPr>
            <w:r w:rsidRPr="00A164B9">
              <w:t>evidência clínica de tolerância</w:t>
            </w:r>
          </w:p>
        </w:tc>
      </w:tr>
      <w:tr w:rsidR="00EA2DDC" w:rsidRPr="00A164B9" w14:paraId="0D7D5DCF" w14:textId="77777777" w:rsidTr="005F0591">
        <w:trPr>
          <w:trHeight w:val="210"/>
        </w:trPr>
        <w:tc>
          <w:tcPr>
            <w:tcW w:w="2579" w:type="dxa"/>
            <w:noWrap/>
            <w:hideMark/>
          </w:tcPr>
          <w:p w14:paraId="4A2DCDBB" w14:textId="2CBCCC2C" w:rsidR="00653981" w:rsidRPr="00A164B9" w:rsidRDefault="00653981" w:rsidP="005F0591">
            <w:pPr>
              <w:pStyle w:val="Textotabela"/>
            </w:pPr>
            <w:r w:rsidRPr="00A164B9">
              <w:t>Fígado</w:t>
            </w:r>
          </w:p>
        </w:tc>
        <w:tc>
          <w:tcPr>
            <w:tcW w:w="6514" w:type="dxa"/>
            <w:noWrap/>
            <w:hideMark/>
          </w:tcPr>
          <w:p w14:paraId="5A3A668F" w14:textId="4E4E2C71" w:rsidR="00653981" w:rsidRPr="00A164B9" w:rsidRDefault="00653981" w:rsidP="005F0591">
            <w:pPr>
              <w:pStyle w:val="Textotabela"/>
            </w:pPr>
            <w:r w:rsidRPr="00A164B9">
              <w:t xml:space="preserve">valores normais de </w:t>
            </w:r>
            <w:r w:rsidR="008C0A3D" w:rsidRPr="00A164B9">
              <w:t>AST, ALT, FALC</w:t>
            </w:r>
            <w:r w:rsidRPr="00A164B9">
              <w:t xml:space="preserve"> e bilirrubina total</w:t>
            </w:r>
          </w:p>
        </w:tc>
      </w:tr>
      <w:tr w:rsidR="00653981" w:rsidRPr="00A164B9" w14:paraId="13093E3F" w14:textId="77777777" w:rsidTr="005F0591">
        <w:trPr>
          <w:trHeight w:val="210"/>
        </w:trPr>
        <w:tc>
          <w:tcPr>
            <w:tcW w:w="2579" w:type="dxa"/>
            <w:noWrap/>
            <w:hideMark/>
          </w:tcPr>
          <w:p w14:paraId="1D848A38" w14:textId="61F172EC" w:rsidR="00653981" w:rsidRPr="00A164B9" w:rsidRDefault="00653981" w:rsidP="005F0591">
            <w:pPr>
              <w:pStyle w:val="Textotabela"/>
            </w:pPr>
            <w:r w:rsidRPr="00A164B9">
              <w:t>Rim</w:t>
            </w:r>
          </w:p>
        </w:tc>
        <w:tc>
          <w:tcPr>
            <w:tcW w:w="6514" w:type="dxa"/>
            <w:noWrap/>
            <w:hideMark/>
          </w:tcPr>
          <w:p w14:paraId="00B74CC8" w14:textId="77777777" w:rsidR="00653981" w:rsidRPr="00A164B9" w:rsidRDefault="00653981" w:rsidP="005F0591">
            <w:pPr>
              <w:pStyle w:val="Textotabela"/>
            </w:pPr>
            <w:r w:rsidRPr="00A164B9">
              <w:t>valores normais de ureia ou creatinina</w:t>
            </w:r>
          </w:p>
        </w:tc>
      </w:tr>
      <w:tr w:rsidR="00EA2DDC" w:rsidRPr="00A164B9" w14:paraId="501C15AF" w14:textId="77777777" w:rsidTr="005F0591">
        <w:trPr>
          <w:trHeight w:val="210"/>
        </w:trPr>
        <w:tc>
          <w:tcPr>
            <w:tcW w:w="2579" w:type="dxa"/>
            <w:noWrap/>
            <w:hideMark/>
          </w:tcPr>
          <w:p w14:paraId="64A5A318" w14:textId="06D2B7C2" w:rsidR="00653981" w:rsidRPr="00A164B9" w:rsidRDefault="00653981" w:rsidP="005F0591">
            <w:pPr>
              <w:pStyle w:val="Textotabela"/>
            </w:pPr>
            <w:r w:rsidRPr="00A164B9">
              <w:t>Sistema endócrino e metabolismo</w:t>
            </w:r>
          </w:p>
        </w:tc>
        <w:tc>
          <w:tcPr>
            <w:tcW w:w="6514" w:type="dxa"/>
            <w:noWrap/>
            <w:hideMark/>
          </w:tcPr>
          <w:p w14:paraId="416EBB81" w14:textId="2E1F530F" w:rsidR="00653981" w:rsidRPr="00A164B9" w:rsidRDefault="00653981" w:rsidP="005F0591">
            <w:pPr>
              <w:pStyle w:val="Textotabela"/>
            </w:pPr>
            <w:r w:rsidRPr="00A164B9">
              <w:t>valores normais de albumina ou proteína total, ácido úrico, glicose, colesterol, amilase ou lipase, sódio</w:t>
            </w:r>
            <w:r w:rsidR="00954C69" w:rsidRPr="00A164B9">
              <w:t xml:space="preserve"> </w:t>
            </w:r>
            <w:r w:rsidRPr="00A164B9">
              <w:t>/ potássio e cálcio</w:t>
            </w:r>
          </w:p>
        </w:tc>
      </w:tr>
      <w:tr w:rsidR="00653981" w:rsidRPr="00A164B9" w14:paraId="6864EA6B" w14:textId="77777777" w:rsidTr="005F0591">
        <w:trPr>
          <w:trHeight w:val="210"/>
        </w:trPr>
        <w:tc>
          <w:tcPr>
            <w:tcW w:w="2579" w:type="dxa"/>
            <w:noWrap/>
            <w:hideMark/>
          </w:tcPr>
          <w:p w14:paraId="6078C1E6" w14:textId="5CE02FCB" w:rsidR="00653981" w:rsidRPr="00A164B9" w:rsidRDefault="00653981" w:rsidP="005F0591">
            <w:pPr>
              <w:pStyle w:val="Textotabela"/>
            </w:pPr>
            <w:r w:rsidRPr="00A164B9">
              <w:t>Sistema cardiovascular</w:t>
            </w:r>
          </w:p>
        </w:tc>
        <w:tc>
          <w:tcPr>
            <w:tcW w:w="6514" w:type="dxa"/>
            <w:noWrap/>
            <w:hideMark/>
          </w:tcPr>
          <w:p w14:paraId="13B380E7" w14:textId="0FD4875B" w:rsidR="00653981" w:rsidRPr="00A164B9" w:rsidRDefault="00653981" w:rsidP="005F0591">
            <w:pPr>
              <w:pStyle w:val="Textotabela"/>
            </w:pPr>
            <w:r w:rsidRPr="00A164B9">
              <w:t>ECG e pressão sanguínea normais</w:t>
            </w:r>
          </w:p>
        </w:tc>
      </w:tr>
      <w:tr w:rsidR="00EA2DDC" w:rsidRPr="00A164B9" w14:paraId="438BDE4D" w14:textId="77777777" w:rsidTr="005F0591">
        <w:trPr>
          <w:cnfStyle w:val="010000000000" w:firstRow="0" w:lastRow="1" w:firstColumn="0" w:lastColumn="0" w:oddVBand="0" w:evenVBand="0" w:oddHBand="0" w:evenHBand="0" w:firstRowFirstColumn="0" w:firstRowLastColumn="0" w:lastRowFirstColumn="0" w:lastRowLastColumn="0"/>
          <w:trHeight w:val="210"/>
        </w:trPr>
        <w:tc>
          <w:tcPr>
            <w:tcW w:w="2579" w:type="dxa"/>
            <w:noWrap/>
            <w:hideMark/>
          </w:tcPr>
          <w:p w14:paraId="0281F62C" w14:textId="1F965FEE" w:rsidR="00653981" w:rsidRPr="00A164B9" w:rsidRDefault="00653981" w:rsidP="005F0591">
            <w:pPr>
              <w:pStyle w:val="Textotabela"/>
            </w:pPr>
            <w:r w:rsidRPr="00A164B9">
              <w:t xml:space="preserve">Sistema </w:t>
            </w:r>
            <w:r w:rsidR="009041F7" w:rsidRPr="00A164B9">
              <w:t>hematopoiético</w:t>
            </w:r>
          </w:p>
        </w:tc>
        <w:tc>
          <w:tcPr>
            <w:tcW w:w="6514" w:type="dxa"/>
            <w:noWrap/>
            <w:hideMark/>
          </w:tcPr>
          <w:p w14:paraId="4ECDADA8" w14:textId="77777777" w:rsidR="00653981" w:rsidRPr="00A164B9" w:rsidRDefault="00653981" w:rsidP="005F0591">
            <w:pPr>
              <w:pStyle w:val="Textotabela"/>
            </w:pPr>
            <w:r w:rsidRPr="00A164B9">
              <w:t>valores normais no hemograma total</w:t>
            </w:r>
          </w:p>
        </w:tc>
      </w:tr>
    </w:tbl>
    <w:p w14:paraId="7CFD347E" w14:textId="580EC913" w:rsidR="009041F7" w:rsidRPr="00A164B9" w:rsidRDefault="005F0591" w:rsidP="005F0591">
      <w:pPr>
        <w:pStyle w:val="Legenda"/>
      </w:pPr>
      <w:r w:rsidRPr="00A164B9">
        <w:t xml:space="preserve">Fonte: </w:t>
      </w:r>
      <w:sdt>
        <w:sdtPr>
          <w:rPr>
            <w:color w:val="000000"/>
          </w:rPr>
          <w:tag w:val="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52481376"/>
          <w:placeholder>
            <w:docPart w:val="7689A2070C9D0C448BA336FC504A5918"/>
          </w:placeholder>
        </w:sdtPr>
        <w:sdtContent>
          <w:r w:rsidR="00BA13C3" w:rsidRPr="00A164B9">
            <w:rPr>
              <w:color w:val="000000"/>
            </w:rPr>
            <w:t>(MINISTÉRIO DA SAÚDE, 2008</w:t>
          </w:r>
        </w:sdtContent>
      </w:sdt>
    </w:p>
    <w:p w14:paraId="7C7CF126" w14:textId="4AAB55CA" w:rsidR="008D135D" w:rsidRPr="00A164B9" w:rsidRDefault="00A866E4" w:rsidP="00A866E4">
      <w:pPr>
        <w:rPr>
          <w:rFonts w:cstheme="majorHAnsi"/>
        </w:rPr>
      </w:pPr>
      <w:r w:rsidRPr="00A164B9">
        <w:t xml:space="preserve">Como medida adicional, foi </w:t>
      </w:r>
      <w:r w:rsidR="00844E35" w:rsidRPr="00A164B9">
        <w:t xml:space="preserve">constituído um comitê de monitoramento externo </w:t>
      </w:r>
      <w:r w:rsidRPr="00A164B9">
        <w:t xml:space="preserve">composto por </w:t>
      </w:r>
      <w:r w:rsidR="00844E35" w:rsidRPr="00A164B9">
        <w:t>três pesquisadores com titulação mínima de Doutor, que receber</w:t>
      </w:r>
      <w:r w:rsidRPr="00A164B9">
        <w:t>iam</w:t>
      </w:r>
      <w:r w:rsidR="00844E35" w:rsidRPr="00A164B9">
        <w:t xml:space="preserve"> relatórios periódicos</w:t>
      </w:r>
      <w:r w:rsidR="00C4138F" w:rsidRPr="00A164B9">
        <w:t xml:space="preserve"> </w:t>
      </w:r>
      <w:r w:rsidR="00844E35" w:rsidRPr="00A164B9">
        <w:rPr>
          <w:rFonts w:cstheme="majorHAnsi"/>
        </w:rPr>
        <w:t xml:space="preserve">sobre o recrutamento e o seguimento dos participantes, com informações detalhadas sobre </w:t>
      </w:r>
      <w:r w:rsidR="00E21512" w:rsidRPr="00A164B9">
        <w:rPr>
          <w:rFonts w:cstheme="majorHAnsi"/>
        </w:rPr>
        <w:t xml:space="preserve">os parâmetros de </w:t>
      </w:r>
      <w:r w:rsidR="00844E35" w:rsidRPr="00A164B9">
        <w:rPr>
          <w:rFonts w:cstheme="majorHAnsi"/>
        </w:rPr>
        <w:t>segurança</w:t>
      </w:r>
      <w:r w:rsidR="00E21512" w:rsidRPr="00A164B9">
        <w:rPr>
          <w:rFonts w:cstheme="majorHAnsi"/>
        </w:rPr>
        <w:t xml:space="preserve"> ou ocorrência de </w:t>
      </w:r>
      <w:r w:rsidR="00844E35" w:rsidRPr="00A164B9">
        <w:rPr>
          <w:rFonts w:cstheme="majorHAnsi"/>
        </w:rPr>
        <w:t xml:space="preserve">efeitos colaterais </w:t>
      </w:r>
      <w:r w:rsidR="00E21512" w:rsidRPr="00A164B9">
        <w:rPr>
          <w:rFonts w:cstheme="majorHAnsi"/>
        </w:rPr>
        <w:t xml:space="preserve">e/ou </w:t>
      </w:r>
      <w:r w:rsidR="00844E35" w:rsidRPr="00A164B9">
        <w:rPr>
          <w:rFonts w:cstheme="majorHAnsi"/>
        </w:rPr>
        <w:t xml:space="preserve">eventos adversos. </w:t>
      </w:r>
      <w:r w:rsidRPr="00A164B9">
        <w:rPr>
          <w:rFonts w:cstheme="majorHAnsi"/>
        </w:rPr>
        <w:t>O</w:t>
      </w:r>
      <w:r w:rsidR="006300D4" w:rsidRPr="00A164B9">
        <w:rPr>
          <w:rFonts w:cstheme="majorHAnsi"/>
        </w:rPr>
        <w:t>s eventos adversos</w:t>
      </w:r>
      <w:r w:rsidR="00844E35" w:rsidRPr="00A164B9">
        <w:rPr>
          <w:rFonts w:cstheme="majorHAnsi"/>
        </w:rPr>
        <w:t xml:space="preserve"> </w:t>
      </w:r>
      <w:r w:rsidRPr="00A164B9">
        <w:rPr>
          <w:rFonts w:cstheme="majorHAnsi"/>
        </w:rPr>
        <w:t>foram classificados segundo o</w:t>
      </w:r>
      <w:r w:rsidR="00844E35" w:rsidRPr="00A164B9">
        <w:rPr>
          <w:rFonts w:cstheme="majorHAnsi"/>
        </w:rPr>
        <w:t xml:space="preserve"> "</w:t>
      </w:r>
      <w:r w:rsidR="00844E35" w:rsidRPr="00A164B9">
        <w:rPr>
          <w:rFonts w:cstheme="majorHAnsi"/>
          <w:i/>
          <w:iCs/>
        </w:rPr>
        <w:t xml:space="preserve">WHO-UMC system </w:t>
      </w:r>
      <w:r w:rsidR="00844E35" w:rsidRPr="00A164B9">
        <w:rPr>
          <w:rFonts w:cstheme="majorHAnsi"/>
          <w:i/>
          <w:iCs/>
        </w:rPr>
        <w:lastRenderedPageBreak/>
        <w:t xml:space="preserve">for </w:t>
      </w:r>
      <w:proofErr w:type="spellStart"/>
      <w:r w:rsidR="00844E35" w:rsidRPr="00A164B9">
        <w:rPr>
          <w:rFonts w:cstheme="majorHAnsi"/>
          <w:i/>
          <w:iCs/>
        </w:rPr>
        <w:t>standardised</w:t>
      </w:r>
      <w:proofErr w:type="spellEnd"/>
      <w:r w:rsidR="00844E35" w:rsidRPr="00A164B9">
        <w:rPr>
          <w:rFonts w:cstheme="majorHAnsi"/>
          <w:i/>
          <w:iCs/>
        </w:rPr>
        <w:t xml:space="preserve"> case </w:t>
      </w:r>
      <w:proofErr w:type="spellStart"/>
      <w:r w:rsidR="00844E35" w:rsidRPr="00A164B9">
        <w:rPr>
          <w:rFonts w:cstheme="majorHAnsi"/>
          <w:i/>
          <w:iCs/>
        </w:rPr>
        <w:t>causality</w:t>
      </w:r>
      <w:proofErr w:type="spellEnd"/>
      <w:r w:rsidR="00844E35" w:rsidRPr="00A164B9">
        <w:rPr>
          <w:rFonts w:cstheme="majorHAnsi"/>
          <w:i/>
          <w:iCs/>
        </w:rPr>
        <w:t xml:space="preserve"> assessment"</w:t>
      </w:r>
      <w:r w:rsidR="00844E35" w:rsidRPr="00A164B9">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BA13C3" w:rsidRPr="00A164B9">
            <w:rPr>
              <w:rFonts w:cstheme="majorHAnsi"/>
              <w:color w:val="000000"/>
            </w:rPr>
            <w:t>(UPPSALA MONITORING CENTRE, 2018)</w:t>
          </w:r>
        </w:sdtContent>
      </w:sdt>
      <w:r w:rsidR="00A362D9" w:rsidRPr="00A164B9">
        <w:rPr>
          <w:rFonts w:cstheme="majorHAnsi"/>
        </w:rPr>
        <w:t xml:space="preserve">, </w:t>
      </w:r>
      <w:r w:rsidRPr="00A164B9">
        <w:rPr>
          <w:rFonts w:cstheme="majorHAnsi"/>
        </w:rPr>
        <w:t xml:space="preserve">e o comitê de monitoramento externo </w:t>
      </w:r>
      <w:r w:rsidR="00A362D9" w:rsidRPr="00A164B9">
        <w:rPr>
          <w:rFonts w:cstheme="majorHAnsi"/>
        </w:rPr>
        <w:t>pode</w:t>
      </w:r>
      <w:r w:rsidRPr="00A164B9">
        <w:rPr>
          <w:rFonts w:cstheme="majorHAnsi"/>
        </w:rPr>
        <w:t xml:space="preserve">ria </w:t>
      </w:r>
      <w:r w:rsidR="00844E35" w:rsidRPr="00A164B9">
        <w:rPr>
          <w:rFonts w:cstheme="majorHAnsi"/>
        </w:rPr>
        <w:t xml:space="preserve">decidir </w:t>
      </w:r>
      <w:r w:rsidR="00306C01" w:rsidRPr="00A164B9">
        <w:rPr>
          <w:rFonts w:cstheme="majorHAnsi"/>
        </w:rPr>
        <w:t>pela</w:t>
      </w:r>
      <w:r w:rsidR="00844E35" w:rsidRPr="00A164B9">
        <w:rPr>
          <w:rFonts w:cstheme="majorHAnsi"/>
        </w:rPr>
        <w:t xml:space="preserve"> exclusão de participantes do estudo ou </w:t>
      </w:r>
      <w:r w:rsidRPr="00A164B9">
        <w:rPr>
          <w:rFonts w:cstheme="majorHAnsi"/>
        </w:rPr>
        <w:t xml:space="preserve">pela </w:t>
      </w:r>
      <w:r w:rsidR="00844E35" w:rsidRPr="00A164B9">
        <w:rPr>
          <w:rFonts w:cstheme="majorHAnsi"/>
        </w:rPr>
        <w:t xml:space="preserve">interrupção do estudo por motivos de segurança. </w:t>
      </w:r>
    </w:p>
    <w:p w14:paraId="603C3FFB" w14:textId="7E095401" w:rsidR="008D135D" w:rsidRPr="00A164B9" w:rsidRDefault="001E4188" w:rsidP="00D3585B">
      <w:pPr>
        <w:pStyle w:val="Heading3"/>
        <w:rPr>
          <w:lang w:val="pt-BR"/>
        </w:rPr>
      </w:pPr>
      <w:bookmarkStart w:id="119" w:name="_Toc132992079"/>
      <w:bookmarkStart w:id="120" w:name="_Toc187787264"/>
      <w:bookmarkStart w:id="121" w:name="_Toc128317839"/>
      <w:bookmarkStart w:id="122" w:name="_Toc113573683"/>
      <w:r w:rsidRPr="00A164B9">
        <w:rPr>
          <w:lang w:val="pt-BR"/>
        </w:rPr>
        <w:t>Determinação do ângulo de fase</w:t>
      </w:r>
      <w:bookmarkEnd w:id="119"/>
      <w:bookmarkEnd w:id="120"/>
    </w:p>
    <w:bookmarkEnd w:id="121"/>
    <w:p w14:paraId="36753F10" w14:textId="77777777" w:rsidR="00793B83" w:rsidRPr="00A164B9" w:rsidRDefault="00793B83" w:rsidP="00793B83">
      <w:pPr>
        <w:rPr>
          <w:iCs/>
        </w:rPr>
      </w:pPr>
      <w:r w:rsidRPr="00A164B9">
        <w:t>A análise de impedância bioelétrica corporal foi realizada seguindo as recomendações da</w:t>
      </w:r>
      <w:r w:rsidRPr="00A164B9">
        <w:t xml:space="preserve"> </w:t>
      </w:r>
      <w:proofErr w:type="spellStart"/>
      <w:r w:rsidR="00FC6284" w:rsidRPr="00A164B9">
        <w:rPr>
          <w:i/>
        </w:rPr>
        <w:t>European</w:t>
      </w:r>
      <w:proofErr w:type="spellEnd"/>
      <w:r w:rsidR="00BA1E07" w:rsidRPr="00A164B9">
        <w:rPr>
          <w:i/>
        </w:rPr>
        <w:t xml:space="preserve"> Society for </w:t>
      </w:r>
      <w:r w:rsidR="00FC6284" w:rsidRPr="00A164B9">
        <w:rPr>
          <w:i/>
        </w:rPr>
        <w:t>Clinical</w:t>
      </w:r>
      <w:r w:rsidR="00BA1E07" w:rsidRPr="00A164B9">
        <w:rPr>
          <w:i/>
        </w:rPr>
        <w:t xml:space="preserve"> </w:t>
      </w:r>
      <w:proofErr w:type="spellStart"/>
      <w:r w:rsidR="00BA1E07" w:rsidRPr="00A164B9">
        <w:rPr>
          <w:i/>
        </w:rPr>
        <w:t>Nutrition</w:t>
      </w:r>
      <w:proofErr w:type="spellEnd"/>
      <w:r w:rsidR="00BA1E07" w:rsidRPr="00A164B9">
        <w:rPr>
          <w:i/>
        </w:rPr>
        <w:t xml:space="preserve"> </w:t>
      </w:r>
      <w:proofErr w:type="spellStart"/>
      <w:r w:rsidR="00FC6284" w:rsidRPr="00A164B9">
        <w:rPr>
          <w:i/>
        </w:rPr>
        <w:t>and</w:t>
      </w:r>
      <w:proofErr w:type="spellEnd"/>
      <w:r w:rsidR="00FC6284" w:rsidRPr="00A164B9">
        <w:rPr>
          <w:i/>
        </w:rPr>
        <w:t xml:space="preserve"> </w:t>
      </w:r>
      <w:proofErr w:type="spellStart"/>
      <w:r w:rsidR="00FC6284" w:rsidRPr="00A164B9">
        <w:rPr>
          <w:i/>
        </w:rPr>
        <w:t>Metabolism</w:t>
      </w:r>
      <w:proofErr w:type="spellEnd"/>
      <w:r w:rsidR="00FC6284" w:rsidRPr="00A164B9">
        <w:rPr>
          <w:i/>
        </w:rPr>
        <w:t> </w:t>
      </w:r>
      <w:r w:rsidR="00FC6284" w:rsidRPr="00A164B9">
        <w:rPr>
          <w:iCs/>
        </w:rPr>
        <w:t>(ESPEN</w:t>
      </w:r>
      <w:bookmarkStart w:id="123" w:name="OLE_LINK2"/>
      <w:r w:rsidR="00196292" w:rsidRPr="00A164B9">
        <w:rPr>
          <w:iCs/>
        </w:rPr>
        <w:t>, 2004</w:t>
      </w:r>
      <w:r w:rsidR="00FC6284" w:rsidRPr="00A164B9">
        <w:rPr>
          <w:iCs/>
        </w:rPr>
        <w:t>)</w:t>
      </w:r>
      <w:r w:rsidR="000C43BA" w:rsidRPr="00A164B9">
        <w:rPr>
          <w:iCs/>
        </w:rPr>
        <w:t xml:space="preserve">. </w:t>
      </w:r>
      <w:r w:rsidRPr="00A164B9">
        <w:rPr>
          <w:iCs/>
        </w:rPr>
        <w:t>Antes da avaliação, os participantes foram orientados a abster-se de álcool e atividade física intensa por 24 horas. Além disso, a temperatura ambiente foi mantida entre 23-25°C durante as medições. Para as participantes do sexo feminino, foi registrada a fase do ciclo menstrual na data do exame. Em mulheres com ciclos regulares, o exame foi preferencialmente realizado na fase folicular (DI VINCENZO et al., 2023b). Nos casos de amenorreia, ciclos irregulares ou uso de contraceptivos hormonais, essas informações foram registradas para possibilitar ajustes estatísticos posteriores. Adicionalmente, a temperatura axilar dos participantes foi aferida no momento do exame, e os valores de eletrólitos séricos dos exames laboratoriais foram registrados. Durante as consultas, os participantes também relataram alterações em medicamentos de uso contínuo, especialmente o início ou mudanças na dosagem de diuréticos.</w:t>
      </w:r>
    </w:p>
    <w:bookmarkEnd w:id="123"/>
    <w:p w14:paraId="72108460" w14:textId="64E2E084" w:rsidR="000C43BA" w:rsidRPr="00A164B9" w:rsidRDefault="00793B83" w:rsidP="00933CE2">
      <w:r w:rsidRPr="00A164B9">
        <w:t xml:space="preserve">Os dados antropométricos inseridos no aparelho antes do exame foram rigorosamente aferidos para minimizar erros nos resultados. A metodologia foi padronizada e registrada utilizando um instrumento estruturado no </w:t>
      </w:r>
      <w:proofErr w:type="spellStart"/>
      <w:r w:rsidRPr="00A164B9">
        <w:t>REDCap</w:t>
      </w:r>
      <w:proofErr w:type="spellEnd"/>
      <w:r w:rsidRPr="00A164B9">
        <w:t>, garantindo uniformidade nos dados coletados. As condições dos participantes nas 24 horas anteriores à medição foram verificadas, incluindo tabagismo, prática de atividade física intensa, consumo de álcool, e uso ou alteração na dose de diuréticos. Além disso, parâmetros fisiológicos e ambientais, como a temperatura ambiente e a axilar, foram registrados. A preparação incluiu a verificação do uso de roupas leves, remoção de objetos metálicos, e limpeza da pele com álcool 70%. O horário da última ingestão de alimentos e líquidos foi registrado, assegurando o cumprimento de jejum mínimo (4 horas para alimentos e 2 horas para líquidos). Antes da aferição, confirmou-se um tempo de decúbito dorsal superior a 10 minutos, e o horário exato do exame foi anotado.</w:t>
      </w:r>
    </w:p>
    <w:p w14:paraId="026F5FB9" w14:textId="3606059C" w:rsidR="008A574E" w:rsidRPr="00A164B9" w:rsidRDefault="00823949" w:rsidP="00793B83">
      <w:r w:rsidRPr="00A164B9">
        <w:t>O exame foi realizado no período da tarde</w:t>
      </w:r>
      <w:r w:rsidR="007229EC" w:rsidRPr="00A164B9">
        <w:t xml:space="preserve">, </w:t>
      </w:r>
      <w:r w:rsidRPr="00A164B9">
        <w:t xml:space="preserve">tendo sido </w:t>
      </w:r>
      <w:r w:rsidR="001A661F" w:rsidRPr="00A164B9">
        <w:t>padronizado um tempo de jejum</w:t>
      </w:r>
      <w:r w:rsidR="00EA706A" w:rsidRPr="00A164B9">
        <w:t xml:space="preserve"> </w:t>
      </w:r>
      <w:r w:rsidR="0029167A" w:rsidRPr="00A164B9">
        <w:t xml:space="preserve">de alimentos </w:t>
      </w:r>
      <w:r w:rsidRPr="00A164B9">
        <w:t xml:space="preserve">de 4 horas e </w:t>
      </w:r>
      <w:r w:rsidR="0029167A" w:rsidRPr="00A164B9">
        <w:t xml:space="preserve"> líquidos </w:t>
      </w:r>
      <w:r w:rsidR="00EA706A" w:rsidRPr="00A164B9">
        <w:t>de</w:t>
      </w:r>
      <w:r w:rsidR="001A661F" w:rsidRPr="00A164B9">
        <w:t xml:space="preserve"> </w:t>
      </w:r>
      <w:r w:rsidRPr="00A164B9">
        <w:t>2</w:t>
      </w:r>
      <w:r w:rsidR="00E33333" w:rsidRPr="00A164B9">
        <w:t xml:space="preserve">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DefaultPlaceholder_-1854013440"/>
          </w:placeholder>
        </w:sdtPr>
        <w:sdtContent>
          <w:r w:rsidR="00BA13C3" w:rsidRPr="00A164B9">
            <w:rPr>
              <w:color w:val="000000"/>
            </w:rPr>
            <w:t xml:space="preserve">(DE LUIS et al., 2010; MIALICH et al., 2014; </w:t>
          </w:r>
          <w:r w:rsidR="00BA13C3" w:rsidRPr="00A164B9">
            <w:rPr>
              <w:color w:val="000000"/>
            </w:rPr>
            <w:lastRenderedPageBreak/>
            <w:t>STREB et al., 2020; TOSELLI et al., 2020; WASYLUK et al., 2019)</w:t>
          </w:r>
        </w:sdtContent>
      </w:sdt>
      <w:r w:rsidR="00685EC6" w:rsidRPr="00A164B9">
        <w:t>.</w:t>
      </w:r>
      <w:r w:rsidRPr="00A164B9">
        <w:t xml:space="preserve"> </w:t>
      </w:r>
      <w:r w:rsidR="00793B83" w:rsidRPr="00A164B9">
        <w:t>Os participantes permaneceram em decúbito dorsal por pelo menos 10 minutos sobre uma maca com colchão de espuma revestido de tecido não condutor. Foram orientados a utilizar roupas leves, remover todos os objetos metálicos e evitar contato com superfícies condutoras. Após a limpeza da pele com álcool 70%, os membros superiores e inferiores foram posicionados em abdução discreta. Os membros superiores formaram um ângulo de 30° a 45° com o tronco, e, se necessário, uma toalha foi utilizada para evitar contato entre os membros e o tronco</w:t>
      </w:r>
      <w:r w:rsidR="00EE4E81" w:rsidRPr="00A164B9">
        <w:t xml:space="preserve">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D4BAFE3B0AB7B24A8040BDF9246B8BFF"/>
          </w:placeholder>
        </w:sdtPr>
        <w:sdtContent>
          <w:r w:rsidR="00BA13C3" w:rsidRPr="00A164B9">
            <w:rPr>
              <w:color w:val="000000"/>
            </w:rPr>
            <w:t>(KYLE et al., 2004)</w:t>
          </w:r>
        </w:sdtContent>
      </w:sdt>
      <w:r w:rsidR="00DE0263" w:rsidRPr="00A164B9">
        <w:rPr>
          <w:color w:val="000000"/>
        </w:rPr>
        <w:t xml:space="preserve">. </w:t>
      </w:r>
      <w:r w:rsidR="00793B83" w:rsidRPr="00A164B9">
        <w:rPr>
          <w:color w:val="000000"/>
        </w:rPr>
        <w:t>Em superfícies com pelos onde os eletrodos seriam colocados, realizou-se a remoção utilizando lâmina de barbear descartável</w:t>
      </w:r>
      <w:r w:rsidR="00DE0263" w:rsidRPr="00A164B9">
        <w:rPr>
          <w:color w:val="000000"/>
        </w:rPr>
        <w:t>.</w:t>
      </w:r>
    </w:p>
    <w:p w14:paraId="5E4066BF" w14:textId="2338C21F" w:rsidR="00DE0263" w:rsidRPr="00A164B9" w:rsidRDefault="00793B83" w:rsidP="00793B83">
      <w:r w:rsidRPr="00A164B9">
        <w:t xml:space="preserve">O exame foi conduzido utilizando </w:t>
      </w:r>
      <w:proofErr w:type="spellStart"/>
      <w:r w:rsidRPr="00A164B9">
        <w:t>o</w:t>
      </w:r>
      <w:r w:rsidR="00D05ED3" w:rsidRPr="00A164B9">
        <w:t>Medical</w:t>
      </w:r>
      <w:proofErr w:type="spellEnd"/>
      <w:r w:rsidR="00D05ED3" w:rsidRPr="00A164B9">
        <w:t xml:space="preserve"> Body </w:t>
      </w:r>
      <w:proofErr w:type="spellStart"/>
      <w:r w:rsidR="00D05ED3" w:rsidRPr="00A164B9">
        <w:t>Composition</w:t>
      </w:r>
      <w:proofErr w:type="spellEnd"/>
      <w:r w:rsidR="00D05ED3" w:rsidRPr="00A164B9">
        <w:t xml:space="preserve"> </w:t>
      </w:r>
      <w:proofErr w:type="spellStart"/>
      <w:r w:rsidR="00D05ED3" w:rsidRPr="00A164B9">
        <w:t>Analyzer</w:t>
      </w:r>
      <w:proofErr w:type="spellEnd"/>
      <w:r w:rsidR="00D05ED3" w:rsidRPr="00A164B9">
        <w:t xml:space="preserve"> - seca® </w:t>
      </w:r>
      <w:proofErr w:type="spellStart"/>
      <w:r w:rsidR="00D05ED3" w:rsidRPr="00A164B9">
        <w:t>mBCA</w:t>
      </w:r>
      <w:proofErr w:type="spellEnd"/>
      <w:r w:rsidR="00D05ED3" w:rsidRPr="00A164B9">
        <w:t xml:space="preserve"> 525</w:t>
      </w:r>
      <w:r w:rsidRPr="00A164B9">
        <w:t xml:space="preserve">, empregando o método de oito. </w:t>
      </w:r>
      <w:r w:rsidRPr="00A164B9">
        <w:t>Os eletrodos, com área de gel de</w:t>
      </w:r>
      <w:r w:rsidRPr="00A164B9">
        <w:t xml:space="preserve"> </w:t>
      </w:r>
      <w:r w:rsidR="00101B97" w:rsidRPr="00A164B9">
        <w:t xml:space="preserve"> 4 cm</w:t>
      </w:r>
      <w:r w:rsidR="00101B97" w:rsidRPr="00A164B9">
        <w:rPr>
          <w:vertAlign w:val="superscript"/>
        </w:rPr>
        <w:t>2</w:t>
      </w:r>
      <w:r w:rsidR="002220F9" w:rsidRPr="00A164B9">
        <w:t xml:space="preserve">, </w:t>
      </w:r>
      <w:r w:rsidRPr="00A164B9">
        <w:t xml:space="preserve">eram removidos da </w:t>
      </w:r>
      <w:r w:rsidR="00101B97" w:rsidRPr="00A164B9">
        <w:t xml:space="preserve">embalagem </w:t>
      </w:r>
      <w:r w:rsidRPr="00A164B9">
        <w:t>de</w:t>
      </w:r>
      <w:r w:rsidR="003E7FE5" w:rsidRPr="00A164B9">
        <w:t xml:space="preserve"> </w:t>
      </w:r>
      <w:r w:rsidRPr="00A164B9">
        <w:t xml:space="preserve">proteção imediatamente antes da sua utilização. </w:t>
      </w:r>
      <w:r w:rsidR="003E7FE5" w:rsidRPr="00A164B9">
        <w:t xml:space="preserve">Os eletrodos </w:t>
      </w:r>
      <w:r w:rsidRPr="00A164B9">
        <w:t>foram</w:t>
      </w:r>
      <w:r w:rsidR="003E7FE5" w:rsidRPr="00A164B9">
        <w:t xml:space="preserve"> alocados </w:t>
      </w:r>
      <w:r w:rsidR="00023722" w:rsidRPr="00A164B9">
        <w:t>no</w:t>
      </w:r>
      <w:r w:rsidR="00B310AD" w:rsidRPr="00A164B9">
        <w:t xml:space="preserve"> participante</w:t>
      </w:r>
      <w:r w:rsidR="00CA00BC" w:rsidRPr="00A164B9">
        <w:t xml:space="preserve"> </w:t>
      </w:r>
      <w:r w:rsidRPr="00A164B9">
        <w:t>conforme o manual do fabricante: um par no dorso das mãos e outro no dorso dos pés em cada dimídio, totalizando 8 eletrodos por participante. O posicionamento foi realizado de forma padronizada e precisa, utilizando régua higienizada para assegurar a exatidão. Nos membros superiores, os eletrodos foram colocados no pulso, alinhados com a cabeça da ulna, e na superfície dorsal da mão, 5 cm abaixo do primeiro. Nos membros inferiores, os eletrodos foram posicionados no tornozelo, entre os maléolos lateral e medial, e na superfície dorsal do pé, 5 cm abaixo do primeiro</w:t>
      </w:r>
      <w:r w:rsidRPr="00A164B9">
        <w:rPr>
          <w:color w:val="000000"/>
        </w:rPr>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525DF4D22F64BE4E8F9C069DF2575239"/>
          </w:placeholder>
        </w:sdtPr>
        <w:sdtContent>
          <w:r w:rsidRPr="00A164B9">
            <w:rPr>
              <w:color w:val="000000"/>
            </w:rPr>
            <w:t>(KERR; SLATER; BYRNE, 2017)</w:t>
          </w:r>
        </w:sdtContent>
      </w:sdt>
      <w:r w:rsidRPr="00A164B9">
        <w:t xml:space="preserve">. Após o posicionamento dos eletrodos, o cabeamento era conectado </w:t>
      </w:r>
      <w:r w:rsidR="002503D4" w:rsidRPr="00A164B9">
        <w:t>ao aparelho.</w:t>
      </w:r>
      <w:r w:rsidR="00BB6375" w:rsidRPr="00A164B9">
        <w:t xml:space="preserve"> </w:t>
      </w:r>
      <w:r w:rsidRPr="00A164B9">
        <w:t>Após o término dos procedimentos, o eletrodos não utilizados eram mantidos armazenados na embalagem original, em gaveta própria, protegidos de umidade, calor e luz solar.</w:t>
      </w:r>
    </w:p>
    <w:p w14:paraId="5648941F" w14:textId="5AAB8BA7" w:rsidR="008D135D" w:rsidRPr="00A164B9" w:rsidRDefault="00D05ED3" w:rsidP="00933CE2">
      <w:r w:rsidRPr="00A164B9">
        <w:t xml:space="preserve">A impedância </w:t>
      </w:r>
      <w:r w:rsidR="00793B83" w:rsidRPr="00A164B9">
        <w:t>foi</w:t>
      </w:r>
      <w:r w:rsidRPr="00A164B9">
        <w:t xml:space="preserve"> </w:t>
      </w:r>
      <w:r w:rsidR="00D11A4E" w:rsidRPr="00A164B9">
        <w:t>quantificada através de</w:t>
      </w:r>
      <w:r w:rsidRPr="00A164B9">
        <w:t xml:space="preserve"> uma corrente de 100 </w:t>
      </w:r>
      <w:proofErr w:type="spellStart"/>
      <w:r w:rsidRPr="00A164B9">
        <w:t>μA</w:t>
      </w:r>
      <w:proofErr w:type="spellEnd"/>
      <w:r w:rsidRPr="00A164B9">
        <w:t xml:space="preserve"> nas frequências de 1, 2, 5, 10, 20, 50, 100, 200 e 500 kHz</w:t>
      </w:r>
      <w:r w:rsidR="00793B83" w:rsidRPr="00A164B9">
        <w:rPr>
          <w:rFonts w:ascii="-webkit-standard" w:hAnsi="-webkit-standard"/>
          <w:color w:val="000000"/>
          <w:sz w:val="27"/>
          <w:szCs w:val="27"/>
        </w:rPr>
        <w:t xml:space="preserve"> </w:t>
      </w:r>
      <w:r w:rsidR="00793B83" w:rsidRPr="00A164B9">
        <w:t>Também foram registrados os seguintes parâmetros para análise estatística e caracterização epidemiológica:</w:t>
      </w:r>
      <w:r w:rsidR="008D135D" w:rsidRPr="00A164B9">
        <w:t xml:space="preserve"> impedância (Z), resistência (R), </w:t>
      </w:r>
      <w:r w:rsidR="00C461B9" w:rsidRPr="00A164B9">
        <w:t>reatância</w:t>
      </w:r>
      <w:r w:rsidR="008D135D" w:rsidRPr="00A164B9">
        <w:t xml:space="preserve"> (</w:t>
      </w:r>
      <w:proofErr w:type="spellStart"/>
      <w:r w:rsidR="008D135D" w:rsidRPr="00A164B9">
        <w:t>X</w:t>
      </w:r>
      <w:r w:rsidR="00845CA1" w:rsidRPr="00A164B9">
        <w:t>c</w:t>
      </w:r>
      <w:proofErr w:type="spellEnd"/>
      <w:r w:rsidR="008D135D" w:rsidRPr="00A164B9">
        <w:t>), massa gorda (FM), massa livre de gordura (FFM), massa muscular esquelética (SMM), massa muscular apendicular (</w:t>
      </w:r>
      <w:proofErr w:type="spellStart"/>
      <w:r w:rsidR="008D135D" w:rsidRPr="00A164B9">
        <w:t>aSMM</w:t>
      </w:r>
      <w:proofErr w:type="spellEnd"/>
      <w:r w:rsidR="008D135D" w:rsidRPr="00A164B9">
        <w:t>), índice de massa muscular esquelética (</w:t>
      </w:r>
      <w:proofErr w:type="spellStart"/>
      <w:r w:rsidR="008D135D" w:rsidRPr="00A164B9">
        <w:t>aSMMI</w:t>
      </w:r>
      <w:proofErr w:type="spellEnd"/>
      <w:r w:rsidR="008D135D" w:rsidRPr="00A164B9">
        <w:t xml:space="preserve">). </w:t>
      </w:r>
    </w:p>
    <w:p w14:paraId="15F952C2" w14:textId="00A18A9E" w:rsidR="00E52ADB" w:rsidRPr="00A164B9" w:rsidRDefault="00793B83" w:rsidP="00933CE2">
      <w:r w:rsidRPr="00A164B9">
        <w:t xml:space="preserve">Os valores de ângulo de fase, resistência e reatância eram registrados diretamente no </w:t>
      </w:r>
      <w:proofErr w:type="spellStart"/>
      <w:r w:rsidRPr="00A164B9">
        <w:t>REDCap</w:t>
      </w:r>
      <w:proofErr w:type="spellEnd"/>
      <w:r w:rsidRPr="00A164B9">
        <w:t>.</w:t>
      </w:r>
      <w:r w:rsidR="00C81A5B" w:rsidRPr="00A164B9">
        <w:t xml:space="preserve"> </w:t>
      </w:r>
      <w:r w:rsidRPr="00A164B9">
        <w:t xml:space="preserve">Ao término da tarde, os exames realizados no dia eram exportados do aparelho para um </w:t>
      </w:r>
      <w:proofErr w:type="spellStart"/>
      <w:r w:rsidR="00AE2F27" w:rsidRPr="00A164B9">
        <w:t>pendrive</w:t>
      </w:r>
      <w:proofErr w:type="spellEnd"/>
      <w:r w:rsidR="00AE2F27" w:rsidRPr="00A164B9">
        <w:t xml:space="preserve"> exclusivo, e os exames eram salvos em duplicata no computador do pesquisador principal e na nuvem.</w:t>
      </w:r>
    </w:p>
    <w:p w14:paraId="1385AD20" w14:textId="51258521" w:rsidR="00734DCE" w:rsidRPr="00A164B9" w:rsidRDefault="001E4188" w:rsidP="00A606F3">
      <w:pPr>
        <w:pStyle w:val="Heading3"/>
        <w:rPr>
          <w:lang w:val="pt-BR"/>
        </w:rPr>
      </w:pPr>
      <w:bookmarkStart w:id="124" w:name="_Toc128317842"/>
      <w:bookmarkStart w:id="125" w:name="_Toc187787265"/>
      <w:r w:rsidRPr="00A164B9">
        <w:rPr>
          <w:lang w:val="pt-BR"/>
        </w:rPr>
        <w:lastRenderedPageBreak/>
        <w:t>Avaliação antropométrica</w:t>
      </w:r>
      <w:bookmarkEnd w:id="122"/>
      <w:bookmarkEnd w:id="124"/>
      <w:bookmarkEnd w:id="125"/>
    </w:p>
    <w:p w14:paraId="3B09C4EF" w14:textId="02268172" w:rsidR="001F58B4" w:rsidRPr="00A164B9" w:rsidRDefault="001F58B4" w:rsidP="00933CE2">
      <w:r w:rsidRPr="00A164B9">
        <w:t xml:space="preserve">O peso </w:t>
      </w:r>
      <w:r w:rsidR="00DB08D8" w:rsidRPr="00A164B9">
        <w:t>foi</w:t>
      </w:r>
      <w:r w:rsidRPr="00A164B9">
        <w:t xml:space="preserve"> aferido em balança digital de plataforma </w:t>
      </w:r>
      <w:proofErr w:type="spellStart"/>
      <w:r w:rsidRPr="00A164B9">
        <w:t>Balmak</w:t>
      </w:r>
      <w:proofErr w:type="spellEnd"/>
      <w:r w:rsidRPr="00A164B9">
        <w:t>® Bk300i1 (Inmetro), com graduação de 0,1</w:t>
      </w:r>
      <w:r w:rsidR="00F16A52" w:rsidRPr="00A164B9">
        <w:t xml:space="preserve"> </w:t>
      </w:r>
      <w:r w:rsidRPr="00A164B9">
        <w:t xml:space="preserve">kg e com capacidade máxima de 300 kg. Os participantes </w:t>
      </w:r>
      <w:r w:rsidR="00DB08D8" w:rsidRPr="00A164B9">
        <w:t xml:space="preserve">foram </w:t>
      </w:r>
      <w:r w:rsidRPr="00A164B9">
        <w:t xml:space="preserve">posicionados no centro da balança, com roupas leves e sem calçados, em posição ereta e com os braços estendidos ao longo do corpo. A estatura </w:t>
      </w:r>
      <w:r w:rsidR="00DB08D8" w:rsidRPr="00A164B9">
        <w:t xml:space="preserve">foi </w:t>
      </w:r>
      <w:r w:rsidRPr="00A164B9">
        <w:t xml:space="preserve">medida por meio de </w:t>
      </w:r>
      <w:proofErr w:type="spellStart"/>
      <w:r w:rsidRPr="00A164B9">
        <w:t>estadiômetro</w:t>
      </w:r>
      <w:proofErr w:type="spellEnd"/>
      <w:r w:rsidRPr="00A164B9">
        <w:t xml:space="preserve"> </w:t>
      </w:r>
      <w:proofErr w:type="spellStart"/>
      <w:r w:rsidRPr="00A164B9">
        <w:t>Balmak</w:t>
      </w:r>
      <w:proofErr w:type="spellEnd"/>
      <w:r w:rsidRPr="00A164B9">
        <w:t>® (Inmetro) estando os participantes descalços, em posição ortostática, com os pés juntos, e braços estendidos ao longo do corpo, olhando para a linha do horizonte com a cabeça formando um ângulo de 90</w:t>
      </w:r>
      <w:r w:rsidR="00C5183C" w:rsidRPr="00A164B9">
        <w:t>°</w:t>
      </w:r>
      <w:r w:rsidRPr="00A164B9">
        <w:t xml:space="preserve"> com o restante do corpo, utilizando roupas leves. A circunferência da cintura </w:t>
      </w:r>
      <w:r w:rsidR="00DB08D8" w:rsidRPr="00A164B9">
        <w:t xml:space="preserve">foi </w:t>
      </w:r>
      <w:r w:rsidRPr="00A164B9">
        <w:t xml:space="preserve">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BA13C3" w:rsidRPr="00A164B9">
            <w:rPr>
              <w:color w:val="000000"/>
            </w:rPr>
            <w:t>(FURTADO, 2010)</w:t>
          </w:r>
        </w:sdtContent>
      </w:sdt>
      <w:r w:rsidRPr="00A164B9">
        <w:t>.</w:t>
      </w:r>
      <w:r w:rsidR="00DB08D8" w:rsidRPr="00A164B9">
        <w:t xml:space="preserve"> </w:t>
      </w:r>
    </w:p>
    <w:p w14:paraId="6065F548" w14:textId="2449E964" w:rsidR="00DB08D8" w:rsidRPr="00A164B9" w:rsidRDefault="00DB08D8" w:rsidP="00DB08D8">
      <w:pPr>
        <w:pStyle w:val="Heading4"/>
        <w:rPr>
          <w:lang w:val="pt-BR"/>
        </w:rPr>
      </w:pPr>
      <w:r w:rsidRPr="00A164B9">
        <w:rPr>
          <w:lang w:val="pt-BR"/>
        </w:rPr>
        <w:t>Registro dos dados antropométricos</w:t>
      </w:r>
    </w:p>
    <w:p w14:paraId="6DAAD573" w14:textId="7110503E" w:rsidR="002D4B19" w:rsidRPr="00A164B9" w:rsidRDefault="002D4B19" w:rsidP="002D4B19">
      <w:r w:rsidRPr="00A164B9">
        <w:t xml:space="preserve">A metodologia para o registro dos dados antropométricos foi detalhadamente estruturada com base em um instrumento eletrônico implementado no </w:t>
      </w:r>
      <w:proofErr w:type="spellStart"/>
      <w:r w:rsidRPr="00A164B9">
        <w:t>REDCap</w:t>
      </w:r>
      <w:proofErr w:type="spellEnd"/>
      <w:r w:rsidRPr="00A164B9">
        <w:t xml:space="preserve">. </w:t>
      </w:r>
      <w:r w:rsidRPr="00A164B9">
        <w:t>Cada variáve</w:t>
      </w:r>
      <w:r w:rsidRPr="00A164B9">
        <w:t>l</w:t>
      </w:r>
      <w:r w:rsidRPr="00A164B9">
        <w:t xml:space="preserve"> </w:t>
      </w:r>
      <w:r w:rsidRPr="00A164B9">
        <w:t>antropométrica foi</w:t>
      </w:r>
      <w:r w:rsidRPr="00A164B9">
        <w:t xml:space="preserve"> registrada com o uso de campos específicos configurados no </w:t>
      </w:r>
      <w:proofErr w:type="spellStart"/>
      <w:r w:rsidRPr="00A164B9">
        <w:t>REDCap</w:t>
      </w:r>
      <w:proofErr w:type="spellEnd"/>
      <w:r w:rsidRPr="00A164B9">
        <w:t xml:space="preserve">. </w:t>
      </w:r>
      <w:r w:rsidRPr="00A164B9">
        <w:t xml:space="preserve">A altura e circunferência abdominal foram registrada em centímetros, com uma casa decimal (precisão de 0,01 metros). O peso foi registrado em metros, com uma casa decimal (precisão 0.1 kg). </w:t>
      </w:r>
      <w:r w:rsidRPr="00A164B9">
        <w:t xml:space="preserve">Para cada variável, foram criados campos de confirmação, nos quais os valores eram registrados em duplicata para verificar a consistência. A lógica de validação no </w:t>
      </w:r>
      <w:proofErr w:type="spellStart"/>
      <w:r w:rsidRPr="00A164B9">
        <w:t>REDCap</w:t>
      </w:r>
      <w:proofErr w:type="spellEnd"/>
      <w:r w:rsidRPr="00A164B9">
        <w:t xml:space="preserve"> impedia o prosseguimento caso os valores de entrada não estivessem consistentes entre si, assegurando a exatidão dos dados.</w:t>
      </w:r>
    </w:p>
    <w:p w14:paraId="22AE2C1E" w14:textId="3D4B3250" w:rsidR="002D4B19" w:rsidRPr="00A164B9" w:rsidRDefault="002D4B19" w:rsidP="002D4B19">
      <w:pPr>
        <w:ind w:firstLine="720"/>
      </w:pPr>
      <w:r w:rsidRPr="00A164B9">
        <w:t xml:space="preserve">Um campo adicional </w:t>
      </w:r>
      <w:r w:rsidRPr="00A164B9">
        <w:t xml:space="preserve">utilizando lógica condicional </w:t>
      </w:r>
      <w:r w:rsidRPr="00A164B9">
        <w:t xml:space="preserve">foi programado para identificar discrepâncias entre os valores registrados nas medições duplicadas. Sempre que fosse detectada uma inconsistência, o campo de erro correspondente alertava o operador, solicitando uma revisão imediata dos valores antes da confirmação final. </w:t>
      </w:r>
    </w:p>
    <w:p w14:paraId="7FC3C1E2" w14:textId="447F39E0" w:rsidR="00117BE7" w:rsidRPr="00A164B9" w:rsidRDefault="002D4B19" w:rsidP="002D4B19">
      <w:pPr>
        <w:ind w:firstLine="720"/>
      </w:pPr>
      <w:r w:rsidRPr="00A164B9">
        <w:t xml:space="preserve">Com base nos dados aferidos, cálculos adicionais foram automatizados no </w:t>
      </w:r>
      <w:proofErr w:type="spellStart"/>
      <w:r w:rsidRPr="00A164B9">
        <w:t>REDCap</w:t>
      </w:r>
      <w:proofErr w:type="spellEnd"/>
      <w:r w:rsidRPr="00A164B9">
        <w:t xml:space="preserve"> para derivar informações complementares</w:t>
      </w:r>
      <w:r w:rsidRPr="00A164B9">
        <w:t xml:space="preserve">. </w:t>
      </w:r>
      <w:r w:rsidRPr="00A164B9">
        <w:t>O cálculo do Índice de Massa Corporal foi realizado utilizando a fórmula padrão</w:t>
      </w:r>
      <w:r w:rsidR="00117BE7" w:rsidRPr="00A164B9">
        <w:t>:</w:t>
      </w:r>
    </w:p>
    <w:p w14:paraId="7169F5F2" w14:textId="124618C6" w:rsidR="00117BE7" w:rsidRPr="00A164B9" w:rsidRDefault="004F5859" w:rsidP="002D4B19">
      <w:pPr>
        <w:ind w:firstLine="720"/>
        <w:rPr>
          <w:rFonts w:eastAsiaTheme="minorEastAsia"/>
        </w:rPr>
      </w:pPr>
      <m:oMathPara>
        <m:oMath>
          <m:r>
            <w:rPr>
              <w:rFonts w:ascii="Cambria Math" w:eastAsiaTheme="minorEastAsia" w:hAnsi="Cambria Math"/>
            </w:rPr>
            <m:t>IMC=</m:t>
          </m:r>
          <m:f>
            <m:fPr>
              <m:ctrlPr>
                <w:rPr>
                  <w:rFonts w:ascii="Cambria Math" w:eastAsiaTheme="minorEastAsia" w:hAnsi="Cambria Math"/>
                </w:rPr>
              </m:ctrlPr>
            </m:fPr>
            <m:num>
              <m:r>
                <m:rPr>
                  <m:nor/>
                </m:rPr>
                <w:rPr>
                  <w:rFonts w:eastAsiaTheme="minorEastAsia"/>
                </w:rPr>
                <m:t>Peso (kg)</m:t>
              </m:r>
              <m:ctrlPr>
                <w:rPr>
                  <w:rFonts w:ascii="Cambria Math" w:eastAsiaTheme="minorEastAsia" w:hAnsi="Cambria Math"/>
                  <w:i/>
                </w:rPr>
              </m:ctrlPr>
            </m:num>
            <m:den>
              <m:r>
                <m:rPr>
                  <m:nor/>
                </m:rPr>
                <w:rPr>
                  <w:rFonts w:eastAsiaTheme="minorEastAsia"/>
                </w:rPr>
                <m:t xml:space="preserve">Altura </m:t>
              </m:r>
              <m:sSup>
                <m:sSupPr>
                  <m:ctrlPr>
                    <w:rPr>
                      <w:rFonts w:ascii="Cambria Math" w:eastAsiaTheme="minorEastAsia" w:hAnsi="Cambria Math"/>
                      <w:i/>
                    </w:rPr>
                  </m:ctrlPr>
                </m:sSupPr>
                <m:e>
                  <m:r>
                    <m:rPr>
                      <m:nor/>
                    </m:rPr>
                    <w:rPr>
                      <w:rFonts w:eastAsiaTheme="minorEastAsia"/>
                    </w:rPr>
                    <m:t>(m)</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oMath>
      </m:oMathPara>
    </w:p>
    <w:p w14:paraId="001F3521" w14:textId="46C6A837" w:rsidR="004F5859" w:rsidRPr="004F5859" w:rsidRDefault="004F5859" w:rsidP="002D4B19">
      <w:pPr>
        <w:ind w:firstLine="720"/>
        <w:rPr>
          <w:rFonts w:eastAsiaTheme="minorEastAsia"/>
        </w:rPr>
      </w:pPr>
    </w:p>
    <w:p w14:paraId="3CE6FC5B" w14:textId="0334153B" w:rsidR="002D4B19" w:rsidRPr="004F5859" w:rsidRDefault="00117BE7" w:rsidP="002D4B19">
      <w:pPr>
        <w:ind w:firstLine="720"/>
        <w:rPr>
          <w:rFonts w:eastAsiaTheme="minorEastAsia"/>
        </w:rPr>
      </w:pPr>
      <w:r w:rsidRPr="00A164B9">
        <w:rPr>
          <w:rFonts w:eastAsiaTheme="minorEastAsia"/>
        </w:rPr>
        <w:t>O peso ideal máximo foi calculado utilizando a fórmula:</w:t>
      </w:r>
    </w:p>
    <w:p w14:paraId="4BC82F44" w14:textId="2AD2CEF7" w:rsidR="004F5859" w:rsidRPr="004F5859" w:rsidRDefault="00B61CCC" w:rsidP="00117BE7">
      <w:pPr>
        <w:ind w:firstLine="720"/>
        <w:rPr>
          <w:rFonts w:eastAsiaTheme="minorEastAsia"/>
        </w:rPr>
      </w:pPr>
      <m:oMathPara>
        <m:oMath>
          <m:r>
            <m:rPr>
              <m:nor/>
            </m:rPr>
            <w:rPr>
              <w:rFonts w:eastAsiaTheme="minorEastAsia"/>
            </w:rPr>
            <w:lastRenderedPageBreak/>
            <m:t>Peso Ideal máximo (kg)</m:t>
          </m:r>
          <m: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nor/>
                                </m:rPr>
                                <w:rPr>
                                  <w:rFonts w:eastAsiaTheme="minorEastAsia"/>
                                </w:rPr>
                                <m:t>Altura</m:t>
                              </m:r>
                              <m:ctrlPr>
                                <w:rPr>
                                  <w:rFonts w:ascii="Cambria Math" w:eastAsiaTheme="minorEastAsia" w:hAnsi="Cambria Math"/>
                                  <w:i/>
                                </w:rPr>
                              </m:ctrlPr>
                            </m:num>
                            <m:den>
                              <m:r>
                                <w:rPr>
                                  <w:rFonts w:ascii="Cambria Math" w:eastAsiaTheme="minorEastAsia" w:hAnsi="Cambria Math"/>
                                </w:rPr>
                                <m:t>100</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24,99</m:t>
                  </m:r>
                  <m:ctrlPr>
                    <w:rPr>
                      <w:rFonts w:ascii="Cambria Math" w:eastAsiaTheme="minorEastAsia" w:hAnsi="Cambria Math"/>
                      <w:i/>
                    </w:rPr>
                  </m:ctrlPr>
                </m:e>
              </m:d>
            </m:e>
          </m:d>
        </m:oMath>
      </m:oMathPara>
    </w:p>
    <w:p w14:paraId="75833A84" w14:textId="77777777" w:rsidR="004F5859" w:rsidRDefault="004F5859" w:rsidP="00117BE7">
      <w:pPr>
        <w:ind w:firstLine="720"/>
        <w:rPr>
          <w:rFonts w:eastAsiaTheme="minorEastAsia"/>
        </w:rPr>
      </w:pPr>
    </w:p>
    <w:p w14:paraId="1D2D6423" w14:textId="77777777" w:rsidR="004F5859" w:rsidRPr="004F5859" w:rsidRDefault="004F5859" w:rsidP="004F5859">
      <w:pPr>
        <w:ind w:firstLine="720"/>
        <w:rPr>
          <w:rFonts w:eastAsiaTheme="minorEastAsia"/>
        </w:rPr>
      </w:pPr>
      <w:r w:rsidRPr="004F5859">
        <w:rPr>
          <w:rFonts w:eastAsiaTheme="minorEastAsia"/>
        </w:rPr>
        <w:t xml:space="preserve">O peso ajustado foi calculado com a fórmula </w:t>
      </w:r>
      <w:sdt>
        <w:sdtPr>
          <w:rPr>
            <w:rFonts w:eastAsiaTheme="minorEastAsia"/>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593966477"/>
          <w:placeholder>
            <w:docPart w:val="8502AA06D000AF4BA87177E34B4E2104"/>
          </w:placeholder>
        </w:sdtPr>
        <w:sdtContent>
          <w:r w:rsidRPr="004F5859">
            <w:rPr>
              <w:rFonts w:eastAsiaTheme="minorEastAsia"/>
            </w:rPr>
            <w:t>(LZ et al., 2011)</w:t>
          </w:r>
        </w:sdtContent>
      </w:sdt>
      <w:r w:rsidRPr="004F5859">
        <w:rPr>
          <w:rFonts w:eastAsiaTheme="minorEastAsia"/>
        </w:rPr>
        <w:t xml:space="preserve">: </w:t>
      </w:r>
    </w:p>
    <w:p w14:paraId="3DE534F5" w14:textId="23220AC6" w:rsidR="004F5859" w:rsidRPr="004F5859" w:rsidRDefault="00B61CCC" w:rsidP="00117BE7">
      <w:pPr>
        <w:ind w:firstLine="720"/>
        <w:rPr>
          <w:rFonts w:eastAsiaTheme="minorEastAsia"/>
        </w:rPr>
      </w:pPr>
      <m:oMathPara>
        <m:oMath>
          <m:r>
            <m:rPr>
              <m:nor/>
            </m:rPr>
            <w:rPr>
              <w:rFonts w:eastAsiaTheme="minorEastAsia"/>
            </w:rPr>
            <m:t>Peso Ajustado (kg)</m:t>
          </m:r>
          <m: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i/>
                    </w:rPr>
                  </m:ctrlPr>
                </m:dPr>
                <m:e>
                  <m:r>
                    <m:rPr>
                      <m:nor/>
                    </m:rPr>
                    <w:rPr>
                      <w:rFonts w:eastAsiaTheme="minorEastAsia"/>
                      <w:i/>
                    </w:rPr>
                    <m:t>Peso Ideal Máximo</m:t>
                  </m:r>
                  <m:r>
                    <w:rPr>
                      <w:rFonts w:ascii="Cambria Math" w:eastAsiaTheme="minorEastAsia" w:hAnsi="Cambria Math"/>
                    </w:rPr>
                    <m:t>+</m:t>
                  </m:r>
                  <m:f>
                    <m:fPr>
                      <m:ctrlPr>
                        <w:rPr>
                          <w:rFonts w:ascii="Cambria Math" w:eastAsiaTheme="minorEastAsia" w:hAnsi="Cambria Math"/>
                          <w:i/>
                        </w:rPr>
                      </m:ctrlPr>
                    </m:fPr>
                    <m:num>
                      <m:r>
                        <m:rPr>
                          <m:nor/>
                        </m:rPr>
                        <w:rPr>
                          <w:rFonts w:eastAsiaTheme="minorEastAsia"/>
                          <w:i/>
                        </w:rPr>
                        <m:t>Peso Atual</m:t>
                      </m:r>
                      <m:r>
                        <w:rPr>
                          <w:rFonts w:ascii="Cambria Math" w:eastAsiaTheme="minorEastAsia" w:hAnsi="Cambria Math"/>
                        </w:rPr>
                        <m:t>-</m:t>
                      </m:r>
                      <m:r>
                        <m:rPr>
                          <m:nor/>
                        </m:rPr>
                        <w:rPr>
                          <w:rFonts w:eastAsiaTheme="minorEastAsia"/>
                          <w:i/>
                        </w:rPr>
                        <m:t>Peso Ideal Máximo</m:t>
                      </m:r>
                    </m:num>
                    <m:den>
                      <m:r>
                        <w:rPr>
                          <w:rFonts w:ascii="Cambria Math" w:eastAsiaTheme="minorEastAsia" w:hAnsi="Cambria Math"/>
                        </w:rPr>
                        <m:t>4</m:t>
                      </m:r>
                    </m:den>
                  </m:f>
                </m:e>
              </m:d>
            </m:e>
          </m:d>
        </m:oMath>
      </m:oMathPara>
    </w:p>
    <w:p w14:paraId="11C59701" w14:textId="77777777" w:rsidR="004F5859" w:rsidRPr="004F5859" w:rsidRDefault="004F5859" w:rsidP="004F5859">
      <w:pPr>
        <w:ind w:firstLine="0"/>
        <w:rPr>
          <w:rFonts w:eastAsiaTheme="minorEastAsia"/>
        </w:rPr>
      </w:pPr>
    </w:p>
    <w:p w14:paraId="3FDA5834" w14:textId="192F6F29" w:rsidR="002D4B19" w:rsidRPr="004F5859" w:rsidRDefault="00117BE7" w:rsidP="00117BE7">
      <w:pPr>
        <w:ind w:firstLine="720"/>
        <w:rPr>
          <w:rFonts w:eastAsiaTheme="minorEastAsia"/>
        </w:rPr>
      </w:pPr>
      <w:r w:rsidRPr="00A164B9">
        <w:rPr>
          <w:rFonts w:eastAsiaTheme="minorEastAsia"/>
        </w:rPr>
        <w:t>Apenas</w:t>
      </w:r>
      <w:r w:rsidRPr="00A164B9">
        <w:rPr>
          <w:rFonts w:eastAsiaTheme="minorEastAsia"/>
        </w:rPr>
        <w:t xml:space="preserve"> os</w:t>
      </w:r>
      <w:r w:rsidRPr="00A164B9">
        <w:rPr>
          <w:rFonts w:eastAsiaTheme="minorEastAsia"/>
        </w:rPr>
        <w:t xml:space="preserve"> valores </w:t>
      </w:r>
      <w:r w:rsidRPr="00A164B9">
        <w:rPr>
          <w:rFonts w:eastAsiaTheme="minorEastAsia"/>
        </w:rPr>
        <w:t xml:space="preserve">confirmados </w:t>
      </w:r>
      <w:r w:rsidRPr="00A164B9">
        <w:rPr>
          <w:rFonts w:eastAsiaTheme="minorEastAsia"/>
        </w:rPr>
        <w:t xml:space="preserve">no campo </w:t>
      </w:r>
      <w:r w:rsidRPr="00A164B9">
        <w:rPr>
          <w:rFonts w:eastAsiaTheme="minorEastAsia"/>
        </w:rPr>
        <w:t>de checagem</w:t>
      </w:r>
      <w:r w:rsidRPr="00A164B9">
        <w:rPr>
          <w:rFonts w:eastAsiaTheme="minorEastAsia"/>
        </w:rPr>
        <w:t xml:space="preserve"> foram processados para os cálculos acima.</w:t>
      </w:r>
      <w:r w:rsidRPr="00A164B9">
        <w:rPr>
          <w:rFonts w:eastAsiaTheme="minorEastAsia"/>
        </w:rPr>
        <w:t xml:space="preserve"> </w:t>
      </w:r>
      <w:r w:rsidR="002D4B19" w:rsidRPr="00A164B9">
        <w:t>O uso de campos com lógica de validação e cálculos automatizados minimizou erros e assegurou a padronização em todas as etapas da coleta.</w:t>
      </w:r>
    </w:p>
    <w:p w14:paraId="2F7B8EF9" w14:textId="4C9C9506" w:rsidR="00DB08D8" w:rsidRPr="00A164B9" w:rsidRDefault="00117BE7" w:rsidP="00117BE7">
      <w:pPr>
        <w:pStyle w:val="Heading3"/>
        <w:rPr>
          <w:lang w:val="pt-BR"/>
        </w:rPr>
      </w:pPr>
      <w:r w:rsidRPr="00A164B9">
        <w:rPr>
          <w:lang w:val="pt-BR"/>
        </w:rPr>
        <w:t>Força de preensão palmar</w:t>
      </w:r>
    </w:p>
    <w:p w14:paraId="7E2F51C6" w14:textId="1107800D" w:rsidR="00A164B9" w:rsidRPr="00A164B9" w:rsidRDefault="00A164B9" w:rsidP="00A164B9">
      <w:pPr>
        <w:rPr>
          <w:rFonts w:eastAsia="MS Mincho"/>
        </w:rPr>
      </w:pPr>
      <w:r w:rsidRPr="00A164B9">
        <w:rPr>
          <w:rFonts w:eastAsia="MS Mincho"/>
        </w:rPr>
        <w:t xml:space="preserve">A força de preensão palmar foi aferida utilizando o dinamômetro digital </w:t>
      </w:r>
      <w:proofErr w:type="spellStart"/>
      <w:r w:rsidRPr="00A164B9">
        <w:rPr>
          <w:rFonts w:eastAsia="MS Mincho"/>
        </w:rPr>
        <w:t>Charder</w:t>
      </w:r>
      <w:proofErr w:type="spellEnd"/>
      <w:r w:rsidRPr="00A164B9">
        <w:rPr>
          <w:rFonts w:eastAsia="MS Mincho"/>
        </w:rPr>
        <w:t xml:space="preserve"> MG 4800® (</w:t>
      </w:r>
      <w:proofErr w:type="spellStart"/>
      <w:r w:rsidRPr="00A164B9">
        <w:rPr>
          <w:rFonts w:eastAsia="MS Mincho"/>
        </w:rPr>
        <w:t>Charder</w:t>
      </w:r>
      <w:proofErr w:type="spellEnd"/>
      <w:r w:rsidRPr="00A164B9">
        <w:rPr>
          <w:rFonts w:eastAsia="MS Mincho"/>
        </w:rPr>
        <w:t xml:space="preserve"> Medical, n° 103, rua </w:t>
      </w:r>
      <w:proofErr w:type="spellStart"/>
      <w:r w:rsidRPr="00A164B9">
        <w:rPr>
          <w:rFonts w:eastAsia="MS Mincho"/>
        </w:rPr>
        <w:t>Guozhong</w:t>
      </w:r>
      <w:proofErr w:type="spellEnd"/>
      <w:r w:rsidRPr="00A164B9">
        <w:rPr>
          <w:rFonts w:eastAsia="MS Mincho"/>
        </w:rPr>
        <w:t>, Taichung, 41262, Taiwan)</w:t>
      </w:r>
      <w:r w:rsidRPr="00A164B9">
        <w:rPr>
          <w:rFonts w:eastAsia="MS Mincho"/>
        </w:rPr>
        <w:t xml:space="preserve">, </w:t>
      </w:r>
      <w:r w:rsidRPr="00A164B9">
        <w:rPr>
          <w:rFonts w:eastAsia="MS Mincho"/>
        </w:rPr>
        <w:t>com mola padronizada de 80 kg, seguindo a técnica descrita e adotada pelo </w:t>
      </w:r>
      <w:proofErr w:type="spellStart"/>
      <w:r w:rsidRPr="00A164B9">
        <w:rPr>
          <w:rFonts w:eastAsia="MS Mincho"/>
          <w:i/>
          <w:iCs/>
        </w:rPr>
        <w:t>National</w:t>
      </w:r>
      <w:proofErr w:type="spellEnd"/>
      <w:r w:rsidRPr="00A164B9">
        <w:rPr>
          <w:rFonts w:eastAsia="MS Mincho"/>
          <w:i/>
          <w:iCs/>
        </w:rPr>
        <w:t xml:space="preserve"> Health </w:t>
      </w:r>
      <w:proofErr w:type="spellStart"/>
      <w:r w:rsidRPr="00A164B9">
        <w:rPr>
          <w:rFonts w:eastAsia="MS Mincho"/>
          <w:i/>
          <w:iCs/>
        </w:rPr>
        <w:t>and</w:t>
      </w:r>
      <w:proofErr w:type="spellEnd"/>
      <w:r w:rsidRPr="00A164B9">
        <w:rPr>
          <w:rFonts w:eastAsia="MS Mincho"/>
          <w:i/>
          <w:iCs/>
        </w:rPr>
        <w:t xml:space="preserve"> </w:t>
      </w:r>
      <w:proofErr w:type="spellStart"/>
      <w:r w:rsidRPr="00A164B9">
        <w:rPr>
          <w:rFonts w:eastAsia="MS Mincho"/>
          <w:i/>
          <w:iCs/>
        </w:rPr>
        <w:t>Nutrition</w:t>
      </w:r>
      <w:proofErr w:type="spellEnd"/>
      <w:r w:rsidRPr="00A164B9">
        <w:rPr>
          <w:rFonts w:eastAsia="MS Mincho"/>
          <w:i/>
          <w:iCs/>
        </w:rPr>
        <w:t xml:space="preserve"> </w:t>
      </w:r>
      <w:proofErr w:type="spellStart"/>
      <w:r w:rsidRPr="00A164B9">
        <w:rPr>
          <w:rFonts w:eastAsia="MS Mincho"/>
          <w:i/>
          <w:iCs/>
        </w:rPr>
        <w:t>Examination</w:t>
      </w:r>
      <w:proofErr w:type="spellEnd"/>
      <w:r w:rsidRPr="00A164B9">
        <w:rPr>
          <w:rFonts w:eastAsia="MS Mincho"/>
          <w:i/>
          <w:iCs/>
        </w:rPr>
        <w:t xml:space="preserve"> </w:t>
      </w:r>
      <w:proofErr w:type="spellStart"/>
      <w:r w:rsidRPr="00A164B9">
        <w:rPr>
          <w:rFonts w:eastAsia="MS Mincho"/>
          <w:i/>
          <w:iCs/>
        </w:rPr>
        <w:t>Survey</w:t>
      </w:r>
      <w:proofErr w:type="spellEnd"/>
      <w:r w:rsidRPr="00A164B9">
        <w:rPr>
          <w:rFonts w:eastAsia="MS Mincho"/>
          <w:i/>
          <w:iCs/>
        </w:rPr>
        <w:t xml:space="preserve"> </w:t>
      </w:r>
      <w:r w:rsidRPr="00A164B9">
        <w:rPr>
          <w:rFonts w:eastAsia="MS Mincho"/>
        </w:rPr>
        <w:t>(NHANES)</w:t>
      </w:r>
      <w:r w:rsidRPr="00A164B9">
        <w:rPr>
          <w:rFonts w:eastAsia="MS Mincho"/>
        </w:rPr>
        <w:t xml:space="preserve"> </w:t>
      </w:r>
      <w:sdt>
        <w:sdtPr>
          <w:rPr>
            <w:rFonts w:eastAsia="MS Mincho"/>
          </w:rPr>
          <w:tag w:val="MENDELEY_CITATION_v3_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"/>
          <w:id w:val="-34116703"/>
          <w:placeholder>
            <w:docPart w:val="389E19EE49ACE34097D0597C1F2AE8BA"/>
          </w:placeholder>
        </w:sdtPr>
        <w:sdtContent>
          <w:r w:rsidRPr="00A164B9">
            <w:rPr>
              <w:rFonts w:eastAsia="MS Mincho"/>
            </w:rPr>
            <w:t>(47)</w:t>
          </w:r>
        </w:sdtContent>
      </w:sdt>
      <w:r w:rsidRPr="00A164B9">
        <w:rPr>
          <w:rFonts w:eastAsia="MS Mincho"/>
        </w:rPr>
        <w:t>. O exame foi realizado com o participante em posição ortostática, mantendo uma postura padronizada para garantir a uniformidade das medições. Os pés estavam afastados na largura do quadril, alinhados, com os dedos apontando diretamente para frente. Os joelhos permaneciam em posição confortável, mas discretamente fletidos. Os ombros estavam relaxados, com o peito erguido e a cabeça nivelada, enquanto os olhos permaneciam direcionados para frente. O braço do lado testado foi posicionado ao lado do corpo, com a palma da mão voltada para a perna, de modo que nem o dinamômetro nem a mão tocassem o corpo durante o procedimento.</w:t>
      </w:r>
    </w:p>
    <w:p w14:paraId="78612425" w14:textId="77777777" w:rsidR="00A164B9" w:rsidRPr="00A164B9" w:rsidRDefault="00A164B9" w:rsidP="00A164B9">
      <w:pPr>
        <w:rPr>
          <w:rFonts w:eastAsia="MS Mincho"/>
        </w:rPr>
      </w:pPr>
      <w:r w:rsidRPr="00A164B9">
        <w:rPr>
          <w:rFonts w:eastAsia="MS Mincho"/>
        </w:rPr>
        <w:t>O processo de aferição foi estruturado em quatro etapas principais: coleta de informações pré-teste, preparação e aquecimento, realização de um teste prático e execução do teste. Antes do exame, inspeções visuais verificaram possíveis limitações nas mãos, como paralisia, uso de gesso, ausência de polegar ou fraturas, entre outras condições impeditivas. Além disso, foram coletadas informações sobre cirurgias recentes realizadas nos últimos três meses, histórico de dor nas mãos nos últimos sete dias e presença de condições como artrite ou tendinite. Caso uma dessas condições fosse identificada, o membro correspondente não seria testado. Além disso, o participante foi questionado se havia qualquer motivo pelo qual ele não deveria testar uma ou ambas as mãos.</w:t>
      </w:r>
    </w:p>
    <w:p w14:paraId="41B48C03" w14:textId="77777777" w:rsidR="00A164B9" w:rsidRPr="00A164B9" w:rsidRDefault="00A164B9" w:rsidP="00A164B9">
      <w:pPr>
        <w:rPr>
          <w:rFonts w:eastAsia="MS Mincho"/>
        </w:rPr>
      </w:pPr>
      <w:r w:rsidRPr="00A164B9">
        <w:rPr>
          <w:rFonts w:eastAsia="MS Mincho"/>
        </w:rPr>
        <w:lastRenderedPageBreak/>
        <w:t>Na etapa de preparação, os participantes foram orientados a remover adornos das mãos e realizar exercícios de aquecimento, que consistiam em movimentos de balanço das mãos e flexão e extensão dos dedos, repetidos pelo menos três vezes. O pesquisador realizou uma demonstração prática do procedimento, seguida de um teste prático no qual o participante utilizou força submáxima. Esse teste foi realizado para garantir que o participante compreendesse completamente a técnica de execução do exame.</w:t>
      </w:r>
    </w:p>
    <w:p w14:paraId="466C3092" w14:textId="77777777" w:rsidR="00A164B9" w:rsidRPr="00A164B9" w:rsidRDefault="00A164B9" w:rsidP="00A164B9">
      <w:pPr>
        <w:rPr>
          <w:rFonts w:eastAsia="MS Mincho"/>
        </w:rPr>
      </w:pPr>
      <w:r w:rsidRPr="00A164B9">
        <w:rPr>
          <w:rFonts w:eastAsia="MS Mincho"/>
        </w:rPr>
        <w:t xml:space="preserve">Durante o exame, foram realizadas três medições consecutivas para cada mão (direita e esquerda), com um intervalo mínimo de 60 segundos entre as aferições no mesmo membro para evitar fadiga. O participante segurava o dinamômetro de forma que ele não tocasse o corpo, permanecendo em posição neutra e ereta. Durante as medições, o participante recebeu incentivo verbal de forma neutra e encorajadora. Cada resultado foi registrado em duplicata em campos específicos no </w:t>
      </w:r>
      <w:proofErr w:type="spellStart"/>
      <w:r w:rsidRPr="00A164B9">
        <w:rPr>
          <w:rFonts w:eastAsia="MS Mincho"/>
        </w:rPr>
        <w:t>REDCap</w:t>
      </w:r>
      <w:proofErr w:type="spellEnd"/>
      <w:r w:rsidRPr="00A164B9">
        <w:rPr>
          <w:rFonts w:eastAsia="MS Mincho"/>
        </w:rPr>
        <w:t>. Após o registro, um campo adicional verificava a consistência dos valores, permitindo o seguimento apenas em caso de concordância. Um cronômetro digital era acionado pelo operador, e o próximo campo só era liberado após o término do intervalo mínimo de 60 segundos.</w:t>
      </w:r>
    </w:p>
    <w:p w14:paraId="3CA6319D" w14:textId="423C395B" w:rsidR="00196B1E" w:rsidRPr="00A164B9" w:rsidRDefault="00A164B9" w:rsidP="00A164B9">
      <w:pPr>
        <w:rPr>
          <w:rFonts w:eastAsia="MS Mincho"/>
        </w:rPr>
      </w:pPr>
      <w:r w:rsidRPr="00A164B9">
        <w:rPr>
          <w:rFonts w:eastAsia="MS Mincho"/>
        </w:rPr>
        <w:t xml:space="preserve">Por fim, cálculos automáticos no </w:t>
      </w:r>
      <w:proofErr w:type="spellStart"/>
      <w:r w:rsidRPr="00A164B9">
        <w:rPr>
          <w:rFonts w:eastAsia="MS Mincho"/>
        </w:rPr>
        <w:t>REDCap</w:t>
      </w:r>
      <w:proofErr w:type="spellEnd"/>
      <w:r w:rsidRPr="00A164B9">
        <w:rPr>
          <w:rFonts w:eastAsia="MS Mincho"/>
        </w:rPr>
        <w:t xml:space="preserve"> foram utilizados para gerar as médias e os desvios padrão das medições para cada mão. A média das três medições para cada membro foi utilizada para análise estatística, garantindo a confiabilidade e a precisão dos dados coletados.</w:t>
      </w:r>
    </w:p>
    <w:p w14:paraId="0F90ACAD" w14:textId="706A819C" w:rsidR="006651E8" w:rsidRPr="00A164B9" w:rsidRDefault="001E4188" w:rsidP="00D3585B">
      <w:pPr>
        <w:pStyle w:val="Heading3"/>
        <w:rPr>
          <w:rFonts w:eastAsia="Times New Roman"/>
          <w:lang w:val="pt-BR"/>
        </w:rPr>
      </w:pPr>
      <w:bookmarkStart w:id="126" w:name="_Toc132992080"/>
      <w:bookmarkStart w:id="127" w:name="_Toc187787266"/>
      <w:r w:rsidRPr="00A164B9">
        <w:rPr>
          <w:rFonts w:eastAsia="Times New Roman"/>
          <w:lang w:val="pt-BR"/>
        </w:rPr>
        <w:t>Avaliação da ingestão alimentar</w:t>
      </w:r>
      <w:bookmarkEnd w:id="126"/>
      <w:bookmarkEnd w:id="127"/>
    </w:p>
    <w:p w14:paraId="5F5E1FDD" w14:textId="22A3FA2E" w:rsidR="005F5231" w:rsidRPr="00A164B9" w:rsidRDefault="00A164B9" w:rsidP="00A164B9">
      <w:r w:rsidRPr="00A164B9">
        <w:t xml:space="preserve">O método do Recordatório Alimentar de 24 horas foi utilizado para definir e quantificar todos os alimentos e bebidas consumidos pelo indivíduo no </w:t>
      </w:r>
      <w:r>
        <w:t xml:space="preserve">dia anterior </w:t>
      </w:r>
      <w:r w:rsidRPr="00A164B9">
        <w:t>à entrevista</w:t>
      </w:r>
      <w:r>
        <w:t xml:space="preserve"> </w:t>
      </w:r>
      <w:r w:rsidRPr="00A164B9">
        <w:t>(WILLETT, 2012)</w:t>
      </w:r>
      <w:r w:rsidR="00B61CCC">
        <w:t>, na primeira e terceira avaliações</w:t>
      </w:r>
      <w:r w:rsidRPr="00A164B9">
        <w:t>. </w:t>
      </w:r>
      <w:r>
        <w:t>O</w:t>
      </w:r>
      <w:r w:rsidR="005F5231" w:rsidRPr="00A164B9">
        <w:t xml:space="preserve"> registro alimentar </w:t>
      </w:r>
      <w:r>
        <w:t xml:space="preserve">foi </w:t>
      </w:r>
      <w:r w:rsidR="005F5231" w:rsidRPr="00A164B9">
        <w:t xml:space="preserve">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BA13C3" w:rsidRPr="00A164B9">
            <w:rPr>
              <w:color w:val="000000"/>
            </w:rPr>
            <w:t>(SLATER et al., 2010)</w:t>
          </w:r>
        </w:sdtContent>
      </w:sdt>
      <w:r w:rsidR="00B83103" w:rsidRPr="00A164B9">
        <w:t>.</w:t>
      </w:r>
      <w:r w:rsidR="005F5231" w:rsidRPr="00A164B9">
        <w:t xml:space="preserve"> Para isso, </w:t>
      </w:r>
      <w:r>
        <w:t xml:space="preserve">foram </w:t>
      </w:r>
      <w:r w:rsidR="005F5231" w:rsidRPr="00A164B9">
        <w:t>registrado</w:t>
      </w:r>
      <w:r>
        <w:t>s</w:t>
      </w:r>
      <w:r w:rsidR="005F5231" w:rsidRPr="00A164B9">
        <w:t xml:space="preserve"> o horário de cada refeição, o local onde ela foi consumida, os alimentos e bebidas ingeridos, a quantidade, a marca, os ingredientes e o modo de preparo</w:t>
      </w:r>
      <w:r>
        <w:t xml:space="preserve">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BA13C3" w:rsidRPr="00A164B9">
            <w:rPr>
              <w:color w:val="000000"/>
            </w:rPr>
            <w:t>(FISBERG; MARCHIONI; COLUCCI, 2009)</w:t>
          </w:r>
        </w:sdtContent>
      </w:sdt>
      <w:r w:rsidR="005F5231" w:rsidRPr="00A164B9">
        <w:t>.</w:t>
      </w:r>
      <w:r>
        <w:t xml:space="preserve"> </w:t>
      </w:r>
      <w:r w:rsidR="00AA0B2D" w:rsidRPr="00AA0B2D">
        <w:t xml:space="preserve">Após os registros iniciais no </w:t>
      </w:r>
      <w:proofErr w:type="spellStart"/>
      <w:r w:rsidR="00AA0B2D" w:rsidRPr="00AA0B2D">
        <w:t>REDCap</w:t>
      </w:r>
      <w:proofErr w:type="spellEnd"/>
      <w:r w:rsidR="00AA0B2D" w:rsidRPr="00AA0B2D">
        <w:t xml:space="preserve">, os dados alimentares foram transpostos para o software </w:t>
      </w:r>
      <w:proofErr w:type="spellStart"/>
      <w:r w:rsidR="00AA0B2D" w:rsidRPr="00AA0B2D">
        <w:t>Nutrium</w:t>
      </w:r>
      <w:proofErr w:type="spellEnd"/>
      <w:r w:rsidR="00AA0B2D">
        <w:t>®</w:t>
      </w:r>
      <w:r w:rsidR="00AA0B2D" w:rsidRPr="00AA0B2D">
        <w:t xml:space="preserve"> para análise detalhada dos padrões de consumo alimentar. O </w:t>
      </w:r>
      <w:proofErr w:type="spellStart"/>
      <w:r w:rsidR="00AA0B2D" w:rsidRPr="00AA0B2D">
        <w:t>Nutrium</w:t>
      </w:r>
      <w:proofErr w:type="spellEnd"/>
      <w:r w:rsidR="00AA0B2D" w:rsidRPr="00AA0B2D">
        <w:t xml:space="preserve"> calculou diversos parâmetros relacionados à ingestão alimentar, </w:t>
      </w:r>
      <w:r w:rsidR="00AA0B2D">
        <w:t xml:space="preserve">que foram posteriormente transcritos e revisados no </w:t>
      </w:r>
      <w:proofErr w:type="spellStart"/>
      <w:r w:rsidR="00AA0B2D">
        <w:t>REDCap</w:t>
      </w:r>
      <w:proofErr w:type="spellEnd"/>
      <w:r w:rsidR="00AA0B2D">
        <w:t xml:space="preserve">. Para cada refeição, foram registrados a quantidade em gramas e o valor energético </w:t>
      </w:r>
      <w:r w:rsidR="00AA0B2D">
        <w:lastRenderedPageBreak/>
        <w:t>associado aos carboidratos, proteínas e gorduras consumidos. Ao final do instrumento, um campo calculado somava os valores totais diários.</w:t>
      </w:r>
    </w:p>
    <w:p w14:paraId="46F38689" w14:textId="68CDD034" w:rsidR="002816E1" w:rsidRPr="00A164B9" w:rsidRDefault="001E4188" w:rsidP="00D3585B">
      <w:pPr>
        <w:pStyle w:val="Heading3"/>
        <w:rPr>
          <w:lang w:val="pt-BR"/>
        </w:rPr>
      </w:pPr>
      <w:bookmarkStart w:id="128" w:name="_Toc113573686"/>
      <w:bookmarkStart w:id="129" w:name="_Toc128317843"/>
      <w:bookmarkStart w:id="130" w:name="_Toc187787267"/>
      <w:r w:rsidRPr="00A164B9">
        <w:rPr>
          <w:lang w:val="pt-BR"/>
        </w:rPr>
        <w:t>Intervenção nutricional</w:t>
      </w:r>
      <w:bookmarkEnd w:id="130"/>
    </w:p>
    <w:p w14:paraId="4171F6EE" w14:textId="7EA2BD5B" w:rsidR="00886B08" w:rsidRPr="00A164B9" w:rsidRDefault="00886B08" w:rsidP="00933CE2">
      <w:bookmarkStart w:id="131" w:name="_Toc132992081"/>
      <w:r w:rsidRPr="00A164B9">
        <w:t>Ao término da primeira avaliação nutricional, os participantes receber</w:t>
      </w:r>
      <w:r w:rsidR="00AA0B2D">
        <w:t>am</w:t>
      </w:r>
      <w:r w:rsidRPr="00A164B9">
        <w:t xml:space="preserve"> um plano alimentar para perda de peso. De forma a manter a uniformidade da intervenção, </w:t>
      </w:r>
      <w:r w:rsidR="00AA0B2D">
        <w:t xml:space="preserve">foram </w:t>
      </w:r>
      <w:r w:rsidRPr="00A164B9">
        <w:t>utilizado</w:t>
      </w:r>
      <w:r w:rsidR="00AA0B2D">
        <w:t>s</w:t>
      </w:r>
      <w:r w:rsidRPr="00A164B9">
        <w:t xml:space="preserve"> um dentre </w:t>
      </w:r>
      <w:r w:rsidR="00AA0B2D">
        <w:t>sete</w:t>
      </w:r>
      <w:r w:rsidRPr="00A164B9">
        <w:t xml:space="preserve"> planos alimentares pré-estabelecidos de</w:t>
      </w:r>
      <w:r w:rsidR="002E2576">
        <w:t xml:space="preserve"> que variavam entre </w:t>
      </w:r>
      <w:r w:rsidRPr="00A164B9">
        <w:t xml:space="preserve"> 1400</w:t>
      </w:r>
      <w:r w:rsidR="002E2576">
        <w:t xml:space="preserve"> e 2600 kcal, com intervalo de 100 kcal entre cada um</w:t>
      </w:r>
      <w:r w:rsidRPr="00A164B9">
        <w:t xml:space="preserve">, sendo que 25% do valor energético total </w:t>
      </w:r>
      <w:r w:rsidR="00AA0B2D">
        <w:t xml:space="preserve">era </w:t>
      </w:r>
      <w:r w:rsidRPr="00A164B9">
        <w:t>proveniente de proteínas</w:t>
      </w:r>
      <w:r w:rsidR="002E1BB5" w:rsidRPr="00A164B9">
        <w:t>.</w:t>
      </w:r>
    </w:p>
    <w:p w14:paraId="43C1C8BB" w14:textId="77777777" w:rsidR="002E2576" w:rsidRDefault="00886B08" w:rsidP="00933CE2">
      <w:pPr>
        <w:rPr>
          <w:color w:val="000000"/>
        </w:rPr>
      </w:pPr>
      <w:r w:rsidRPr="00A164B9">
        <w:t xml:space="preserve">A escolha do plano alimentar para cada </w:t>
      </w:r>
      <w:r w:rsidR="00FD4F4E" w:rsidRPr="00A164B9">
        <w:t>participante da pesquisa</w:t>
      </w:r>
      <w:r w:rsidRPr="00A164B9">
        <w:t xml:space="preserve"> </w:t>
      </w:r>
      <w:r w:rsidR="00AA0B2D">
        <w:t xml:space="preserve">foi a partir </w:t>
      </w:r>
      <w:proofErr w:type="spellStart"/>
      <w:r w:rsidR="00AA0B2D">
        <w:t>d</w:t>
      </w:r>
      <w:r w:rsidRPr="00A164B9">
        <w:t xml:space="preserve">a </w:t>
      </w:r>
      <w:proofErr w:type="spellEnd"/>
      <w:r w:rsidRPr="00A164B9">
        <w:t xml:space="preserve">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BA13C3" w:rsidRPr="00A164B9">
            <w:rPr>
              <w:color w:val="000000"/>
            </w:rPr>
            <w:t>(ESCOTT-STUMP, 2015)</w:t>
          </w:r>
        </w:sdtContent>
      </w:sdt>
      <w:r w:rsidR="00AA0B2D">
        <w:rPr>
          <w:color w:val="000000"/>
        </w:rPr>
        <w:t xml:space="preserve">. Após o registro dos dados antropométricos no </w:t>
      </w:r>
      <w:proofErr w:type="spellStart"/>
      <w:r w:rsidR="00AA0B2D">
        <w:rPr>
          <w:color w:val="000000"/>
        </w:rPr>
        <w:t>REDCap</w:t>
      </w:r>
      <w:proofErr w:type="spellEnd"/>
      <w:r w:rsidR="00AA0B2D">
        <w:rPr>
          <w:color w:val="000000"/>
        </w:rPr>
        <w:t xml:space="preserve">, campos automáticos realizavam os cálculos de peso ajustado e peso ideal máximo. </w:t>
      </w:r>
    </w:p>
    <w:p w14:paraId="03BA5E08" w14:textId="0DD77C5F" w:rsidR="008D370B" w:rsidRPr="008D370B" w:rsidRDefault="008D370B" w:rsidP="008D370B">
      <w:r w:rsidRPr="008D370B">
        <w:t>A oferta energética ideal foi calculada multiplicando o peso ajustado por 0,021, arredondando o resultado para uma casa decimal e, em seguida, multiplicando por 1000 para converter o valor em quilocalorias (kcal). O valor energético final foi arredondado automaticamente para o múltiplo de 100 mais próximo (por exemplo, 1500 ou 1600 kcal). Esse processo garantiu que a energia ideal de intervenção nutricional se situasse dentro do intervalo entre 20 e 22 kcal por kg do peso ajustad</w:t>
      </w:r>
      <w:r>
        <w:t>o</w:t>
      </w:r>
    </w:p>
    <w:p w14:paraId="3FC725DE" w14:textId="6D89BBF8" w:rsidR="00886B08" w:rsidRPr="00A164B9" w:rsidRDefault="00886B08" w:rsidP="00933CE2">
      <w:r w:rsidRPr="00A164B9">
        <w:t xml:space="preserve">O plano alimentar </w:t>
      </w:r>
      <w:r w:rsidR="00B61CCC">
        <w:t xml:space="preserve">era </w:t>
      </w:r>
      <w:r w:rsidRPr="00A164B9">
        <w:t xml:space="preserve">impresso, assim como </w:t>
      </w:r>
      <w:r w:rsidR="00E479F0" w:rsidRPr="00A164B9">
        <w:t>a</w:t>
      </w:r>
      <w:r w:rsidRPr="00A164B9">
        <w:t xml:space="preserve"> lista de substituições </w:t>
      </w:r>
      <w:r w:rsidR="00390CBA" w:rsidRPr="00A164B9">
        <w:t>respectiva</w:t>
      </w:r>
      <w:r w:rsidRPr="00A164B9">
        <w:t xml:space="preserve">. Em seguida, o participante </w:t>
      </w:r>
      <w:r w:rsidR="00B61CCC">
        <w:t xml:space="preserve">era </w:t>
      </w:r>
      <w:r w:rsidRPr="00A164B9">
        <w:t>orientado sobre o plano alimentar e sobre a importância da adesão</w:t>
      </w:r>
      <w:r w:rsidR="007706B9" w:rsidRPr="00A164B9">
        <w:t xml:space="preserve"> para o sucesso na perda de peso</w:t>
      </w:r>
      <w:r w:rsidRPr="00A164B9">
        <w:t xml:space="preserve">. Baseado no recordatório alimentar, </w:t>
      </w:r>
      <w:r w:rsidR="00B61CCC">
        <w:t xml:space="preserve">foram </w:t>
      </w:r>
      <w:r w:rsidRPr="00A164B9">
        <w:t xml:space="preserve">orientados de forma individualizada sobre os aspectos mais relevantes que </w:t>
      </w:r>
      <w:r w:rsidR="00AF49E5" w:rsidRPr="00A164B9">
        <w:t>necessita</w:t>
      </w:r>
      <w:r w:rsidR="00B61CCC">
        <w:t>vam</w:t>
      </w:r>
      <w:r w:rsidR="00AF49E5" w:rsidRPr="00A164B9">
        <w:t xml:space="preserve"> de ajustes</w:t>
      </w:r>
      <w:r w:rsidRPr="00A164B9">
        <w:t>, levando em consideração a quantidade e frequência das refeições, equilíbrio de macro e micronutrientes, inclusão de alimentos saudáveis e hidratação adequada.</w:t>
      </w:r>
    </w:p>
    <w:p w14:paraId="56048AFE" w14:textId="087B9900" w:rsidR="00886B08" w:rsidRPr="00A164B9" w:rsidRDefault="00886B08" w:rsidP="00933CE2">
      <w:r w:rsidRPr="00A164B9">
        <w:t>Em adição, os participantes receber</w:t>
      </w:r>
      <w:r w:rsidR="00B61CCC">
        <w:t>am</w:t>
      </w:r>
      <w:r w:rsidRPr="00A164B9">
        <w:t xml:space="preserve"> orientações gerais sobre um padrão alimentar adequado</w:t>
      </w:r>
      <w:r w:rsidR="00DF52B4" w:rsidRPr="00A164B9">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BA13C3" w:rsidRPr="00A164B9">
            <w:rPr>
              <w:color w:val="000000"/>
            </w:rPr>
            <w:t>(BENCHIMOL, 2016)</w:t>
          </w:r>
        </w:sdtContent>
      </w:sdt>
      <w:r w:rsidRPr="00A164B9">
        <w:t xml:space="preserve">, que abordará de forma sistemática os itens presentes </w:t>
      </w:r>
      <w:r w:rsidR="00502D6B" w:rsidRPr="00A164B9">
        <w:t xml:space="preserve">em uma </w:t>
      </w:r>
      <w:r w:rsidRPr="00A164B9">
        <w:t xml:space="preserve">cartilha que também </w:t>
      </w:r>
      <w:r w:rsidR="00B61CCC">
        <w:t xml:space="preserve">foi </w:t>
      </w:r>
      <w:r w:rsidRPr="00A164B9">
        <w:t>oferecida em forma impressa</w:t>
      </w:r>
      <w:r w:rsidR="00AD2463" w:rsidRPr="00A164B9">
        <w:t xml:space="preserve"> (</w:t>
      </w:r>
      <w:r w:rsidR="008A493D" w:rsidRPr="00A164B9">
        <w:fldChar w:fldCharType="begin"/>
      </w:r>
      <w:r w:rsidR="008A493D" w:rsidRPr="00A164B9">
        <w:instrText xml:space="preserve"> REF _Ref187789877 \h </w:instrText>
      </w:r>
      <w:r w:rsidR="008A493D" w:rsidRPr="00A164B9">
        <w:fldChar w:fldCharType="separate"/>
      </w:r>
      <w:r w:rsidR="00FB7DA7" w:rsidRPr="00A164B9">
        <w:t xml:space="preserve">APÊNDICE </w:t>
      </w:r>
      <w:r w:rsidR="00FB7DA7" w:rsidRPr="00A164B9">
        <w:rPr>
          <w:noProof/>
        </w:rPr>
        <w:t>B</w:t>
      </w:r>
      <w:r w:rsidR="008A493D" w:rsidRPr="00A164B9">
        <w:fldChar w:fldCharType="end"/>
      </w:r>
      <w:r w:rsidR="00933CE2" w:rsidRPr="00A164B9">
        <w:t>)</w:t>
      </w:r>
      <w:r w:rsidRPr="00A164B9">
        <w:t xml:space="preserve">. </w:t>
      </w:r>
    </w:p>
    <w:p w14:paraId="075507D8" w14:textId="359964D2" w:rsidR="00886B08" w:rsidRPr="00A164B9" w:rsidRDefault="00886B08" w:rsidP="00933CE2">
      <w:r w:rsidRPr="00A164B9">
        <w:t xml:space="preserve">Na segunda visita ao centro de pesquisa, a adesão ao plano alimentar </w:t>
      </w:r>
      <w:r w:rsidR="00B61CCC">
        <w:t>era avaliada e o</w:t>
      </w:r>
      <w:r w:rsidRPr="00A164B9">
        <w:t>s aspectos do plano alimentar que obtiveram baixa adesão</w:t>
      </w:r>
      <w:r w:rsidR="00B61CCC">
        <w:t xml:space="preserve"> </w:t>
      </w:r>
      <w:r w:rsidRPr="00A164B9">
        <w:t xml:space="preserve">reorientados. </w:t>
      </w:r>
    </w:p>
    <w:p w14:paraId="6AA7847B" w14:textId="0B3FD503" w:rsidR="00FB7933" w:rsidRPr="00A164B9" w:rsidRDefault="00B9741D" w:rsidP="00933CE2">
      <w:r w:rsidRPr="00A164B9">
        <w:t xml:space="preserve">Os planos alimentares, listas de substituições e cartilha de orientação utilizados neste estudo correspondem às diretrizes nutricionais </w:t>
      </w:r>
      <w:r w:rsidR="00FF25B0" w:rsidRPr="00A164B9">
        <w:t>adotadas pelo</w:t>
      </w:r>
      <w:r w:rsidRPr="00A164B9">
        <w:t xml:space="preserve"> </w:t>
      </w:r>
      <w:r w:rsidR="00AC4374" w:rsidRPr="00A164B9">
        <w:t>A</w:t>
      </w:r>
      <w:r w:rsidRPr="00A164B9">
        <w:t>mbulatório de Obesidade e Dislipidemia</w:t>
      </w:r>
      <w:r w:rsidR="00AC4374" w:rsidRPr="00A164B9">
        <w:t xml:space="preserve"> do HCFMRP-USP</w:t>
      </w:r>
      <w:r w:rsidRPr="00A164B9">
        <w:t xml:space="preserve">, </w:t>
      </w:r>
      <w:r w:rsidR="00664A2F" w:rsidRPr="00A164B9">
        <w:t xml:space="preserve">desenvolvidas pela equipe de Nutrologia deste </w:t>
      </w:r>
      <w:r w:rsidR="00664A2F" w:rsidRPr="00A164B9">
        <w:lastRenderedPageBreak/>
        <w:t xml:space="preserve">serviço. </w:t>
      </w:r>
      <w:r w:rsidRPr="00A164B9">
        <w:t>Des</w:t>
      </w:r>
      <w:r w:rsidR="006D3D57" w:rsidRPr="00A164B9">
        <w:t>t</w:t>
      </w:r>
      <w:r w:rsidRPr="00A164B9">
        <w:t xml:space="preserve">a forma, os </w:t>
      </w:r>
      <w:r w:rsidR="005F1725" w:rsidRPr="00A164B9">
        <w:t>participantes de pesquisa</w:t>
      </w:r>
      <w:r w:rsidRPr="00A164B9">
        <w:t xml:space="preserve"> receberão</w:t>
      </w:r>
      <w:r w:rsidR="009A0D88" w:rsidRPr="00A164B9">
        <w:t xml:space="preserve"> intervenção </w:t>
      </w:r>
      <w:r w:rsidRPr="00A164B9">
        <w:t>nutricional</w:t>
      </w:r>
      <w:r w:rsidR="000D4D8F" w:rsidRPr="00A164B9">
        <w:t xml:space="preserve"> consistente, baseada em evidências e</w:t>
      </w:r>
      <w:r w:rsidRPr="00A164B9">
        <w:t xml:space="preserve"> embasad</w:t>
      </w:r>
      <w:r w:rsidR="009A0D88" w:rsidRPr="00A164B9">
        <w:t>a</w:t>
      </w:r>
      <w:r w:rsidRPr="00A164B9">
        <w:t xml:space="preserve"> nas práticas recomendadas p</w:t>
      </w:r>
      <w:r w:rsidR="0069083A" w:rsidRPr="00A164B9">
        <w:t>or este</w:t>
      </w:r>
      <w:r w:rsidRPr="00A164B9">
        <w:t xml:space="preserve"> serviço, garantindo a qualidade e a uniformidade da</w:t>
      </w:r>
      <w:r w:rsidR="009A0D88" w:rsidRPr="00A164B9">
        <w:t>s</w:t>
      </w:r>
      <w:r w:rsidRPr="00A164B9">
        <w:t xml:space="preserve"> intervenç</w:t>
      </w:r>
      <w:r w:rsidR="009A0D88" w:rsidRPr="00A164B9">
        <w:t xml:space="preserve">ões </w:t>
      </w:r>
      <w:r w:rsidRPr="00A164B9">
        <w:t>realizada</w:t>
      </w:r>
      <w:r w:rsidR="009A0D88" w:rsidRPr="00A164B9">
        <w:t>s</w:t>
      </w:r>
      <w:r w:rsidR="00F87492" w:rsidRPr="00A164B9">
        <w:t xml:space="preserve">. </w:t>
      </w:r>
    </w:p>
    <w:p w14:paraId="246E7CDA" w14:textId="4EDAFB20" w:rsidR="00B81433" w:rsidRPr="00A164B9" w:rsidRDefault="001E4188" w:rsidP="00D3585B">
      <w:pPr>
        <w:pStyle w:val="Heading3"/>
        <w:rPr>
          <w:lang w:val="pt-BR"/>
        </w:rPr>
      </w:pPr>
      <w:bookmarkStart w:id="132" w:name="_Toc187787268"/>
      <w:bookmarkEnd w:id="128"/>
      <w:bookmarkEnd w:id="129"/>
      <w:bookmarkEnd w:id="131"/>
      <w:r w:rsidRPr="00A164B9">
        <w:rPr>
          <w:lang w:val="pt-BR"/>
        </w:rPr>
        <w:t>Pressão arterial sistêmica (pa)</w:t>
      </w:r>
      <w:bookmarkEnd w:id="132"/>
    </w:p>
    <w:p w14:paraId="0CCC6535" w14:textId="70A1A5B2" w:rsidR="005318A6" w:rsidRPr="00A164B9" w:rsidRDefault="00E55476" w:rsidP="008A493D">
      <w:r w:rsidRPr="00A164B9">
        <w:t>A PA será registrada utilizando esfigmomanômetro</w:t>
      </w:r>
      <w:r w:rsidR="0019158B" w:rsidRPr="00A164B9">
        <w:t xml:space="preserve"> oscilométric</w:t>
      </w:r>
      <w:r w:rsidR="00832DE3" w:rsidRPr="00A164B9">
        <w:t>o</w:t>
      </w:r>
      <w:r w:rsidR="00C1580A" w:rsidRPr="00A164B9">
        <w:t xml:space="preserve"> calibrado e aprovado pelo Inmetro</w:t>
      </w:r>
      <w:r w:rsidRPr="00A164B9">
        <w:t>.</w:t>
      </w:r>
      <w:r w:rsidR="00832DE3" w:rsidRPr="00A164B9">
        <w:t xml:space="preserve"> </w:t>
      </w:r>
      <w:r w:rsidR="003C28E0" w:rsidRPr="00A164B9">
        <w:t>Será utilizado manguito de</w:t>
      </w:r>
      <w:r w:rsidR="00832DE3" w:rsidRPr="00A164B9">
        <w:t xml:space="preserve"> tamanho apropriado para a circunferência do braço do participante</w:t>
      </w:r>
      <w:r w:rsidRPr="00A164B9">
        <w:t xml:space="preserve"> </w:t>
      </w:r>
      <w:r w:rsidR="00832DE3" w:rsidRPr="00A164B9">
        <w:rPr>
          <w:rFonts w:ascii="Calibri" w:hAnsi="Calibri" w:cs="Calibri"/>
        </w:rPr>
        <w:t>﻿</w:t>
      </w:r>
      <w:r w:rsidR="00832DE3" w:rsidRPr="00A164B9">
        <w:t xml:space="preserve">para </w:t>
      </w:r>
      <w:r w:rsidR="00817B85" w:rsidRPr="00A164B9">
        <w:t>não</w:t>
      </w:r>
      <w:r w:rsidR="00832DE3" w:rsidRPr="00A164B9">
        <w:t xml:space="preserve"> haver </w:t>
      </w:r>
      <w:proofErr w:type="spellStart"/>
      <w:r w:rsidR="00832DE3" w:rsidRPr="00A164B9">
        <w:t>superestimação</w:t>
      </w:r>
      <w:proofErr w:type="spellEnd"/>
      <w:r w:rsidR="00832DE3" w:rsidRPr="00A164B9">
        <w:t xml:space="preserve"> da PA</w:t>
      </w:r>
      <w:r w:rsidR="00FC7767" w:rsidRPr="00A164B9">
        <w:rPr>
          <w:rFonts w:ascii="Calibri" w:hAnsi="Calibri" w:cs="Calibri"/>
        </w:rPr>
        <w:t>﻿</w:t>
      </w:r>
      <w:r w:rsidR="00FC7767" w:rsidRPr="00A164B9">
        <w:t>S</w:t>
      </w:r>
      <w:r w:rsidR="003C28E0" w:rsidRPr="00A164B9">
        <w:t>. S</w:t>
      </w:r>
      <w:r w:rsidR="00FC7767" w:rsidRPr="00A164B9">
        <w:t xml:space="preserve">erá solicitado ao </w:t>
      </w:r>
      <w:r w:rsidR="00FD4F4E" w:rsidRPr="00A164B9">
        <w:t>participante da pesquisa</w:t>
      </w:r>
      <w:r w:rsidR="00FC7767" w:rsidRPr="00A164B9">
        <w:t xml:space="preserve"> sentar-se confortavelmente em um ambiente silencioso por 5 minutos, antes de iniciar as medições da PA. O procedimento será explicado </w:t>
      </w:r>
      <w:r w:rsidR="00847CD2" w:rsidRPr="00A164B9">
        <w:t xml:space="preserve">para o </w:t>
      </w:r>
      <w:r w:rsidR="00FD4F4E" w:rsidRPr="00A164B9">
        <w:t>participante da pesquisa</w:t>
      </w:r>
      <w:r w:rsidR="00847CD2" w:rsidRPr="00A164B9">
        <w:t xml:space="preserve">, que será </w:t>
      </w:r>
      <w:r w:rsidR="00FC7767" w:rsidRPr="00A164B9">
        <w:t>orient</w:t>
      </w:r>
      <w:r w:rsidR="00847CD2" w:rsidRPr="00A164B9">
        <w:t>ado</w:t>
      </w:r>
      <w:r w:rsidR="00FC7767" w:rsidRPr="00A164B9">
        <w:t xml:space="preserve"> a não conversar durante a medição. Possíveis dúvidas </w:t>
      </w:r>
      <w:r w:rsidR="00847CD2" w:rsidRPr="00A164B9">
        <w:t>serão</w:t>
      </w:r>
      <w:r w:rsidR="00FC7767" w:rsidRPr="00A164B9">
        <w:t xml:space="preserve"> esclarecidas antes ou depois do procedimento. </w:t>
      </w:r>
      <w:r w:rsidR="00847CD2" w:rsidRPr="00A164B9">
        <w:t xml:space="preserve">Será </w:t>
      </w:r>
      <w:r w:rsidR="00103D8A" w:rsidRPr="00A164B9">
        <w:t xml:space="preserve">certificado que </w:t>
      </w:r>
      <w:r w:rsidR="00175B71" w:rsidRPr="00A164B9">
        <w:t xml:space="preserve">o participante não </w:t>
      </w:r>
      <w:r w:rsidR="00744C35" w:rsidRPr="00A164B9">
        <w:t xml:space="preserve">está </w:t>
      </w:r>
      <w:r w:rsidR="00175B71" w:rsidRPr="00A164B9">
        <w:t>com a bexiga cheia;</w:t>
      </w:r>
      <w:r w:rsidR="00744C35" w:rsidRPr="00A164B9">
        <w:t xml:space="preserve"> p</w:t>
      </w:r>
      <w:r w:rsidR="00175B71" w:rsidRPr="00A164B9">
        <w:t>raticou exercícios físicos há, pelo menos, 60 minutos;</w:t>
      </w:r>
      <w:r w:rsidR="00744C35" w:rsidRPr="00A164B9">
        <w:t xml:space="preserve"> i</w:t>
      </w:r>
      <w:r w:rsidR="00175B71" w:rsidRPr="00A164B9">
        <w:t>ngeriu bebidas alcoólicas, café ou alimentos</w:t>
      </w:r>
      <w:r w:rsidR="00C71962" w:rsidRPr="00A164B9">
        <w:t xml:space="preserve"> ou</w:t>
      </w:r>
      <w:r w:rsidR="00744C35" w:rsidRPr="00A164B9">
        <w:t xml:space="preserve"> f</w:t>
      </w:r>
      <w:r w:rsidR="00175B71" w:rsidRPr="00A164B9">
        <w:t>umou nos 30 minutos anteriores</w:t>
      </w:r>
      <w:r w:rsidR="00802E1A" w:rsidRPr="00A164B9">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BA13C3" w:rsidRPr="00A164B9">
            <w:rPr>
              <w:color w:val="000000"/>
            </w:rPr>
            <w:t>(MARKMAN et al., 2021)</w:t>
          </w:r>
        </w:sdtContent>
      </w:sdt>
      <w:r w:rsidR="00175B71" w:rsidRPr="00A164B9">
        <w:t>.</w:t>
      </w:r>
    </w:p>
    <w:p w14:paraId="1B809BF2" w14:textId="5A78BD16" w:rsidR="005318A6" w:rsidRPr="00A164B9" w:rsidRDefault="005318A6" w:rsidP="00994CE8">
      <w:pPr>
        <w:rPr>
          <w:rFonts w:ascii="Aptos" w:hAnsi="Aptos" w:cstheme="majorHAnsi"/>
        </w:rPr>
      </w:pPr>
    </w:p>
    <w:tbl>
      <w:tblPr>
        <w:tblStyle w:val="Tabelapadro"/>
        <w:tblW w:w="0" w:type="auto"/>
        <w:tblLook w:val="04E0" w:firstRow="1" w:lastRow="1" w:firstColumn="1" w:lastColumn="0" w:noHBand="0" w:noVBand="1"/>
      </w:tblPr>
      <w:tblGrid>
        <w:gridCol w:w="1696"/>
        <w:gridCol w:w="2831"/>
        <w:gridCol w:w="2264"/>
        <w:gridCol w:w="2264"/>
      </w:tblGrid>
      <w:tr w:rsidR="00A755E0" w:rsidRPr="00A164B9"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A164B9" w:rsidRDefault="005318A6" w:rsidP="003B0C1E">
            <w:pPr>
              <w:pStyle w:val="Textotabela"/>
            </w:pPr>
            <w:r w:rsidRPr="00A164B9">
              <w:t>Circunferência</w:t>
            </w:r>
          </w:p>
        </w:tc>
        <w:tc>
          <w:tcPr>
            <w:tcW w:w="2831" w:type="dxa"/>
          </w:tcPr>
          <w:p w14:paraId="7CF63013" w14:textId="4093380E" w:rsidR="00A755E0" w:rsidRPr="00A164B9" w:rsidRDefault="005318A6" w:rsidP="003B0C1E">
            <w:pPr>
              <w:pStyle w:val="Textotabela"/>
            </w:pPr>
            <w:r w:rsidRPr="00A164B9">
              <w:t>Denominação do manguito</w:t>
            </w:r>
          </w:p>
        </w:tc>
        <w:tc>
          <w:tcPr>
            <w:tcW w:w="2264" w:type="dxa"/>
          </w:tcPr>
          <w:p w14:paraId="0B9F52C6" w14:textId="02E39B6A" w:rsidR="00A755E0" w:rsidRPr="00A164B9" w:rsidRDefault="005318A6" w:rsidP="003B0C1E">
            <w:pPr>
              <w:pStyle w:val="Textotabela"/>
            </w:pPr>
            <w:r w:rsidRPr="00A164B9">
              <w:t>Largura do manguito</w:t>
            </w:r>
          </w:p>
        </w:tc>
        <w:tc>
          <w:tcPr>
            <w:tcW w:w="2264" w:type="dxa"/>
          </w:tcPr>
          <w:p w14:paraId="7A3731CB" w14:textId="2CFCFB64" w:rsidR="00A755E0" w:rsidRPr="00A164B9" w:rsidRDefault="005318A6" w:rsidP="003B0C1E">
            <w:pPr>
              <w:pStyle w:val="Textotabela"/>
            </w:pPr>
            <w:r w:rsidRPr="00A164B9">
              <w:t>Comprimento da bolsa</w:t>
            </w:r>
          </w:p>
        </w:tc>
      </w:tr>
      <w:tr w:rsidR="005318A6" w:rsidRPr="00A164B9" w14:paraId="36385371" w14:textId="77777777" w:rsidTr="00045D2E">
        <w:tc>
          <w:tcPr>
            <w:tcW w:w="1696" w:type="dxa"/>
          </w:tcPr>
          <w:p w14:paraId="301C2B6F" w14:textId="4B893C80" w:rsidR="00A755E0" w:rsidRPr="00A164B9" w:rsidRDefault="003931D5" w:rsidP="003B0C1E">
            <w:pPr>
              <w:pStyle w:val="Textotabela"/>
            </w:pPr>
            <w:r w:rsidRPr="00A164B9">
              <w:t>22-26 cm</w:t>
            </w:r>
            <w:r w:rsidRPr="00A164B9">
              <w:tab/>
              <w:t xml:space="preserve"> </w:t>
            </w:r>
          </w:p>
        </w:tc>
        <w:tc>
          <w:tcPr>
            <w:tcW w:w="2831" w:type="dxa"/>
          </w:tcPr>
          <w:p w14:paraId="43BB2115" w14:textId="290E1E5E" w:rsidR="00A755E0" w:rsidRPr="00A164B9" w:rsidRDefault="003931D5" w:rsidP="003B0C1E">
            <w:pPr>
              <w:pStyle w:val="Textotabela"/>
            </w:pPr>
            <w:r w:rsidRPr="00A164B9">
              <w:t>Adulto pequeno</w:t>
            </w:r>
          </w:p>
        </w:tc>
        <w:tc>
          <w:tcPr>
            <w:tcW w:w="2264" w:type="dxa"/>
          </w:tcPr>
          <w:p w14:paraId="7CF101B6" w14:textId="501F39F1" w:rsidR="00A755E0" w:rsidRPr="00A164B9" w:rsidRDefault="003931D5" w:rsidP="003B0C1E">
            <w:pPr>
              <w:pStyle w:val="Textotabela"/>
            </w:pPr>
            <w:r w:rsidRPr="00A164B9">
              <w:t>10 cm</w:t>
            </w:r>
          </w:p>
        </w:tc>
        <w:tc>
          <w:tcPr>
            <w:tcW w:w="2264" w:type="dxa"/>
          </w:tcPr>
          <w:p w14:paraId="44DB9036" w14:textId="098F9122" w:rsidR="00A755E0" w:rsidRPr="00A164B9" w:rsidRDefault="003931D5" w:rsidP="003B0C1E">
            <w:pPr>
              <w:pStyle w:val="Textotabela"/>
            </w:pPr>
            <w:r w:rsidRPr="00A164B9">
              <w:t>24 cm</w:t>
            </w:r>
          </w:p>
        </w:tc>
      </w:tr>
      <w:tr w:rsidR="00A755E0" w:rsidRPr="00A164B9" w14:paraId="71E733DD" w14:textId="77777777" w:rsidTr="00045D2E">
        <w:tc>
          <w:tcPr>
            <w:tcW w:w="1696" w:type="dxa"/>
          </w:tcPr>
          <w:p w14:paraId="29E5D824" w14:textId="6171FBBA" w:rsidR="00A755E0" w:rsidRPr="00A164B9" w:rsidRDefault="00A505BF" w:rsidP="003B0C1E">
            <w:pPr>
              <w:pStyle w:val="Textotabela"/>
            </w:pPr>
            <w:r w:rsidRPr="00A164B9">
              <w:t>27-34 cm</w:t>
            </w:r>
          </w:p>
        </w:tc>
        <w:tc>
          <w:tcPr>
            <w:tcW w:w="2831" w:type="dxa"/>
          </w:tcPr>
          <w:p w14:paraId="71A1987E" w14:textId="13A1BD80" w:rsidR="00A755E0" w:rsidRPr="00A164B9" w:rsidRDefault="00A505BF" w:rsidP="003B0C1E">
            <w:pPr>
              <w:pStyle w:val="Textotabela"/>
            </w:pPr>
            <w:r w:rsidRPr="00A164B9">
              <w:t>Adulto</w:t>
            </w:r>
          </w:p>
        </w:tc>
        <w:tc>
          <w:tcPr>
            <w:tcW w:w="2264" w:type="dxa"/>
          </w:tcPr>
          <w:p w14:paraId="5F641B8C" w14:textId="26CF4AD8" w:rsidR="00A755E0" w:rsidRPr="00A164B9" w:rsidRDefault="00A505BF" w:rsidP="003B0C1E">
            <w:pPr>
              <w:pStyle w:val="Textotabela"/>
            </w:pPr>
            <w:r w:rsidRPr="00A164B9">
              <w:t>13 cm</w:t>
            </w:r>
          </w:p>
        </w:tc>
        <w:tc>
          <w:tcPr>
            <w:tcW w:w="2264" w:type="dxa"/>
          </w:tcPr>
          <w:p w14:paraId="1E81BAC7" w14:textId="0A460008" w:rsidR="00A755E0" w:rsidRPr="00A164B9" w:rsidRDefault="00A505BF" w:rsidP="003B0C1E">
            <w:pPr>
              <w:pStyle w:val="Textotabela"/>
            </w:pPr>
            <w:r w:rsidRPr="00A164B9">
              <w:t>30 cm</w:t>
            </w:r>
          </w:p>
        </w:tc>
      </w:tr>
      <w:tr w:rsidR="005318A6" w:rsidRPr="00A164B9" w14:paraId="43BFF480" w14:textId="77777777" w:rsidTr="00045D2E">
        <w:tc>
          <w:tcPr>
            <w:tcW w:w="1696" w:type="dxa"/>
          </w:tcPr>
          <w:p w14:paraId="4DBDA1BE" w14:textId="6985FC85" w:rsidR="00A755E0" w:rsidRPr="00A164B9" w:rsidRDefault="00A505BF" w:rsidP="003B0C1E">
            <w:pPr>
              <w:pStyle w:val="Textotabela"/>
            </w:pPr>
            <w:r w:rsidRPr="00A164B9">
              <w:t>35-44 cm</w:t>
            </w:r>
          </w:p>
        </w:tc>
        <w:tc>
          <w:tcPr>
            <w:tcW w:w="2831" w:type="dxa"/>
          </w:tcPr>
          <w:p w14:paraId="7EF2C49F" w14:textId="0A1AD12B" w:rsidR="00A755E0" w:rsidRPr="00A164B9" w:rsidRDefault="00A505BF" w:rsidP="003B0C1E">
            <w:pPr>
              <w:pStyle w:val="Textotabela"/>
            </w:pPr>
            <w:r w:rsidRPr="00A164B9">
              <w:t>Adulto grande</w:t>
            </w:r>
          </w:p>
        </w:tc>
        <w:tc>
          <w:tcPr>
            <w:tcW w:w="2264" w:type="dxa"/>
          </w:tcPr>
          <w:p w14:paraId="426DF65B" w14:textId="05A0795D" w:rsidR="00A755E0" w:rsidRPr="00A164B9" w:rsidRDefault="00A505BF" w:rsidP="003B0C1E">
            <w:pPr>
              <w:pStyle w:val="Textotabela"/>
            </w:pPr>
            <w:r w:rsidRPr="00A164B9">
              <w:t>16 cm</w:t>
            </w:r>
          </w:p>
        </w:tc>
        <w:tc>
          <w:tcPr>
            <w:tcW w:w="2264" w:type="dxa"/>
          </w:tcPr>
          <w:p w14:paraId="0F90DECC" w14:textId="6A7ABF6B" w:rsidR="00A755E0" w:rsidRPr="00A164B9" w:rsidRDefault="00A505BF" w:rsidP="003B0C1E">
            <w:pPr>
              <w:pStyle w:val="Textotabela"/>
            </w:pPr>
            <w:r w:rsidRPr="00A164B9">
              <w:t>38 cm</w:t>
            </w:r>
          </w:p>
        </w:tc>
      </w:tr>
      <w:tr w:rsidR="00A755E0" w:rsidRPr="00A164B9"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A164B9" w:rsidRDefault="00A505BF" w:rsidP="003B0C1E">
            <w:pPr>
              <w:pStyle w:val="Textotabela"/>
            </w:pPr>
            <w:r w:rsidRPr="00A164B9">
              <w:t>45-52 cm</w:t>
            </w:r>
          </w:p>
        </w:tc>
        <w:tc>
          <w:tcPr>
            <w:tcW w:w="2831" w:type="dxa"/>
          </w:tcPr>
          <w:p w14:paraId="2E177CA3" w14:textId="03FF5FA1" w:rsidR="00A755E0" w:rsidRPr="00A164B9" w:rsidRDefault="00A505BF" w:rsidP="003B0C1E">
            <w:pPr>
              <w:pStyle w:val="Textotabela"/>
            </w:pPr>
            <w:r w:rsidRPr="00A164B9">
              <w:t>Coxa</w:t>
            </w:r>
          </w:p>
        </w:tc>
        <w:tc>
          <w:tcPr>
            <w:tcW w:w="2264" w:type="dxa"/>
          </w:tcPr>
          <w:p w14:paraId="56154DA8" w14:textId="14B17733" w:rsidR="00A755E0" w:rsidRPr="00A164B9" w:rsidRDefault="00A505BF" w:rsidP="003B0C1E">
            <w:pPr>
              <w:pStyle w:val="Textotabela"/>
            </w:pPr>
            <w:r w:rsidRPr="00A164B9">
              <w:t>20 cm</w:t>
            </w:r>
          </w:p>
        </w:tc>
        <w:tc>
          <w:tcPr>
            <w:tcW w:w="2264" w:type="dxa"/>
          </w:tcPr>
          <w:p w14:paraId="0A511B13" w14:textId="69771512" w:rsidR="00A755E0" w:rsidRPr="00A164B9" w:rsidRDefault="00A505BF" w:rsidP="003B0C1E">
            <w:pPr>
              <w:pStyle w:val="Textotabela"/>
            </w:pPr>
            <w:r w:rsidRPr="00A164B9">
              <w:t>42 cm</w:t>
            </w:r>
          </w:p>
        </w:tc>
      </w:tr>
    </w:tbl>
    <w:p w14:paraId="22821265" w14:textId="3F545792" w:rsidR="00CA5A60" w:rsidRPr="00A164B9" w:rsidRDefault="00CA5A60" w:rsidP="00045D2E">
      <w:pPr>
        <w:pStyle w:val="Legenda"/>
      </w:pPr>
      <w:bookmarkStart w:id="133" w:name="_Toc187760382"/>
      <w:bookmarkStart w:id="134" w:name="_Toc187767599"/>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5</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5</w:t>
      </w:r>
      <w:r w:rsidR="005F0591" w:rsidRPr="00A164B9">
        <w:fldChar w:fldCharType="end"/>
      </w:r>
      <w:r w:rsidRPr="00A164B9">
        <w:t xml:space="preserve">: </w:t>
      </w:r>
      <w:r w:rsidR="00223551" w:rsidRPr="00A164B9">
        <w:t>D</w:t>
      </w:r>
      <w:r w:rsidRPr="00A164B9">
        <w:t>imensões do manguito de acordo com a circunferência do membro</w:t>
      </w:r>
      <w:bookmarkEnd w:id="133"/>
      <w:bookmarkEnd w:id="134"/>
      <w:r w:rsidRPr="00A164B9">
        <w:t xml:space="preserve"> </w:t>
      </w:r>
    </w:p>
    <w:p w14:paraId="1418B41C" w14:textId="3A431D32" w:rsidR="00802E1A" w:rsidRPr="00A164B9" w:rsidRDefault="00802E1A" w:rsidP="008A493D">
      <w:r w:rsidRPr="00A164B9">
        <w:t>O manguito será posicionado ao nível do coração</w:t>
      </w:r>
      <w:r w:rsidR="00AB1459" w:rsidRPr="00A164B9">
        <w:t>, com a</w:t>
      </w:r>
      <w:r w:rsidRPr="00A164B9">
        <w:t xml:space="preserve"> palma da mão voltada para cima e as roupas </w:t>
      </w:r>
      <w:r w:rsidR="00A0400C" w:rsidRPr="00A164B9">
        <w:t xml:space="preserve">sem </w:t>
      </w:r>
      <w:r w:rsidRPr="00A164B9">
        <w:t>garrotear o braço. As costas e o antebraço</w:t>
      </w:r>
      <w:r w:rsidR="007E78B3" w:rsidRPr="00A164B9">
        <w:t xml:space="preserve"> estarão</w:t>
      </w:r>
      <w:r w:rsidRPr="00A164B9">
        <w:t xml:space="preserve"> apoiados; as pernas, descruzadas; e os pés, apoiados no chão</w:t>
      </w:r>
      <w:r w:rsidR="0054574C" w:rsidRPr="00A164B9">
        <w:t xml:space="preserve">. Na primeira visita, a PA será aferida nos dois braços, </w:t>
      </w:r>
      <w:r w:rsidR="007B1206" w:rsidRPr="00A164B9">
        <w:t xml:space="preserve">e será utilizado como referência o braço </w:t>
      </w:r>
      <w:r w:rsidR="0054574C" w:rsidRPr="00A164B9">
        <w:t>com o maior valor</w:t>
      </w:r>
      <w:r w:rsidR="00EB14AC" w:rsidRPr="00A164B9">
        <w:t>. Após a determinação do membro de referência, ser</w:t>
      </w:r>
      <w:r w:rsidR="004C69C6" w:rsidRPr="00A164B9">
        <w:t>ão</w:t>
      </w:r>
      <w:r w:rsidR="00EB14AC" w:rsidRPr="00A164B9">
        <w:t xml:space="preserve"> realizad</w:t>
      </w:r>
      <w:r w:rsidR="004C69C6" w:rsidRPr="00A164B9">
        <w:t>as</w:t>
      </w:r>
      <w:r w:rsidR="00EB14AC" w:rsidRPr="00A164B9">
        <w:t xml:space="preserve"> t</w:t>
      </w:r>
      <w:r w:rsidR="00650E2D" w:rsidRPr="00A164B9">
        <w:t>rês</w:t>
      </w:r>
      <w:r w:rsidR="00EB14AC" w:rsidRPr="00A164B9">
        <w:t xml:space="preserve"> aferições</w:t>
      </w:r>
      <w:r w:rsidR="00650E2D" w:rsidRPr="00A164B9">
        <w:t xml:space="preserve"> de PA, com intervalo de 1 a 2 minutos</w:t>
      </w:r>
      <w:r w:rsidR="000F3635" w:rsidRPr="00A164B9">
        <w:t xml:space="preserve">. </w:t>
      </w:r>
      <w:r w:rsidR="00650E2D" w:rsidRPr="00A164B9">
        <w:t xml:space="preserve"> </w:t>
      </w:r>
      <w:r w:rsidR="000F3635" w:rsidRPr="00A164B9">
        <w:t>M</w:t>
      </w:r>
      <w:r w:rsidR="00650E2D" w:rsidRPr="00A164B9">
        <w:t>edidas adicionais</w:t>
      </w:r>
      <w:r w:rsidR="000F3635" w:rsidRPr="00A164B9">
        <w:t xml:space="preserve"> serão realizadas</w:t>
      </w:r>
      <w:r w:rsidR="00650E2D" w:rsidRPr="00A164B9">
        <w:t xml:space="preserve"> somente se as duas primeiras leituras diferirem em &gt; 10 mmHg. Será registrado </w:t>
      </w:r>
      <w:r w:rsidR="00DD57FE" w:rsidRPr="00A164B9">
        <w:t>o membro de referência e a</w:t>
      </w:r>
      <w:r w:rsidR="00650E2D" w:rsidRPr="00A164B9">
        <w:t xml:space="preserve"> média das duas últimas leituras, sem arredondamentos</w:t>
      </w:r>
      <w:r w:rsidR="00DD57FE" w:rsidRPr="00A164B9">
        <w:t xml:space="preserve">. Nas visitas subsequentes será </w:t>
      </w:r>
      <w:r w:rsidR="00AA7CB3" w:rsidRPr="00A164B9">
        <w:t>mantido o</w:t>
      </w:r>
      <w:r w:rsidR="00DD57FE" w:rsidRPr="00A164B9">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BA13C3" w:rsidRPr="00A164B9">
            <w:rPr>
              <w:color w:val="000000"/>
            </w:rPr>
            <w:t>(MARKMAN et al., 2021)</w:t>
          </w:r>
        </w:sdtContent>
      </w:sdt>
    </w:p>
    <w:p w14:paraId="3B46A303" w14:textId="63796218" w:rsidR="00FF1028" w:rsidRPr="00A164B9" w:rsidRDefault="00E55476" w:rsidP="008A493D">
      <w:r w:rsidRPr="00A164B9">
        <w:t xml:space="preserve">A PA </w:t>
      </w:r>
      <w:r w:rsidR="0029140B" w:rsidRPr="00A164B9">
        <w:t xml:space="preserve">será aferida </w:t>
      </w:r>
      <w:r w:rsidR="00FE7291" w:rsidRPr="00A164B9">
        <w:t xml:space="preserve">aproximadamente </w:t>
      </w:r>
      <w:r w:rsidRPr="00A164B9">
        <w:t xml:space="preserve">no mesmo horário do dia (dentro de </w:t>
      </w:r>
      <w:r w:rsidR="00FE7291" w:rsidRPr="00A164B9">
        <w:t>60</w:t>
      </w:r>
      <w:r w:rsidRPr="00A164B9">
        <w:t xml:space="preserve"> minutos), a fim de evitar a influência de variações circadianas na PA,</w:t>
      </w:r>
      <w:r w:rsidR="002B6B76" w:rsidRPr="00A164B9">
        <w:t xml:space="preserve"> com</w:t>
      </w:r>
      <w:r w:rsidRPr="00A164B9">
        <w:t xml:space="preserve"> aproximadamente a mesma </w:t>
      </w:r>
      <w:r w:rsidRPr="00A164B9">
        <w:lastRenderedPageBreak/>
        <w:t>frequência cardíaca e p</w:t>
      </w:r>
      <w:r w:rsidR="003A66FD" w:rsidRPr="00A164B9">
        <w:t>el</w:t>
      </w:r>
      <w:r w:rsidRPr="00A164B9">
        <w:t>o mesmo observador</w:t>
      </w:r>
      <w:r w:rsidR="003A66FD" w:rsidRPr="00A164B9">
        <w:t>,</w:t>
      </w:r>
      <w:r w:rsidRPr="00A164B9">
        <w:t xml:space="preserve"> </w:t>
      </w:r>
      <w:r w:rsidR="003A66FD" w:rsidRPr="00A164B9">
        <w:t xml:space="preserve">utilizando </w:t>
      </w:r>
      <w:r w:rsidRPr="00A164B9">
        <w:t>os mesmos instrumentos ao longo do estud</w:t>
      </w:r>
      <w:r w:rsidR="00D129C6" w:rsidRPr="00A164B9">
        <w:t>o</w:t>
      </w:r>
      <w:r w:rsidRPr="00A164B9">
        <w:t xml:space="preserve">. </w:t>
      </w:r>
      <w:r w:rsidR="000E0251" w:rsidRPr="00A164B9">
        <w:t xml:space="preserve">A </w:t>
      </w:r>
      <w:r w:rsidR="00DC51AA" w:rsidRPr="00A164B9">
        <w:t>pressão arterial média (PAM)</w:t>
      </w:r>
      <w:r w:rsidR="000E0251" w:rsidRPr="00A164B9">
        <w:t xml:space="preserve"> será calculada e utilizada </w:t>
      </w:r>
      <w:r w:rsidR="00F31AC4" w:rsidRPr="00A164B9">
        <w:t>na análise estatística</w:t>
      </w:r>
      <w:r w:rsidR="00DC51AA" w:rsidRPr="00A164B9">
        <w:t>, uma vez que resume a PAS e a PAD com um único valor</w:t>
      </w:r>
      <w:r w:rsidR="000E0251" w:rsidRPr="00A164B9">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BA13C3" w:rsidRPr="00A164B9">
            <w:rPr>
              <w:color w:val="000000"/>
            </w:rPr>
            <w:t>(RANGINENI; SHARADA; SAXENA, 2007)</w:t>
          </w:r>
        </w:sdtContent>
      </w:sdt>
      <w:r w:rsidR="00DC51AA" w:rsidRPr="00A164B9">
        <w:t>.</w:t>
      </w:r>
    </w:p>
    <w:p w14:paraId="04E318C7" w14:textId="70821AE6" w:rsidR="00D569C2" w:rsidRPr="00A164B9" w:rsidRDefault="001E4188" w:rsidP="00D3585B">
      <w:pPr>
        <w:pStyle w:val="Heading3"/>
        <w:rPr>
          <w:lang w:val="pt-BR"/>
        </w:rPr>
      </w:pPr>
      <w:bookmarkStart w:id="135" w:name="_Toc113573687"/>
      <w:bookmarkStart w:id="136" w:name="_Toc128317844"/>
      <w:bookmarkStart w:id="137" w:name="_Toc132992082"/>
      <w:bookmarkStart w:id="138" w:name="_Toc187787269"/>
      <w:r w:rsidRPr="00A164B9">
        <w:rPr>
          <w:lang w:val="pt-BR"/>
        </w:rPr>
        <w:t>Instrumento de avaliação de qualidade de vida</w:t>
      </w:r>
      <w:bookmarkEnd w:id="135"/>
      <w:r w:rsidRPr="00A164B9">
        <w:rPr>
          <w:lang w:val="pt-BR"/>
        </w:rPr>
        <w:t xml:space="preserve"> (whoqol-bref)</w:t>
      </w:r>
      <w:bookmarkEnd w:id="136"/>
      <w:bookmarkEnd w:id="137"/>
      <w:bookmarkEnd w:id="138"/>
    </w:p>
    <w:p w14:paraId="5BD7CA11" w14:textId="3FC1B841" w:rsidR="00B81433" w:rsidRPr="00A164B9" w:rsidRDefault="00D569C2" w:rsidP="008A493D">
      <w:r w:rsidRPr="00A164B9">
        <w:t>A qualidade de vida será avaliada através do Instrumento de Avaliação da Qualidade de Vida da</w:t>
      </w:r>
      <w:r w:rsidR="00D91F94" w:rsidRPr="00A164B9">
        <w:t xml:space="preserve"> OMS</w:t>
      </w:r>
      <w:r w:rsidRPr="00A164B9">
        <w:t xml:space="preserve"> – WHOQOL-</w:t>
      </w:r>
      <w:r w:rsidR="00A230CA" w:rsidRPr="00A164B9">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BA13C3" w:rsidRPr="00A164B9">
            <w:rPr>
              <w:color w:val="000000"/>
            </w:rPr>
            <w:t>(FLECK, [s.d.])</w:t>
          </w:r>
        </w:sdtContent>
      </w:sdt>
      <w:r w:rsidRPr="00A164B9">
        <w:t xml:space="preserve">, </w:t>
      </w:r>
      <w:r w:rsidR="00A230CA" w:rsidRPr="00A164B9">
        <w:t>na</w:t>
      </w:r>
      <w:r w:rsidRPr="00A164B9">
        <w:t xml:space="preserve"> </w:t>
      </w:r>
      <w:r w:rsidR="00A230CA" w:rsidRPr="00A164B9">
        <w:t>su</w:t>
      </w:r>
      <w:r w:rsidRPr="00A164B9">
        <w:t xml:space="preserve">a versão validada </w:t>
      </w:r>
      <w:r w:rsidR="00A230CA" w:rsidRPr="00A164B9">
        <w:t xml:space="preserve">em </w:t>
      </w:r>
      <w:r w:rsidRPr="00A164B9">
        <w:t>língua portuguesa.</w:t>
      </w:r>
      <w:r w:rsidR="008565AF" w:rsidRPr="00A164B9">
        <w:t xml:space="preserve"> </w:t>
      </w:r>
      <w:r w:rsidRPr="00A164B9">
        <w:t xml:space="preserve">O formulário será aplicado e corrigido de acordo com as recomendações do 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BA13C3" w:rsidRPr="00A164B9">
            <w:rPr>
              <w:color w:val="000000"/>
            </w:rPr>
            <w:t>(WHO, 2012)</w:t>
          </w:r>
        </w:sdtContent>
      </w:sdt>
      <w:r w:rsidRPr="00A164B9">
        <w:t xml:space="preserve">. </w:t>
      </w:r>
      <w:r w:rsidR="00714C3F" w:rsidRPr="00A164B9">
        <w:t xml:space="preserve">O tempo médio para preenchimento é de </w:t>
      </w:r>
      <w:r w:rsidR="00A2555F" w:rsidRPr="00A164B9">
        <w:t xml:space="preserve">aproximadamente 10 minutos na versão </w:t>
      </w:r>
      <w:r w:rsidR="00A16863" w:rsidRPr="00A164B9">
        <w:t>autoadministrada</w:t>
      </w:r>
      <w:r w:rsidR="00A2555F" w:rsidRPr="00A164B9">
        <w:t xml:space="preserve"> e 15 minutos quando respondido </w:t>
      </w:r>
      <w:r w:rsidR="00A16863" w:rsidRPr="00A164B9">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BA13C3" w:rsidRPr="00A164B9">
            <w:rPr>
              <w:color w:val="000000"/>
            </w:rPr>
            <w:t>(HWANG et al., 2003)</w:t>
          </w:r>
        </w:sdtContent>
      </w:sdt>
      <w:r w:rsidR="00A16863" w:rsidRPr="00A164B9">
        <w:t>.</w:t>
      </w:r>
    </w:p>
    <w:p w14:paraId="10129428" w14:textId="296F1E26" w:rsidR="00063FC9" w:rsidRPr="00A164B9" w:rsidRDefault="006C49C9" w:rsidP="008A493D">
      <w:pPr>
        <w:rPr>
          <w:i/>
        </w:rPr>
      </w:pPr>
      <w:r w:rsidRPr="00A164B9">
        <w:t>A nota atribuída a cada um dos domínios é calculada através da média de todos os itens incluídos em cada domínio e multiplicando o resultado por quatro, de forma a</w:t>
      </w:r>
      <w:r w:rsidR="00923C07" w:rsidRPr="00A164B9">
        <w:t xml:space="preserve"> resultar em</w:t>
      </w:r>
      <w:r w:rsidR="00F067F6" w:rsidRPr="00A164B9">
        <w:t xml:space="preserve"> valor comparável a WHOQOL-100. Em seguida, é utilizado uma fórmula para transformar o</w:t>
      </w:r>
      <w:r w:rsidR="00EC0255" w:rsidRPr="00A164B9">
        <w:t xml:space="preserve"> resultado em uma escala que varia de 0 a 100</w:t>
      </w:r>
      <w:r w:rsidR="00223AE1" w:rsidRPr="00A164B9">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BA13C3" w:rsidRPr="00A164B9">
            <w:rPr>
              <w:color w:val="000000"/>
            </w:rPr>
            <w:t>(WHO, 2012)</w:t>
          </w:r>
        </w:sdtContent>
      </w:sdt>
      <w:r w:rsidR="00E071F1" w:rsidRPr="00A164B9">
        <w:t>.</w:t>
      </w:r>
      <w:r w:rsidR="008565AF" w:rsidRPr="00A164B9">
        <w:t xml:space="preserve"> </w:t>
      </w:r>
    </w:p>
    <w:p w14:paraId="13B4C7A5" w14:textId="40E4D961" w:rsidR="00734DCE" w:rsidRPr="00A164B9" w:rsidRDefault="001E4188" w:rsidP="00A606F3">
      <w:pPr>
        <w:pStyle w:val="Heading3"/>
        <w:rPr>
          <w:lang w:val="pt-BR"/>
        </w:rPr>
      </w:pPr>
      <w:bookmarkStart w:id="139" w:name="_Toc113573685"/>
      <w:bookmarkStart w:id="140" w:name="_Toc128317845"/>
      <w:bookmarkStart w:id="141" w:name="_Toc187787270"/>
      <w:r w:rsidRPr="00A164B9">
        <w:rPr>
          <w:lang w:val="pt-BR"/>
        </w:rPr>
        <w:t>Avaliação do nível de atividade física</w:t>
      </w:r>
      <w:bookmarkEnd w:id="139"/>
      <w:bookmarkEnd w:id="140"/>
      <w:bookmarkEnd w:id="141"/>
    </w:p>
    <w:p w14:paraId="6E9542D7" w14:textId="1785D621" w:rsidR="00D0253A" w:rsidRPr="00A164B9" w:rsidRDefault="00734DCE" w:rsidP="008A493D">
      <w:r w:rsidRPr="00A164B9">
        <w:t xml:space="preserve">O nível de atividade física habitual será mensurado através do </w:t>
      </w:r>
      <w:proofErr w:type="spellStart"/>
      <w:r w:rsidRPr="00A164B9">
        <w:rPr>
          <w:i/>
        </w:rPr>
        <w:t>Exercise</w:t>
      </w:r>
      <w:proofErr w:type="spellEnd"/>
      <w:r w:rsidRPr="00A164B9">
        <w:rPr>
          <w:i/>
        </w:rPr>
        <w:t xml:space="preserve"> Vital </w:t>
      </w:r>
      <w:proofErr w:type="spellStart"/>
      <w:r w:rsidRPr="00A164B9">
        <w:rPr>
          <w:i/>
        </w:rPr>
        <w:t>Sign</w:t>
      </w:r>
      <w:proofErr w:type="spellEnd"/>
      <w:r w:rsidRPr="00A164B9">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BA13C3" w:rsidRPr="00A164B9">
            <w:rPr>
              <w:color w:val="000000"/>
            </w:rPr>
            <w:t>(GOLIGHTLY et al., [s.d.])</w:t>
          </w:r>
        </w:sdtContent>
      </w:sdt>
      <w:r w:rsidRPr="00A164B9">
        <w:t xml:space="preserve">. Para a segunda pergunta, a resposta é registrada em blocos de 0, 10, 20, 30, 40, 50, 60, 90, 120, ou </w:t>
      </w:r>
      <w:r w:rsidR="00F6364B" w:rsidRPr="00A164B9">
        <w:t>≥</w:t>
      </w:r>
      <w:r w:rsidRPr="00A164B9">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BA13C3" w:rsidRPr="00A164B9">
            <w:rPr>
              <w:color w:val="000000"/>
            </w:rPr>
            <w:t>(COLEMAN et al., 2012)</w:t>
          </w:r>
        </w:sdtContent>
      </w:sdt>
      <w:r w:rsidRPr="00A164B9">
        <w:t>.</w:t>
      </w:r>
    </w:p>
    <w:p w14:paraId="6431332A" w14:textId="2CD544E0" w:rsidR="00C846F4" w:rsidRPr="00A164B9" w:rsidRDefault="001E4188" w:rsidP="00A606F3">
      <w:pPr>
        <w:pStyle w:val="Heading3"/>
        <w:rPr>
          <w:lang w:val="pt-BR"/>
        </w:rPr>
      </w:pPr>
      <w:bookmarkStart w:id="142" w:name="_Toc128317846"/>
      <w:bookmarkStart w:id="143" w:name="_Toc187787271"/>
      <w:bookmarkStart w:id="144" w:name="_Toc113573684"/>
      <w:bookmarkStart w:id="145" w:name="_Toc113573689"/>
      <w:r w:rsidRPr="00A164B9">
        <w:rPr>
          <w:lang w:val="pt-BR"/>
        </w:rPr>
        <w:t>Escala de compulsão alimentar periódica (ecap)</w:t>
      </w:r>
      <w:bookmarkEnd w:id="142"/>
      <w:bookmarkEnd w:id="143"/>
    </w:p>
    <w:p w14:paraId="11482751" w14:textId="02B93FA5" w:rsidR="00FE274C" w:rsidRPr="00A164B9" w:rsidRDefault="00FE274C" w:rsidP="008A493D">
      <w:pPr>
        <w:rPr>
          <w:color w:val="000000"/>
        </w:rPr>
      </w:pPr>
      <w:bookmarkStart w:id="146" w:name="_heading=h.2p2csry" w:colFirst="0" w:colLast="0"/>
      <w:bookmarkEnd w:id="146"/>
      <w:r w:rsidRPr="00A164B9">
        <w:t>A caracterização da presença e intensidade dos episódios de compulsão alimentar periódica será determinada através da aplicação da Escala de Compulsão Alimentar Periódica</w:t>
      </w:r>
      <w:r w:rsidR="00E63F17" w:rsidRPr="00A164B9">
        <w:t xml:space="preserve"> (ECAP)</w:t>
      </w:r>
      <w:r w:rsidRPr="00A164B9">
        <w:t xml:space="preserve">, (FREITAS et al., 2001), versão validada em português da </w:t>
      </w:r>
      <w:proofErr w:type="spellStart"/>
      <w:r w:rsidRPr="00A164B9">
        <w:rPr>
          <w:i/>
        </w:rPr>
        <w:t>Binge</w:t>
      </w:r>
      <w:proofErr w:type="spellEnd"/>
      <w:r w:rsidRPr="00A164B9">
        <w:rPr>
          <w:i/>
        </w:rPr>
        <w:t xml:space="preserve"> </w:t>
      </w:r>
      <w:proofErr w:type="spellStart"/>
      <w:r w:rsidRPr="00A164B9">
        <w:rPr>
          <w:i/>
        </w:rPr>
        <w:t>Eating</w:t>
      </w:r>
      <w:proofErr w:type="spellEnd"/>
      <w:r w:rsidRPr="00A164B9">
        <w:rPr>
          <w:i/>
        </w:rPr>
        <w:t xml:space="preserve"> </w:t>
      </w:r>
      <w:proofErr w:type="spellStart"/>
      <w:r w:rsidRPr="00A164B9">
        <w:rPr>
          <w:i/>
        </w:rPr>
        <w:t>Scale</w:t>
      </w:r>
      <w:proofErr w:type="spellEnd"/>
      <w:r w:rsidRPr="00A164B9">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BA13C3" w:rsidRPr="00A164B9">
            <w:rPr>
              <w:color w:val="000000"/>
            </w:rPr>
            <w:t>(GORMALLY et al., 1982)</w:t>
          </w:r>
        </w:sdtContent>
      </w:sdt>
      <w:r w:rsidRPr="00A164B9">
        <w:rPr>
          <w:color w:val="000000"/>
        </w:rPr>
        <w:t xml:space="preserve">. </w:t>
      </w:r>
    </w:p>
    <w:p w14:paraId="052D4E71" w14:textId="78F50E93" w:rsidR="00DA6737" w:rsidRPr="00A164B9" w:rsidRDefault="00DA6737" w:rsidP="008A493D">
      <w:pPr>
        <w:rPr>
          <w:rFonts w:eastAsia="Cambria Math"/>
          <w:lang w:eastAsia="ja-JP"/>
        </w:rPr>
      </w:pPr>
      <w:r w:rsidRPr="00A164B9">
        <w:lastRenderedPageBreak/>
        <w:t>A ECAP</w:t>
      </w:r>
      <w:r w:rsidR="00A44D64" w:rsidRPr="00A164B9">
        <w:rPr>
          <w:i/>
        </w:rPr>
        <w:t xml:space="preserve"> </w:t>
      </w:r>
      <w:r w:rsidRPr="00A164B9">
        <w:t xml:space="preserve">é um questionário </w:t>
      </w:r>
      <w:r w:rsidR="007F4C6F" w:rsidRPr="00A164B9">
        <w:t>autoaplicável</w:t>
      </w:r>
      <w:r w:rsidRPr="00A164B9">
        <w:t xml:space="preserve"> capaz de discriminar indivíduos </w:t>
      </w:r>
      <w:r w:rsidR="00626E68" w:rsidRPr="00A164B9">
        <w:t>com obesidade</w:t>
      </w:r>
      <w:r w:rsidRPr="00A164B9">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BA13C3" w:rsidRPr="00A164B9">
            <w:rPr>
              <w:color w:val="000000"/>
            </w:rPr>
            <w:t>(FREITAS et al., 2001)</w:t>
          </w:r>
        </w:sdtContent>
      </w:sdt>
      <w:r w:rsidRPr="00A164B9">
        <w:rPr>
          <w:color w:val="000000"/>
        </w:rPr>
        <w:t xml:space="preserve">. O tempo necessário para responder ao questionário varia entre 12 </w:t>
      </w:r>
      <w:r w:rsidR="00FE274C" w:rsidRPr="00A164B9">
        <w:rPr>
          <w:color w:val="000000"/>
        </w:rPr>
        <w:t>e</w:t>
      </w:r>
      <w:r w:rsidRPr="00A164B9">
        <w:rPr>
          <w:color w:val="000000"/>
        </w:rPr>
        <w:t xml:space="preserve"> 15 minutos. É formada por uma lista de 16 itens e 62 afirmativas, apresentada como uma escala de </w:t>
      </w:r>
      <w:proofErr w:type="spellStart"/>
      <w:r w:rsidRPr="00A164B9">
        <w:rPr>
          <w:color w:val="000000"/>
        </w:rPr>
        <w:t>Likert</w:t>
      </w:r>
      <w:proofErr w:type="spellEnd"/>
      <w:r w:rsidRPr="00A164B9">
        <w:rPr>
          <w:color w:val="000000"/>
        </w:rPr>
        <w:t>. Os indivíduos devem selecionar para cada item, a afirmativa que melhor representa a resposta do indivíduo. Cada afirmativa é correspondida com um valor de 0 a 3 pontos,</w:t>
      </w:r>
      <w:r w:rsidR="008D7966" w:rsidRPr="00A164B9">
        <w:rPr>
          <w:color w:val="000000"/>
        </w:rPr>
        <w:t xml:space="preserve"> que varia da menor</w:t>
      </w:r>
      <w:r w:rsidRPr="00A164B9">
        <w:rPr>
          <w:color w:val="000000"/>
        </w:rPr>
        <w:t xml:space="preserve"> (“0”) até a </w:t>
      </w:r>
      <w:r w:rsidR="008D7966" w:rsidRPr="00A164B9">
        <w:rPr>
          <w:color w:val="000000"/>
        </w:rPr>
        <w:t>maior</w:t>
      </w:r>
      <w:r w:rsidRPr="00A164B9">
        <w:rPr>
          <w:color w:val="000000"/>
        </w:rPr>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BA13C3" w:rsidRPr="00A164B9">
            <w:rPr>
              <w:rFonts w:eastAsia="Cambria Math"/>
              <w:color w:val="000000"/>
            </w:rPr>
            <w:t>(FREITAS et al., 2001)</w:t>
          </w:r>
        </w:sdtContent>
      </w:sdt>
      <w:r w:rsidRPr="00A164B9">
        <w:rPr>
          <w:rFonts w:eastAsia="Cambria Math"/>
          <w:color w:val="000000"/>
        </w:rPr>
        <w:t>.</w:t>
      </w:r>
    </w:p>
    <w:p w14:paraId="0F5943C3" w14:textId="7D892D5D" w:rsidR="009D1737" w:rsidRPr="00A164B9" w:rsidRDefault="00837B16" w:rsidP="008A493D">
      <w:pPr>
        <w:rPr>
          <w:i/>
        </w:rPr>
      </w:pPr>
      <w:r w:rsidRPr="00A164B9">
        <w:t xml:space="preserve">O </w:t>
      </w:r>
      <w:r w:rsidR="003917B5" w:rsidRPr="00A164B9">
        <w:t xml:space="preserve">resultado será avaliado seguindo </w:t>
      </w:r>
      <w:r w:rsidR="001B368B" w:rsidRPr="00A164B9">
        <w:t xml:space="preserve">as recomendações dos autores, e os </w:t>
      </w:r>
      <w:r w:rsidR="005F1725" w:rsidRPr="00A164B9">
        <w:t>participantes de pesquisa</w:t>
      </w:r>
      <w:r w:rsidR="001B368B" w:rsidRPr="00A164B9">
        <w:t xml:space="preserve"> serão classificados de acordo com o resultado. Os que pontuarem valor </w:t>
      </w:r>
      <w:r w:rsidR="001B368B" w:rsidRPr="00A164B9">
        <w:rPr>
          <w:rFonts w:ascii="Cambria Math" w:eastAsia="Cambria Math" w:hAnsi="Cambria Math" w:cs="Cambria Math"/>
        </w:rPr>
        <w:t>≦</w:t>
      </w:r>
      <w:r w:rsidR="001B368B" w:rsidRPr="00A164B9">
        <w:rPr>
          <w:rFonts w:eastAsia="Cambria Math"/>
        </w:rPr>
        <w:t xml:space="preserve">17 serão considerados sem CAP. Pontuação entre 18 e 26 </w:t>
      </w:r>
      <w:r w:rsidR="005E7FCA" w:rsidRPr="00A164B9">
        <w:rPr>
          <w:rFonts w:eastAsia="Cambria Math"/>
        </w:rPr>
        <w:t>indica</w:t>
      </w:r>
      <w:r w:rsidR="001B368B" w:rsidRPr="00A164B9">
        <w:rPr>
          <w:rFonts w:eastAsia="Cambria Math"/>
        </w:rPr>
        <w:t xml:space="preserve"> CAP moderada, e </w:t>
      </w:r>
      <w:r w:rsidR="001B368B" w:rsidRPr="00A164B9">
        <w:rPr>
          <w:rFonts w:ascii="Cambria Math" w:eastAsia="Cambria Math" w:hAnsi="Cambria Math" w:cs="Cambria Math"/>
          <w:lang w:eastAsia="ja-JP"/>
        </w:rPr>
        <w:t>≧</w:t>
      </w:r>
      <w:r w:rsidR="001B368B" w:rsidRPr="00A164B9">
        <w:rPr>
          <w:rFonts w:eastAsia="Cambria Math"/>
        </w:rPr>
        <w:t>27, CAP grave</w:t>
      </w:r>
      <w:r w:rsidR="005E7FCA" w:rsidRPr="00A164B9">
        <w:rPr>
          <w:rFonts w:eastAsia="Cambria Math"/>
        </w:rPr>
        <w:t xml:space="preserve">. </w:t>
      </w:r>
      <w:r w:rsidRPr="00A164B9">
        <w:rPr>
          <w:rFonts w:eastAsia="Cambria Math"/>
        </w:rPr>
        <w:t xml:space="preserve">Os resultados antes e após a intervenção serão comparados para avaliar impacto da </w:t>
      </w:r>
      <w:r w:rsidR="00535D0B" w:rsidRPr="00A164B9">
        <w:rPr>
          <w:rFonts w:eastAsia="Cambria Math"/>
        </w:rPr>
        <w:t xml:space="preserve">droga vegetal de </w:t>
      </w:r>
      <w:proofErr w:type="spellStart"/>
      <w:r w:rsidR="00535D0B" w:rsidRPr="00A164B9">
        <w:rPr>
          <w:rFonts w:eastAsia="Cambria Math"/>
          <w:i/>
        </w:rPr>
        <w:t>Eclipta</w:t>
      </w:r>
      <w:proofErr w:type="spellEnd"/>
      <w:r w:rsidR="00535D0B" w:rsidRPr="00A164B9">
        <w:rPr>
          <w:rFonts w:eastAsia="Cambria Math"/>
          <w:i/>
        </w:rPr>
        <w:t xml:space="preserve"> </w:t>
      </w:r>
      <w:proofErr w:type="spellStart"/>
      <w:r w:rsidR="00535D0B" w:rsidRPr="00A164B9">
        <w:rPr>
          <w:rFonts w:eastAsia="Cambria Math"/>
          <w:i/>
        </w:rPr>
        <w:t>prostrata</w:t>
      </w:r>
      <w:proofErr w:type="spellEnd"/>
      <w:r w:rsidRPr="00A164B9">
        <w:rPr>
          <w:rFonts w:eastAsia="Cambria Math"/>
        </w:rPr>
        <w:t xml:space="preserve"> n</w:t>
      </w:r>
      <w:r w:rsidR="00414E47" w:rsidRPr="00A164B9">
        <w:rPr>
          <w:rFonts w:eastAsia="Cambria Math"/>
        </w:rPr>
        <w:t>a CAP</w:t>
      </w:r>
      <w:r w:rsidR="00523A92" w:rsidRPr="00A164B9">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BA13C3" w:rsidRPr="00A164B9">
            <w:rPr>
              <w:rFonts w:eastAsia="Cambria Math"/>
              <w:color w:val="000000"/>
            </w:rPr>
            <w:t>(FREITAS et al., 2001)</w:t>
          </w:r>
        </w:sdtContent>
      </w:sdt>
      <w:r w:rsidR="00414E47" w:rsidRPr="00A164B9">
        <w:rPr>
          <w:rFonts w:eastAsia="Cambria Math"/>
        </w:rPr>
        <w:t>.</w:t>
      </w:r>
    </w:p>
    <w:p w14:paraId="54FB9389" w14:textId="4904E292" w:rsidR="00C846F4" w:rsidRPr="00A164B9" w:rsidRDefault="001E4188" w:rsidP="00A606F3">
      <w:pPr>
        <w:pStyle w:val="Heading3"/>
        <w:rPr>
          <w:lang w:val="pt-BR"/>
        </w:rPr>
      </w:pPr>
      <w:bookmarkStart w:id="147" w:name="_heading=h.k3dekmiauglg" w:colFirst="0" w:colLast="0"/>
      <w:bookmarkStart w:id="148" w:name="_Toc128317847"/>
      <w:bookmarkStart w:id="149" w:name="_Toc187787272"/>
      <w:bookmarkEnd w:id="147"/>
      <w:r w:rsidRPr="00A164B9">
        <w:rPr>
          <w:lang w:val="pt-BR"/>
        </w:rPr>
        <w:t>Escore de avaliação de ansiedade, depressão e estresse (dass-21)</w:t>
      </w:r>
      <w:bookmarkEnd w:id="148"/>
      <w:bookmarkEnd w:id="149"/>
    </w:p>
    <w:p w14:paraId="1E0C1BEA" w14:textId="2D59C186" w:rsidR="007F04FD" w:rsidRPr="00A164B9" w:rsidRDefault="00F434C7" w:rsidP="008A493D">
      <w:bookmarkStart w:id="150" w:name="_heading=h.2ciix4aglnra" w:colFirst="0" w:colLast="0"/>
      <w:bookmarkEnd w:id="150"/>
      <w:r w:rsidRPr="00A164B9">
        <w:t xml:space="preserve">Será realizado avaliação </w:t>
      </w:r>
      <w:r w:rsidR="0090147B" w:rsidRPr="00A164B9">
        <w:t xml:space="preserve">da </w:t>
      </w:r>
      <w:r w:rsidR="00736BB9" w:rsidRPr="00A164B9">
        <w:t>prevalência</w:t>
      </w:r>
      <w:r w:rsidR="00220739" w:rsidRPr="00A164B9">
        <w:t xml:space="preserve"> e intensidade</w:t>
      </w:r>
      <w:r w:rsidR="0090147B" w:rsidRPr="00A164B9">
        <w:t xml:space="preserve"> de sintomas de ansiedade, depressão e estresse através </w:t>
      </w:r>
      <w:r w:rsidR="00736BB9" w:rsidRPr="00A164B9">
        <w:t>do</w:t>
      </w:r>
      <w:r w:rsidR="0090147B" w:rsidRPr="00A164B9">
        <w:t xml:space="preserve"> escore DASS-21</w:t>
      </w:r>
      <w:r w:rsidR="008A493D" w:rsidRPr="00A164B9">
        <w:t xml:space="preserve"> </w:t>
      </w:r>
      <w:r w:rsidR="001D3CED" w:rsidRPr="00A164B9">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BA13C3" w:rsidRPr="00A164B9">
            <w:rPr>
              <w:color w:val="000000"/>
            </w:rPr>
            <w:t>(LOVIBOND, 1995)</w:t>
          </w:r>
        </w:sdtContent>
      </w:sdt>
      <w:r w:rsidR="009B22BF" w:rsidRPr="00A164B9">
        <w:t>, na sua versão validada em português do Brasil</w:t>
      </w:r>
      <w:r w:rsidR="00BE1F76" w:rsidRPr="00A164B9">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BA13C3" w:rsidRPr="00A164B9">
            <w:rPr>
              <w:rFonts w:eastAsia="Times New Roman"/>
              <w:color w:val="000000"/>
            </w:rPr>
            <w:t>(VIGNOLA, R.C.B. &amp; TUCCI, 2015)</w:t>
          </w:r>
        </w:sdtContent>
      </w:sdt>
      <w:r w:rsidR="00736BB9" w:rsidRPr="00A164B9">
        <w:t>.</w:t>
      </w:r>
      <w:r w:rsidR="00BF45E2" w:rsidRPr="00A164B9">
        <w:t xml:space="preserve"> O instrumento será aplicado antes e após a intervenção, de forma a </w:t>
      </w:r>
      <w:r w:rsidR="001D3CED" w:rsidRPr="00A164B9">
        <w:t>analisar o impacto da</w:t>
      </w:r>
      <w:r w:rsidR="002B386E" w:rsidRPr="00A164B9">
        <w:t xml:space="preserve">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2B386E" w:rsidRPr="00A164B9">
        <w:t xml:space="preserve"> </w:t>
      </w:r>
      <w:r w:rsidR="001D3CED" w:rsidRPr="00A164B9">
        <w:t>nestes desfecho</w:t>
      </w:r>
      <w:r w:rsidR="002B386E" w:rsidRPr="00A164B9">
        <w:t>s</w:t>
      </w:r>
      <w:r w:rsidR="00220739" w:rsidRPr="00A164B9">
        <w:t>.</w:t>
      </w:r>
      <w:r w:rsidR="009068CA" w:rsidRPr="00A164B9">
        <w:t xml:space="preserve"> O tempo </w:t>
      </w:r>
      <w:r w:rsidR="00A41231" w:rsidRPr="00A164B9">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BA13C3" w:rsidRPr="00A164B9">
            <w:rPr>
              <w:color w:val="000000"/>
            </w:rPr>
            <w:t>(PARKITNY; MCAULEY, 2010)</w:t>
          </w:r>
        </w:sdtContent>
      </w:sdt>
      <w:r w:rsidR="00A41231" w:rsidRPr="00A164B9">
        <w:t>.</w:t>
      </w:r>
    </w:p>
    <w:p w14:paraId="56D8855C" w14:textId="154A84D0" w:rsidR="00220739" w:rsidRPr="00A164B9" w:rsidRDefault="00033A5C" w:rsidP="008A493D">
      <w:r w:rsidRPr="00A164B9">
        <w:t>O</w:t>
      </w:r>
      <w:r w:rsidR="00220739" w:rsidRPr="00A164B9">
        <w:t xml:space="preserve"> DASS-21 é um instrumento composto por três subescalas, do tipo </w:t>
      </w:r>
      <w:proofErr w:type="spellStart"/>
      <w:r w:rsidR="00220739" w:rsidRPr="00A164B9">
        <w:t>Likert</w:t>
      </w:r>
      <w:proofErr w:type="spellEnd"/>
      <w:r w:rsidR="00220739" w:rsidRPr="00A164B9">
        <w:t xml:space="preserve">, respondida pelo próprio </w:t>
      </w:r>
      <w:r w:rsidR="00FD4F4E" w:rsidRPr="00A164B9">
        <w:t>participante da pesquisa</w:t>
      </w:r>
      <w:r w:rsidR="00220739" w:rsidRPr="00A164B9">
        <w:t xml:space="preserve">. Cada subescala é composta por 7 itens, destinados a avaliar os estados emocionais de depressão, ansiedade e estresse. O </w:t>
      </w:r>
      <w:r w:rsidR="0019711B" w:rsidRPr="00A164B9">
        <w:t>participante</w:t>
      </w:r>
      <w:r w:rsidR="00220739" w:rsidRPr="00A164B9">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BA13C3" w:rsidRPr="00A164B9">
            <w:rPr>
              <w:color w:val="000000"/>
            </w:rPr>
            <w:t>(APÓSTOLO; MENDES; AZEREDO, 2006)</w:t>
          </w:r>
        </w:sdtContent>
      </w:sdt>
      <w:r w:rsidR="00D72E0C" w:rsidRPr="00A164B9">
        <w:t xml:space="preserve">. A estratificação da gravidade </w:t>
      </w:r>
      <w:r w:rsidR="005F208A" w:rsidRPr="00A164B9">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BA13C3" w:rsidRPr="00A164B9">
            <w:rPr>
              <w:color w:val="000000"/>
            </w:rPr>
            <w:t>LOVIBOND, S.H., LOVIBOND, 2004</w:t>
          </w:r>
        </w:sdtContent>
      </w:sdt>
      <w:r w:rsidR="005F208A" w:rsidRPr="00A164B9">
        <w:t>, como descrito a seguir</w:t>
      </w:r>
      <w:r w:rsidR="00D72E0C" w:rsidRPr="00A164B9">
        <w:t>:</w:t>
      </w:r>
    </w:p>
    <w:p w14:paraId="73D8C77F" w14:textId="77777777" w:rsidR="00BE1F76" w:rsidRPr="00A164B9" w:rsidRDefault="00BE1F76" w:rsidP="00994CE8">
      <w:pPr>
        <w:rPr>
          <w:rFonts w:ascii="Aptos" w:hAnsi="Aptos" w:cstheme="majorHAnsi"/>
        </w:rPr>
      </w:pPr>
    </w:p>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A164B9"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A164B9" w:rsidRDefault="002F4169" w:rsidP="003B0C1E">
            <w:pPr>
              <w:pStyle w:val="Textotabela"/>
            </w:pPr>
          </w:p>
        </w:tc>
        <w:tc>
          <w:tcPr>
            <w:tcW w:w="1509" w:type="dxa"/>
          </w:tcPr>
          <w:p w14:paraId="7A1299E4" w14:textId="5249BBEF" w:rsidR="002F4169" w:rsidRPr="00A164B9" w:rsidRDefault="002F4169" w:rsidP="003B0C1E">
            <w:pPr>
              <w:pStyle w:val="Textotabela"/>
            </w:pPr>
            <w:r w:rsidRPr="00A164B9">
              <w:t>Z Escore</w:t>
            </w:r>
          </w:p>
        </w:tc>
        <w:tc>
          <w:tcPr>
            <w:tcW w:w="1509" w:type="dxa"/>
          </w:tcPr>
          <w:p w14:paraId="36A6CA99" w14:textId="3E80F2DD" w:rsidR="002F4169" w:rsidRPr="00A164B9" w:rsidRDefault="002F4169" w:rsidP="003B0C1E">
            <w:pPr>
              <w:pStyle w:val="Textotabela"/>
            </w:pPr>
            <w:r w:rsidRPr="00A164B9">
              <w:t>Percentil</w:t>
            </w:r>
          </w:p>
        </w:tc>
        <w:tc>
          <w:tcPr>
            <w:tcW w:w="1509" w:type="dxa"/>
          </w:tcPr>
          <w:p w14:paraId="37B71258" w14:textId="0C202D2A" w:rsidR="002F4169" w:rsidRPr="00A164B9" w:rsidRDefault="002F4169" w:rsidP="003B0C1E">
            <w:pPr>
              <w:pStyle w:val="Textotabela"/>
            </w:pPr>
            <w:r w:rsidRPr="00A164B9">
              <w:t>Depressão</w:t>
            </w:r>
          </w:p>
        </w:tc>
        <w:tc>
          <w:tcPr>
            <w:tcW w:w="1509" w:type="dxa"/>
          </w:tcPr>
          <w:p w14:paraId="05478DBE" w14:textId="4D180D4F" w:rsidR="002F4169" w:rsidRPr="00A164B9" w:rsidRDefault="002F4169" w:rsidP="003B0C1E">
            <w:pPr>
              <w:pStyle w:val="Textotabela"/>
            </w:pPr>
            <w:r w:rsidRPr="00A164B9">
              <w:t>Ansiedade</w:t>
            </w:r>
          </w:p>
        </w:tc>
        <w:tc>
          <w:tcPr>
            <w:tcW w:w="1510" w:type="dxa"/>
          </w:tcPr>
          <w:p w14:paraId="25156859" w14:textId="3417176D" w:rsidR="002F4169" w:rsidRPr="00A164B9" w:rsidRDefault="002F4169" w:rsidP="003B0C1E">
            <w:pPr>
              <w:pStyle w:val="Textotabela"/>
            </w:pPr>
            <w:r w:rsidRPr="00A164B9">
              <w:t>Estresse</w:t>
            </w:r>
          </w:p>
        </w:tc>
      </w:tr>
      <w:tr w:rsidR="002F4169" w:rsidRPr="00A164B9" w14:paraId="27007056" w14:textId="77777777" w:rsidTr="00045D2E">
        <w:tc>
          <w:tcPr>
            <w:tcW w:w="1509" w:type="dxa"/>
          </w:tcPr>
          <w:p w14:paraId="58847638" w14:textId="2E261291" w:rsidR="002F4169" w:rsidRPr="00A164B9" w:rsidRDefault="002F4169" w:rsidP="003B0C1E">
            <w:pPr>
              <w:pStyle w:val="Textotabela"/>
            </w:pPr>
            <w:r w:rsidRPr="00A164B9">
              <w:t>Normal</w:t>
            </w:r>
          </w:p>
        </w:tc>
        <w:tc>
          <w:tcPr>
            <w:tcW w:w="1509" w:type="dxa"/>
          </w:tcPr>
          <w:p w14:paraId="6CB81ECE" w14:textId="2EACD5AE" w:rsidR="002F4169" w:rsidRPr="00A164B9" w:rsidRDefault="00D5122A" w:rsidP="003B0C1E">
            <w:pPr>
              <w:pStyle w:val="Textotabela"/>
            </w:pPr>
            <w:r w:rsidRPr="00A164B9">
              <w:t>&lt; 0,5</w:t>
            </w:r>
          </w:p>
        </w:tc>
        <w:tc>
          <w:tcPr>
            <w:tcW w:w="1509" w:type="dxa"/>
          </w:tcPr>
          <w:p w14:paraId="6E82A438" w14:textId="44A14741" w:rsidR="002F4169" w:rsidRPr="00A164B9" w:rsidRDefault="00D64CBA" w:rsidP="003B0C1E">
            <w:pPr>
              <w:pStyle w:val="Textotabela"/>
            </w:pPr>
            <w:r w:rsidRPr="00A164B9">
              <w:t>0 – 78</w:t>
            </w:r>
          </w:p>
        </w:tc>
        <w:tc>
          <w:tcPr>
            <w:tcW w:w="1509" w:type="dxa"/>
          </w:tcPr>
          <w:p w14:paraId="24E2DB07" w14:textId="330BDA20" w:rsidR="002F4169" w:rsidRPr="00A164B9" w:rsidRDefault="00925AA8" w:rsidP="003B0C1E">
            <w:pPr>
              <w:pStyle w:val="Textotabela"/>
            </w:pPr>
            <w:r w:rsidRPr="00A164B9">
              <w:t>0 – 9</w:t>
            </w:r>
          </w:p>
        </w:tc>
        <w:tc>
          <w:tcPr>
            <w:tcW w:w="1509" w:type="dxa"/>
          </w:tcPr>
          <w:p w14:paraId="2DF95790" w14:textId="6015B307" w:rsidR="002F4169" w:rsidRPr="00A164B9" w:rsidRDefault="00BE1F76" w:rsidP="003B0C1E">
            <w:pPr>
              <w:pStyle w:val="Textotabela"/>
            </w:pPr>
            <w:r w:rsidRPr="00A164B9">
              <w:t>0 – 7</w:t>
            </w:r>
          </w:p>
        </w:tc>
        <w:tc>
          <w:tcPr>
            <w:tcW w:w="1510" w:type="dxa"/>
          </w:tcPr>
          <w:p w14:paraId="51A0F5BF" w14:textId="4C6DB280" w:rsidR="002F4169" w:rsidRPr="00A164B9" w:rsidRDefault="00BE1F76" w:rsidP="003B0C1E">
            <w:pPr>
              <w:pStyle w:val="Textotabela"/>
            </w:pPr>
            <w:r w:rsidRPr="00A164B9">
              <w:t>0 – 14</w:t>
            </w:r>
          </w:p>
        </w:tc>
      </w:tr>
      <w:tr w:rsidR="002F4169" w:rsidRPr="00A164B9" w14:paraId="659CF050" w14:textId="77777777" w:rsidTr="00045D2E">
        <w:tc>
          <w:tcPr>
            <w:tcW w:w="1509" w:type="dxa"/>
          </w:tcPr>
          <w:p w14:paraId="56E265D0" w14:textId="4933BE9C" w:rsidR="002F4169" w:rsidRPr="00A164B9" w:rsidRDefault="002F4169" w:rsidP="003B0C1E">
            <w:pPr>
              <w:pStyle w:val="Textotabela"/>
            </w:pPr>
            <w:r w:rsidRPr="00A164B9">
              <w:t>Leve</w:t>
            </w:r>
          </w:p>
        </w:tc>
        <w:tc>
          <w:tcPr>
            <w:tcW w:w="1509" w:type="dxa"/>
          </w:tcPr>
          <w:p w14:paraId="4668BCD8" w14:textId="68BBCE2C" w:rsidR="002F4169" w:rsidRPr="00A164B9" w:rsidRDefault="00D5122A" w:rsidP="003B0C1E">
            <w:pPr>
              <w:pStyle w:val="Textotabela"/>
            </w:pPr>
            <w:r w:rsidRPr="00A164B9">
              <w:t>0,</w:t>
            </w:r>
            <w:r w:rsidR="00D64CBA" w:rsidRPr="00A164B9">
              <w:t>5 – 1,0</w:t>
            </w:r>
          </w:p>
        </w:tc>
        <w:tc>
          <w:tcPr>
            <w:tcW w:w="1509" w:type="dxa"/>
          </w:tcPr>
          <w:p w14:paraId="3B2193F8" w14:textId="6B77FC6E" w:rsidR="002F4169" w:rsidRPr="00A164B9" w:rsidRDefault="00D64CBA" w:rsidP="003B0C1E">
            <w:pPr>
              <w:pStyle w:val="Textotabela"/>
            </w:pPr>
            <w:r w:rsidRPr="00A164B9">
              <w:t>78 – 87</w:t>
            </w:r>
          </w:p>
        </w:tc>
        <w:tc>
          <w:tcPr>
            <w:tcW w:w="1509" w:type="dxa"/>
          </w:tcPr>
          <w:p w14:paraId="12366158" w14:textId="2B3CF978" w:rsidR="002F4169" w:rsidRPr="00A164B9" w:rsidRDefault="00925AA8" w:rsidP="003B0C1E">
            <w:pPr>
              <w:pStyle w:val="Textotabela"/>
            </w:pPr>
            <w:r w:rsidRPr="00A164B9">
              <w:t>10 – 13</w:t>
            </w:r>
          </w:p>
        </w:tc>
        <w:tc>
          <w:tcPr>
            <w:tcW w:w="1509" w:type="dxa"/>
          </w:tcPr>
          <w:p w14:paraId="4B41350D" w14:textId="07E151F1" w:rsidR="002F4169" w:rsidRPr="00A164B9" w:rsidRDefault="00BE1F76" w:rsidP="003B0C1E">
            <w:pPr>
              <w:pStyle w:val="Textotabela"/>
            </w:pPr>
            <w:r w:rsidRPr="00A164B9">
              <w:t>8 – 9</w:t>
            </w:r>
          </w:p>
        </w:tc>
        <w:tc>
          <w:tcPr>
            <w:tcW w:w="1510" w:type="dxa"/>
          </w:tcPr>
          <w:p w14:paraId="1F9D0386" w14:textId="03E0C66A" w:rsidR="002F4169" w:rsidRPr="00A164B9" w:rsidRDefault="00BE1F76" w:rsidP="003B0C1E">
            <w:pPr>
              <w:pStyle w:val="Textotabela"/>
            </w:pPr>
            <w:r w:rsidRPr="00A164B9">
              <w:t>15 – 18</w:t>
            </w:r>
          </w:p>
        </w:tc>
      </w:tr>
      <w:tr w:rsidR="002F4169" w:rsidRPr="00A164B9" w14:paraId="39B18314" w14:textId="77777777" w:rsidTr="00045D2E">
        <w:tc>
          <w:tcPr>
            <w:tcW w:w="1509" w:type="dxa"/>
          </w:tcPr>
          <w:p w14:paraId="50BC1596" w14:textId="73F43C8A" w:rsidR="002F4169" w:rsidRPr="00A164B9" w:rsidRDefault="002F4169" w:rsidP="003B0C1E">
            <w:pPr>
              <w:pStyle w:val="Textotabela"/>
            </w:pPr>
            <w:r w:rsidRPr="00A164B9">
              <w:t>Moderado</w:t>
            </w:r>
          </w:p>
        </w:tc>
        <w:tc>
          <w:tcPr>
            <w:tcW w:w="1509" w:type="dxa"/>
          </w:tcPr>
          <w:p w14:paraId="5A95043E" w14:textId="6B537B48" w:rsidR="002F4169" w:rsidRPr="00A164B9" w:rsidRDefault="00D64CBA" w:rsidP="003B0C1E">
            <w:pPr>
              <w:pStyle w:val="Textotabela"/>
            </w:pPr>
            <w:r w:rsidRPr="00A164B9">
              <w:t>1,0 – 2,0</w:t>
            </w:r>
          </w:p>
        </w:tc>
        <w:tc>
          <w:tcPr>
            <w:tcW w:w="1509" w:type="dxa"/>
          </w:tcPr>
          <w:p w14:paraId="21D095D1" w14:textId="3BA43683" w:rsidR="002F4169" w:rsidRPr="00A164B9" w:rsidRDefault="00925AA8" w:rsidP="003B0C1E">
            <w:pPr>
              <w:pStyle w:val="Textotabela"/>
            </w:pPr>
            <w:r w:rsidRPr="00A164B9">
              <w:t>87 – 95</w:t>
            </w:r>
          </w:p>
        </w:tc>
        <w:tc>
          <w:tcPr>
            <w:tcW w:w="1509" w:type="dxa"/>
          </w:tcPr>
          <w:p w14:paraId="5A103DDA" w14:textId="6A1149DD" w:rsidR="002F4169" w:rsidRPr="00A164B9" w:rsidRDefault="00925AA8" w:rsidP="003B0C1E">
            <w:pPr>
              <w:pStyle w:val="Textotabela"/>
            </w:pPr>
            <w:r w:rsidRPr="00A164B9">
              <w:t>14 – 30</w:t>
            </w:r>
          </w:p>
        </w:tc>
        <w:tc>
          <w:tcPr>
            <w:tcW w:w="1509" w:type="dxa"/>
          </w:tcPr>
          <w:p w14:paraId="3C21C69D" w14:textId="457E26ED" w:rsidR="002F4169" w:rsidRPr="00A164B9" w:rsidRDefault="00BE1F76" w:rsidP="003B0C1E">
            <w:pPr>
              <w:pStyle w:val="Textotabela"/>
            </w:pPr>
            <w:r w:rsidRPr="00A164B9">
              <w:t>10 – 14</w:t>
            </w:r>
          </w:p>
        </w:tc>
        <w:tc>
          <w:tcPr>
            <w:tcW w:w="1510" w:type="dxa"/>
          </w:tcPr>
          <w:p w14:paraId="76CD3685" w14:textId="3353D46A" w:rsidR="002F4169" w:rsidRPr="00A164B9" w:rsidRDefault="00BE1F76" w:rsidP="003B0C1E">
            <w:pPr>
              <w:pStyle w:val="Textotabela"/>
            </w:pPr>
            <w:r w:rsidRPr="00A164B9">
              <w:t>19 – 25</w:t>
            </w:r>
          </w:p>
        </w:tc>
      </w:tr>
      <w:tr w:rsidR="002F4169" w:rsidRPr="00A164B9" w14:paraId="78BB6328" w14:textId="77777777" w:rsidTr="00045D2E">
        <w:tc>
          <w:tcPr>
            <w:tcW w:w="1509" w:type="dxa"/>
          </w:tcPr>
          <w:p w14:paraId="69FE6C5B" w14:textId="7520CDC3" w:rsidR="002F4169" w:rsidRPr="00A164B9" w:rsidRDefault="002F4169" w:rsidP="003B0C1E">
            <w:pPr>
              <w:pStyle w:val="Textotabela"/>
            </w:pPr>
            <w:r w:rsidRPr="00A164B9">
              <w:t>Grave</w:t>
            </w:r>
          </w:p>
        </w:tc>
        <w:tc>
          <w:tcPr>
            <w:tcW w:w="1509" w:type="dxa"/>
          </w:tcPr>
          <w:p w14:paraId="608FD3F2" w14:textId="660659F5" w:rsidR="002F4169" w:rsidRPr="00A164B9" w:rsidRDefault="00D64CBA" w:rsidP="003B0C1E">
            <w:pPr>
              <w:pStyle w:val="Textotabela"/>
            </w:pPr>
            <w:r w:rsidRPr="00A164B9">
              <w:t>2,0 – 3,0</w:t>
            </w:r>
          </w:p>
        </w:tc>
        <w:tc>
          <w:tcPr>
            <w:tcW w:w="1509" w:type="dxa"/>
          </w:tcPr>
          <w:p w14:paraId="08C2D28B" w14:textId="6C9B5A4A" w:rsidR="002F4169" w:rsidRPr="00A164B9" w:rsidRDefault="00925AA8" w:rsidP="003B0C1E">
            <w:pPr>
              <w:pStyle w:val="Textotabela"/>
            </w:pPr>
            <w:r w:rsidRPr="00A164B9">
              <w:t>95 – 98</w:t>
            </w:r>
          </w:p>
        </w:tc>
        <w:tc>
          <w:tcPr>
            <w:tcW w:w="1509" w:type="dxa"/>
          </w:tcPr>
          <w:p w14:paraId="3513D9FD" w14:textId="344B8FC8" w:rsidR="002F4169" w:rsidRPr="00A164B9" w:rsidRDefault="00BE1F76" w:rsidP="003B0C1E">
            <w:pPr>
              <w:pStyle w:val="Textotabela"/>
            </w:pPr>
            <w:r w:rsidRPr="00A164B9">
              <w:t>21 – 27</w:t>
            </w:r>
          </w:p>
        </w:tc>
        <w:tc>
          <w:tcPr>
            <w:tcW w:w="1509" w:type="dxa"/>
          </w:tcPr>
          <w:p w14:paraId="559EA14A" w14:textId="235B9610" w:rsidR="002F4169" w:rsidRPr="00A164B9" w:rsidRDefault="00BE1F76" w:rsidP="003B0C1E">
            <w:pPr>
              <w:pStyle w:val="Textotabela"/>
            </w:pPr>
            <w:r w:rsidRPr="00A164B9">
              <w:t>15 – 19</w:t>
            </w:r>
          </w:p>
        </w:tc>
        <w:tc>
          <w:tcPr>
            <w:tcW w:w="1510" w:type="dxa"/>
          </w:tcPr>
          <w:p w14:paraId="419E80AE" w14:textId="4157CC96" w:rsidR="002F4169" w:rsidRPr="00A164B9" w:rsidRDefault="00BE1F76" w:rsidP="003B0C1E">
            <w:pPr>
              <w:pStyle w:val="Textotabela"/>
            </w:pPr>
            <w:r w:rsidRPr="00A164B9">
              <w:t>26 – 33</w:t>
            </w:r>
          </w:p>
        </w:tc>
      </w:tr>
      <w:tr w:rsidR="002F4169" w:rsidRPr="00A164B9"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A164B9" w:rsidRDefault="002F4169" w:rsidP="003B0C1E">
            <w:pPr>
              <w:pStyle w:val="Textotabela"/>
            </w:pPr>
            <w:r w:rsidRPr="00A164B9">
              <w:t>Muito grave</w:t>
            </w:r>
          </w:p>
        </w:tc>
        <w:tc>
          <w:tcPr>
            <w:tcW w:w="1509" w:type="dxa"/>
          </w:tcPr>
          <w:p w14:paraId="41E42BAA" w14:textId="51D7C618" w:rsidR="002F4169" w:rsidRPr="00A164B9" w:rsidRDefault="00D64CBA" w:rsidP="003B0C1E">
            <w:pPr>
              <w:pStyle w:val="Textotabela"/>
            </w:pPr>
            <w:r w:rsidRPr="00A164B9">
              <w:t>&gt; 3,0</w:t>
            </w:r>
          </w:p>
        </w:tc>
        <w:tc>
          <w:tcPr>
            <w:tcW w:w="1509" w:type="dxa"/>
          </w:tcPr>
          <w:p w14:paraId="696BE9D4" w14:textId="5DD769C6" w:rsidR="002F4169" w:rsidRPr="00A164B9" w:rsidRDefault="00925AA8" w:rsidP="003B0C1E">
            <w:pPr>
              <w:pStyle w:val="Textotabela"/>
            </w:pPr>
            <w:r w:rsidRPr="00A164B9">
              <w:t>98 – 100</w:t>
            </w:r>
          </w:p>
        </w:tc>
        <w:tc>
          <w:tcPr>
            <w:tcW w:w="1509" w:type="dxa"/>
          </w:tcPr>
          <w:p w14:paraId="6BF65862" w14:textId="2C01AFB7" w:rsidR="002F4169" w:rsidRPr="00A164B9" w:rsidRDefault="00BE1F76" w:rsidP="003B0C1E">
            <w:pPr>
              <w:pStyle w:val="Textotabela"/>
              <w:rPr>
                <w:rFonts w:eastAsia="Cambria Math"/>
                <w:lang w:eastAsia="ja-JP"/>
              </w:rPr>
            </w:pPr>
            <w:r w:rsidRPr="00A164B9">
              <w:rPr>
                <w:rFonts w:ascii="Cambria Math" w:eastAsia="Cambria Math" w:hAnsi="Cambria Math" w:cs="Cambria Math"/>
                <w:lang w:eastAsia="ja-JP"/>
              </w:rPr>
              <w:t>≧</w:t>
            </w:r>
            <w:r w:rsidRPr="00A164B9">
              <w:rPr>
                <w:lang w:eastAsia="ja-JP"/>
              </w:rPr>
              <w:t xml:space="preserve"> 28</w:t>
            </w:r>
          </w:p>
        </w:tc>
        <w:tc>
          <w:tcPr>
            <w:tcW w:w="1509" w:type="dxa"/>
          </w:tcPr>
          <w:p w14:paraId="64A996CB" w14:textId="324E442D" w:rsidR="002F4169" w:rsidRPr="00A164B9" w:rsidRDefault="00BE1F76" w:rsidP="003B0C1E">
            <w:pPr>
              <w:pStyle w:val="Textotabela"/>
            </w:pPr>
            <w:r w:rsidRPr="00A164B9">
              <w:rPr>
                <w:rFonts w:ascii="Cambria Math" w:eastAsia="Cambria Math" w:hAnsi="Cambria Math" w:cs="Cambria Math"/>
                <w:lang w:eastAsia="ja-JP"/>
              </w:rPr>
              <w:t>≧</w:t>
            </w:r>
            <w:r w:rsidRPr="00A164B9">
              <w:t xml:space="preserve"> 20</w:t>
            </w:r>
          </w:p>
        </w:tc>
        <w:tc>
          <w:tcPr>
            <w:tcW w:w="1510" w:type="dxa"/>
          </w:tcPr>
          <w:p w14:paraId="590AD8DD" w14:textId="1A83359D" w:rsidR="002F4169" w:rsidRPr="00A164B9" w:rsidRDefault="00BE1F76" w:rsidP="003B0C1E">
            <w:pPr>
              <w:pStyle w:val="Textotabela"/>
            </w:pPr>
            <w:r w:rsidRPr="00A164B9">
              <w:rPr>
                <w:rFonts w:ascii="Cambria Math" w:eastAsia="Cambria Math" w:hAnsi="Cambria Math" w:cs="Cambria Math"/>
                <w:lang w:eastAsia="ja-JP"/>
              </w:rPr>
              <w:t>≧</w:t>
            </w:r>
            <w:r w:rsidRPr="00A164B9">
              <w:t xml:space="preserve"> 34</w:t>
            </w:r>
          </w:p>
        </w:tc>
      </w:tr>
    </w:tbl>
    <w:p w14:paraId="0DA73F39" w14:textId="1BF4D778" w:rsidR="00C846F4" w:rsidRPr="00A164B9" w:rsidRDefault="00386078" w:rsidP="00045D2E">
      <w:pPr>
        <w:pStyle w:val="Legenda"/>
      </w:pPr>
      <w:bookmarkStart w:id="151" w:name="_Toc187760383"/>
      <w:bookmarkStart w:id="152" w:name="_Toc187767600"/>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5</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6</w:t>
      </w:r>
      <w:r w:rsidR="005F0591" w:rsidRPr="00A164B9">
        <w:fldChar w:fldCharType="end"/>
      </w:r>
      <w:r w:rsidRPr="00A164B9">
        <w:t xml:space="preserve">: </w:t>
      </w:r>
      <w:r w:rsidR="00223551" w:rsidRPr="00A164B9">
        <w:t>E</w:t>
      </w:r>
      <w:r w:rsidRPr="00A164B9">
        <w:t>score DASS-21</w:t>
      </w:r>
      <w:bookmarkStart w:id="153" w:name="_heading=h.pa6er3numg8y" w:colFirst="0" w:colLast="0"/>
      <w:bookmarkEnd w:id="151"/>
      <w:bookmarkEnd w:id="152"/>
      <w:bookmarkEnd w:id="153"/>
    </w:p>
    <w:p w14:paraId="119766D4" w14:textId="7EE56CB2" w:rsidR="00646FAF" w:rsidRPr="00A164B9" w:rsidRDefault="001E4188" w:rsidP="00D3585B">
      <w:pPr>
        <w:pStyle w:val="Heading3"/>
        <w:rPr>
          <w:lang w:val="pt-BR"/>
        </w:rPr>
      </w:pPr>
      <w:bookmarkStart w:id="154" w:name="_Toc132992083"/>
      <w:bookmarkStart w:id="155" w:name="_Toc187787273"/>
      <w:bookmarkEnd w:id="144"/>
      <w:r w:rsidRPr="00A164B9">
        <w:rPr>
          <w:lang w:val="pt-BR"/>
        </w:rPr>
        <w:t>Exames laboratoriais</w:t>
      </w:r>
      <w:bookmarkEnd w:id="154"/>
      <w:bookmarkEnd w:id="155"/>
    </w:p>
    <w:p w14:paraId="0F3D8927" w14:textId="1BB6F30B" w:rsidR="005169AD" w:rsidRPr="00A164B9" w:rsidRDefault="00C417C2" w:rsidP="008A493D">
      <w:r w:rsidRPr="00A164B9">
        <w:t xml:space="preserve">Os exames laboratoriais serão realizados em colaboração com a Secretaria de Saúde da cidade de Jardinópolis </w:t>
      </w:r>
      <w:r w:rsidR="0031226E" w:rsidRPr="00A164B9">
        <w:t xml:space="preserve">- </w:t>
      </w:r>
      <w:r w:rsidRPr="00A164B9">
        <w:t>SP</w:t>
      </w:r>
      <w:r w:rsidR="00F16096" w:rsidRPr="00A164B9">
        <w:t>.</w:t>
      </w:r>
      <w:r w:rsidR="00FC2914" w:rsidRPr="00A164B9">
        <w:t xml:space="preserve"> Ao longo do estudo, serão </w:t>
      </w:r>
      <w:r w:rsidR="00211245" w:rsidRPr="00A164B9">
        <w:t>realizadas</w:t>
      </w:r>
      <w:r w:rsidR="00FC2914" w:rsidRPr="00A164B9">
        <w:t xml:space="preserve"> 3 </w:t>
      </w:r>
      <w:r w:rsidR="005169AD" w:rsidRPr="00A164B9">
        <w:t>coletas de sangue para avaliação</w:t>
      </w:r>
      <w:r w:rsidR="00211245" w:rsidRPr="00A164B9">
        <w:t xml:space="preserve"> laboratoria</w:t>
      </w:r>
      <w:r w:rsidR="00476E63" w:rsidRPr="00A164B9">
        <w:t>l</w:t>
      </w:r>
      <w:r w:rsidR="00211245" w:rsidRPr="00A164B9">
        <w:t xml:space="preserve"> </w:t>
      </w:r>
      <w:r w:rsidR="00FC2914" w:rsidRPr="00A164B9">
        <w:t>de cada</w:t>
      </w:r>
      <w:r w:rsidR="002C648B" w:rsidRPr="00A164B9">
        <w:t xml:space="preserve"> </w:t>
      </w:r>
      <w:r w:rsidR="00FD4F4E" w:rsidRPr="00A164B9">
        <w:t>participante da pesquisa</w:t>
      </w:r>
      <w:r w:rsidR="00F63B11" w:rsidRPr="00A164B9">
        <w:t>,</w:t>
      </w:r>
      <w:r w:rsidR="00855808" w:rsidRPr="00A164B9">
        <w:t xml:space="preserve"> </w:t>
      </w:r>
      <w:r w:rsidR="004168DC" w:rsidRPr="00A164B9">
        <w:t>por</w:t>
      </w:r>
      <w:r w:rsidR="00083AA9" w:rsidRPr="00A164B9">
        <w:t xml:space="preserve"> um profissional de enfermagem </w:t>
      </w:r>
      <w:r w:rsidR="00C76DE0" w:rsidRPr="00A164B9">
        <w:t>experiente</w:t>
      </w:r>
      <w:r w:rsidR="00083AA9" w:rsidRPr="00A164B9">
        <w:t>.</w:t>
      </w:r>
      <w:r w:rsidR="00855808" w:rsidRPr="00A164B9">
        <w:t xml:space="preserve"> </w:t>
      </w:r>
      <w:r w:rsidR="00FC2914" w:rsidRPr="00A164B9">
        <w:t>A primeira</w:t>
      </w:r>
      <w:r w:rsidR="00D77CE8" w:rsidRPr="00A164B9">
        <w:t xml:space="preserve"> </w:t>
      </w:r>
      <w:r w:rsidR="005E098F" w:rsidRPr="00A164B9">
        <w:t xml:space="preserve">coleta será realizada </w:t>
      </w:r>
      <w:r w:rsidR="00FC2914" w:rsidRPr="00A164B9">
        <w:t>antes do início da intervenção</w:t>
      </w:r>
      <w:r w:rsidR="00C52AC3" w:rsidRPr="00A164B9">
        <w:t xml:space="preserve">, fornecendo os </w:t>
      </w:r>
      <w:r w:rsidR="00493273" w:rsidRPr="00A164B9">
        <w:t>valor</w:t>
      </w:r>
      <w:r w:rsidR="00C52AC3" w:rsidRPr="00A164B9">
        <w:t>es</w:t>
      </w:r>
      <w:r w:rsidR="00493273" w:rsidRPr="00A164B9">
        <w:t xml:space="preserve"> basa</w:t>
      </w:r>
      <w:r w:rsidR="00C52AC3" w:rsidRPr="00A164B9">
        <w:t>is</w:t>
      </w:r>
      <w:r w:rsidR="008C6DD3" w:rsidRPr="00A164B9">
        <w:t>. A segunda avaliação laboratoria</w:t>
      </w:r>
      <w:r w:rsidR="00873723" w:rsidRPr="00A164B9">
        <w:t xml:space="preserve">l será realizada na sexta semana </w:t>
      </w:r>
      <w:r w:rsidR="00F50A32" w:rsidRPr="00A164B9">
        <w:t>da intervenção</w:t>
      </w:r>
      <w:r w:rsidR="00986BA2" w:rsidRPr="00A164B9">
        <w:t xml:space="preserve"> e servirá ao propósito de </w:t>
      </w:r>
      <w:r w:rsidR="00873723" w:rsidRPr="00A164B9">
        <w:t xml:space="preserve">pesquisa de toxicidade assintomática. A terceira avaliação laboratorial será </w:t>
      </w:r>
      <w:r w:rsidR="005169AD" w:rsidRPr="00A164B9">
        <w:t xml:space="preserve">realizada </w:t>
      </w:r>
      <w:r w:rsidR="00F251A5" w:rsidRPr="00A164B9">
        <w:t xml:space="preserve">ao final da intervenção. Além </w:t>
      </w:r>
      <w:r w:rsidR="00556EBF" w:rsidRPr="00A164B9">
        <w:t>da avaliação de toxicidade assintomática</w:t>
      </w:r>
      <w:r w:rsidR="001A16BA" w:rsidRPr="00A164B9">
        <w:t xml:space="preserve">, servirá </w:t>
      </w:r>
      <w:r w:rsidR="00556EBF" w:rsidRPr="00A164B9">
        <w:t xml:space="preserve">para avaliar o </w:t>
      </w:r>
      <w:r w:rsidR="001A16BA" w:rsidRPr="00A164B9">
        <w:t xml:space="preserve">impacto da intervenção. </w:t>
      </w:r>
    </w:p>
    <w:p w14:paraId="4446F289" w14:textId="08B7B27E" w:rsidR="00F16096" w:rsidRPr="00A164B9" w:rsidRDefault="00556EBF" w:rsidP="008A493D">
      <w:r w:rsidRPr="00A164B9">
        <w:t>Os exames</w:t>
      </w:r>
      <w:r w:rsidR="00DB377A" w:rsidRPr="00A164B9">
        <w:t xml:space="preserve"> a serem realizados, e a respectiva técnica de análise, serão: </w:t>
      </w:r>
      <w:r w:rsidR="00F16096" w:rsidRPr="00A164B9">
        <w:t>AST (</w:t>
      </w:r>
      <w:r w:rsidR="00C05A2A" w:rsidRPr="00A164B9">
        <w:t>o</w:t>
      </w:r>
      <w:r w:rsidR="00F16096" w:rsidRPr="00A164B9">
        <w:t>timizado U.V)</w:t>
      </w:r>
      <w:r w:rsidR="00DB377A" w:rsidRPr="00A164B9">
        <w:t xml:space="preserve">, </w:t>
      </w:r>
      <w:r w:rsidR="00F16096" w:rsidRPr="00A164B9">
        <w:t>ALT (</w:t>
      </w:r>
      <w:r w:rsidR="00C05A2A" w:rsidRPr="00A164B9">
        <w:t>o</w:t>
      </w:r>
      <w:r w:rsidR="00F16096" w:rsidRPr="00A164B9">
        <w:t>timizado U.V)</w:t>
      </w:r>
      <w:r w:rsidR="00DB377A" w:rsidRPr="00A164B9">
        <w:t xml:space="preserve">, </w:t>
      </w:r>
      <w:r w:rsidR="00F16096" w:rsidRPr="00A164B9">
        <w:t>gama-</w:t>
      </w:r>
      <w:proofErr w:type="spellStart"/>
      <w:r w:rsidR="00F16096" w:rsidRPr="00A164B9">
        <w:t>glutamiltransferase</w:t>
      </w:r>
      <w:proofErr w:type="spellEnd"/>
      <w:r w:rsidR="00F16096" w:rsidRPr="00A164B9">
        <w:t xml:space="preserve"> (GGT) (</w:t>
      </w:r>
      <w:r w:rsidR="00C05A2A" w:rsidRPr="00A164B9">
        <w:t>c</w:t>
      </w:r>
      <w:r w:rsidR="00F16096" w:rsidRPr="00A164B9">
        <w:t>inético 37ºC)</w:t>
      </w:r>
      <w:r w:rsidR="00DB377A" w:rsidRPr="00A164B9">
        <w:t xml:space="preserve">, </w:t>
      </w:r>
      <w:r w:rsidR="00F16096" w:rsidRPr="00A164B9">
        <w:t>FALC (</w:t>
      </w:r>
      <w:proofErr w:type="spellStart"/>
      <w:r w:rsidR="00C05A2A" w:rsidRPr="00A164B9">
        <w:t>m</w:t>
      </w:r>
      <w:r w:rsidR="00F16096" w:rsidRPr="00A164B9">
        <w:t>etabissulfito</w:t>
      </w:r>
      <w:proofErr w:type="spellEnd"/>
      <w:r w:rsidR="00F16096" w:rsidRPr="00A164B9">
        <w:t xml:space="preserve"> de sódio)</w:t>
      </w:r>
      <w:r w:rsidR="00DB377A" w:rsidRPr="00A164B9">
        <w:t>, b</w:t>
      </w:r>
      <w:r w:rsidR="00F16096" w:rsidRPr="00A164B9">
        <w:t>ilirrubinas totais e frações (</w:t>
      </w:r>
      <w:proofErr w:type="spellStart"/>
      <w:r w:rsidR="00F16096" w:rsidRPr="00A164B9">
        <w:t>Malloy</w:t>
      </w:r>
      <w:proofErr w:type="spellEnd"/>
      <w:r w:rsidR="00F16096" w:rsidRPr="00A164B9">
        <w:t>-Evelyn modificado)</w:t>
      </w:r>
      <w:r w:rsidR="00DB377A" w:rsidRPr="00A164B9">
        <w:t xml:space="preserve">, </w:t>
      </w:r>
      <w:r w:rsidR="00F16096" w:rsidRPr="00A164B9">
        <w:t xml:space="preserve">amilase (Jensen e </w:t>
      </w:r>
      <w:proofErr w:type="spellStart"/>
      <w:r w:rsidR="00F16096" w:rsidRPr="00A164B9">
        <w:t>Wydeveld</w:t>
      </w:r>
      <w:proofErr w:type="spellEnd"/>
      <w:r w:rsidR="00F16096" w:rsidRPr="00A164B9">
        <w:t>)</w:t>
      </w:r>
      <w:r w:rsidR="00DB377A" w:rsidRPr="00A164B9">
        <w:t xml:space="preserve">, </w:t>
      </w:r>
      <w:r w:rsidR="00F16096" w:rsidRPr="00A164B9">
        <w:t>albumina (</w:t>
      </w:r>
      <w:r w:rsidR="00C05A2A" w:rsidRPr="00A164B9">
        <w:t>c</w:t>
      </w:r>
      <w:r w:rsidR="00F16096" w:rsidRPr="00A164B9">
        <w:t>olorimétrico)</w:t>
      </w:r>
      <w:r w:rsidR="00DB377A" w:rsidRPr="00A164B9">
        <w:t xml:space="preserve">, </w:t>
      </w:r>
      <w:r w:rsidR="00F16096" w:rsidRPr="00A164B9">
        <w:t>ureia (</w:t>
      </w:r>
      <w:r w:rsidR="00EB6799" w:rsidRPr="00A164B9">
        <w:t>r</w:t>
      </w:r>
      <w:r w:rsidR="00F16096" w:rsidRPr="00A164B9">
        <w:t>eação enzimática de Roch-</w:t>
      </w:r>
      <w:proofErr w:type="spellStart"/>
      <w:r w:rsidR="00F16096" w:rsidRPr="00A164B9">
        <w:t>Ramel</w:t>
      </w:r>
      <w:proofErr w:type="spellEnd"/>
      <w:r w:rsidR="00F16096" w:rsidRPr="00A164B9">
        <w:t>)</w:t>
      </w:r>
      <w:r w:rsidR="00EB6799" w:rsidRPr="00A164B9">
        <w:t xml:space="preserve">, </w:t>
      </w:r>
      <w:r w:rsidR="00F16096" w:rsidRPr="00A164B9">
        <w:t>creatinina (</w:t>
      </w:r>
      <w:r w:rsidR="00EB6799" w:rsidRPr="00A164B9">
        <w:t>c</w:t>
      </w:r>
      <w:r w:rsidR="00F16096" w:rsidRPr="00A164B9">
        <w:t>inético</w:t>
      </w:r>
      <w:r w:rsidR="00EB6799" w:rsidRPr="00A164B9">
        <w:t>-</w:t>
      </w:r>
      <w:r w:rsidR="00F16096" w:rsidRPr="00A164B9">
        <w:t>colorimétrico)</w:t>
      </w:r>
      <w:r w:rsidR="00EB6799" w:rsidRPr="00A164B9">
        <w:t xml:space="preserve">, </w:t>
      </w:r>
      <w:r w:rsidR="00F16096" w:rsidRPr="00A164B9">
        <w:t>creatinofosfoquinase (CPK) (</w:t>
      </w:r>
      <w:r w:rsidR="00EB6799" w:rsidRPr="00A164B9">
        <w:t>c</w:t>
      </w:r>
      <w:r w:rsidR="00F16096" w:rsidRPr="00A164B9">
        <w:t>inético)</w:t>
      </w:r>
      <w:r w:rsidR="00EB6799" w:rsidRPr="00A164B9">
        <w:t xml:space="preserve">, </w:t>
      </w:r>
      <w:r w:rsidR="00F16096" w:rsidRPr="00A164B9">
        <w:t>ácido úrico (</w:t>
      </w:r>
      <w:r w:rsidR="00EB6799" w:rsidRPr="00A164B9">
        <w:t>e</w:t>
      </w:r>
      <w:r w:rsidR="00F16096" w:rsidRPr="00A164B9">
        <w:t>nzimático)</w:t>
      </w:r>
      <w:r w:rsidR="00EB6799" w:rsidRPr="00A164B9">
        <w:t xml:space="preserve">, </w:t>
      </w:r>
      <w:r w:rsidR="00F16096" w:rsidRPr="00A164B9">
        <w:t>sódio</w:t>
      </w:r>
      <w:r w:rsidR="006457BE" w:rsidRPr="00A164B9">
        <w:t xml:space="preserve"> e potássio</w:t>
      </w:r>
      <w:r w:rsidR="00F16096" w:rsidRPr="00A164B9">
        <w:t xml:space="preserve"> (</w:t>
      </w:r>
      <w:r w:rsidR="00EB6799" w:rsidRPr="00A164B9">
        <w:t>e</w:t>
      </w:r>
      <w:r w:rsidR="00F16096" w:rsidRPr="00A164B9">
        <w:t xml:space="preserve">letrodo </w:t>
      </w:r>
      <w:r w:rsidR="00EB6799" w:rsidRPr="00A164B9">
        <w:t>í</w:t>
      </w:r>
      <w:r w:rsidR="00F16096" w:rsidRPr="00A164B9">
        <w:t xml:space="preserve">on </w:t>
      </w:r>
      <w:r w:rsidR="00EB6799" w:rsidRPr="00A164B9">
        <w:t>s</w:t>
      </w:r>
      <w:r w:rsidR="00F16096" w:rsidRPr="00A164B9">
        <w:t>eletivo)</w:t>
      </w:r>
      <w:r w:rsidR="00EB6799" w:rsidRPr="00A164B9">
        <w:t>,</w:t>
      </w:r>
      <w:r w:rsidR="00F16096" w:rsidRPr="00A164B9">
        <w:t xml:space="preserve"> cálcio (</w:t>
      </w:r>
      <w:r w:rsidR="006457BE" w:rsidRPr="00A164B9">
        <w:t>c</w:t>
      </w:r>
      <w:r w:rsidR="00F16096" w:rsidRPr="00A164B9">
        <w:t>olorimétrico)</w:t>
      </w:r>
      <w:r w:rsidR="006457BE" w:rsidRPr="00A164B9">
        <w:t xml:space="preserve">, </w:t>
      </w:r>
      <w:r w:rsidR="00F16096" w:rsidRPr="00A164B9">
        <w:t>hemograma (</w:t>
      </w:r>
      <w:r w:rsidR="006457BE" w:rsidRPr="00A164B9">
        <w:t>a</w:t>
      </w:r>
      <w:r w:rsidR="00F16096" w:rsidRPr="00A164B9">
        <w:t xml:space="preserve">utomatizado - </w:t>
      </w:r>
      <w:r w:rsidR="006457BE" w:rsidRPr="00A164B9">
        <w:t>i</w:t>
      </w:r>
      <w:r w:rsidR="00F16096" w:rsidRPr="00A164B9">
        <w:t xml:space="preserve">mpedância, </w:t>
      </w:r>
      <w:r w:rsidR="006457BE" w:rsidRPr="00A164B9">
        <w:t>l</w:t>
      </w:r>
      <w:r w:rsidR="00F16096" w:rsidRPr="00A164B9">
        <w:t xml:space="preserve">aser e </w:t>
      </w:r>
      <w:r w:rsidR="006457BE" w:rsidRPr="00A164B9">
        <w:t>c</w:t>
      </w:r>
      <w:r w:rsidR="00F16096" w:rsidRPr="00A164B9">
        <w:t>itometria)</w:t>
      </w:r>
      <w:r w:rsidR="006457BE" w:rsidRPr="00A164B9">
        <w:t xml:space="preserve">, </w:t>
      </w:r>
      <w:r w:rsidR="00F16096" w:rsidRPr="00A164B9">
        <w:t>colesterol total (</w:t>
      </w:r>
      <w:r w:rsidR="006457BE" w:rsidRPr="00A164B9">
        <w:t>e</w:t>
      </w:r>
      <w:r w:rsidR="00F16096" w:rsidRPr="00A164B9">
        <w:t>nzimático)</w:t>
      </w:r>
      <w:r w:rsidR="006457BE" w:rsidRPr="00A164B9">
        <w:rPr>
          <w:rStyle w:val="apple-converted-space"/>
          <w:rFonts w:ascii="Aptos" w:eastAsiaTheme="majorEastAsia" w:hAnsi="Aptos" w:cstheme="majorHAnsi"/>
          <w:sz w:val="20"/>
          <w:szCs w:val="20"/>
        </w:rPr>
        <w:t xml:space="preserve">, </w:t>
      </w:r>
      <w:r w:rsidR="00F16096" w:rsidRPr="00A164B9">
        <w:t>LDL (</w:t>
      </w:r>
      <w:r w:rsidR="006457BE" w:rsidRPr="00A164B9">
        <w:t>f</w:t>
      </w:r>
      <w:r w:rsidR="00F16096" w:rsidRPr="00A164B9">
        <w:t>órmula de Martin e colaboradores)</w:t>
      </w:r>
      <w:r w:rsidR="006457BE" w:rsidRPr="00A164B9">
        <w:t xml:space="preserve">, </w:t>
      </w:r>
      <w:r w:rsidR="00F16096" w:rsidRPr="00A164B9">
        <w:t>HDL (</w:t>
      </w:r>
      <w:r w:rsidR="006457BE" w:rsidRPr="00A164B9">
        <w:t>e</w:t>
      </w:r>
      <w:r w:rsidR="00F16096" w:rsidRPr="00A164B9">
        <w:t>nzimático)</w:t>
      </w:r>
      <w:r w:rsidR="006457BE" w:rsidRPr="00A164B9">
        <w:t xml:space="preserve">, </w:t>
      </w:r>
      <w:r w:rsidR="00F16096" w:rsidRPr="00A164B9">
        <w:t>glicemia de jejum (</w:t>
      </w:r>
      <w:r w:rsidR="00C64F4A" w:rsidRPr="00A164B9">
        <w:t>e</w:t>
      </w:r>
      <w:r w:rsidR="00F16096" w:rsidRPr="00A164B9">
        <w:t>nzimático)</w:t>
      </w:r>
      <w:r w:rsidR="00C64F4A" w:rsidRPr="00A164B9">
        <w:t xml:space="preserve">, </w:t>
      </w:r>
      <w:r w:rsidR="00F16096" w:rsidRPr="00A164B9">
        <w:t>hemoglobina glicosilada (</w:t>
      </w:r>
      <w:r w:rsidR="00C64F4A" w:rsidRPr="00A164B9">
        <w:t>c</w:t>
      </w:r>
      <w:r w:rsidR="00F16096" w:rsidRPr="00A164B9">
        <w:t xml:space="preserve">romatografia </w:t>
      </w:r>
      <w:r w:rsidR="00C64F4A" w:rsidRPr="00A164B9">
        <w:t>l</w:t>
      </w:r>
      <w:r w:rsidR="00F16096" w:rsidRPr="00A164B9">
        <w:t xml:space="preserve">íquida de </w:t>
      </w:r>
      <w:r w:rsidR="00C64F4A" w:rsidRPr="00A164B9">
        <w:t>a</w:t>
      </w:r>
      <w:r w:rsidR="00F16096" w:rsidRPr="00A164B9">
        <w:t xml:space="preserve">lta </w:t>
      </w:r>
      <w:r w:rsidR="00C64F4A" w:rsidRPr="00A164B9">
        <w:t>performance - HPLC</w:t>
      </w:r>
      <w:r w:rsidR="00F16096" w:rsidRPr="00A164B9">
        <w:t>)</w:t>
      </w:r>
      <w:r w:rsidR="00C64F4A" w:rsidRPr="00A164B9">
        <w:t xml:space="preserve">, </w:t>
      </w:r>
      <w:r w:rsidR="00F16096" w:rsidRPr="00A164B9">
        <w:t>insulina (</w:t>
      </w:r>
      <w:r w:rsidR="00C64F4A" w:rsidRPr="00A164B9">
        <w:t>q</w:t>
      </w:r>
      <w:r w:rsidR="00F16096" w:rsidRPr="00A164B9">
        <w:t>uimioluminescência)</w:t>
      </w:r>
      <w:r w:rsidR="00C64F4A" w:rsidRPr="00A164B9">
        <w:t xml:space="preserve">, </w:t>
      </w:r>
      <w:r w:rsidR="00F16096" w:rsidRPr="00A164B9">
        <w:t>HOMA-IR (Calculada)</w:t>
      </w:r>
      <w:r w:rsidR="00B12278" w:rsidRPr="00A164B9">
        <w:t>, TSH, T4 livre</w:t>
      </w:r>
    </w:p>
    <w:p w14:paraId="11AC5943" w14:textId="43C10508" w:rsidR="0073333D" w:rsidRPr="00A164B9" w:rsidRDefault="006558BB" w:rsidP="008A493D">
      <w:pPr>
        <w:rPr>
          <w:b/>
        </w:rPr>
      </w:pPr>
      <w:r w:rsidRPr="00A164B9">
        <w:t>S</w:t>
      </w:r>
      <w:r w:rsidR="0073333D" w:rsidRPr="00A164B9">
        <w:t xml:space="preserve">erão coletados 20 ml de sangue venoso periférico de cada participante em jejum de </w:t>
      </w:r>
      <w:r w:rsidR="00A13FF5" w:rsidRPr="00A164B9">
        <w:t xml:space="preserve">8 a 10 </w:t>
      </w:r>
      <w:r w:rsidR="0073333D" w:rsidRPr="00A164B9">
        <w:t>horas pela manhã</w:t>
      </w:r>
      <w:r w:rsidR="00A13FF5" w:rsidRPr="00A164B9">
        <w:t>,</w:t>
      </w:r>
      <w:r w:rsidR="0073333D" w:rsidRPr="00A164B9">
        <w:t xml:space="preserve"> utilizando seringas e agulhas descartáveis. Após a coleta, o sangue total será centrifugado a 3.000 rpm por 15 minutos a 4ºC para separar o plasma e o soro, que serão acondicionados em </w:t>
      </w:r>
      <w:proofErr w:type="spellStart"/>
      <w:r w:rsidR="0073333D" w:rsidRPr="00A164B9">
        <w:t>microtubos</w:t>
      </w:r>
      <w:proofErr w:type="spellEnd"/>
      <w:r w:rsidR="0073333D" w:rsidRPr="00A164B9">
        <w:t xml:space="preserve"> de polipropileno e armazenados em temperatura adequada para análise. A massa de eritrócitos obtida será lavada três vezes com 5 ml de solução salina a 0,9%, centrifugada a 10.000 rpm por 10 minutos a 4ºC e o sobrenadante será </w:t>
      </w:r>
      <w:r w:rsidR="0073333D" w:rsidRPr="00A164B9">
        <w:lastRenderedPageBreak/>
        <w:t xml:space="preserve">descartado. Em seguida, a solução salina será removida e a massa de eritrócitos será transferida para </w:t>
      </w:r>
      <w:proofErr w:type="spellStart"/>
      <w:r w:rsidR="0073333D" w:rsidRPr="00A164B9">
        <w:t>microtubos</w:t>
      </w:r>
      <w:proofErr w:type="spellEnd"/>
      <w:r w:rsidR="0073333D" w:rsidRPr="00A164B9">
        <w:t xml:space="preserve"> de polipropileno e armazenada até o momento da análise.</w:t>
      </w:r>
    </w:p>
    <w:p w14:paraId="7FE124FE" w14:textId="5CE5C038" w:rsidR="001E5029" w:rsidRPr="00A164B9" w:rsidRDefault="001E4188" w:rsidP="001E4188">
      <w:pPr>
        <w:pStyle w:val="Heading2"/>
        <w:rPr>
          <w:lang w:val="pt-BR"/>
        </w:rPr>
      </w:pPr>
      <w:bookmarkStart w:id="156" w:name="_Toc187787275"/>
      <w:bookmarkStart w:id="157" w:name="_Toc128317832"/>
      <w:bookmarkStart w:id="158" w:name="_Toc132992086"/>
      <w:bookmarkStart w:id="159" w:name="_Toc118072941"/>
      <w:bookmarkStart w:id="160" w:name="_Toc118415076"/>
      <w:bookmarkEnd w:id="104"/>
      <w:bookmarkEnd w:id="105"/>
      <w:bookmarkEnd w:id="145"/>
      <w:r w:rsidRPr="00A164B9">
        <w:rPr>
          <w:lang w:val="pt-BR"/>
        </w:rPr>
        <w:t xml:space="preserve">Droga vegetal de </w:t>
      </w:r>
      <w:r w:rsidR="001E5029" w:rsidRPr="00A164B9">
        <w:rPr>
          <w:lang w:val="pt-BR"/>
        </w:rPr>
        <w:t xml:space="preserve"> </w:t>
      </w:r>
      <w:r w:rsidR="00535D0B" w:rsidRPr="00A164B9">
        <w:rPr>
          <w:i/>
          <w:iCs/>
          <w:lang w:val="pt-BR"/>
        </w:rPr>
        <w:t>Eclipta prostrata</w:t>
      </w:r>
      <w:bookmarkEnd w:id="156"/>
      <w:r w:rsidR="001E5029" w:rsidRPr="00A164B9">
        <w:rPr>
          <w:i/>
          <w:iCs/>
          <w:lang w:val="pt-BR"/>
        </w:rPr>
        <w:t xml:space="preserve"> </w:t>
      </w:r>
      <w:r w:rsidRPr="00A164B9">
        <w:rPr>
          <w:i/>
          <w:iCs/>
          <w:lang w:val="pt-BR"/>
        </w:rPr>
        <w:t xml:space="preserve"> </w:t>
      </w:r>
      <w:bookmarkEnd w:id="157"/>
      <w:bookmarkEnd w:id="158"/>
    </w:p>
    <w:p w14:paraId="7B551AF5" w14:textId="689BDD50" w:rsidR="001E5029" w:rsidRPr="00A164B9" w:rsidRDefault="001E5029" w:rsidP="008A493D">
      <w:r w:rsidRPr="00A164B9">
        <w:t xml:space="preserve">O cultivo, coleta, preparo, produção, quantificação dos constituintes e controle de qualidade da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será realizado pela instituição Casa Espírita Terra de Ismael.</w:t>
      </w:r>
    </w:p>
    <w:p w14:paraId="0AF81E6C" w14:textId="37EB3BEA" w:rsidR="001E5029" w:rsidRPr="00A164B9" w:rsidRDefault="001E5029" w:rsidP="008A493D">
      <w:r w:rsidRPr="00A164B9">
        <w:t>A instituição opera com autorização do governo brasileiro, com alvará da ANVISA - AFE # 1309807201. Farmacêutico Responsável: Maria da Glória Holtz Barbosa, CRF-SP 06.788</w:t>
      </w:r>
      <w:r w:rsidR="00AC45E6" w:rsidRPr="00A164B9">
        <w:t>;</w:t>
      </w:r>
      <w:r w:rsidRPr="00A164B9">
        <w:t xml:space="preserve"> CNPJ: 01.824.056/0001-23</w:t>
      </w:r>
      <w:r w:rsidR="00AC45E6" w:rsidRPr="00A164B9">
        <w:t>;</w:t>
      </w:r>
      <w:r w:rsidRPr="00A164B9">
        <w:t xml:space="preserve"> localização: latitude 21˚4’33’’ sul, longitude 47˚44’48’’ oeste.</w:t>
      </w:r>
    </w:p>
    <w:p w14:paraId="6BB3BA9F" w14:textId="77777777" w:rsidR="001E5029" w:rsidRPr="00A164B9" w:rsidRDefault="001E5029" w:rsidP="008A493D">
      <w:r w:rsidRPr="00A164B9">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A164B9">
        <w:t>mesh</w:t>
      </w:r>
      <w:proofErr w:type="spellEnd"/>
      <w:r w:rsidRPr="00A164B9">
        <w:t>. O pó resultante é chamado de droga vegetal.</w:t>
      </w:r>
    </w:p>
    <w:p w14:paraId="690B581A" w14:textId="3660FD89" w:rsidR="001E5029" w:rsidRPr="00A164B9" w:rsidRDefault="001E5029" w:rsidP="008A493D">
      <w:r w:rsidRPr="00A164B9">
        <w:t>O material será tamisado e encapsulado em cápsulas de gelatina tamanho 0</w:t>
      </w:r>
      <w:r w:rsidR="00BA19DD" w:rsidRPr="00A164B9">
        <w:t>0</w:t>
      </w:r>
      <w:r w:rsidRPr="00A164B9">
        <w:t xml:space="preserve">. Cada cápsula apresentará o conteúdo de </w:t>
      </w:r>
      <w:r w:rsidR="00C32FD4" w:rsidRPr="00A164B9">
        <w:t>375</w:t>
      </w:r>
      <w:r w:rsidRPr="00A164B9">
        <w:t xml:space="preserve"> mg de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0029334A" w:rsidRPr="00A164B9">
        <w:t>, de forma que a dose de 750 mg será atingida pela ingestão de 2 cápsulas</w:t>
      </w:r>
      <w:r w:rsidRPr="00A164B9">
        <w:t xml:space="preserve">. O placebo será constituído de </w:t>
      </w:r>
      <w:r w:rsidR="00DD76FF" w:rsidRPr="00A164B9">
        <w:t>á</w:t>
      </w:r>
      <w:r w:rsidR="00B41CEF" w:rsidRPr="00A164B9">
        <w:t>gar</w:t>
      </w:r>
      <w:r w:rsidRPr="00A164B9">
        <w:t xml:space="preserve">, sendo indistinguível da cápsula de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Após a pulverização e encapsulamento, a </w:t>
      </w:r>
      <w:r w:rsidR="00535D0B" w:rsidRPr="00A164B9">
        <w:t xml:space="preserve">droga vegetal de </w:t>
      </w:r>
      <w:proofErr w:type="spellStart"/>
      <w:r w:rsidR="00535D0B" w:rsidRPr="00A164B9">
        <w:rPr>
          <w:i/>
        </w:rPr>
        <w:t>Eclipta</w:t>
      </w:r>
      <w:proofErr w:type="spellEnd"/>
      <w:r w:rsidR="00535D0B" w:rsidRPr="00A164B9">
        <w:rPr>
          <w:i/>
        </w:rPr>
        <w:t xml:space="preserve"> </w:t>
      </w:r>
      <w:proofErr w:type="spellStart"/>
      <w:r w:rsidR="00535D0B" w:rsidRPr="00A164B9">
        <w:rPr>
          <w:i/>
        </w:rPr>
        <w:t>prostrata</w:t>
      </w:r>
      <w:proofErr w:type="spellEnd"/>
      <w:r w:rsidRPr="00A164B9">
        <w:t xml:space="preserve">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BA13C3" w:rsidRPr="00A164B9">
            <w:rPr>
              <w:color w:val="000000"/>
            </w:rPr>
            <w:t>(PEREIRA et al., 2020a)</w:t>
          </w:r>
        </w:sdtContent>
      </w:sdt>
      <w:r w:rsidRPr="00A164B9">
        <w:rPr>
          <w:color w:val="000000"/>
        </w:rPr>
        <w:t>.</w:t>
      </w:r>
    </w:p>
    <w:p w14:paraId="733FBE7A" w14:textId="792D04C4" w:rsidR="001E5029" w:rsidRPr="00A164B9" w:rsidRDefault="001E5029" w:rsidP="008A493D">
      <w:r w:rsidRPr="00A164B9">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BA13C3" w:rsidRPr="00A164B9">
            <w:rPr>
              <w:color w:val="000000"/>
            </w:rPr>
            <w:t>(ANVISA, 2019)</w:t>
          </w:r>
        </w:sdtContent>
      </w:sdt>
      <w:r w:rsidRPr="00A164B9">
        <w:t xml:space="preserve">, que inclui: identificação botânica, controle de pestes, controle organoléptico, antimicrobiano e fitoquímico e quantificação dos constituintes. </w:t>
      </w:r>
    </w:p>
    <w:p w14:paraId="6F7B30C6" w14:textId="5C39E597" w:rsidR="001E5029" w:rsidRPr="00A164B9" w:rsidRDefault="001E4188" w:rsidP="00A606F3">
      <w:pPr>
        <w:pStyle w:val="Heading3"/>
        <w:rPr>
          <w:lang w:val="pt-BR"/>
        </w:rPr>
      </w:pPr>
      <w:bookmarkStart w:id="161" w:name="_Toc128317833"/>
      <w:bookmarkStart w:id="162" w:name="_Toc187787276"/>
      <w:r w:rsidRPr="00A164B9">
        <w:rPr>
          <w:lang w:val="pt-BR"/>
        </w:rPr>
        <w:t xml:space="preserve">Quantificação dos constituintes de </w:t>
      </w:r>
      <w:bookmarkEnd w:id="161"/>
      <w:r w:rsidR="00535D0B" w:rsidRPr="00A164B9">
        <w:rPr>
          <w:i/>
          <w:iCs/>
          <w:lang w:val="pt-BR"/>
        </w:rPr>
        <w:t>Eclipta prostrata</w:t>
      </w:r>
      <w:bookmarkEnd w:id="162"/>
    </w:p>
    <w:p w14:paraId="7041425E" w14:textId="77777777" w:rsidR="001478D1" w:rsidRPr="00A164B9" w:rsidRDefault="001E5029" w:rsidP="00994CE8">
      <w:pPr>
        <w:rPr>
          <w:rFonts w:ascii="Aptos" w:hAnsi="Aptos" w:cstheme="majorHAnsi"/>
        </w:rPr>
      </w:pPr>
      <w:r w:rsidRPr="00A164B9">
        <w:rPr>
          <w:rFonts w:ascii="Aptos" w:hAnsi="Aptos" w:cstheme="majorHAnsi"/>
        </w:rPr>
        <w:t xml:space="preserve">Será utilizado o marcador botânico </w:t>
      </w:r>
      <w:proofErr w:type="spellStart"/>
      <w:r w:rsidRPr="00A164B9">
        <w:rPr>
          <w:rFonts w:ascii="Aptos" w:hAnsi="Aptos" w:cstheme="majorHAnsi"/>
          <w:i/>
          <w:iCs/>
        </w:rPr>
        <w:t>wedelolactone</w:t>
      </w:r>
      <w:proofErr w:type="spellEnd"/>
      <w:r w:rsidRPr="00A164B9">
        <w:rPr>
          <w:rFonts w:ascii="Aptos" w:hAnsi="Aptos" w:cstheme="majorHAnsi"/>
        </w:rPr>
        <w:t xml:space="preserve"> - CAS nº 524-12-9 (</w:t>
      </w:r>
      <w:proofErr w:type="spellStart"/>
      <w:r w:rsidRPr="00A164B9">
        <w:rPr>
          <w:rFonts w:ascii="Aptos" w:hAnsi="Aptos" w:cstheme="majorHAnsi"/>
        </w:rPr>
        <w:t>European</w:t>
      </w:r>
      <w:proofErr w:type="spellEnd"/>
      <w:r w:rsidRPr="00A164B9">
        <w:rPr>
          <w:rFonts w:ascii="Aptos" w:hAnsi="Aptos" w:cstheme="majorHAnsi"/>
        </w:rPr>
        <w:t xml:space="preserve"> </w:t>
      </w:r>
      <w:proofErr w:type="spellStart"/>
      <w:r w:rsidRPr="00A164B9">
        <w:rPr>
          <w:rFonts w:ascii="Aptos" w:hAnsi="Aptos" w:cstheme="majorHAnsi"/>
        </w:rPr>
        <w:t>Pharmacopoeia</w:t>
      </w:r>
      <w:proofErr w:type="spellEnd"/>
      <w:r w:rsidRPr="00A164B9">
        <w:rPr>
          <w:rFonts w:ascii="Aptos" w:hAnsi="Aptos" w:cstheme="majorHAnsi"/>
        </w:rPr>
        <w:t xml:space="preserve"> </w:t>
      </w:r>
      <w:proofErr w:type="spellStart"/>
      <w:r w:rsidRPr="00A164B9">
        <w:rPr>
          <w:rFonts w:ascii="Aptos" w:hAnsi="Aptos" w:cstheme="majorHAnsi"/>
        </w:rPr>
        <w:t>Reference</w:t>
      </w:r>
      <w:proofErr w:type="spellEnd"/>
      <w:r w:rsidRPr="00A164B9">
        <w:rPr>
          <w:rFonts w:ascii="Aptos" w:hAnsi="Aptos" w:cstheme="majorHAnsi"/>
        </w:rPr>
        <w:t xml:space="preserve"> Standard, </w:t>
      </w:r>
      <w:proofErr w:type="spellStart"/>
      <w:r w:rsidRPr="00A164B9">
        <w:rPr>
          <w:rFonts w:ascii="Aptos" w:hAnsi="Aptos" w:cstheme="majorHAnsi"/>
        </w:rPr>
        <w:t>Strasbrug</w:t>
      </w:r>
      <w:proofErr w:type="spellEnd"/>
      <w:r w:rsidRPr="00A164B9">
        <w:rPr>
          <w:rFonts w:ascii="Aptos" w:hAnsi="Aptos" w:cstheme="majorHAnsi"/>
        </w:rPr>
        <w:t xml:space="preserve">, France). O padrão </w:t>
      </w:r>
      <w:proofErr w:type="spellStart"/>
      <w:r w:rsidRPr="00A164B9">
        <w:rPr>
          <w:rFonts w:ascii="Aptos" w:hAnsi="Aptos" w:cstheme="majorHAnsi"/>
          <w:i/>
          <w:iCs/>
        </w:rPr>
        <w:t>demethylwedelolactone</w:t>
      </w:r>
      <w:proofErr w:type="spellEnd"/>
      <w:r w:rsidRPr="00A164B9">
        <w:rPr>
          <w:rFonts w:ascii="Aptos" w:hAnsi="Aptos" w:cstheme="majorHAnsi"/>
        </w:rPr>
        <w:t xml:space="preserve"> (CAS nº 6468-55-9) será isolado para a determinação do teor dos constituintes ativos no extrato. </w:t>
      </w:r>
    </w:p>
    <w:p w14:paraId="640B0FD8" w14:textId="6E6F4280" w:rsidR="001E5029" w:rsidRPr="00A164B9" w:rsidRDefault="001E5029" w:rsidP="00994CE8">
      <w:pPr>
        <w:rPr>
          <w:rFonts w:ascii="Aptos" w:hAnsi="Aptos" w:cstheme="majorHAnsi"/>
        </w:rPr>
      </w:pPr>
      <w:r w:rsidRPr="00A164B9">
        <w:rPr>
          <w:rFonts w:ascii="Aptos" w:hAnsi="Aptos" w:cstheme="majorHAnsi"/>
        </w:rPr>
        <w:t xml:space="preserve">Para quantificação, uma alíquota de 5 mg do extrato </w:t>
      </w:r>
      <w:proofErr w:type="spellStart"/>
      <w:r w:rsidRPr="00A164B9">
        <w:rPr>
          <w:rFonts w:ascii="Aptos" w:hAnsi="Aptos" w:cstheme="majorHAnsi"/>
        </w:rPr>
        <w:t>metanólico</w:t>
      </w:r>
      <w:proofErr w:type="spellEnd"/>
      <w:r w:rsidRPr="00A164B9">
        <w:rPr>
          <w:rFonts w:ascii="Aptos" w:hAnsi="Aptos" w:cstheme="majorHAnsi"/>
        </w:rPr>
        <w:t xml:space="preserve"> de E. </w:t>
      </w:r>
      <w:proofErr w:type="spellStart"/>
      <w:r w:rsidRPr="00A164B9">
        <w:rPr>
          <w:rFonts w:ascii="Aptos" w:hAnsi="Aptos" w:cstheme="majorHAnsi"/>
        </w:rPr>
        <w:t>prostrata</w:t>
      </w:r>
      <w:proofErr w:type="spellEnd"/>
      <w:r w:rsidRPr="00A164B9">
        <w:rPr>
          <w:rFonts w:ascii="Aptos" w:hAnsi="Aptos" w:cstheme="majorHAnsi"/>
        </w:rPr>
        <w:t xml:space="preserve"> será solubilizada em 1 </w:t>
      </w:r>
      <w:proofErr w:type="spellStart"/>
      <w:r w:rsidRPr="00A164B9">
        <w:rPr>
          <w:rFonts w:ascii="Aptos" w:hAnsi="Aptos" w:cstheme="majorHAnsi"/>
        </w:rPr>
        <w:t>mL</w:t>
      </w:r>
      <w:proofErr w:type="spellEnd"/>
      <w:r w:rsidRPr="00A164B9">
        <w:rPr>
          <w:rFonts w:ascii="Aptos" w:hAnsi="Aptos" w:cstheme="majorHAnsi"/>
        </w:rPr>
        <w:t xml:space="preserve"> de metanol grau HPLC J.T. Baker (</w:t>
      </w:r>
      <w:proofErr w:type="spellStart"/>
      <w:r w:rsidRPr="00A164B9">
        <w:rPr>
          <w:rFonts w:ascii="Aptos" w:hAnsi="Aptos" w:cstheme="majorHAnsi"/>
        </w:rPr>
        <w:t>Avantor</w:t>
      </w:r>
      <w:proofErr w:type="spellEnd"/>
      <w:r w:rsidRPr="00A164B9">
        <w:rPr>
          <w:rFonts w:ascii="Aptos" w:hAnsi="Aptos" w:cstheme="majorHAnsi"/>
        </w:rPr>
        <w:t xml:space="preserve">, Ecatepec de </w:t>
      </w:r>
      <w:proofErr w:type="spellStart"/>
      <w:r w:rsidRPr="00A164B9">
        <w:rPr>
          <w:rFonts w:ascii="Aptos" w:hAnsi="Aptos" w:cstheme="majorHAnsi"/>
        </w:rPr>
        <w:t>Morelos</w:t>
      </w:r>
      <w:proofErr w:type="spellEnd"/>
      <w:r w:rsidRPr="00A164B9">
        <w:rPr>
          <w:rFonts w:ascii="Aptos" w:hAnsi="Aptos" w:cstheme="majorHAnsi"/>
        </w:rPr>
        <w:t xml:space="preserve">, </w:t>
      </w:r>
      <w:r w:rsidRPr="00A164B9">
        <w:rPr>
          <w:rFonts w:ascii="Aptos" w:hAnsi="Aptos" w:cstheme="majorHAnsi"/>
        </w:rPr>
        <w:lastRenderedPageBreak/>
        <w:t xml:space="preserve">MOR, Mexico) por </w:t>
      </w:r>
      <w:proofErr w:type="spellStart"/>
      <w:r w:rsidRPr="00A164B9">
        <w:rPr>
          <w:rFonts w:ascii="Aptos" w:hAnsi="Aptos" w:cstheme="majorHAnsi"/>
        </w:rPr>
        <w:t>sonicação</w:t>
      </w:r>
      <w:proofErr w:type="spellEnd"/>
      <w:r w:rsidRPr="00A164B9">
        <w:rPr>
          <w:rFonts w:ascii="Aptos" w:hAnsi="Aptos" w:cstheme="majorHAnsi"/>
        </w:rPr>
        <w:t xml:space="preserve"> em aparelho de ultrassom. A solução será então filtrada em filtro seringa 0</w:t>
      </w:r>
      <w:r w:rsidR="009E044D" w:rsidRPr="00A164B9">
        <w:rPr>
          <w:rFonts w:ascii="Aptos" w:hAnsi="Aptos" w:cstheme="majorHAnsi"/>
        </w:rPr>
        <w:t>,</w:t>
      </w:r>
      <w:r w:rsidRPr="00A164B9">
        <w:rPr>
          <w:rFonts w:ascii="Aptos" w:hAnsi="Aptos" w:cstheme="majorHAnsi"/>
        </w:rPr>
        <w:t xml:space="preserve">45 µm e injetada em Cromatógrafo Líquido de Alta Eficiência </w:t>
      </w:r>
      <w:proofErr w:type="spellStart"/>
      <w:r w:rsidRPr="00A164B9">
        <w:rPr>
          <w:rFonts w:ascii="Aptos" w:hAnsi="Aptos" w:cstheme="majorHAnsi"/>
        </w:rPr>
        <w:t>Shimadzu</w:t>
      </w:r>
      <w:proofErr w:type="spellEnd"/>
      <w:r w:rsidRPr="00A164B9">
        <w:rPr>
          <w:rFonts w:ascii="Aptos" w:hAnsi="Aptos" w:cstheme="majorHAnsi"/>
        </w:rPr>
        <w:t xml:space="preserve"> (Kyoto, </w:t>
      </w:r>
      <w:proofErr w:type="spellStart"/>
      <w:r w:rsidRPr="00A164B9">
        <w:rPr>
          <w:rFonts w:ascii="Aptos" w:hAnsi="Aptos" w:cstheme="majorHAnsi"/>
        </w:rPr>
        <w:t>Japan</w:t>
      </w:r>
      <w:proofErr w:type="spellEnd"/>
      <w:r w:rsidRPr="00A164B9">
        <w:rPr>
          <w:rFonts w:ascii="Aptos" w:hAnsi="Aptos" w:cstheme="majorHAnsi"/>
        </w:rPr>
        <w:t xml:space="preserve">), acoplado a coluna de fase reversa Luna C18 (250 mm x 10 mm, 5 μ; </w:t>
      </w:r>
      <w:proofErr w:type="spellStart"/>
      <w:r w:rsidRPr="00A164B9">
        <w:rPr>
          <w:rFonts w:ascii="Aptos" w:hAnsi="Aptos" w:cstheme="majorHAnsi"/>
        </w:rPr>
        <w:t>Phenomenex</w:t>
      </w:r>
      <w:proofErr w:type="spellEnd"/>
      <w:r w:rsidRPr="00A164B9">
        <w:rPr>
          <w:rFonts w:ascii="Aptos" w:hAnsi="Aptos" w:cstheme="majorHAnsi"/>
        </w:rPr>
        <w:t xml:space="preserve">, Torrance, CA, USA), acoplada a detector de arranjo de diodo </w:t>
      </w:r>
      <w:proofErr w:type="spellStart"/>
      <w:r w:rsidRPr="00A164B9">
        <w:rPr>
          <w:rFonts w:ascii="Aptos" w:hAnsi="Aptos" w:cstheme="majorHAnsi"/>
        </w:rPr>
        <w:t>Shimadzu</w:t>
      </w:r>
      <w:proofErr w:type="spellEnd"/>
      <w:r w:rsidRPr="00A164B9">
        <w:rPr>
          <w:rFonts w:ascii="Aptos" w:hAnsi="Aptos" w:cstheme="majorHAnsi"/>
        </w:rPr>
        <w:t xml:space="preserve"> SPD-M10A. Como sistema fase móvel será utilizado água + ácido acético 0,1% (A) e metanol (B), de 10 a 70% B (0 até 32 minutos); de 70 a 10% B (32 até 35 minutos); 10%B (35 até 40 minutos) com vazão de 1 </w:t>
      </w:r>
      <w:proofErr w:type="spellStart"/>
      <w:r w:rsidRPr="00A164B9">
        <w:rPr>
          <w:rFonts w:ascii="Aptos" w:hAnsi="Aptos" w:cstheme="majorHAnsi"/>
        </w:rPr>
        <w:t>mL</w:t>
      </w:r>
      <w:proofErr w:type="spellEnd"/>
      <w:r w:rsidRPr="00A164B9">
        <w:rPr>
          <w:rFonts w:ascii="Aptos" w:hAnsi="Aptos" w:cstheme="majorHAnsi"/>
        </w:rPr>
        <w:t xml:space="preserve">/min por 40 min com detecção em UV a 350 </w:t>
      </w:r>
      <w:proofErr w:type="spellStart"/>
      <w:r w:rsidRPr="00A164B9">
        <w:rPr>
          <w:rFonts w:ascii="Aptos" w:hAnsi="Aptos" w:cstheme="majorHAnsi"/>
        </w:rPr>
        <w:t>nm</w:t>
      </w:r>
      <w:proofErr w:type="spellEnd"/>
      <w:r w:rsidRPr="00A164B9">
        <w:rPr>
          <w:rFonts w:ascii="Aptos" w:hAnsi="Aptos" w:cstheme="majorHAnsi"/>
        </w:rPr>
        <w:t>. As análises serão realizadas em triplicata.</w:t>
      </w:r>
    </w:p>
    <w:p w14:paraId="176BAB50" w14:textId="1DC7C6E6" w:rsidR="001E5029" w:rsidRPr="00A164B9" w:rsidRDefault="001E5029" w:rsidP="00994CE8">
      <w:pPr>
        <w:rPr>
          <w:rFonts w:ascii="Aptos" w:hAnsi="Aptos" w:cstheme="majorHAnsi"/>
        </w:rPr>
      </w:pPr>
      <w:r w:rsidRPr="00A164B9">
        <w:rPr>
          <w:rFonts w:ascii="Aptos" w:hAnsi="Aptos" w:cstheme="majorHAnsi"/>
        </w:rPr>
        <w:t xml:space="preserve">A curva padrão dos marcadores </w:t>
      </w:r>
      <w:proofErr w:type="spellStart"/>
      <w:r w:rsidRPr="00A164B9">
        <w:rPr>
          <w:rFonts w:ascii="Aptos" w:hAnsi="Aptos" w:cstheme="majorHAnsi"/>
        </w:rPr>
        <w:t>wedelolactone</w:t>
      </w:r>
      <w:proofErr w:type="spellEnd"/>
      <w:r w:rsidRPr="00A164B9">
        <w:rPr>
          <w:rFonts w:ascii="Aptos" w:hAnsi="Aptos" w:cstheme="majorHAnsi"/>
        </w:rPr>
        <w:t xml:space="preserve"> e </w:t>
      </w:r>
      <w:proofErr w:type="spellStart"/>
      <w:r w:rsidRPr="00A164B9">
        <w:rPr>
          <w:rFonts w:ascii="Aptos" w:hAnsi="Aptos" w:cstheme="majorHAnsi"/>
        </w:rPr>
        <w:t>demethylwedelolactone</w:t>
      </w:r>
      <w:proofErr w:type="spellEnd"/>
      <w:r w:rsidRPr="00A164B9">
        <w:rPr>
          <w:rFonts w:ascii="Aptos" w:hAnsi="Aptos" w:cstheme="majorHAnsi"/>
        </w:rPr>
        <w:t xml:space="preserve"> será preparada nas concentrações de 500, 300, 200, 100, 50 e 10 µg/</w:t>
      </w:r>
      <w:proofErr w:type="spellStart"/>
      <w:r w:rsidRPr="00A164B9">
        <w:rPr>
          <w:rFonts w:ascii="Aptos" w:hAnsi="Aptos" w:cstheme="majorHAnsi"/>
        </w:rPr>
        <w:t>mL</w:t>
      </w:r>
      <w:proofErr w:type="spellEnd"/>
      <w:r w:rsidRPr="00A164B9">
        <w:rPr>
          <w:rFonts w:ascii="Aptos" w:hAnsi="Aptos" w:cstheme="majorHAnsi"/>
        </w:rPr>
        <w:t xml:space="preserve">, utilizando como solvente metanol grau HPLC. Através da curva analítica serão determinados o limite de quantificação, limite de detecção, linearidade, precisão e exatidão, seguindo resolução brasileira nº 166 da </w:t>
      </w:r>
      <w:r w:rsidR="009A1098" w:rsidRPr="00A164B9">
        <w:rPr>
          <w:rFonts w:ascii="Aptos" w:hAnsi="Aptos" w:cstheme="majorHAnsi"/>
        </w:rPr>
        <w:t>ANVISA</w:t>
      </w:r>
      <w:r w:rsidRPr="00A164B9">
        <w:rPr>
          <w:rFonts w:ascii="Aptos" w:hAnsi="Aptos" w:cstheme="majorHAnsi"/>
        </w:rPr>
        <w:t xml:space="preserve"> </w:t>
      </w:r>
      <w:sdt>
        <w:sdtPr>
          <w:rPr>
            <w:rFonts w:ascii="Aptos" w:hAnsi="Aptos" w:cstheme="majorHAnsi"/>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BA13C3" w:rsidRPr="00A164B9">
            <w:rPr>
              <w:rFonts w:ascii="Aptos" w:hAnsi="Aptos" w:cstheme="majorHAnsi"/>
              <w:color w:val="000000"/>
            </w:rPr>
            <w:t>(ANVISA, 2017)</w:t>
          </w:r>
        </w:sdtContent>
      </w:sdt>
      <w:r w:rsidRPr="00A164B9">
        <w:rPr>
          <w:rFonts w:ascii="Aptos" w:hAnsi="Aptos" w:cstheme="majorHAnsi"/>
        </w:rPr>
        <w:t>.</w:t>
      </w:r>
    </w:p>
    <w:p w14:paraId="1897C760" w14:textId="680BCF0B" w:rsidR="001E5029" w:rsidRPr="00A164B9" w:rsidRDefault="001E5029" w:rsidP="00994CE8">
      <w:pPr>
        <w:rPr>
          <w:rFonts w:ascii="Aptos" w:hAnsi="Aptos" w:cstheme="majorHAnsi"/>
        </w:rPr>
      </w:pPr>
      <w:r w:rsidRPr="00A164B9">
        <w:rPr>
          <w:rFonts w:ascii="Aptos" w:hAnsi="Aptos" w:cstheme="majorHAnsi"/>
        </w:rPr>
        <w:t xml:space="preserve">A identificação dos </w:t>
      </w:r>
      <w:proofErr w:type="spellStart"/>
      <w:r w:rsidRPr="00A164B9">
        <w:rPr>
          <w:rFonts w:ascii="Aptos" w:hAnsi="Aptos" w:cstheme="majorHAnsi"/>
        </w:rPr>
        <w:t>cumestanos</w:t>
      </w:r>
      <w:proofErr w:type="spellEnd"/>
      <w:r w:rsidRPr="00A164B9">
        <w:rPr>
          <w:rFonts w:ascii="Aptos" w:hAnsi="Aptos" w:cstheme="majorHAnsi"/>
        </w:rPr>
        <w:t xml:space="preserve"> presentes nos extratos de E. </w:t>
      </w:r>
      <w:proofErr w:type="spellStart"/>
      <w:r w:rsidRPr="00A164B9">
        <w:rPr>
          <w:rFonts w:ascii="Aptos" w:hAnsi="Aptos" w:cstheme="majorHAnsi"/>
        </w:rPr>
        <w:t>prostrata</w:t>
      </w:r>
      <w:proofErr w:type="spellEnd"/>
      <w:r w:rsidRPr="00A164B9">
        <w:rPr>
          <w:rFonts w:ascii="Aptos" w:hAnsi="Aptos" w:cstheme="majorHAnsi"/>
        </w:rPr>
        <w:t xml:space="preserve"> será realizada por UPLC-MS-MS, utilizando cromatógrafo Waters (</w:t>
      </w:r>
      <w:proofErr w:type="spellStart"/>
      <w:r w:rsidRPr="00A164B9">
        <w:rPr>
          <w:rFonts w:ascii="Aptos" w:hAnsi="Aptos" w:cstheme="majorHAnsi"/>
        </w:rPr>
        <w:t>Milford</w:t>
      </w:r>
      <w:proofErr w:type="spellEnd"/>
      <w:r w:rsidRPr="00A164B9">
        <w:rPr>
          <w:rFonts w:ascii="Aptos" w:hAnsi="Aptos" w:cstheme="majorHAnsi"/>
        </w:rPr>
        <w:t xml:space="preserve">, MA, USA) </w:t>
      </w:r>
      <w:proofErr w:type="spellStart"/>
      <w:r w:rsidRPr="00A164B9">
        <w:rPr>
          <w:rFonts w:ascii="Aptos" w:hAnsi="Aptos" w:cstheme="majorHAnsi"/>
        </w:rPr>
        <w:t>Acquity</w:t>
      </w:r>
      <w:proofErr w:type="spellEnd"/>
      <w:r w:rsidRPr="00A164B9">
        <w:rPr>
          <w:rFonts w:ascii="Aptos" w:hAnsi="Aptos" w:cstheme="majorHAnsi"/>
        </w:rPr>
        <w:t xml:space="preserve"> UPC H-</w:t>
      </w:r>
      <w:proofErr w:type="spellStart"/>
      <w:r w:rsidRPr="00A164B9">
        <w:rPr>
          <w:rFonts w:ascii="Aptos" w:hAnsi="Aptos" w:cstheme="majorHAnsi"/>
        </w:rPr>
        <w:t>Class</w:t>
      </w:r>
      <w:proofErr w:type="spellEnd"/>
      <w:r w:rsidRPr="00A164B9">
        <w:rPr>
          <w:rFonts w:ascii="Aptos" w:hAnsi="Aptos" w:cstheme="majorHAnsi"/>
        </w:rPr>
        <w:t xml:space="preserve"> equipado com detector de arranjo de </w:t>
      </w:r>
      <w:proofErr w:type="spellStart"/>
      <w:r w:rsidRPr="00A164B9">
        <w:rPr>
          <w:rFonts w:ascii="Aptos" w:hAnsi="Aptos" w:cstheme="majorHAnsi"/>
        </w:rPr>
        <w:t>diiodo</w:t>
      </w:r>
      <w:proofErr w:type="spellEnd"/>
      <w:r w:rsidRPr="00A164B9">
        <w:rPr>
          <w:rFonts w:ascii="Aptos" w:hAnsi="Aptos" w:cstheme="majorHAnsi"/>
        </w:rPr>
        <w:t xml:space="preserve"> e um espectrofotômetro de massa quadrupolo tandem </w:t>
      </w:r>
      <w:proofErr w:type="spellStart"/>
      <w:r w:rsidRPr="00A164B9">
        <w:rPr>
          <w:rFonts w:ascii="Aptos" w:hAnsi="Aptos" w:cstheme="majorHAnsi"/>
        </w:rPr>
        <w:t>Water</w:t>
      </w:r>
      <w:proofErr w:type="spellEnd"/>
      <w:r w:rsidRPr="00A164B9">
        <w:rPr>
          <w:rFonts w:ascii="Aptos" w:hAnsi="Aptos" w:cstheme="majorHAnsi"/>
        </w:rPr>
        <w:t xml:space="preserve"> </w:t>
      </w:r>
      <w:proofErr w:type="spellStart"/>
      <w:r w:rsidRPr="00A164B9">
        <w:rPr>
          <w:rFonts w:ascii="Aptos" w:hAnsi="Aptos" w:cstheme="majorHAnsi"/>
        </w:rPr>
        <w:t>Xevo</w:t>
      </w:r>
      <w:proofErr w:type="spellEnd"/>
      <w:r w:rsidRPr="00A164B9">
        <w:rPr>
          <w:rFonts w:ascii="Aptos" w:hAnsi="Aptos" w:cstheme="majorHAnsi"/>
        </w:rPr>
        <w:t xml:space="preserve"> TQ-S. A separação será realizada em coluna C18 (100 x 4,6 mm, tamanho de partícula de 2,7 µm). Será injetada 5 µL de solução do extrato </w:t>
      </w:r>
      <w:proofErr w:type="spellStart"/>
      <w:r w:rsidRPr="00A164B9">
        <w:rPr>
          <w:rFonts w:ascii="Aptos" w:hAnsi="Aptos" w:cstheme="majorHAnsi"/>
        </w:rPr>
        <w:t>metanólico</w:t>
      </w:r>
      <w:proofErr w:type="spellEnd"/>
      <w:r w:rsidRPr="00A164B9">
        <w:rPr>
          <w:rFonts w:ascii="Aptos" w:hAnsi="Aptos" w:cstheme="majorHAnsi"/>
        </w:rPr>
        <w:t xml:space="preserve"> a 10 mg mL-1, previamente filtrada em filtro seringa 0,45 µm. O sistema de solventes utilizado será uma mistura de acetato de amônio 0,1% (solvente A) e acetonitrila (solvente B), utilizando um fluxo de 0,5 </w:t>
      </w:r>
      <w:proofErr w:type="spellStart"/>
      <w:r w:rsidRPr="00A164B9">
        <w:rPr>
          <w:rFonts w:ascii="Aptos" w:hAnsi="Aptos" w:cstheme="majorHAnsi"/>
        </w:rPr>
        <w:t>mL</w:t>
      </w:r>
      <w:proofErr w:type="spellEnd"/>
      <w:r w:rsidRPr="00A164B9">
        <w:rPr>
          <w:rFonts w:ascii="Aptos" w:hAnsi="Aptos" w:cstheme="majorHAnsi"/>
        </w:rPr>
        <w:t xml:space="preserve"> min-1 em um gradiente linear de 40% a 90% de B entre 0 e 5 minutos, e de 90% a 40% B entre 5 e 16 min. A fonte de ionização de Z-spray será mantida a 150 </w:t>
      </w:r>
      <w:r w:rsidR="00AF62C8" w:rsidRPr="00A164B9">
        <w:rPr>
          <w:rFonts w:ascii="Aptos" w:hAnsi="Aptos" w:cstheme="majorHAnsi"/>
        </w:rPr>
        <w:t>°</w:t>
      </w:r>
      <w:r w:rsidRPr="00A164B9">
        <w:rPr>
          <w:rFonts w:ascii="Aptos" w:hAnsi="Aptos" w:cstheme="majorHAnsi"/>
        </w:rPr>
        <w:t xml:space="preserve">C com voltagem de capilaridade de 3,0 e -2,5 KV nos modos de ionização positiva e negativa, respectivamente. Parâmetros adicionais de operação serão:  voltagem cone 30V, fonte offset 60V, </w:t>
      </w:r>
      <w:proofErr w:type="spellStart"/>
      <w:r w:rsidRPr="00A164B9">
        <w:rPr>
          <w:rFonts w:ascii="Aptos" w:hAnsi="Aptos" w:cstheme="majorHAnsi"/>
        </w:rPr>
        <w:t>dessolvatação</w:t>
      </w:r>
      <w:proofErr w:type="spellEnd"/>
      <w:r w:rsidRPr="00A164B9">
        <w:rPr>
          <w:rFonts w:ascii="Aptos" w:hAnsi="Aptos" w:cstheme="majorHAnsi"/>
        </w:rPr>
        <w:t xml:space="preserve"> com gás </w:t>
      </w:r>
      <w:proofErr w:type="spellStart"/>
      <w:r w:rsidRPr="00A164B9">
        <w:rPr>
          <w:rFonts w:ascii="Aptos" w:hAnsi="Aptos" w:cstheme="majorHAnsi"/>
        </w:rPr>
        <w:t>nitrogênico</w:t>
      </w:r>
      <w:proofErr w:type="spellEnd"/>
      <w:r w:rsidRPr="00A164B9">
        <w:rPr>
          <w:rFonts w:ascii="Aptos" w:hAnsi="Aptos" w:cstheme="majorHAnsi"/>
        </w:rPr>
        <w:t xml:space="preserve"> a 300</w:t>
      </w:r>
      <w:r w:rsidR="00037027" w:rsidRPr="00A164B9">
        <w:rPr>
          <w:rFonts w:ascii="Aptos" w:hAnsi="Aptos" w:cstheme="majorHAnsi"/>
        </w:rPr>
        <w:t xml:space="preserve"> °</w:t>
      </w:r>
      <w:r w:rsidRPr="00A164B9">
        <w:rPr>
          <w:rFonts w:ascii="Aptos" w:hAnsi="Aptos" w:cstheme="majorHAnsi"/>
        </w:rPr>
        <w:t xml:space="preserve">C com fluxo de gás de 600L h-1, e </w:t>
      </w:r>
      <w:proofErr w:type="spellStart"/>
      <w:r w:rsidRPr="00A164B9">
        <w:rPr>
          <w:rFonts w:ascii="Aptos" w:hAnsi="Aptos" w:cstheme="majorHAnsi"/>
        </w:rPr>
        <w:t>scan</w:t>
      </w:r>
      <w:proofErr w:type="spellEnd"/>
      <w:r w:rsidRPr="00A164B9">
        <w:rPr>
          <w:rFonts w:ascii="Aptos" w:hAnsi="Aptos" w:cstheme="majorHAnsi"/>
        </w:rPr>
        <w:t xml:space="preserve"> de massa entre 150-600 m/z no modo de full-</w:t>
      </w:r>
      <w:proofErr w:type="spellStart"/>
      <w:r w:rsidRPr="00A164B9">
        <w:rPr>
          <w:rFonts w:ascii="Aptos" w:hAnsi="Aptos" w:cstheme="majorHAnsi"/>
        </w:rPr>
        <w:t>scan</w:t>
      </w:r>
      <w:proofErr w:type="spellEnd"/>
      <w:r w:rsidRPr="00A164B9">
        <w:rPr>
          <w:rFonts w:ascii="Aptos" w:hAnsi="Aptos" w:cstheme="majorHAnsi"/>
        </w:rPr>
        <w:t>.</w:t>
      </w:r>
    </w:p>
    <w:p w14:paraId="5E35C51B" w14:textId="5B44D29C" w:rsidR="009A1E7B" w:rsidRPr="00A164B9" w:rsidRDefault="001E4188" w:rsidP="001E4188">
      <w:pPr>
        <w:pStyle w:val="Heading2"/>
        <w:rPr>
          <w:lang w:val="pt-BR"/>
        </w:rPr>
      </w:pPr>
      <w:bookmarkStart w:id="163" w:name="_Toc187787277"/>
      <w:r w:rsidRPr="00A164B9">
        <w:rPr>
          <w:lang w:val="pt-BR"/>
        </w:rPr>
        <w:t>Análise dos dados</w:t>
      </w:r>
      <w:bookmarkEnd w:id="163"/>
    </w:p>
    <w:p w14:paraId="1C668464" w14:textId="16A32F3D" w:rsidR="001E4188" w:rsidRPr="00A164B9" w:rsidRDefault="001E4188" w:rsidP="001E4188">
      <w:r w:rsidRPr="00A164B9">
        <w:t xml:space="preserve">O plano de gestão de dados foi criado com </w:t>
      </w:r>
      <w:proofErr w:type="spellStart"/>
      <w:r w:rsidRPr="00A164B9">
        <w:t>DMPTool</w:t>
      </w:r>
      <w:proofErr w:type="spellEnd"/>
      <w:r w:rsidRPr="00A164B9">
        <w:t xml:space="preserve"> e pode ser acessado através do DMP ID: </w:t>
      </w:r>
      <w:hyperlink r:id="rId31">
        <w:r w:rsidRPr="00A164B9">
          <w:rPr>
            <w:rStyle w:val="Hyperlink"/>
            <w:rFonts w:ascii="Aptos Light" w:eastAsiaTheme="minorHAnsi" w:hAnsi="Aptos Light" w:cstheme="minorBidi"/>
            <w:lang w:eastAsia="en-US"/>
          </w:rPr>
          <w:t>https://</w:t>
        </w:r>
        <w:proofErr w:type="spellStart"/>
        <w:r w:rsidRPr="00A164B9">
          <w:rPr>
            <w:rStyle w:val="Hyperlink"/>
            <w:rFonts w:ascii="Aptos Light" w:eastAsiaTheme="minorHAnsi" w:hAnsi="Aptos Light" w:cstheme="minorBidi"/>
            <w:lang w:eastAsia="en-US"/>
          </w:rPr>
          <w:t>doi.org</w:t>
        </w:r>
        <w:proofErr w:type="spellEnd"/>
        <w:r w:rsidRPr="00A164B9">
          <w:rPr>
            <w:rStyle w:val="Hyperlink"/>
            <w:rFonts w:ascii="Aptos Light" w:eastAsiaTheme="minorHAnsi" w:hAnsi="Aptos Light" w:cstheme="minorBidi"/>
            <w:lang w:eastAsia="en-US"/>
          </w:rPr>
          <w:t>/10.48321/D1N34D</w:t>
        </w:r>
      </w:hyperlink>
      <w:hyperlink r:id="rId32">
        <w:r w:rsidRPr="00A164B9">
          <w:rPr>
            <w:rStyle w:val="Hyperlink"/>
            <w:rFonts w:ascii="Aptos Light" w:eastAsiaTheme="minorHAnsi" w:hAnsi="Aptos Light" w:cstheme="minorBidi"/>
            <w:lang w:eastAsia="en-US"/>
          </w:rPr>
          <w:t xml:space="preserve"> </w:t>
        </w:r>
      </w:hyperlink>
      <w:r w:rsidRPr="00A164B9">
        <w:t xml:space="preserve">. Para sua construção, foi utilizado o </w:t>
      </w:r>
      <w:proofErr w:type="spellStart"/>
      <w:r w:rsidRPr="00A164B9">
        <w:t>template</w:t>
      </w:r>
      <w:proofErr w:type="spellEnd"/>
      <w:r w:rsidRPr="00A164B9">
        <w:t xml:space="preserve"> </w:t>
      </w:r>
      <w:r w:rsidRPr="00A164B9">
        <w:rPr>
          <w:i/>
        </w:rPr>
        <w:t xml:space="preserve">Digital </w:t>
      </w:r>
      <w:proofErr w:type="spellStart"/>
      <w:r w:rsidRPr="00A164B9">
        <w:rPr>
          <w:i/>
        </w:rPr>
        <w:t>Curation</w:t>
      </w:r>
      <w:proofErr w:type="spellEnd"/>
      <w:r w:rsidRPr="00A164B9">
        <w:rPr>
          <w:i/>
        </w:rPr>
        <w:t xml:space="preserve"> Centre</w:t>
      </w:r>
      <w:r w:rsidRPr="00A164B9">
        <w:t xml:space="preserve"> (português).</w:t>
      </w:r>
    </w:p>
    <w:p w14:paraId="5DA2CB1B" w14:textId="16476650" w:rsidR="001E4188" w:rsidRPr="00A164B9" w:rsidRDefault="001E4188" w:rsidP="001E4188">
      <w:pPr>
        <w:rPr>
          <w:rFonts w:ascii="Aptos" w:hAnsi="Aptos"/>
          <w:color w:val="000000"/>
        </w:rPr>
      </w:pPr>
      <w:r w:rsidRPr="00A164B9">
        <w:rPr>
          <w:rFonts w:ascii="Aptos" w:hAnsi="Aptos"/>
        </w:rPr>
        <w:lastRenderedPageBreak/>
        <w:t xml:space="preserve">A escolha das ontologias utilizadas na construção dos instrumentos de coleta de dados foi realizada através do </w:t>
      </w:r>
      <w:r w:rsidRPr="00A164B9">
        <w:rPr>
          <w:rFonts w:ascii="Aptos" w:hAnsi="Aptos"/>
          <w:i/>
          <w:iCs/>
        </w:rPr>
        <w:t xml:space="preserve">NCBO </w:t>
      </w:r>
      <w:proofErr w:type="spellStart"/>
      <w:r w:rsidRPr="00A164B9">
        <w:rPr>
          <w:rFonts w:ascii="Aptos" w:hAnsi="Aptos"/>
          <w:i/>
          <w:iCs/>
        </w:rPr>
        <w:t>Ontology</w:t>
      </w:r>
      <w:proofErr w:type="spellEnd"/>
      <w:r w:rsidRPr="00A164B9">
        <w:rPr>
          <w:rFonts w:ascii="Aptos" w:hAnsi="Aptos"/>
          <w:i/>
          <w:iCs/>
        </w:rPr>
        <w:t xml:space="preserve"> </w:t>
      </w:r>
      <w:proofErr w:type="spellStart"/>
      <w:r w:rsidRPr="00A164B9">
        <w:rPr>
          <w:rFonts w:ascii="Aptos" w:hAnsi="Aptos"/>
          <w:i/>
          <w:iCs/>
        </w:rPr>
        <w:t>Recommender</w:t>
      </w:r>
      <w:proofErr w:type="spellEnd"/>
      <w:r w:rsidRPr="00A164B9">
        <w:rPr>
          <w:rFonts w:ascii="Aptos" w:hAnsi="Aptos"/>
          <w:i/>
          <w:iCs/>
        </w:rPr>
        <w:t xml:space="preserve"> 2.0</w:t>
      </w:r>
      <w:r w:rsidRPr="00A164B9">
        <w:rPr>
          <w:rFonts w:ascii="Aptos" w:hAnsi="Aptos"/>
        </w:rPr>
        <w:t xml:space="preserve"> </w:t>
      </w:r>
      <w:sdt>
        <w:sdtPr>
          <w:rPr>
            <w:rFonts w:ascii="Aptos" w:hAnsi="Aptos"/>
            <w:color w:val="000000"/>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00BA13C3" w:rsidRPr="00A164B9">
            <w:rPr>
              <w:rFonts w:ascii="Aptos" w:hAnsi="Aptos"/>
              <w:color w:val="000000"/>
            </w:rPr>
            <w:t>(MARTÍNEZ-ROMERO et al., 2017)</w:t>
          </w:r>
        </w:sdtContent>
      </w:sdt>
      <w:r w:rsidRPr="00A164B9">
        <w:rPr>
          <w:rFonts w:ascii="Aptos" w:hAnsi="Aptos"/>
          <w:color w:val="000000"/>
        </w:rPr>
        <w:t>. As recomendações obtidas a partir do resumo do projeto de pesquisa (</w:t>
      </w:r>
      <w:r w:rsidRPr="00A164B9">
        <w:rPr>
          <w:rFonts w:ascii="Aptos" w:hAnsi="Aptos"/>
          <w:color w:val="000000"/>
        </w:rPr>
        <w:fldChar w:fldCharType="begin"/>
      </w:r>
      <w:r w:rsidRPr="00A164B9">
        <w:rPr>
          <w:rFonts w:ascii="Aptos" w:hAnsi="Aptos"/>
          <w:color w:val="000000"/>
        </w:rPr>
        <w:instrText xml:space="preserve"> REF _Ref140248725 \h  \* MERGEFORMAT </w:instrText>
      </w:r>
      <w:r w:rsidRPr="00A164B9">
        <w:rPr>
          <w:rFonts w:ascii="Aptos" w:hAnsi="Aptos"/>
          <w:color w:val="000000"/>
        </w:rPr>
      </w:r>
      <w:r w:rsidRPr="00A164B9">
        <w:rPr>
          <w:rFonts w:ascii="Aptos" w:hAnsi="Aptos"/>
          <w:color w:val="000000"/>
        </w:rPr>
        <w:fldChar w:fldCharType="separate"/>
      </w:r>
      <w:r w:rsidR="00FB7DA7" w:rsidRPr="00A164B9">
        <w:rPr>
          <w:rFonts w:ascii="Aptos" w:hAnsi="Aptos"/>
        </w:rPr>
        <w:t xml:space="preserve">Tabela </w:t>
      </w:r>
      <w:r w:rsidR="00FB7DA7" w:rsidRPr="00A164B9">
        <w:rPr>
          <w:rFonts w:ascii="Aptos" w:hAnsi="Aptos"/>
          <w:noProof/>
        </w:rPr>
        <w:t>5.6</w:t>
      </w:r>
      <w:r w:rsidRPr="00A164B9">
        <w:rPr>
          <w:rFonts w:ascii="Aptos" w:hAnsi="Aptos"/>
          <w:color w:val="000000"/>
        </w:rPr>
        <w:fldChar w:fldCharType="end"/>
      </w:r>
      <w:r w:rsidRPr="00A164B9">
        <w:rPr>
          <w:rFonts w:ascii="Aptos" w:hAnsi="Aptos"/>
          <w:color w:val="000000"/>
        </w:rPr>
        <w:t>) estão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A164B9"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A164B9" w:rsidRDefault="001E4188" w:rsidP="003B0C1E">
            <w:pPr>
              <w:pStyle w:val="Textotabela"/>
            </w:pPr>
            <w:r w:rsidRPr="00A164B9">
              <w:softHyphen/>
            </w:r>
          </w:p>
        </w:tc>
        <w:tc>
          <w:tcPr>
            <w:tcW w:w="1560" w:type="dxa"/>
            <w:noWrap/>
            <w:hideMark/>
          </w:tcPr>
          <w:p w14:paraId="1C22640A" w14:textId="77777777" w:rsidR="001E4188" w:rsidRPr="00A164B9" w:rsidRDefault="001E4188" w:rsidP="003B0C1E">
            <w:pPr>
              <w:pStyle w:val="Textotabela"/>
            </w:pPr>
            <w:proofErr w:type="spellStart"/>
            <w:r w:rsidRPr="00A164B9">
              <w:t>Ontology</w:t>
            </w:r>
            <w:proofErr w:type="spellEnd"/>
          </w:p>
        </w:tc>
        <w:tc>
          <w:tcPr>
            <w:tcW w:w="1144" w:type="dxa"/>
            <w:noWrap/>
            <w:hideMark/>
          </w:tcPr>
          <w:p w14:paraId="6E649591" w14:textId="77777777" w:rsidR="001E4188" w:rsidRPr="00A164B9" w:rsidRDefault="001E4188" w:rsidP="003B0C1E">
            <w:pPr>
              <w:pStyle w:val="Textotabela"/>
            </w:pPr>
            <w:r w:rsidRPr="00A164B9">
              <w:t>Final Score</w:t>
            </w:r>
          </w:p>
        </w:tc>
        <w:tc>
          <w:tcPr>
            <w:tcW w:w="1144" w:type="dxa"/>
            <w:noWrap/>
            <w:hideMark/>
          </w:tcPr>
          <w:p w14:paraId="23CAD5E3" w14:textId="77777777" w:rsidR="001E4188" w:rsidRPr="00A164B9" w:rsidRDefault="001E4188" w:rsidP="003B0C1E">
            <w:pPr>
              <w:pStyle w:val="Textotabela"/>
            </w:pPr>
            <w:proofErr w:type="spellStart"/>
            <w:r w:rsidRPr="00A164B9">
              <w:t>Coverage</w:t>
            </w:r>
            <w:proofErr w:type="spellEnd"/>
            <w:r w:rsidRPr="00A164B9">
              <w:t xml:space="preserve"> Score</w:t>
            </w:r>
          </w:p>
        </w:tc>
        <w:tc>
          <w:tcPr>
            <w:tcW w:w="1145" w:type="dxa"/>
            <w:noWrap/>
            <w:hideMark/>
          </w:tcPr>
          <w:p w14:paraId="377C22D5" w14:textId="77777777" w:rsidR="001E4188" w:rsidRPr="00A164B9" w:rsidRDefault="001E4188" w:rsidP="003B0C1E">
            <w:pPr>
              <w:pStyle w:val="Textotabela"/>
            </w:pPr>
            <w:proofErr w:type="spellStart"/>
            <w:r w:rsidRPr="00A164B9">
              <w:t>Acceptance</w:t>
            </w:r>
            <w:proofErr w:type="spellEnd"/>
            <w:r w:rsidRPr="00A164B9">
              <w:t xml:space="preserve"> Score</w:t>
            </w:r>
          </w:p>
        </w:tc>
        <w:tc>
          <w:tcPr>
            <w:tcW w:w="1144" w:type="dxa"/>
            <w:noWrap/>
            <w:hideMark/>
          </w:tcPr>
          <w:p w14:paraId="30511627" w14:textId="77777777" w:rsidR="001E4188" w:rsidRPr="00A164B9" w:rsidRDefault="001E4188" w:rsidP="003B0C1E">
            <w:pPr>
              <w:pStyle w:val="Textotabela"/>
            </w:pPr>
            <w:proofErr w:type="spellStart"/>
            <w:r w:rsidRPr="00A164B9">
              <w:t>Detail</w:t>
            </w:r>
            <w:proofErr w:type="spellEnd"/>
            <w:r w:rsidRPr="00A164B9">
              <w:t xml:space="preserve"> Score</w:t>
            </w:r>
          </w:p>
        </w:tc>
        <w:tc>
          <w:tcPr>
            <w:tcW w:w="1144" w:type="dxa"/>
            <w:noWrap/>
            <w:hideMark/>
          </w:tcPr>
          <w:p w14:paraId="31CBA8AA" w14:textId="77777777" w:rsidR="001E4188" w:rsidRPr="00A164B9" w:rsidRDefault="001E4188" w:rsidP="003B0C1E">
            <w:pPr>
              <w:pStyle w:val="Textotabela"/>
            </w:pPr>
            <w:proofErr w:type="spellStart"/>
            <w:r w:rsidRPr="00A164B9">
              <w:t>Specialization</w:t>
            </w:r>
            <w:proofErr w:type="spellEnd"/>
            <w:r w:rsidRPr="00A164B9">
              <w:t xml:space="preserve"> Score</w:t>
            </w:r>
          </w:p>
        </w:tc>
        <w:tc>
          <w:tcPr>
            <w:tcW w:w="1145" w:type="dxa"/>
            <w:noWrap/>
            <w:hideMark/>
          </w:tcPr>
          <w:p w14:paraId="6D125B12" w14:textId="77777777" w:rsidR="001E4188" w:rsidRPr="00A164B9" w:rsidRDefault="001E4188" w:rsidP="003B0C1E">
            <w:pPr>
              <w:pStyle w:val="Textotabela"/>
            </w:pPr>
            <w:proofErr w:type="spellStart"/>
            <w:r w:rsidRPr="00A164B9">
              <w:t>Annotations</w:t>
            </w:r>
            <w:proofErr w:type="spellEnd"/>
          </w:p>
        </w:tc>
      </w:tr>
      <w:tr w:rsidR="001E4188" w:rsidRPr="00A164B9" w14:paraId="0740A52A" w14:textId="77777777" w:rsidTr="00045D2E">
        <w:trPr>
          <w:trHeight w:val="294"/>
        </w:trPr>
        <w:tc>
          <w:tcPr>
            <w:tcW w:w="567" w:type="dxa"/>
            <w:noWrap/>
            <w:hideMark/>
          </w:tcPr>
          <w:p w14:paraId="571887D8" w14:textId="77777777" w:rsidR="001E4188" w:rsidRPr="00A164B9" w:rsidRDefault="001E4188" w:rsidP="003B0C1E">
            <w:pPr>
              <w:pStyle w:val="Textotabela"/>
            </w:pPr>
            <w:r w:rsidRPr="00A164B9">
              <w:t>1</w:t>
            </w:r>
          </w:p>
        </w:tc>
        <w:tc>
          <w:tcPr>
            <w:tcW w:w="1560" w:type="dxa"/>
            <w:noWrap/>
            <w:hideMark/>
          </w:tcPr>
          <w:p w14:paraId="63203C1D" w14:textId="77777777" w:rsidR="001E4188" w:rsidRPr="00A164B9" w:rsidRDefault="001E4188" w:rsidP="003B0C1E">
            <w:pPr>
              <w:pStyle w:val="Textotabela"/>
              <w:rPr>
                <w:color w:val="000000"/>
                <w:u w:val="single"/>
              </w:rPr>
            </w:pPr>
            <w:hyperlink r:id="rId33" w:tgtFrame="_blank" w:history="1">
              <w:r w:rsidRPr="00A164B9">
                <w:rPr>
                  <w:color w:val="000000"/>
                  <w:u w:val="single"/>
                </w:rPr>
                <w:t>NCIT</w:t>
              </w:r>
            </w:hyperlink>
          </w:p>
        </w:tc>
        <w:tc>
          <w:tcPr>
            <w:tcW w:w="1144" w:type="dxa"/>
            <w:noWrap/>
            <w:hideMark/>
          </w:tcPr>
          <w:p w14:paraId="66AF0BC9" w14:textId="77777777" w:rsidR="001E4188" w:rsidRPr="00A164B9" w:rsidRDefault="001E4188" w:rsidP="003B0C1E">
            <w:pPr>
              <w:pStyle w:val="Textotabela"/>
            </w:pPr>
            <w:r w:rsidRPr="00A164B9">
              <w:t>63.9</w:t>
            </w:r>
          </w:p>
        </w:tc>
        <w:tc>
          <w:tcPr>
            <w:tcW w:w="1144" w:type="dxa"/>
            <w:noWrap/>
            <w:hideMark/>
          </w:tcPr>
          <w:p w14:paraId="64640365" w14:textId="77777777" w:rsidR="001E4188" w:rsidRPr="00A164B9" w:rsidRDefault="001E4188" w:rsidP="003B0C1E">
            <w:pPr>
              <w:pStyle w:val="Textotabela"/>
            </w:pPr>
            <w:r w:rsidRPr="00A164B9">
              <w:t>58.6</w:t>
            </w:r>
          </w:p>
        </w:tc>
        <w:tc>
          <w:tcPr>
            <w:tcW w:w="1145" w:type="dxa"/>
            <w:noWrap/>
            <w:hideMark/>
          </w:tcPr>
          <w:p w14:paraId="6BE330AD" w14:textId="77777777" w:rsidR="001E4188" w:rsidRPr="00A164B9" w:rsidRDefault="001E4188" w:rsidP="003B0C1E">
            <w:pPr>
              <w:pStyle w:val="Textotabela"/>
            </w:pPr>
            <w:r w:rsidRPr="00A164B9">
              <w:t>88.2</w:t>
            </w:r>
          </w:p>
        </w:tc>
        <w:tc>
          <w:tcPr>
            <w:tcW w:w="1144" w:type="dxa"/>
            <w:noWrap/>
            <w:hideMark/>
          </w:tcPr>
          <w:p w14:paraId="05CF47C6" w14:textId="77777777" w:rsidR="001E4188" w:rsidRPr="00A164B9" w:rsidRDefault="001E4188" w:rsidP="003B0C1E">
            <w:pPr>
              <w:pStyle w:val="Textotabela"/>
            </w:pPr>
            <w:r w:rsidRPr="00A164B9">
              <w:t>82.2</w:t>
            </w:r>
          </w:p>
        </w:tc>
        <w:tc>
          <w:tcPr>
            <w:tcW w:w="1144" w:type="dxa"/>
            <w:noWrap/>
            <w:hideMark/>
          </w:tcPr>
          <w:p w14:paraId="7C013232" w14:textId="77777777" w:rsidR="001E4188" w:rsidRPr="00A164B9" w:rsidRDefault="001E4188" w:rsidP="003B0C1E">
            <w:pPr>
              <w:pStyle w:val="Textotabela"/>
            </w:pPr>
            <w:r w:rsidRPr="00A164B9">
              <w:t>40.7</w:t>
            </w:r>
          </w:p>
        </w:tc>
        <w:tc>
          <w:tcPr>
            <w:tcW w:w="1145" w:type="dxa"/>
            <w:noWrap/>
            <w:hideMark/>
          </w:tcPr>
          <w:p w14:paraId="54EF9C01" w14:textId="77777777" w:rsidR="001E4188" w:rsidRPr="00A164B9" w:rsidRDefault="001E4188" w:rsidP="003B0C1E">
            <w:pPr>
              <w:pStyle w:val="Textotabela"/>
            </w:pPr>
            <w:r w:rsidRPr="00A164B9">
              <w:t>101</w:t>
            </w:r>
          </w:p>
        </w:tc>
      </w:tr>
      <w:tr w:rsidR="001E4188" w:rsidRPr="00A164B9" w14:paraId="15783561" w14:textId="77777777" w:rsidTr="00045D2E">
        <w:trPr>
          <w:trHeight w:val="294"/>
        </w:trPr>
        <w:tc>
          <w:tcPr>
            <w:tcW w:w="567" w:type="dxa"/>
            <w:noWrap/>
            <w:hideMark/>
          </w:tcPr>
          <w:p w14:paraId="560CE4B8" w14:textId="77777777" w:rsidR="001E4188" w:rsidRPr="00A164B9" w:rsidRDefault="001E4188" w:rsidP="003B0C1E">
            <w:pPr>
              <w:pStyle w:val="Textotabela"/>
            </w:pPr>
            <w:r w:rsidRPr="00A164B9">
              <w:t>2</w:t>
            </w:r>
          </w:p>
        </w:tc>
        <w:tc>
          <w:tcPr>
            <w:tcW w:w="1560" w:type="dxa"/>
            <w:noWrap/>
            <w:hideMark/>
          </w:tcPr>
          <w:p w14:paraId="47AF43FB" w14:textId="77777777" w:rsidR="001E4188" w:rsidRPr="00A164B9" w:rsidRDefault="001E4188" w:rsidP="003B0C1E">
            <w:pPr>
              <w:pStyle w:val="Textotabela"/>
              <w:rPr>
                <w:color w:val="000000"/>
                <w:u w:val="single"/>
              </w:rPr>
            </w:pPr>
            <w:hyperlink r:id="rId34" w:tgtFrame="_blank" w:history="1">
              <w:r w:rsidRPr="00A164B9">
                <w:rPr>
                  <w:color w:val="000000"/>
                  <w:u w:val="single"/>
                </w:rPr>
                <w:t>SNOMEDCT</w:t>
              </w:r>
            </w:hyperlink>
          </w:p>
        </w:tc>
        <w:tc>
          <w:tcPr>
            <w:tcW w:w="1144" w:type="dxa"/>
            <w:noWrap/>
            <w:hideMark/>
          </w:tcPr>
          <w:p w14:paraId="29CFC58F" w14:textId="77777777" w:rsidR="001E4188" w:rsidRPr="00A164B9" w:rsidRDefault="001E4188" w:rsidP="003B0C1E">
            <w:pPr>
              <w:pStyle w:val="Textotabela"/>
            </w:pPr>
            <w:r w:rsidRPr="00A164B9">
              <w:t>47.9</w:t>
            </w:r>
          </w:p>
        </w:tc>
        <w:tc>
          <w:tcPr>
            <w:tcW w:w="1144" w:type="dxa"/>
            <w:noWrap/>
            <w:hideMark/>
          </w:tcPr>
          <w:p w14:paraId="22DABC78" w14:textId="77777777" w:rsidR="001E4188" w:rsidRPr="00A164B9" w:rsidRDefault="001E4188" w:rsidP="003B0C1E">
            <w:pPr>
              <w:pStyle w:val="Textotabela"/>
            </w:pPr>
            <w:r w:rsidRPr="00A164B9">
              <w:t>42.6</w:t>
            </w:r>
          </w:p>
        </w:tc>
        <w:tc>
          <w:tcPr>
            <w:tcW w:w="1145" w:type="dxa"/>
            <w:noWrap/>
            <w:hideMark/>
          </w:tcPr>
          <w:p w14:paraId="3C7CFFF1" w14:textId="77777777" w:rsidR="001E4188" w:rsidRPr="00A164B9" w:rsidRDefault="001E4188" w:rsidP="003B0C1E">
            <w:pPr>
              <w:pStyle w:val="Textotabela"/>
            </w:pPr>
            <w:r w:rsidRPr="00A164B9">
              <w:t>97.0</w:t>
            </w:r>
          </w:p>
        </w:tc>
        <w:tc>
          <w:tcPr>
            <w:tcW w:w="1144" w:type="dxa"/>
            <w:noWrap/>
            <w:hideMark/>
          </w:tcPr>
          <w:p w14:paraId="22738ACF" w14:textId="77777777" w:rsidR="001E4188" w:rsidRPr="00A164B9" w:rsidRDefault="001E4188" w:rsidP="003B0C1E">
            <w:pPr>
              <w:pStyle w:val="Textotabela"/>
            </w:pPr>
            <w:r w:rsidRPr="00A164B9">
              <w:t>51.0</w:t>
            </w:r>
          </w:p>
        </w:tc>
        <w:tc>
          <w:tcPr>
            <w:tcW w:w="1144" w:type="dxa"/>
            <w:noWrap/>
            <w:hideMark/>
          </w:tcPr>
          <w:p w14:paraId="45A0DAE6" w14:textId="77777777" w:rsidR="001E4188" w:rsidRPr="00A164B9" w:rsidRDefault="001E4188" w:rsidP="003B0C1E">
            <w:pPr>
              <w:pStyle w:val="Textotabela"/>
            </w:pPr>
            <w:r w:rsidRPr="00A164B9">
              <w:t>15.0</w:t>
            </w:r>
          </w:p>
        </w:tc>
        <w:tc>
          <w:tcPr>
            <w:tcW w:w="1145" w:type="dxa"/>
            <w:noWrap/>
            <w:hideMark/>
          </w:tcPr>
          <w:p w14:paraId="46FA9022" w14:textId="77777777" w:rsidR="001E4188" w:rsidRPr="00A164B9" w:rsidRDefault="001E4188" w:rsidP="003B0C1E">
            <w:pPr>
              <w:pStyle w:val="Textotabela"/>
            </w:pPr>
            <w:r w:rsidRPr="00A164B9">
              <w:t>72</w:t>
            </w:r>
          </w:p>
        </w:tc>
      </w:tr>
      <w:tr w:rsidR="001E4188" w:rsidRPr="00A164B9" w14:paraId="032D294F" w14:textId="77777777" w:rsidTr="00045D2E">
        <w:trPr>
          <w:trHeight w:val="294"/>
        </w:trPr>
        <w:tc>
          <w:tcPr>
            <w:tcW w:w="567" w:type="dxa"/>
            <w:noWrap/>
            <w:hideMark/>
          </w:tcPr>
          <w:p w14:paraId="3FA49996" w14:textId="77777777" w:rsidR="001E4188" w:rsidRPr="00A164B9" w:rsidRDefault="001E4188" w:rsidP="003B0C1E">
            <w:pPr>
              <w:pStyle w:val="Textotabela"/>
            </w:pPr>
            <w:r w:rsidRPr="00A164B9">
              <w:t>3</w:t>
            </w:r>
          </w:p>
        </w:tc>
        <w:tc>
          <w:tcPr>
            <w:tcW w:w="1560" w:type="dxa"/>
            <w:noWrap/>
            <w:hideMark/>
          </w:tcPr>
          <w:p w14:paraId="28A4F70B" w14:textId="77777777" w:rsidR="001E4188" w:rsidRPr="00A164B9" w:rsidRDefault="001E4188" w:rsidP="003B0C1E">
            <w:pPr>
              <w:pStyle w:val="Textotabela"/>
              <w:rPr>
                <w:color w:val="000000"/>
                <w:u w:val="single"/>
              </w:rPr>
            </w:pPr>
            <w:hyperlink r:id="rId35" w:tgtFrame="_blank" w:history="1">
              <w:r w:rsidRPr="00A164B9">
                <w:rPr>
                  <w:color w:val="000000"/>
                  <w:u w:val="single"/>
                </w:rPr>
                <w:t>OCHV</w:t>
              </w:r>
            </w:hyperlink>
          </w:p>
        </w:tc>
        <w:tc>
          <w:tcPr>
            <w:tcW w:w="1144" w:type="dxa"/>
            <w:noWrap/>
            <w:hideMark/>
          </w:tcPr>
          <w:p w14:paraId="5BA63BE2" w14:textId="77777777" w:rsidR="001E4188" w:rsidRPr="00A164B9" w:rsidRDefault="001E4188" w:rsidP="003B0C1E">
            <w:pPr>
              <w:pStyle w:val="Textotabela"/>
            </w:pPr>
            <w:r w:rsidRPr="00A164B9">
              <w:t>46.0</w:t>
            </w:r>
          </w:p>
        </w:tc>
        <w:tc>
          <w:tcPr>
            <w:tcW w:w="1144" w:type="dxa"/>
            <w:noWrap/>
            <w:hideMark/>
          </w:tcPr>
          <w:p w14:paraId="1354339B" w14:textId="77777777" w:rsidR="001E4188" w:rsidRPr="00A164B9" w:rsidRDefault="001E4188" w:rsidP="003B0C1E">
            <w:pPr>
              <w:pStyle w:val="Textotabela"/>
            </w:pPr>
            <w:r w:rsidRPr="00A164B9">
              <w:t>58.4</w:t>
            </w:r>
          </w:p>
        </w:tc>
        <w:tc>
          <w:tcPr>
            <w:tcW w:w="1145" w:type="dxa"/>
            <w:noWrap/>
            <w:hideMark/>
          </w:tcPr>
          <w:p w14:paraId="204C875E" w14:textId="77777777" w:rsidR="001E4188" w:rsidRPr="00A164B9" w:rsidRDefault="001E4188" w:rsidP="003B0C1E">
            <w:pPr>
              <w:pStyle w:val="Textotabela"/>
            </w:pPr>
            <w:r w:rsidRPr="00A164B9">
              <w:t>28.7</w:t>
            </w:r>
          </w:p>
        </w:tc>
        <w:tc>
          <w:tcPr>
            <w:tcW w:w="1144" w:type="dxa"/>
            <w:noWrap/>
            <w:hideMark/>
          </w:tcPr>
          <w:p w14:paraId="32F1F49F" w14:textId="77777777" w:rsidR="001E4188" w:rsidRPr="00A164B9" w:rsidRDefault="001E4188" w:rsidP="003B0C1E">
            <w:pPr>
              <w:pStyle w:val="Textotabela"/>
            </w:pPr>
            <w:r w:rsidRPr="00A164B9">
              <w:t>23.0</w:t>
            </w:r>
          </w:p>
        </w:tc>
        <w:tc>
          <w:tcPr>
            <w:tcW w:w="1144" w:type="dxa"/>
            <w:noWrap/>
            <w:hideMark/>
          </w:tcPr>
          <w:p w14:paraId="07423894" w14:textId="77777777" w:rsidR="001E4188" w:rsidRPr="00A164B9" w:rsidRDefault="001E4188" w:rsidP="003B0C1E">
            <w:pPr>
              <w:pStyle w:val="Textotabela"/>
            </w:pPr>
            <w:r w:rsidRPr="00A164B9">
              <w:t>40.8</w:t>
            </w:r>
          </w:p>
        </w:tc>
        <w:tc>
          <w:tcPr>
            <w:tcW w:w="1145" w:type="dxa"/>
            <w:noWrap/>
            <w:hideMark/>
          </w:tcPr>
          <w:p w14:paraId="12813DD1" w14:textId="77777777" w:rsidR="001E4188" w:rsidRPr="00A164B9" w:rsidRDefault="001E4188" w:rsidP="003B0C1E">
            <w:pPr>
              <w:pStyle w:val="Textotabela"/>
            </w:pPr>
            <w:r w:rsidRPr="00A164B9">
              <w:t>106</w:t>
            </w:r>
          </w:p>
        </w:tc>
      </w:tr>
      <w:tr w:rsidR="001E4188" w:rsidRPr="00A164B9" w14:paraId="5CE8440F" w14:textId="77777777" w:rsidTr="00045D2E">
        <w:trPr>
          <w:trHeight w:val="294"/>
        </w:trPr>
        <w:tc>
          <w:tcPr>
            <w:tcW w:w="567" w:type="dxa"/>
            <w:noWrap/>
            <w:hideMark/>
          </w:tcPr>
          <w:p w14:paraId="76967FE2" w14:textId="77777777" w:rsidR="001E4188" w:rsidRPr="00A164B9" w:rsidRDefault="001E4188" w:rsidP="003B0C1E">
            <w:pPr>
              <w:pStyle w:val="Textotabela"/>
            </w:pPr>
            <w:r w:rsidRPr="00A164B9">
              <w:t>4</w:t>
            </w:r>
          </w:p>
        </w:tc>
        <w:tc>
          <w:tcPr>
            <w:tcW w:w="1560" w:type="dxa"/>
            <w:noWrap/>
            <w:hideMark/>
          </w:tcPr>
          <w:p w14:paraId="06B4E630" w14:textId="77777777" w:rsidR="001E4188" w:rsidRPr="00A164B9" w:rsidRDefault="001E4188" w:rsidP="003B0C1E">
            <w:pPr>
              <w:pStyle w:val="Textotabela"/>
              <w:rPr>
                <w:color w:val="000000"/>
                <w:u w:val="single"/>
              </w:rPr>
            </w:pPr>
            <w:hyperlink r:id="rId36" w:tgtFrame="_blank" w:history="1">
              <w:r w:rsidRPr="00A164B9">
                <w:rPr>
                  <w:color w:val="000000"/>
                  <w:u w:val="single"/>
                </w:rPr>
                <w:t>LOINC</w:t>
              </w:r>
            </w:hyperlink>
          </w:p>
        </w:tc>
        <w:tc>
          <w:tcPr>
            <w:tcW w:w="1144" w:type="dxa"/>
            <w:noWrap/>
            <w:hideMark/>
          </w:tcPr>
          <w:p w14:paraId="64EF64D3" w14:textId="77777777" w:rsidR="001E4188" w:rsidRPr="00A164B9" w:rsidRDefault="001E4188" w:rsidP="003B0C1E">
            <w:pPr>
              <w:pStyle w:val="Textotabela"/>
            </w:pPr>
            <w:r w:rsidRPr="00A164B9">
              <w:t>41.0</w:t>
            </w:r>
          </w:p>
        </w:tc>
        <w:tc>
          <w:tcPr>
            <w:tcW w:w="1144" w:type="dxa"/>
            <w:noWrap/>
            <w:hideMark/>
          </w:tcPr>
          <w:p w14:paraId="4EFBE4FE" w14:textId="77777777" w:rsidR="001E4188" w:rsidRPr="00A164B9" w:rsidRDefault="001E4188" w:rsidP="003B0C1E">
            <w:pPr>
              <w:pStyle w:val="Textotabela"/>
            </w:pPr>
            <w:r w:rsidRPr="00A164B9">
              <w:t>36.9</w:t>
            </w:r>
          </w:p>
        </w:tc>
        <w:tc>
          <w:tcPr>
            <w:tcW w:w="1145" w:type="dxa"/>
            <w:noWrap/>
            <w:hideMark/>
          </w:tcPr>
          <w:p w14:paraId="308CC528" w14:textId="77777777" w:rsidR="001E4188" w:rsidRPr="00A164B9" w:rsidRDefault="001E4188" w:rsidP="003B0C1E">
            <w:pPr>
              <w:pStyle w:val="Textotabela"/>
            </w:pPr>
            <w:r w:rsidRPr="00A164B9">
              <w:t>92.4</w:t>
            </w:r>
          </w:p>
        </w:tc>
        <w:tc>
          <w:tcPr>
            <w:tcW w:w="1144" w:type="dxa"/>
            <w:noWrap/>
            <w:hideMark/>
          </w:tcPr>
          <w:p w14:paraId="2374640D" w14:textId="77777777" w:rsidR="001E4188" w:rsidRPr="00A164B9" w:rsidRDefault="001E4188" w:rsidP="003B0C1E">
            <w:pPr>
              <w:pStyle w:val="Textotabela"/>
            </w:pPr>
            <w:r w:rsidRPr="00A164B9">
              <w:t>26.6</w:t>
            </w:r>
          </w:p>
        </w:tc>
        <w:tc>
          <w:tcPr>
            <w:tcW w:w="1144" w:type="dxa"/>
            <w:noWrap/>
            <w:hideMark/>
          </w:tcPr>
          <w:p w14:paraId="432F1C5E" w14:textId="77777777" w:rsidR="001E4188" w:rsidRPr="00A164B9" w:rsidRDefault="001E4188" w:rsidP="003B0C1E">
            <w:pPr>
              <w:pStyle w:val="Textotabela"/>
            </w:pPr>
            <w:r w:rsidRPr="00A164B9">
              <w:t>19.1</w:t>
            </w:r>
          </w:p>
        </w:tc>
        <w:tc>
          <w:tcPr>
            <w:tcW w:w="1145" w:type="dxa"/>
            <w:noWrap/>
            <w:hideMark/>
          </w:tcPr>
          <w:p w14:paraId="01600D3B" w14:textId="77777777" w:rsidR="001E4188" w:rsidRPr="00A164B9" w:rsidRDefault="001E4188" w:rsidP="003B0C1E">
            <w:pPr>
              <w:pStyle w:val="Textotabela"/>
            </w:pPr>
            <w:r w:rsidRPr="00A164B9">
              <w:t>67</w:t>
            </w:r>
          </w:p>
        </w:tc>
      </w:tr>
      <w:tr w:rsidR="001E4188" w:rsidRPr="00A164B9" w14:paraId="52B2C7A1" w14:textId="77777777" w:rsidTr="00045D2E">
        <w:trPr>
          <w:trHeight w:val="294"/>
        </w:trPr>
        <w:tc>
          <w:tcPr>
            <w:tcW w:w="567" w:type="dxa"/>
            <w:noWrap/>
            <w:hideMark/>
          </w:tcPr>
          <w:p w14:paraId="5587D30F" w14:textId="77777777" w:rsidR="001E4188" w:rsidRPr="00A164B9" w:rsidRDefault="001E4188" w:rsidP="003B0C1E">
            <w:pPr>
              <w:pStyle w:val="Textotabela"/>
            </w:pPr>
            <w:r w:rsidRPr="00A164B9">
              <w:t>5</w:t>
            </w:r>
          </w:p>
        </w:tc>
        <w:tc>
          <w:tcPr>
            <w:tcW w:w="1560" w:type="dxa"/>
            <w:noWrap/>
            <w:hideMark/>
          </w:tcPr>
          <w:p w14:paraId="56B8C30F" w14:textId="77777777" w:rsidR="001E4188" w:rsidRPr="00A164B9" w:rsidRDefault="001E4188" w:rsidP="003B0C1E">
            <w:pPr>
              <w:pStyle w:val="Textotabela"/>
              <w:rPr>
                <w:color w:val="000000"/>
                <w:u w:val="single"/>
              </w:rPr>
            </w:pPr>
            <w:hyperlink r:id="rId37" w:tgtFrame="_blank" w:history="1">
              <w:r w:rsidRPr="00A164B9">
                <w:rPr>
                  <w:color w:val="000000"/>
                  <w:u w:val="single"/>
                </w:rPr>
                <w:t>MESH</w:t>
              </w:r>
            </w:hyperlink>
          </w:p>
        </w:tc>
        <w:tc>
          <w:tcPr>
            <w:tcW w:w="1144" w:type="dxa"/>
            <w:noWrap/>
            <w:hideMark/>
          </w:tcPr>
          <w:p w14:paraId="092003C6" w14:textId="77777777" w:rsidR="001E4188" w:rsidRPr="00A164B9" w:rsidRDefault="001E4188" w:rsidP="003B0C1E">
            <w:pPr>
              <w:pStyle w:val="Textotabela"/>
            </w:pPr>
            <w:r w:rsidRPr="00A164B9">
              <w:t>38.8</w:t>
            </w:r>
          </w:p>
        </w:tc>
        <w:tc>
          <w:tcPr>
            <w:tcW w:w="1144" w:type="dxa"/>
            <w:noWrap/>
            <w:hideMark/>
          </w:tcPr>
          <w:p w14:paraId="2C3D76EE" w14:textId="77777777" w:rsidR="001E4188" w:rsidRPr="00A164B9" w:rsidRDefault="001E4188" w:rsidP="003B0C1E">
            <w:pPr>
              <w:pStyle w:val="Textotabela"/>
            </w:pPr>
            <w:r w:rsidRPr="00A164B9">
              <w:t>23.7</w:t>
            </w:r>
          </w:p>
        </w:tc>
        <w:tc>
          <w:tcPr>
            <w:tcW w:w="1145" w:type="dxa"/>
            <w:noWrap/>
            <w:hideMark/>
          </w:tcPr>
          <w:p w14:paraId="4D08648C" w14:textId="77777777" w:rsidR="001E4188" w:rsidRPr="00A164B9" w:rsidRDefault="001E4188" w:rsidP="003B0C1E">
            <w:pPr>
              <w:pStyle w:val="Textotabela"/>
            </w:pPr>
            <w:r w:rsidRPr="00A164B9">
              <w:t>90.8</w:t>
            </w:r>
          </w:p>
        </w:tc>
        <w:tc>
          <w:tcPr>
            <w:tcW w:w="1144" w:type="dxa"/>
            <w:noWrap/>
            <w:hideMark/>
          </w:tcPr>
          <w:p w14:paraId="560631C4" w14:textId="77777777" w:rsidR="001E4188" w:rsidRPr="00A164B9" w:rsidRDefault="001E4188" w:rsidP="003B0C1E">
            <w:pPr>
              <w:pStyle w:val="Textotabela"/>
            </w:pPr>
            <w:r w:rsidRPr="00A164B9">
              <w:t>73.8</w:t>
            </w:r>
          </w:p>
        </w:tc>
        <w:tc>
          <w:tcPr>
            <w:tcW w:w="1144" w:type="dxa"/>
            <w:noWrap/>
            <w:hideMark/>
          </w:tcPr>
          <w:p w14:paraId="46AFFD0D" w14:textId="77777777" w:rsidR="001E4188" w:rsidRPr="00A164B9" w:rsidRDefault="001E4188" w:rsidP="003B0C1E">
            <w:pPr>
              <w:pStyle w:val="Textotabela"/>
            </w:pPr>
            <w:r w:rsidRPr="00A164B9">
              <w:t>7.3</w:t>
            </w:r>
          </w:p>
        </w:tc>
        <w:tc>
          <w:tcPr>
            <w:tcW w:w="1145" w:type="dxa"/>
            <w:noWrap/>
            <w:hideMark/>
          </w:tcPr>
          <w:p w14:paraId="688BB52F" w14:textId="77777777" w:rsidR="001E4188" w:rsidRPr="00A164B9" w:rsidRDefault="001E4188" w:rsidP="003B0C1E">
            <w:pPr>
              <w:pStyle w:val="Textotabela"/>
            </w:pPr>
            <w:r w:rsidRPr="00A164B9">
              <w:t>44</w:t>
            </w:r>
          </w:p>
        </w:tc>
      </w:tr>
    </w:tbl>
    <w:p w14:paraId="2FA1597C" w14:textId="1E646379" w:rsidR="001E4188" w:rsidRPr="00A164B9" w:rsidRDefault="001E4188" w:rsidP="00EB1FE9">
      <w:pPr>
        <w:pStyle w:val="ApendiceAnexo"/>
      </w:pPr>
      <w:bookmarkStart w:id="164" w:name="_Ref140248725"/>
      <w:bookmarkStart w:id="165" w:name="_Ref140248708"/>
      <w:bookmarkStart w:id="166" w:name="_Toc187760385"/>
      <w:bookmarkStart w:id="167" w:name="_Toc187767601"/>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5</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7</w:t>
      </w:r>
      <w:r w:rsidR="005F0591" w:rsidRPr="00A164B9">
        <w:fldChar w:fldCharType="end"/>
      </w:r>
      <w:bookmarkEnd w:id="164"/>
      <w:r w:rsidRPr="00A164B9">
        <w:t>: Ontologias recomendadas a partir do resumo do projeto de pesquisa</w:t>
      </w:r>
      <w:bookmarkEnd w:id="165"/>
      <w:bookmarkEnd w:id="166"/>
      <w:bookmarkEnd w:id="167"/>
    </w:p>
    <w:p w14:paraId="5BF2B666" w14:textId="77777777" w:rsidR="001E4188" w:rsidRPr="00A164B9" w:rsidRDefault="001E4188" w:rsidP="001E4188">
      <w:pPr>
        <w:rPr>
          <w:rFonts w:ascii="Aptos" w:hAnsi="Aptos"/>
        </w:rPr>
      </w:pPr>
    </w:p>
    <w:p w14:paraId="094C446B" w14:textId="77777777" w:rsidR="001E4188" w:rsidRPr="00A164B9" w:rsidRDefault="001E4188" w:rsidP="001E4188">
      <w:pPr>
        <w:rPr>
          <w:rFonts w:ascii="Aptos" w:hAnsi="Aptos"/>
        </w:rPr>
      </w:pPr>
      <w:r w:rsidRPr="00A164B9">
        <w:rPr>
          <w:rFonts w:ascii="Aptos" w:hAnsi="Aptos"/>
        </w:rPr>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A164B9" w:rsidRDefault="001E4188" w:rsidP="001E4188">
      <w:pPr>
        <w:rPr>
          <w:rFonts w:ascii="Aptos" w:hAnsi="Aptos"/>
        </w:rPr>
      </w:pPr>
      <w:r w:rsidRPr="00A164B9">
        <w:rPr>
          <w:rFonts w:ascii="Aptos" w:hAnsi="Aptos"/>
        </w:rPr>
        <w:t xml:space="preserve">Desta forma, a ontologia escolhida para indexação na coleta de dados foi a </w:t>
      </w:r>
      <w:hyperlink r:id="rId38" w:history="1">
        <w:proofErr w:type="spellStart"/>
        <w:r w:rsidRPr="00A164B9">
          <w:rPr>
            <w:rStyle w:val="Hyperlink"/>
            <w:rFonts w:eastAsiaTheme="minorHAnsi"/>
            <w:i/>
            <w:iCs/>
          </w:rPr>
          <w:t>National</w:t>
        </w:r>
        <w:proofErr w:type="spellEnd"/>
        <w:r w:rsidRPr="00A164B9">
          <w:rPr>
            <w:rStyle w:val="Hyperlink"/>
            <w:rFonts w:eastAsiaTheme="minorHAnsi"/>
            <w:i/>
            <w:iCs/>
          </w:rPr>
          <w:t xml:space="preserve"> </w:t>
        </w:r>
        <w:proofErr w:type="spellStart"/>
        <w:r w:rsidRPr="00A164B9">
          <w:rPr>
            <w:rStyle w:val="Hyperlink"/>
            <w:rFonts w:eastAsiaTheme="minorHAnsi"/>
            <w:i/>
            <w:iCs/>
          </w:rPr>
          <w:t>Cancer</w:t>
        </w:r>
        <w:proofErr w:type="spellEnd"/>
        <w:r w:rsidRPr="00A164B9">
          <w:rPr>
            <w:rStyle w:val="Hyperlink"/>
            <w:rFonts w:eastAsiaTheme="minorHAnsi"/>
            <w:i/>
            <w:iCs/>
          </w:rPr>
          <w:t xml:space="preserve"> </w:t>
        </w:r>
        <w:proofErr w:type="spellStart"/>
        <w:r w:rsidRPr="00A164B9">
          <w:rPr>
            <w:rStyle w:val="Hyperlink"/>
            <w:rFonts w:eastAsiaTheme="minorHAnsi"/>
            <w:i/>
            <w:iCs/>
          </w:rPr>
          <w:t>Institute</w:t>
        </w:r>
        <w:proofErr w:type="spellEnd"/>
        <w:r w:rsidRPr="00A164B9">
          <w:rPr>
            <w:rStyle w:val="Hyperlink"/>
            <w:rFonts w:eastAsiaTheme="minorHAnsi"/>
            <w:i/>
            <w:iCs/>
          </w:rPr>
          <w:t xml:space="preserve"> Thesaurus</w:t>
        </w:r>
      </w:hyperlink>
      <w:r w:rsidRPr="00A164B9">
        <w:rPr>
          <w:rFonts w:ascii="Aptos" w:hAnsi="Aptos"/>
        </w:rPr>
        <w:t xml:space="preserve"> (</w:t>
      </w:r>
      <w:hyperlink r:id="rId39" w:history="1">
        <w:r w:rsidRPr="00A164B9">
          <w:rPr>
            <w:rStyle w:val="Hyperlink"/>
            <w:rFonts w:eastAsiaTheme="minorHAnsi"/>
          </w:rPr>
          <w:t>NCIT</w:t>
        </w:r>
      </w:hyperlink>
      <w:r w:rsidRPr="00A164B9">
        <w:rPr>
          <w:rFonts w:ascii="Aptos" w:hAnsi="Aptos"/>
        </w:rPr>
        <w:t xml:space="preserve">), versão 23.06d (28/06/2023), lançado sob a licença </w:t>
      </w:r>
      <w:proofErr w:type="spellStart"/>
      <w:r w:rsidRPr="00A164B9">
        <w:rPr>
          <w:rFonts w:ascii="Aptos" w:hAnsi="Aptos"/>
          <w:i/>
          <w:iCs/>
        </w:rPr>
        <w:t>Creative</w:t>
      </w:r>
      <w:proofErr w:type="spellEnd"/>
      <w:r w:rsidRPr="00A164B9">
        <w:rPr>
          <w:rFonts w:ascii="Aptos" w:hAnsi="Aptos"/>
          <w:i/>
          <w:iCs/>
        </w:rPr>
        <w:t xml:space="preserve"> </w:t>
      </w:r>
      <w:proofErr w:type="spellStart"/>
      <w:r w:rsidRPr="00A164B9">
        <w:rPr>
          <w:rFonts w:ascii="Aptos" w:hAnsi="Aptos"/>
          <w:i/>
          <w:iCs/>
        </w:rPr>
        <w:t>commons</w:t>
      </w:r>
      <w:proofErr w:type="spellEnd"/>
      <w:r w:rsidRPr="00A164B9">
        <w:rPr>
          <w:rFonts w:ascii="Aptos" w:hAnsi="Aptos"/>
          <w:i/>
          <w:iCs/>
        </w:rPr>
        <w:t xml:space="preserve"> 4.0</w:t>
      </w:r>
      <w:r w:rsidRPr="00A164B9">
        <w:rPr>
          <w:rFonts w:ascii="Aptos" w:hAnsi="Aptos"/>
        </w:rPr>
        <w:t xml:space="preserve">. O banco de dados completo desta versão, em extensão </w:t>
      </w:r>
      <w:r w:rsidRPr="00A164B9">
        <w:rPr>
          <w:rFonts w:ascii="Aptos" w:hAnsi="Aptos"/>
          <w:i/>
          <w:iCs/>
        </w:rPr>
        <w:t xml:space="preserve">OWL </w:t>
      </w:r>
      <w:r w:rsidRPr="00A164B9">
        <w:rPr>
          <w:rFonts w:ascii="Aptos" w:hAnsi="Aptos"/>
        </w:rPr>
        <w:t xml:space="preserve">foi obtido a partir do banco de ontologias do </w:t>
      </w:r>
      <w:hyperlink r:id="rId40" w:history="1">
        <w:proofErr w:type="spellStart"/>
        <w:r w:rsidRPr="00A164B9">
          <w:rPr>
            <w:rStyle w:val="Hyperlink"/>
            <w:rFonts w:eastAsiaTheme="minorHAnsi"/>
            <w:i/>
            <w:iCs/>
          </w:rPr>
          <w:t>BioPortal</w:t>
        </w:r>
        <w:proofErr w:type="spellEnd"/>
      </w:hyperlink>
      <w:r w:rsidRPr="00A164B9">
        <w:rPr>
          <w:rFonts w:ascii="Aptos" w:hAnsi="Aptos"/>
          <w:i/>
          <w:iCs/>
        </w:rPr>
        <w:t xml:space="preserve">. </w:t>
      </w:r>
      <w:r w:rsidRPr="00A164B9">
        <w:rPr>
          <w:rFonts w:ascii="Aptos" w:hAnsi="Aptos"/>
        </w:rPr>
        <w:t xml:space="preserve">O software </w:t>
      </w:r>
      <w:hyperlink r:id="rId41" w:history="1">
        <w:proofErr w:type="spellStart"/>
        <w:r w:rsidRPr="00A164B9">
          <w:rPr>
            <w:rStyle w:val="Hyperlink"/>
            <w:rFonts w:eastAsiaTheme="minorHAnsi"/>
            <w:i/>
            <w:iCs/>
          </w:rPr>
          <w:t>Protégé</w:t>
        </w:r>
        <w:proofErr w:type="spellEnd"/>
      </w:hyperlink>
      <w:r w:rsidRPr="00A164B9">
        <w:rPr>
          <w:rFonts w:ascii="Aptos" w:hAnsi="Aptos"/>
        </w:rPr>
        <w:t xml:space="preserve">, versão </w:t>
      </w:r>
      <w:hyperlink r:id="rId42" w:history="1">
        <w:r w:rsidRPr="00A164B9">
          <w:rPr>
            <w:rStyle w:val="Hyperlink"/>
            <w:rFonts w:eastAsiaTheme="minorHAnsi"/>
          </w:rPr>
          <w:t>5.6.1</w:t>
        </w:r>
      </w:hyperlink>
      <w:r w:rsidRPr="00A164B9">
        <w:rPr>
          <w:rFonts w:ascii="Aptos" w:hAnsi="Aptos"/>
        </w:rPr>
        <w:t xml:space="preserve"> (</w:t>
      </w:r>
      <w:r w:rsidRPr="00A164B9">
        <w:rPr>
          <w:rFonts w:ascii="Aptos" w:hAnsi="Aptos"/>
          <w:i/>
          <w:iCs/>
        </w:rPr>
        <w:t xml:space="preserve">Stanford Center for </w:t>
      </w:r>
      <w:proofErr w:type="spellStart"/>
      <w:r w:rsidRPr="00A164B9">
        <w:rPr>
          <w:rFonts w:ascii="Aptos" w:hAnsi="Aptos"/>
          <w:i/>
          <w:iCs/>
        </w:rPr>
        <w:t>Biomedical</w:t>
      </w:r>
      <w:proofErr w:type="spellEnd"/>
      <w:r w:rsidRPr="00A164B9">
        <w:rPr>
          <w:rFonts w:ascii="Aptos" w:hAnsi="Aptos"/>
          <w:i/>
          <w:iCs/>
        </w:rPr>
        <w:t xml:space="preserve"> </w:t>
      </w:r>
      <w:proofErr w:type="spellStart"/>
      <w:r w:rsidRPr="00A164B9">
        <w:rPr>
          <w:rFonts w:ascii="Aptos" w:hAnsi="Aptos"/>
          <w:i/>
          <w:iCs/>
        </w:rPr>
        <w:t>Informatics</w:t>
      </w:r>
      <w:proofErr w:type="spellEnd"/>
      <w:r w:rsidRPr="00A164B9">
        <w:rPr>
          <w:rFonts w:ascii="Aptos" w:hAnsi="Aptos"/>
          <w:i/>
          <w:iCs/>
        </w:rPr>
        <w:t xml:space="preserve"> </w:t>
      </w:r>
      <w:proofErr w:type="spellStart"/>
      <w:r w:rsidRPr="00A164B9">
        <w:rPr>
          <w:rFonts w:ascii="Aptos" w:hAnsi="Aptos"/>
          <w:i/>
          <w:iCs/>
        </w:rPr>
        <w:t>Research</w:t>
      </w:r>
      <w:proofErr w:type="spellEnd"/>
      <w:r w:rsidRPr="00A164B9">
        <w:rPr>
          <w:rFonts w:ascii="Aptos" w:hAnsi="Aptos"/>
        </w:rPr>
        <w:t xml:space="preserve">) foi utilizado para acesso e pesquisa desta ontologia. </w:t>
      </w:r>
    </w:p>
    <w:p w14:paraId="1165028A" w14:textId="77777777" w:rsidR="001E4188" w:rsidRPr="00A164B9" w:rsidRDefault="001E4188" w:rsidP="001E4188">
      <w:pPr>
        <w:rPr>
          <w:rFonts w:ascii="Aptos" w:hAnsi="Aptos"/>
        </w:rPr>
      </w:pPr>
      <w:r w:rsidRPr="00A164B9">
        <w:rPr>
          <w:rFonts w:ascii="Aptos" w:hAnsi="Aptos"/>
        </w:rPr>
        <w:t xml:space="preserve">Em adição, nos instrumentos de coleta de dados construídos no </w:t>
      </w:r>
      <w:proofErr w:type="spellStart"/>
      <w:r w:rsidRPr="00A164B9">
        <w:rPr>
          <w:rFonts w:ascii="Aptos" w:hAnsi="Aptos"/>
        </w:rPr>
        <w:t>REDCap</w:t>
      </w:r>
      <w:proofErr w:type="spellEnd"/>
      <w:r w:rsidRPr="00A164B9">
        <w:rPr>
          <w:rFonts w:ascii="Aptos" w:hAnsi="Aptos"/>
        </w:rPr>
        <w:t xml:space="preserve">, campos do tipo </w:t>
      </w:r>
      <w:proofErr w:type="spellStart"/>
      <w:r w:rsidRPr="00A164B9">
        <w:rPr>
          <w:rFonts w:ascii="Aptos" w:hAnsi="Aptos"/>
          <w:i/>
          <w:iCs/>
        </w:rPr>
        <w:t>text</w:t>
      </w:r>
      <w:proofErr w:type="spellEnd"/>
      <w:r w:rsidRPr="00A164B9">
        <w:rPr>
          <w:rFonts w:ascii="Aptos" w:hAnsi="Aptos"/>
          <w:i/>
          <w:iCs/>
        </w:rPr>
        <w:t xml:space="preserve"> </w:t>
      </w:r>
      <w:r w:rsidRPr="00A164B9">
        <w:rPr>
          <w:rFonts w:ascii="Aptos" w:hAnsi="Aptos"/>
        </w:rPr>
        <w:t xml:space="preserve">diretamente conectados à esta ontologia, e disponibilizados por API independente do </w:t>
      </w:r>
      <w:proofErr w:type="spellStart"/>
      <w:r w:rsidRPr="00A164B9">
        <w:rPr>
          <w:rFonts w:ascii="Aptos" w:hAnsi="Aptos"/>
          <w:i/>
          <w:iCs/>
        </w:rPr>
        <w:t>BioPortal</w:t>
      </w:r>
      <w:proofErr w:type="spellEnd"/>
      <w:r w:rsidRPr="00A164B9">
        <w:rPr>
          <w:rFonts w:ascii="Aptos" w:hAnsi="Aptos"/>
        </w:rPr>
        <w:t xml:space="preserve"> foram utilizados.</w:t>
      </w:r>
    </w:p>
    <w:p w14:paraId="1E7DD9F0" w14:textId="77777777" w:rsidR="001E4188" w:rsidRPr="00A164B9" w:rsidRDefault="001E4188" w:rsidP="001E4188"/>
    <w:p w14:paraId="4FD77CCB" w14:textId="4138F478" w:rsidR="009A1E7B" w:rsidRPr="00A164B9" w:rsidRDefault="009A1E7B" w:rsidP="009A1E7B">
      <w:pPr>
        <w:rPr>
          <w:rFonts w:ascii="Aptos" w:eastAsia="MS Mincho" w:hAnsi="Aptos" w:cstheme="majorHAnsi"/>
        </w:rPr>
      </w:pPr>
      <w:r w:rsidRPr="00A164B9">
        <w:rPr>
          <w:rFonts w:ascii="Aptos" w:hAnsi="Aptos" w:cstheme="majorHAnsi"/>
        </w:rPr>
        <w:t>Com relação as variáveis dependentes, o desfecho primário será o ângulo de fase após a intervenção. Serão desfechos secundários: composição corporal avaliada por bioimpedância e antropometria; proteína C reativa sérica</w:t>
      </w:r>
      <w:r w:rsidRPr="00A164B9">
        <w:rPr>
          <w:rFonts w:ascii="Aptos" w:eastAsia="MS Mincho" w:hAnsi="Aptos" w:cstheme="majorHAnsi"/>
        </w:rPr>
        <w:t xml:space="preserve">; pressão arterial sistêmica; escores WHOQOL-BREF, DASS-21, ECAP, EVS; recordatório alimentar; segurança e tolerabilidade da </w:t>
      </w:r>
      <w:r w:rsidR="00535D0B" w:rsidRPr="00A164B9">
        <w:rPr>
          <w:rFonts w:ascii="Aptos" w:eastAsia="MS Mincho" w:hAnsi="Aptos" w:cstheme="majorHAnsi"/>
        </w:rPr>
        <w:t xml:space="preserve">droga vegetal de </w:t>
      </w:r>
      <w:proofErr w:type="spellStart"/>
      <w:r w:rsidR="00535D0B" w:rsidRPr="00A164B9">
        <w:rPr>
          <w:rFonts w:ascii="Aptos" w:eastAsia="MS Mincho" w:hAnsi="Aptos" w:cstheme="majorHAnsi"/>
          <w:i/>
        </w:rPr>
        <w:t>Eclipta</w:t>
      </w:r>
      <w:proofErr w:type="spellEnd"/>
      <w:r w:rsidR="00535D0B" w:rsidRPr="00A164B9">
        <w:rPr>
          <w:rFonts w:ascii="Aptos" w:eastAsia="MS Mincho" w:hAnsi="Aptos" w:cstheme="majorHAnsi"/>
          <w:i/>
        </w:rPr>
        <w:t xml:space="preserve"> </w:t>
      </w:r>
      <w:proofErr w:type="spellStart"/>
      <w:r w:rsidR="00535D0B" w:rsidRPr="00A164B9">
        <w:rPr>
          <w:rFonts w:ascii="Aptos" w:eastAsia="MS Mincho" w:hAnsi="Aptos" w:cstheme="majorHAnsi"/>
          <w:i/>
        </w:rPr>
        <w:t>prostrata</w:t>
      </w:r>
      <w:proofErr w:type="spellEnd"/>
      <w:r w:rsidRPr="00A164B9">
        <w:rPr>
          <w:rFonts w:ascii="Aptos" w:eastAsia="MS Mincho" w:hAnsi="Aptos" w:cstheme="majorHAnsi"/>
        </w:rPr>
        <w:t>; perfil lipídico, glicemia em jejum, hemoglobina glicosilada, HOMA-IR, gradiente</w:t>
      </w:r>
      <w:r w:rsidR="00CD1ABC" w:rsidRPr="00A164B9">
        <w:rPr>
          <w:rFonts w:ascii="Aptos" w:eastAsia="MS Mincho" w:hAnsi="Aptos" w:cstheme="majorHAnsi"/>
        </w:rPr>
        <w:t xml:space="preserve"> de </w:t>
      </w:r>
      <w:proofErr w:type="spellStart"/>
      <w:r w:rsidR="00CD1ABC" w:rsidRPr="00A164B9">
        <w:rPr>
          <w:rFonts w:ascii="Aptos" w:eastAsia="MS Mincho" w:hAnsi="Aptos" w:cstheme="majorHAnsi"/>
        </w:rPr>
        <w:t>ecointensidade</w:t>
      </w:r>
      <w:proofErr w:type="spellEnd"/>
      <w:r w:rsidRPr="00A164B9">
        <w:rPr>
          <w:rFonts w:ascii="Aptos" w:eastAsia="MS Mincho" w:hAnsi="Aptos" w:cstheme="majorHAnsi"/>
        </w:rPr>
        <w:t xml:space="preserve"> </w:t>
      </w:r>
      <w:proofErr w:type="spellStart"/>
      <w:r w:rsidRPr="00A164B9">
        <w:rPr>
          <w:rFonts w:ascii="Aptos" w:eastAsia="MS Mincho" w:hAnsi="Aptos" w:cstheme="majorHAnsi"/>
        </w:rPr>
        <w:t>hepatorrenal</w:t>
      </w:r>
      <w:proofErr w:type="spellEnd"/>
      <w:r w:rsidRPr="00A164B9">
        <w:rPr>
          <w:rFonts w:ascii="Aptos" w:eastAsia="MS Mincho" w:hAnsi="Aptos" w:cstheme="majorHAnsi"/>
        </w:rPr>
        <w:t xml:space="preserve">. </w:t>
      </w:r>
    </w:p>
    <w:p w14:paraId="18DB4560" w14:textId="77777777" w:rsidR="009A1E7B" w:rsidRPr="00A164B9" w:rsidRDefault="009A1E7B" w:rsidP="009A1E7B">
      <w:pPr>
        <w:rPr>
          <w:rFonts w:ascii="Aptos" w:hAnsi="Aptos" w:cstheme="majorHAnsi"/>
        </w:rPr>
      </w:pPr>
      <w:r w:rsidRPr="00A164B9">
        <w:rPr>
          <w:rFonts w:ascii="Aptos" w:hAnsi="Aptos" w:cstheme="majorHAnsi"/>
        </w:rPr>
        <w:lastRenderedPageBreak/>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A164B9" w:rsidRDefault="009A1E7B" w:rsidP="009A1E7B">
      <w:pPr>
        <w:rPr>
          <w:rFonts w:ascii="Aptos" w:hAnsi="Aptos" w:cstheme="majorHAnsi"/>
        </w:rPr>
      </w:pPr>
      <w:r w:rsidRPr="00A164B9">
        <w:rPr>
          <w:rFonts w:ascii="Aptos" w:hAnsi="Aptos" w:cstheme="majorHAnsi"/>
        </w:rPr>
        <w:t xml:space="preserve">Os dados serão descritos e resumidos em médias, desvios-padrão, medianas, intervalos de confiança, proporções, conforme apropriado. Variáveis contínuas serão comparadas entre os grupos por meio de teste t de </w:t>
      </w:r>
      <w:proofErr w:type="spellStart"/>
      <w:r w:rsidRPr="00A164B9">
        <w:rPr>
          <w:rFonts w:ascii="Aptos" w:hAnsi="Aptos" w:cstheme="majorHAnsi"/>
        </w:rPr>
        <w:t>Student</w:t>
      </w:r>
      <w:proofErr w:type="spellEnd"/>
      <w:r w:rsidRPr="00A164B9">
        <w:rPr>
          <w:rFonts w:ascii="Aptos" w:hAnsi="Aptos" w:cstheme="majorHAnsi"/>
        </w:rPr>
        <w:t xml:space="preserve"> ou teste U de Mann-Whitney, conforme a distribuição dos dados. A forma de distribuição das variáveis será analisada por meio do teste de Shapiro-Wilk. Para controle de </w:t>
      </w:r>
      <w:proofErr w:type="spellStart"/>
      <w:r w:rsidRPr="00A164B9">
        <w:rPr>
          <w:rFonts w:ascii="Aptos" w:hAnsi="Aptos" w:cstheme="majorHAnsi"/>
        </w:rPr>
        <w:t>confundidores</w:t>
      </w:r>
      <w:proofErr w:type="spellEnd"/>
      <w:r w:rsidRPr="00A164B9">
        <w:rPr>
          <w:rFonts w:ascii="Aptos" w:hAnsi="Aptos" w:cstheme="majorHAnsi"/>
        </w:rPr>
        <w:t xml:space="preserve">, serão ajustados modelos de regressão multivariável. </w:t>
      </w:r>
    </w:p>
    <w:p w14:paraId="2C6FFD83" w14:textId="0CBDBD08" w:rsidR="0022750E" w:rsidRPr="00A164B9" w:rsidRDefault="00AE1242" w:rsidP="000C43BA">
      <w:pPr>
        <w:spacing w:line="240" w:lineRule="auto"/>
        <w:ind w:firstLine="0"/>
        <w:jc w:val="left"/>
        <w:rPr>
          <w:rFonts w:ascii="Aptos" w:hAnsi="Aptos" w:cstheme="majorHAnsi"/>
        </w:rPr>
      </w:pPr>
      <w:r w:rsidRPr="00A164B9">
        <w:rPr>
          <w:rFonts w:ascii="Aptos" w:hAnsi="Aptos" w:cstheme="majorHAnsi"/>
        </w:rPr>
        <w:br w:type="page"/>
      </w:r>
      <w:bookmarkStart w:id="168" w:name="_Toc118072942"/>
      <w:bookmarkStart w:id="169" w:name="_Toc118415077"/>
      <w:bookmarkStart w:id="170" w:name="_Toc395892439"/>
      <w:bookmarkStart w:id="171" w:name="_Toc524435302"/>
      <w:bookmarkStart w:id="172" w:name="_Toc113573697"/>
      <w:bookmarkEnd w:id="159"/>
      <w:bookmarkEnd w:id="160"/>
    </w:p>
    <w:p w14:paraId="6E38DAC9" w14:textId="729A81BC" w:rsidR="00243EC5" w:rsidRPr="00A164B9" w:rsidRDefault="005D5A18" w:rsidP="00521ABE">
      <w:pPr>
        <w:pStyle w:val="Heading1"/>
        <w:rPr>
          <w:lang w:val="pt-BR"/>
        </w:rPr>
      </w:pPr>
      <w:r w:rsidRPr="00A164B9">
        <w:rPr>
          <w:lang w:val="pt-BR"/>
        </w:rPr>
        <w:lastRenderedPageBreak/>
        <w:t xml:space="preserve"> </w:t>
      </w:r>
      <w:bookmarkStart w:id="173" w:name="_Toc187787282"/>
      <w:r w:rsidR="00C114DC" w:rsidRPr="00A164B9">
        <w:rPr>
          <w:lang w:val="pt-BR"/>
        </w:rPr>
        <w:t>Resultados</w:t>
      </w:r>
      <w:bookmarkEnd w:id="173"/>
    </w:p>
    <w:p w14:paraId="3E75BE48" w14:textId="28153605" w:rsidR="00CE7170" w:rsidRPr="00A164B9" w:rsidRDefault="00C83186" w:rsidP="00C83186">
      <w:pPr>
        <w:pStyle w:val="Heading2"/>
        <w:rPr>
          <w:lang w:val="pt-BR"/>
        </w:rPr>
      </w:pPr>
      <w:bookmarkStart w:id="174" w:name="_Toc187787283"/>
      <w:r w:rsidRPr="00A164B9">
        <w:rPr>
          <w:lang w:val="pt-BR"/>
        </w:rPr>
        <w:t>Características de base dos participantes de pesquisa</w:t>
      </w:r>
      <w:bookmarkEnd w:id="174"/>
    </w:p>
    <w:p w14:paraId="0B425A7A" w14:textId="4A876827" w:rsidR="00C83186" w:rsidRPr="00A164B9" w:rsidRDefault="00C83186" w:rsidP="00C83186">
      <w:r w:rsidRPr="00A164B9">
        <w:t xml:space="preserve">Um total de 75 participantes de pesquisa foram incluídos neste estudo, sendo 65 (86,6%) do sexo feminino. A média da idade dos participantes foi de 40,6 anos (DP 10,2 anos). A </w:t>
      </w:r>
      <w:r w:rsidRPr="00A164B9">
        <w:fldChar w:fldCharType="begin"/>
      </w:r>
      <w:r w:rsidRPr="00A164B9">
        <w:instrText xml:space="preserve"> REF _Ref187512633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1</w:t>
      </w:r>
      <w:r w:rsidRPr="00A164B9">
        <w:fldChar w:fldCharType="end"/>
      </w:r>
      <w:r w:rsidRPr="00A164B9">
        <w:t xml:space="preserve"> contém as características de base participantes de pesquisa. Trinta e sete (49.3%) participantes foram alocados no grupo placebo e 38 (50.7%) no grupo </w:t>
      </w:r>
      <w:proofErr w:type="spellStart"/>
      <w:r w:rsidRPr="00A164B9">
        <w:t>Eclipta</w:t>
      </w:r>
      <w:proofErr w:type="spellEnd"/>
      <w:r w:rsidRPr="00A164B9">
        <w:t>. Os participantes foram incluídos no estudo entre 09/08/2023 e 26/07/2024. O término da intervenção ocorreu entre 14/11/2023 e 25/10/2024. O tempo médio da intervenção foi de 94.4 dias ( IC 95% 88.8–99.9). Na comparação das características de base dos participantes de pesquisa segundo o grupo de alocação, houve diferença estatística apenas no nível de renda (</w:t>
      </w:r>
      <w:r w:rsidRPr="00A164B9">
        <w:fldChar w:fldCharType="begin"/>
      </w:r>
      <w:r w:rsidRPr="00A164B9">
        <w:instrText xml:space="preserve"> REF _Ref187513386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2</w:t>
      </w:r>
      <w:r w:rsidRPr="00A164B9">
        <w:fldChar w:fldCharType="end"/>
      </w:r>
      <w:r w:rsidRPr="00A164B9">
        <w:t>).</w:t>
      </w:r>
    </w:p>
    <w:p w14:paraId="0B959F7D" w14:textId="77777777" w:rsidR="00C83186" w:rsidRPr="00A164B9" w:rsidRDefault="00C83186" w:rsidP="00C83186"/>
    <w:p w14:paraId="50549CEE" w14:textId="19152C7E" w:rsidR="00C83186" w:rsidRPr="00A164B9" w:rsidRDefault="00C83186" w:rsidP="00C83186">
      <w:pPr>
        <w:pStyle w:val="Normalsemrecuo"/>
      </w:pPr>
      <w:bookmarkStart w:id="175" w:name="_Ref187512633"/>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1</w:t>
      </w:r>
      <w:r w:rsidR="005F0591" w:rsidRPr="00A164B9">
        <w:fldChar w:fldCharType="end"/>
      </w:r>
      <w:bookmarkEnd w:id="175"/>
      <w:r w:rsidRPr="00A164B9">
        <w:t>. Características de base dos participantes de pesquisa</w:t>
      </w:r>
    </w:p>
    <w:tbl>
      <w:tblPr>
        <w:tblStyle w:val="Tabelapadro"/>
        <w:tblW w:w="7773" w:type="dxa"/>
        <w:tblLook w:val="04E0" w:firstRow="1" w:lastRow="1" w:firstColumn="1" w:lastColumn="0" w:noHBand="0" w:noVBand="1"/>
      </w:tblPr>
      <w:tblGrid>
        <w:gridCol w:w="265"/>
        <w:gridCol w:w="4970"/>
        <w:gridCol w:w="1285"/>
        <w:gridCol w:w="1285"/>
      </w:tblGrid>
      <w:tr w:rsidR="00C83186" w:rsidRPr="00A164B9" w14:paraId="712763AA" w14:textId="77777777" w:rsidTr="00C83186">
        <w:trPr>
          <w:cnfStyle w:val="100000000000" w:firstRow="1" w:lastRow="0" w:firstColumn="0" w:lastColumn="0" w:oddVBand="0" w:evenVBand="0" w:oddHBand="0" w:evenHBand="0" w:firstRowFirstColumn="0" w:firstRowLastColumn="0" w:lastRowFirstColumn="0" w:lastRowLastColumn="0"/>
          <w:trHeight w:val="280"/>
        </w:trPr>
        <w:tc>
          <w:tcPr>
            <w:tcW w:w="5219" w:type="dxa"/>
            <w:gridSpan w:val="2"/>
            <w:noWrap/>
            <w:hideMark/>
          </w:tcPr>
          <w:p w14:paraId="591529DB" w14:textId="77777777" w:rsidR="00C83186" w:rsidRPr="00A164B9" w:rsidRDefault="00C83186" w:rsidP="003B0C1E">
            <w:pPr>
              <w:pStyle w:val="Textotabela"/>
            </w:pPr>
            <w:r w:rsidRPr="00A164B9">
              <w:lastRenderedPageBreak/>
              <w:t>Características</w:t>
            </w:r>
          </w:p>
        </w:tc>
        <w:tc>
          <w:tcPr>
            <w:tcW w:w="1277" w:type="dxa"/>
            <w:noWrap/>
            <w:hideMark/>
          </w:tcPr>
          <w:p w14:paraId="1BF396C5" w14:textId="77777777" w:rsidR="00C83186" w:rsidRPr="00A164B9" w:rsidRDefault="00C83186" w:rsidP="003B0C1E">
            <w:pPr>
              <w:pStyle w:val="Textotabela"/>
            </w:pPr>
            <w:r w:rsidRPr="00A164B9">
              <w:t>N</w:t>
            </w:r>
          </w:p>
        </w:tc>
        <w:tc>
          <w:tcPr>
            <w:tcW w:w="1277" w:type="dxa"/>
            <w:noWrap/>
            <w:hideMark/>
          </w:tcPr>
          <w:p w14:paraId="6AEBBFBB" w14:textId="77777777" w:rsidR="00C83186" w:rsidRPr="00A164B9" w:rsidRDefault="00C83186" w:rsidP="003B0C1E">
            <w:pPr>
              <w:pStyle w:val="Textotabela"/>
            </w:pPr>
            <w:r w:rsidRPr="00A164B9">
              <w:t>%</w:t>
            </w:r>
          </w:p>
        </w:tc>
      </w:tr>
      <w:tr w:rsidR="00C83186" w:rsidRPr="00A164B9" w14:paraId="312EA25B" w14:textId="77777777" w:rsidTr="00C83186">
        <w:trPr>
          <w:trHeight w:val="280"/>
        </w:trPr>
        <w:tc>
          <w:tcPr>
            <w:tcW w:w="5219" w:type="dxa"/>
            <w:gridSpan w:val="2"/>
            <w:noWrap/>
            <w:hideMark/>
          </w:tcPr>
          <w:p w14:paraId="0F275ED5" w14:textId="77777777" w:rsidR="00C83186" w:rsidRPr="00A164B9" w:rsidRDefault="00C83186" w:rsidP="003B0C1E">
            <w:pPr>
              <w:pStyle w:val="Textotabela"/>
            </w:pPr>
            <w:r w:rsidRPr="00A164B9">
              <w:t>Idade (media e IC 95%)</w:t>
            </w:r>
          </w:p>
        </w:tc>
        <w:tc>
          <w:tcPr>
            <w:tcW w:w="2554" w:type="dxa"/>
            <w:gridSpan w:val="2"/>
            <w:noWrap/>
            <w:hideMark/>
          </w:tcPr>
          <w:p w14:paraId="746DBE68" w14:textId="77777777" w:rsidR="00C83186" w:rsidRPr="00A164B9" w:rsidRDefault="00C83186" w:rsidP="003B0C1E">
            <w:pPr>
              <w:pStyle w:val="Textotabela"/>
            </w:pPr>
            <w:r w:rsidRPr="00A164B9">
              <w:t>40.6 (38.3–43)</w:t>
            </w:r>
          </w:p>
        </w:tc>
      </w:tr>
      <w:tr w:rsidR="00C83186" w:rsidRPr="00A164B9" w14:paraId="590B8DCC" w14:textId="77777777" w:rsidTr="00C83186">
        <w:trPr>
          <w:trHeight w:val="280"/>
        </w:trPr>
        <w:tc>
          <w:tcPr>
            <w:tcW w:w="5219" w:type="dxa"/>
            <w:gridSpan w:val="2"/>
            <w:noWrap/>
            <w:hideMark/>
          </w:tcPr>
          <w:p w14:paraId="65173939" w14:textId="77777777" w:rsidR="00C83186" w:rsidRPr="00A164B9" w:rsidRDefault="00C83186" w:rsidP="003B0C1E">
            <w:pPr>
              <w:pStyle w:val="Textotabela"/>
            </w:pPr>
            <w:r w:rsidRPr="00A164B9">
              <w:t>Sexo</w:t>
            </w:r>
          </w:p>
        </w:tc>
        <w:tc>
          <w:tcPr>
            <w:tcW w:w="1277" w:type="dxa"/>
            <w:noWrap/>
            <w:hideMark/>
          </w:tcPr>
          <w:p w14:paraId="46FB3A71" w14:textId="77777777" w:rsidR="00C83186" w:rsidRPr="00A164B9" w:rsidRDefault="00C83186" w:rsidP="003B0C1E">
            <w:pPr>
              <w:pStyle w:val="Textotabela"/>
            </w:pPr>
          </w:p>
        </w:tc>
        <w:tc>
          <w:tcPr>
            <w:tcW w:w="1277" w:type="dxa"/>
            <w:noWrap/>
            <w:hideMark/>
          </w:tcPr>
          <w:p w14:paraId="2EFDC8C2" w14:textId="77777777" w:rsidR="00C83186" w:rsidRPr="00A164B9" w:rsidRDefault="00C83186" w:rsidP="003B0C1E">
            <w:pPr>
              <w:pStyle w:val="Textotabela"/>
            </w:pPr>
          </w:p>
        </w:tc>
      </w:tr>
      <w:tr w:rsidR="00C83186" w:rsidRPr="00A164B9" w14:paraId="134D0323" w14:textId="77777777" w:rsidTr="00C83186">
        <w:trPr>
          <w:trHeight w:val="280"/>
        </w:trPr>
        <w:tc>
          <w:tcPr>
            <w:tcW w:w="257" w:type="dxa"/>
            <w:noWrap/>
            <w:hideMark/>
          </w:tcPr>
          <w:p w14:paraId="2B4BA45A" w14:textId="77777777" w:rsidR="00C83186" w:rsidRPr="00A164B9" w:rsidRDefault="00C83186" w:rsidP="003B0C1E">
            <w:pPr>
              <w:pStyle w:val="Textotabela"/>
            </w:pPr>
          </w:p>
        </w:tc>
        <w:tc>
          <w:tcPr>
            <w:tcW w:w="4962" w:type="dxa"/>
            <w:noWrap/>
            <w:hideMark/>
          </w:tcPr>
          <w:p w14:paraId="0FECD0FD" w14:textId="77777777" w:rsidR="00C83186" w:rsidRPr="00A164B9" w:rsidRDefault="00C83186" w:rsidP="003B0C1E">
            <w:pPr>
              <w:pStyle w:val="Textotabela"/>
            </w:pPr>
            <w:r w:rsidRPr="00A164B9">
              <w:t>Feminino</w:t>
            </w:r>
          </w:p>
        </w:tc>
        <w:tc>
          <w:tcPr>
            <w:tcW w:w="1277" w:type="dxa"/>
            <w:noWrap/>
            <w:hideMark/>
          </w:tcPr>
          <w:p w14:paraId="0B1A278C" w14:textId="77777777" w:rsidR="00C83186" w:rsidRPr="00A164B9" w:rsidRDefault="00C83186" w:rsidP="003B0C1E">
            <w:pPr>
              <w:pStyle w:val="Textotabela"/>
            </w:pPr>
            <w:r w:rsidRPr="00A164B9">
              <w:t>65</w:t>
            </w:r>
          </w:p>
        </w:tc>
        <w:tc>
          <w:tcPr>
            <w:tcW w:w="1277" w:type="dxa"/>
            <w:noWrap/>
            <w:hideMark/>
          </w:tcPr>
          <w:p w14:paraId="056BCABA" w14:textId="77777777" w:rsidR="00C83186" w:rsidRPr="00A164B9" w:rsidRDefault="00C83186" w:rsidP="003B0C1E">
            <w:pPr>
              <w:pStyle w:val="Textotabela"/>
            </w:pPr>
            <w:r w:rsidRPr="00A164B9">
              <w:t>86.7</w:t>
            </w:r>
          </w:p>
        </w:tc>
      </w:tr>
      <w:tr w:rsidR="00C83186" w:rsidRPr="00A164B9" w14:paraId="04D0C387" w14:textId="77777777" w:rsidTr="00C83186">
        <w:trPr>
          <w:trHeight w:val="280"/>
        </w:trPr>
        <w:tc>
          <w:tcPr>
            <w:tcW w:w="257" w:type="dxa"/>
            <w:noWrap/>
            <w:hideMark/>
          </w:tcPr>
          <w:p w14:paraId="0C7E06B9" w14:textId="77777777" w:rsidR="00C83186" w:rsidRPr="00A164B9" w:rsidRDefault="00C83186" w:rsidP="003B0C1E">
            <w:pPr>
              <w:pStyle w:val="Textotabela"/>
            </w:pPr>
          </w:p>
        </w:tc>
        <w:tc>
          <w:tcPr>
            <w:tcW w:w="4962" w:type="dxa"/>
            <w:noWrap/>
            <w:hideMark/>
          </w:tcPr>
          <w:p w14:paraId="59D492BD" w14:textId="77777777" w:rsidR="00C83186" w:rsidRPr="00A164B9" w:rsidRDefault="00C83186" w:rsidP="003B0C1E">
            <w:pPr>
              <w:pStyle w:val="Textotabela"/>
            </w:pPr>
            <w:r w:rsidRPr="00A164B9">
              <w:t>Masculino</w:t>
            </w:r>
          </w:p>
        </w:tc>
        <w:tc>
          <w:tcPr>
            <w:tcW w:w="1277" w:type="dxa"/>
            <w:noWrap/>
            <w:hideMark/>
          </w:tcPr>
          <w:p w14:paraId="4B0E4AF4" w14:textId="77777777" w:rsidR="00C83186" w:rsidRPr="00A164B9" w:rsidRDefault="00C83186" w:rsidP="003B0C1E">
            <w:pPr>
              <w:pStyle w:val="Textotabela"/>
            </w:pPr>
            <w:r w:rsidRPr="00A164B9">
              <w:t>10</w:t>
            </w:r>
          </w:p>
        </w:tc>
        <w:tc>
          <w:tcPr>
            <w:tcW w:w="1277" w:type="dxa"/>
            <w:noWrap/>
            <w:hideMark/>
          </w:tcPr>
          <w:p w14:paraId="7E5E5ADD" w14:textId="77777777" w:rsidR="00C83186" w:rsidRPr="00A164B9" w:rsidRDefault="00C83186" w:rsidP="003B0C1E">
            <w:pPr>
              <w:pStyle w:val="Textotabela"/>
            </w:pPr>
            <w:r w:rsidRPr="00A164B9">
              <w:t>13.3</w:t>
            </w:r>
          </w:p>
        </w:tc>
      </w:tr>
      <w:tr w:rsidR="00C83186" w:rsidRPr="00A164B9" w14:paraId="1E1F44EA" w14:textId="77777777" w:rsidTr="00C83186">
        <w:trPr>
          <w:trHeight w:val="280"/>
        </w:trPr>
        <w:tc>
          <w:tcPr>
            <w:tcW w:w="5219" w:type="dxa"/>
            <w:gridSpan w:val="2"/>
            <w:noWrap/>
            <w:hideMark/>
          </w:tcPr>
          <w:p w14:paraId="57E9D374" w14:textId="77777777" w:rsidR="00C83186" w:rsidRPr="00A164B9" w:rsidRDefault="00C83186" w:rsidP="003B0C1E">
            <w:pPr>
              <w:pStyle w:val="Textotabela"/>
            </w:pPr>
            <w:r w:rsidRPr="00A164B9">
              <w:t>Etnia autodeclarada</w:t>
            </w:r>
          </w:p>
        </w:tc>
        <w:tc>
          <w:tcPr>
            <w:tcW w:w="1277" w:type="dxa"/>
            <w:noWrap/>
            <w:hideMark/>
          </w:tcPr>
          <w:p w14:paraId="4061F8EF" w14:textId="77777777" w:rsidR="00C83186" w:rsidRPr="00A164B9" w:rsidRDefault="00C83186" w:rsidP="003B0C1E">
            <w:pPr>
              <w:pStyle w:val="Textotabela"/>
            </w:pPr>
          </w:p>
        </w:tc>
        <w:tc>
          <w:tcPr>
            <w:tcW w:w="1277" w:type="dxa"/>
            <w:noWrap/>
            <w:hideMark/>
          </w:tcPr>
          <w:p w14:paraId="0997C2F7" w14:textId="77777777" w:rsidR="00C83186" w:rsidRPr="00A164B9" w:rsidRDefault="00C83186" w:rsidP="003B0C1E">
            <w:pPr>
              <w:pStyle w:val="Textotabela"/>
            </w:pPr>
          </w:p>
        </w:tc>
      </w:tr>
      <w:tr w:rsidR="00C83186" w:rsidRPr="00A164B9" w14:paraId="70742B76" w14:textId="77777777" w:rsidTr="00C83186">
        <w:trPr>
          <w:trHeight w:val="280"/>
        </w:trPr>
        <w:tc>
          <w:tcPr>
            <w:tcW w:w="257" w:type="dxa"/>
            <w:noWrap/>
            <w:hideMark/>
          </w:tcPr>
          <w:p w14:paraId="30A38DEA" w14:textId="77777777" w:rsidR="00C83186" w:rsidRPr="00A164B9" w:rsidRDefault="00C83186" w:rsidP="003B0C1E">
            <w:pPr>
              <w:pStyle w:val="Textotabela"/>
            </w:pPr>
          </w:p>
        </w:tc>
        <w:tc>
          <w:tcPr>
            <w:tcW w:w="4962" w:type="dxa"/>
            <w:noWrap/>
            <w:hideMark/>
          </w:tcPr>
          <w:p w14:paraId="0D8819BC" w14:textId="77777777" w:rsidR="00C83186" w:rsidRPr="00A164B9" w:rsidRDefault="00C83186" w:rsidP="003B0C1E">
            <w:pPr>
              <w:pStyle w:val="Textotabela"/>
            </w:pPr>
            <w:r w:rsidRPr="00A164B9">
              <w:t>Asiático</w:t>
            </w:r>
          </w:p>
        </w:tc>
        <w:tc>
          <w:tcPr>
            <w:tcW w:w="1277" w:type="dxa"/>
            <w:noWrap/>
            <w:hideMark/>
          </w:tcPr>
          <w:p w14:paraId="394FFEF7" w14:textId="77777777" w:rsidR="00C83186" w:rsidRPr="00A164B9" w:rsidRDefault="00C83186" w:rsidP="003B0C1E">
            <w:pPr>
              <w:pStyle w:val="Textotabela"/>
            </w:pPr>
            <w:r w:rsidRPr="00A164B9">
              <w:t>1</w:t>
            </w:r>
          </w:p>
        </w:tc>
        <w:tc>
          <w:tcPr>
            <w:tcW w:w="1277" w:type="dxa"/>
            <w:noWrap/>
            <w:hideMark/>
          </w:tcPr>
          <w:p w14:paraId="4CF51003" w14:textId="77777777" w:rsidR="00C83186" w:rsidRPr="00A164B9" w:rsidRDefault="00C83186" w:rsidP="003B0C1E">
            <w:pPr>
              <w:pStyle w:val="Textotabela"/>
            </w:pPr>
            <w:r w:rsidRPr="00A164B9">
              <w:t>1.3</w:t>
            </w:r>
          </w:p>
        </w:tc>
      </w:tr>
      <w:tr w:rsidR="00C83186" w:rsidRPr="00A164B9" w14:paraId="335C3931" w14:textId="77777777" w:rsidTr="00C83186">
        <w:trPr>
          <w:trHeight w:val="280"/>
        </w:trPr>
        <w:tc>
          <w:tcPr>
            <w:tcW w:w="257" w:type="dxa"/>
            <w:noWrap/>
            <w:hideMark/>
          </w:tcPr>
          <w:p w14:paraId="33B44F0B" w14:textId="77777777" w:rsidR="00C83186" w:rsidRPr="00A164B9" w:rsidRDefault="00C83186" w:rsidP="003B0C1E">
            <w:pPr>
              <w:pStyle w:val="Textotabela"/>
            </w:pPr>
          </w:p>
        </w:tc>
        <w:tc>
          <w:tcPr>
            <w:tcW w:w="4962" w:type="dxa"/>
            <w:noWrap/>
            <w:hideMark/>
          </w:tcPr>
          <w:p w14:paraId="27493888" w14:textId="77777777" w:rsidR="00C83186" w:rsidRPr="00A164B9" w:rsidRDefault="00C83186" w:rsidP="003B0C1E">
            <w:pPr>
              <w:pStyle w:val="Textotabela"/>
            </w:pPr>
            <w:r w:rsidRPr="00A164B9">
              <w:t>Branco</w:t>
            </w:r>
          </w:p>
        </w:tc>
        <w:tc>
          <w:tcPr>
            <w:tcW w:w="1277" w:type="dxa"/>
            <w:noWrap/>
            <w:hideMark/>
          </w:tcPr>
          <w:p w14:paraId="3F0A8396" w14:textId="77777777" w:rsidR="00C83186" w:rsidRPr="00A164B9" w:rsidRDefault="00C83186" w:rsidP="003B0C1E">
            <w:pPr>
              <w:pStyle w:val="Textotabela"/>
            </w:pPr>
            <w:r w:rsidRPr="00A164B9">
              <w:t>58</w:t>
            </w:r>
          </w:p>
        </w:tc>
        <w:tc>
          <w:tcPr>
            <w:tcW w:w="1277" w:type="dxa"/>
            <w:noWrap/>
            <w:hideMark/>
          </w:tcPr>
          <w:p w14:paraId="1166E497" w14:textId="77777777" w:rsidR="00C83186" w:rsidRPr="00A164B9" w:rsidRDefault="00C83186" w:rsidP="003B0C1E">
            <w:pPr>
              <w:pStyle w:val="Textotabela"/>
            </w:pPr>
            <w:r w:rsidRPr="00A164B9">
              <w:t>77.3</w:t>
            </w:r>
          </w:p>
        </w:tc>
      </w:tr>
      <w:tr w:rsidR="00C83186" w:rsidRPr="00A164B9" w14:paraId="37F285A5" w14:textId="77777777" w:rsidTr="00C83186">
        <w:trPr>
          <w:trHeight w:val="280"/>
        </w:trPr>
        <w:tc>
          <w:tcPr>
            <w:tcW w:w="257" w:type="dxa"/>
            <w:noWrap/>
            <w:hideMark/>
          </w:tcPr>
          <w:p w14:paraId="740AD973" w14:textId="77777777" w:rsidR="00C83186" w:rsidRPr="00A164B9" w:rsidRDefault="00C83186" w:rsidP="003B0C1E">
            <w:pPr>
              <w:pStyle w:val="Textotabela"/>
            </w:pPr>
          </w:p>
        </w:tc>
        <w:tc>
          <w:tcPr>
            <w:tcW w:w="4962" w:type="dxa"/>
            <w:noWrap/>
            <w:hideMark/>
          </w:tcPr>
          <w:p w14:paraId="5F450A02" w14:textId="77777777" w:rsidR="00C83186" w:rsidRPr="00A164B9" w:rsidRDefault="00C83186" w:rsidP="003B0C1E">
            <w:pPr>
              <w:pStyle w:val="Textotabela"/>
            </w:pPr>
            <w:r w:rsidRPr="00A164B9">
              <w:t>Negro</w:t>
            </w:r>
          </w:p>
        </w:tc>
        <w:tc>
          <w:tcPr>
            <w:tcW w:w="1277" w:type="dxa"/>
            <w:noWrap/>
            <w:hideMark/>
          </w:tcPr>
          <w:p w14:paraId="769DEAE1" w14:textId="77777777" w:rsidR="00C83186" w:rsidRPr="00A164B9" w:rsidRDefault="00C83186" w:rsidP="003B0C1E">
            <w:pPr>
              <w:pStyle w:val="Textotabela"/>
            </w:pPr>
            <w:r w:rsidRPr="00A164B9">
              <w:t>16</w:t>
            </w:r>
          </w:p>
        </w:tc>
        <w:tc>
          <w:tcPr>
            <w:tcW w:w="1277" w:type="dxa"/>
            <w:noWrap/>
            <w:hideMark/>
          </w:tcPr>
          <w:p w14:paraId="2348B91E" w14:textId="77777777" w:rsidR="00C83186" w:rsidRPr="00A164B9" w:rsidRDefault="00C83186" w:rsidP="003B0C1E">
            <w:pPr>
              <w:pStyle w:val="Textotabela"/>
            </w:pPr>
            <w:r w:rsidRPr="00A164B9">
              <w:t>21.3</w:t>
            </w:r>
          </w:p>
        </w:tc>
      </w:tr>
      <w:tr w:rsidR="00C83186" w:rsidRPr="00A164B9" w14:paraId="66A91504" w14:textId="77777777" w:rsidTr="00C83186">
        <w:trPr>
          <w:trHeight w:val="280"/>
        </w:trPr>
        <w:tc>
          <w:tcPr>
            <w:tcW w:w="5219" w:type="dxa"/>
            <w:gridSpan w:val="2"/>
            <w:noWrap/>
            <w:hideMark/>
          </w:tcPr>
          <w:p w14:paraId="6DFDEB4C" w14:textId="77777777" w:rsidR="00C83186" w:rsidRPr="00A164B9" w:rsidRDefault="00C83186" w:rsidP="003B0C1E">
            <w:pPr>
              <w:pStyle w:val="Textotabela"/>
            </w:pPr>
            <w:r w:rsidRPr="00A164B9">
              <w:t>Estado civil</w:t>
            </w:r>
          </w:p>
        </w:tc>
        <w:tc>
          <w:tcPr>
            <w:tcW w:w="1277" w:type="dxa"/>
            <w:noWrap/>
            <w:hideMark/>
          </w:tcPr>
          <w:p w14:paraId="4138B314" w14:textId="77777777" w:rsidR="00C83186" w:rsidRPr="00A164B9" w:rsidRDefault="00C83186" w:rsidP="003B0C1E">
            <w:pPr>
              <w:pStyle w:val="Textotabela"/>
            </w:pPr>
          </w:p>
        </w:tc>
        <w:tc>
          <w:tcPr>
            <w:tcW w:w="1277" w:type="dxa"/>
            <w:noWrap/>
            <w:hideMark/>
          </w:tcPr>
          <w:p w14:paraId="373AD278" w14:textId="77777777" w:rsidR="00C83186" w:rsidRPr="00A164B9" w:rsidRDefault="00C83186" w:rsidP="003B0C1E">
            <w:pPr>
              <w:pStyle w:val="Textotabela"/>
            </w:pPr>
          </w:p>
        </w:tc>
      </w:tr>
      <w:tr w:rsidR="00C83186" w:rsidRPr="00A164B9" w14:paraId="57EF3EC5" w14:textId="77777777" w:rsidTr="00C83186">
        <w:trPr>
          <w:trHeight w:val="280"/>
        </w:trPr>
        <w:tc>
          <w:tcPr>
            <w:tcW w:w="257" w:type="dxa"/>
            <w:noWrap/>
            <w:hideMark/>
          </w:tcPr>
          <w:p w14:paraId="7F9828F8" w14:textId="77777777" w:rsidR="00C83186" w:rsidRPr="00A164B9" w:rsidRDefault="00C83186" w:rsidP="003B0C1E">
            <w:pPr>
              <w:pStyle w:val="Textotabela"/>
            </w:pPr>
          </w:p>
        </w:tc>
        <w:tc>
          <w:tcPr>
            <w:tcW w:w="4962" w:type="dxa"/>
            <w:noWrap/>
            <w:hideMark/>
          </w:tcPr>
          <w:p w14:paraId="0B68AF3A" w14:textId="77777777" w:rsidR="00C83186" w:rsidRPr="00A164B9" w:rsidRDefault="00C83186" w:rsidP="003B0C1E">
            <w:pPr>
              <w:pStyle w:val="Textotabela"/>
            </w:pPr>
            <w:r w:rsidRPr="00A164B9">
              <w:t>Amasiado</w:t>
            </w:r>
          </w:p>
        </w:tc>
        <w:tc>
          <w:tcPr>
            <w:tcW w:w="1277" w:type="dxa"/>
            <w:noWrap/>
            <w:hideMark/>
          </w:tcPr>
          <w:p w14:paraId="4A170495" w14:textId="77777777" w:rsidR="00C83186" w:rsidRPr="00A164B9" w:rsidRDefault="00C83186" w:rsidP="003B0C1E">
            <w:pPr>
              <w:pStyle w:val="Textotabela"/>
            </w:pPr>
            <w:r w:rsidRPr="00A164B9">
              <w:t>9</w:t>
            </w:r>
          </w:p>
        </w:tc>
        <w:tc>
          <w:tcPr>
            <w:tcW w:w="1277" w:type="dxa"/>
            <w:noWrap/>
            <w:hideMark/>
          </w:tcPr>
          <w:p w14:paraId="7017B107" w14:textId="77777777" w:rsidR="00C83186" w:rsidRPr="00A164B9" w:rsidRDefault="00C83186" w:rsidP="003B0C1E">
            <w:pPr>
              <w:pStyle w:val="Textotabela"/>
            </w:pPr>
            <w:r w:rsidRPr="00A164B9">
              <w:t>12</w:t>
            </w:r>
          </w:p>
        </w:tc>
      </w:tr>
      <w:tr w:rsidR="00C83186" w:rsidRPr="00A164B9" w14:paraId="417F0FE1" w14:textId="77777777" w:rsidTr="00C83186">
        <w:trPr>
          <w:trHeight w:val="280"/>
        </w:trPr>
        <w:tc>
          <w:tcPr>
            <w:tcW w:w="257" w:type="dxa"/>
            <w:noWrap/>
            <w:hideMark/>
          </w:tcPr>
          <w:p w14:paraId="1047F4B2" w14:textId="77777777" w:rsidR="00C83186" w:rsidRPr="00A164B9" w:rsidRDefault="00C83186" w:rsidP="003B0C1E">
            <w:pPr>
              <w:pStyle w:val="Textotabela"/>
            </w:pPr>
          </w:p>
        </w:tc>
        <w:tc>
          <w:tcPr>
            <w:tcW w:w="4962" w:type="dxa"/>
            <w:noWrap/>
            <w:hideMark/>
          </w:tcPr>
          <w:p w14:paraId="3382FE12" w14:textId="77777777" w:rsidR="00C83186" w:rsidRPr="00A164B9" w:rsidRDefault="00C83186" w:rsidP="003B0C1E">
            <w:pPr>
              <w:pStyle w:val="Textotabela"/>
            </w:pPr>
            <w:r w:rsidRPr="00A164B9">
              <w:t>Casado</w:t>
            </w:r>
          </w:p>
        </w:tc>
        <w:tc>
          <w:tcPr>
            <w:tcW w:w="1277" w:type="dxa"/>
            <w:noWrap/>
            <w:hideMark/>
          </w:tcPr>
          <w:p w14:paraId="4359D53A" w14:textId="77777777" w:rsidR="00C83186" w:rsidRPr="00A164B9" w:rsidRDefault="00C83186" w:rsidP="003B0C1E">
            <w:pPr>
              <w:pStyle w:val="Textotabela"/>
            </w:pPr>
            <w:r w:rsidRPr="00A164B9">
              <w:t>49</w:t>
            </w:r>
          </w:p>
        </w:tc>
        <w:tc>
          <w:tcPr>
            <w:tcW w:w="1277" w:type="dxa"/>
            <w:noWrap/>
            <w:hideMark/>
          </w:tcPr>
          <w:p w14:paraId="6855DFFE" w14:textId="77777777" w:rsidR="00C83186" w:rsidRPr="00A164B9" w:rsidRDefault="00C83186" w:rsidP="003B0C1E">
            <w:pPr>
              <w:pStyle w:val="Textotabela"/>
            </w:pPr>
            <w:r w:rsidRPr="00A164B9">
              <w:t>65.3</w:t>
            </w:r>
          </w:p>
        </w:tc>
      </w:tr>
      <w:tr w:rsidR="00C83186" w:rsidRPr="00A164B9" w14:paraId="760E0970" w14:textId="77777777" w:rsidTr="00C83186">
        <w:trPr>
          <w:trHeight w:val="280"/>
        </w:trPr>
        <w:tc>
          <w:tcPr>
            <w:tcW w:w="257" w:type="dxa"/>
            <w:noWrap/>
            <w:hideMark/>
          </w:tcPr>
          <w:p w14:paraId="42910733" w14:textId="77777777" w:rsidR="00C83186" w:rsidRPr="00A164B9" w:rsidRDefault="00C83186" w:rsidP="003B0C1E">
            <w:pPr>
              <w:pStyle w:val="Textotabela"/>
            </w:pPr>
          </w:p>
        </w:tc>
        <w:tc>
          <w:tcPr>
            <w:tcW w:w="4962" w:type="dxa"/>
            <w:noWrap/>
            <w:hideMark/>
          </w:tcPr>
          <w:p w14:paraId="50CE0EE9" w14:textId="77777777" w:rsidR="00C83186" w:rsidRPr="00A164B9" w:rsidRDefault="00C83186" w:rsidP="003B0C1E">
            <w:pPr>
              <w:pStyle w:val="Textotabela"/>
            </w:pPr>
            <w:r w:rsidRPr="00A164B9">
              <w:t>divorciado</w:t>
            </w:r>
          </w:p>
        </w:tc>
        <w:tc>
          <w:tcPr>
            <w:tcW w:w="1277" w:type="dxa"/>
            <w:noWrap/>
            <w:hideMark/>
          </w:tcPr>
          <w:p w14:paraId="0C1EE341" w14:textId="77777777" w:rsidR="00C83186" w:rsidRPr="00A164B9" w:rsidRDefault="00C83186" w:rsidP="003B0C1E">
            <w:pPr>
              <w:pStyle w:val="Textotabela"/>
            </w:pPr>
            <w:r w:rsidRPr="00A164B9">
              <w:t>6</w:t>
            </w:r>
          </w:p>
        </w:tc>
        <w:tc>
          <w:tcPr>
            <w:tcW w:w="1277" w:type="dxa"/>
            <w:noWrap/>
            <w:hideMark/>
          </w:tcPr>
          <w:p w14:paraId="1800E997" w14:textId="77777777" w:rsidR="00C83186" w:rsidRPr="00A164B9" w:rsidRDefault="00C83186" w:rsidP="003B0C1E">
            <w:pPr>
              <w:pStyle w:val="Textotabela"/>
            </w:pPr>
            <w:r w:rsidRPr="00A164B9">
              <w:t>8</w:t>
            </w:r>
          </w:p>
        </w:tc>
      </w:tr>
      <w:tr w:rsidR="00C83186" w:rsidRPr="00A164B9" w14:paraId="495AB5C9" w14:textId="77777777" w:rsidTr="00C83186">
        <w:trPr>
          <w:trHeight w:val="280"/>
        </w:trPr>
        <w:tc>
          <w:tcPr>
            <w:tcW w:w="257" w:type="dxa"/>
            <w:noWrap/>
            <w:hideMark/>
          </w:tcPr>
          <w:p w14:paraId="138D07C0" w14:textId="77777777" w:rsidR="00C83186" w:rsidRPr="00A164B9" w:rsidRDefault="00C83186" w:rsidP="003B0C1E">
            <w:pPr>
              <w:pStyle w:val="Textotabela"/>
            </w:pPr>
          </w:p>
        </w:tc>
        <w:tc>
          <w:tcPr>
            <w:tcW w:w="4962" w:type="dxa"/>
            <w:noWrap/>
            <w:hideMark/>
          </w:tcPr>
          <w:p w14:paraId="246F002E" w14:textId="77777777" w:rsidR="00C83186" w:rsidRPr="00A164B9" w:rsidRDefault="00C83186" w:rsidP="003B0C1E">
            <w:pPr>
              <w:pStyle w:val="Textotabela"/>
            </w:pPr>
            <w:r w:rsidRPr="00A164B9">
              <w:t>Separado</w:t>
            </w:r>
          </w:p>
        </w:tc>
        <w:tc>
          <w:tcPr>
            <w:tcW w:w="1277" w:type="dxa"/>
            <w:noWrap/>
            <w:hideMark/>
          </w:tcPr>
          <w:p w14:paraId="5166BDBA" w14:textId="77777777" w:rsidR="00C83186" w:rsidRPr="00A164B9" w:rsidRDefault="00C83186" w:rsidP="003B0C1E">
            <w:pPr>
              <w:pStyle w:val="Textotabela"/>
            </w:pPr>
            <w:r w:rsidRPr="00A164B9">
              <w:t>1</w:t>
            </w:r>
          </w:p>
        </w:tc>
        <w:tc>
          <w:tcPr>
            <w:tcW w:w="1277" w:type="dxa"/>
            <w:noWrap/>
            <w:hideMark/>
          </w:tcPr>
          <w:p w14:paraId="6D895A51" w14:textId="77777777" w:rsidR="00C83186" w:rsidRPr="00A164B9" w:rsidRDefault="00C83186" w:rsidP="003B0C1E">
            <w:pPr>
              <w:pStyle w:val="Textotabela"/>
            </w:pPr>
            <w:r w:rsidRPr="00A164B9">
              <w:t>1.3</w:t>
            </w:r>
          </w:p>
        </w:tc>
      </w:tr>
      <w:tr w:rsidR="00C83186" w:rsidRPr="00A164B9" w14:paraId="5E01C3B0" w14:textId="77777777" w:rsidTr="00C83186">
        <w:trPr>
          <w:trHeight w:val="280"/>
        </w:trPr>
        <w:tc>
          <w:tcPr>
            <w:tcW w:w="257" w:type="dxa"/>
            <w:noWrap/>
            <w:hideMark/>
          </w:tcPr>
          <w:p w14:paraId="37FCAA20" w14:textId="77777777" w:rsidR="00C83186" w:rsidRPr="00A164B9" w:rsidRDefault="00C83186" w:rsidP="003B0C1E">
            <w:pPr>
              <w:pStyle w:val="Textotabela"/>
            </w:pPr>
          </w:p>
        </w:tc>
        <w:tc>
          <w:tcPr>
            <w:tcW w:w="4962" w:type="dxa"/>
            <w:noWrap/>
            <w:hideMark/>
          </w:tcPr>
          <w:p w14:paraId="731759C0" w14:textId="77777777" w:rsidR="00C83186" w:rsidRPr="00A164B9" w:rsidRDefault="00C83186" w:rsidP="003B0C1E">
            <w:pPr>
              <w:pStyle w:val="Textotabela"/>
            </w:pPr>
            <w:r w:rsidRPr="00A164B9">
              <w:t>Solteiro</w:t>
            </w:r>
          </w:p>
        </w:tc>
        <w:tc>
          <w:tcPr>
            <w:tcW w:w="1277" w:type="dxa"/>
            <w:noWrap/>
            <w:hideMark/>
          </w:tcPr>
          <w:p w14:paraId="61DB0991" w14:textId="77777777" w:rsidR="00C83186" w:rsidRPr="00A164B9" w:rsidRDefault="00C83186" w:rsidP="003B0C1E">
            <w:pPr>
              <w:pStyle w:val="Textotabela"/>
            </w:pPr>
            <w:r w:rsidRPr="00A164B9">
              <w:t>9</w:t>
            </w:r>
          </w:p>
        </w:tc>
        <w:tc>
          <w:tcPr>
            <w:tcW w:w="1277" w:type="dxa"/>
            <w:noWrap/>
            <w:hideMark/>
          </w:tcPr>
          <w:p w14:paraId="2B0AF265" w14:textId="77777777" w:rsidR="00C83186" w:rsidRPr="00A164B9" w:rsidRDefault="00C83186" w:rsidP="003B0C1E">
            <w:pPr>
              <w:pStyle w:val="Textotabela"/>
            </w:pPr>
            <w:r w:rsidRPr="00A164B9">
              <w:t>12</w:t>
            </w:r>
          </w:p>
        </w:tc>
      </w:tr>
      <w:tr w:rsidR="00C83186" w:rsidRPr="00A164B9" w14:paraId="011AB96C" w14:textId="77777777" w:rsidTr="00C83186">
        <w:trPr>
          <w:trHeight w:val="280"/>
        </w:trPr>
        <w:tc>
          <w:tcPr>
            <w:tcW w:w="257" w:type="dxa"/>
            <w:noWrap/>
            <w:hideMark/>
          </w:tcPr>
          <w:p w14:paraId="04BD1D38" w14:textId="77777777" w:rsidR="00C83186" w:rsidRPr="00A164B9" w:rsidRDefault="00C83186" w:rsidP="003B0C1E">
            <w:pPr>
              <w:pStyle w:val="Textotabela"/>
            </w:pPr>
          </w:p>
        </w:tc>
        <w:tc>
          <w:tcPr>
            <w:tcW w:w="4962" w:type="dxa"/>
            <w:noWrap/>
            <w:hideMark/>
          </w:tcPr>
          <w:p w14:paraId="66169E7F" w14:textId="77777777" w:rsidR="00C83186" w:rsidRPr="00A164B9" w:rsidRDefault="00C83186" w:rsidP="003B0C1E">
            <w:pPr>
              <w:pStyle w:val="Textotabela"/>
            </w:pPr>
            <w:r w:rsidRPr="00A164B9">
              <w:t>Viúvo</w:t>
            </w:r>
          </w:p>
        </w:tc>
        <w:tc>
          <w:tcPr>
            <w:tcW w:w="1277" w:type="dxa"/>
            <w:noWrap/>
            <w:hideMark/>
          </w:tcPr>
          <w:p w14:paraId="0CCB4DF9" w14:textId="77777777" w:rsidR="00C83186" w:rsidRPr="00A164B9" w:rsidRDefault="00C83186" w:rsidP="003B0C1E">
            <w:pPr>
              <w:pStyle w:val="Textotabela"/>
            </w:pPr>
            <w:r w:rsidRPr="00A164B9">
              <w:t>1</w:t>
            </w:r>
          </w:p>
        </w:tc>
        <w:tc>
          <w:tcPr>
            <w:tcW w:w="1277" w:type="dxa"/>
            <w:noWrap/>
            <w:hideMark/>
          </w:tcPr>
          <w:p w14:paraId="6E7B0925" w14:textId="77777777" w:rsidR="00C83186" w:rsidRPr="00A164B9" w:rsidRDefault="00C83186" w:rsidP="003B0C1E">
            <w:pPr>
              <w:pStyle w:val="Textotabela"/>
            </w:pPr>
            <w:r w:rsidRPr="00A164B9">
              <w:t>1.3</w:t>
            </w:r>
          </w:p>
        </w:tc>
      </w:tr>
      <w:tr w:rsidR="00C83186" w:rsidRPr="00A164B9" w14:paraId="2E8D384E" w14:textId="77777777" w:rsidTr="00C83186">
        <w:trPr>
          <w:trHeight w:val="280"/>
        </w:trPr>
        <w:tc>
          <w:tcPr>
            <w:tcW w:w="5219" w:type="dxa"/>
            <w:gridSpan w:val="2"/>
            <w:noWrap/>
            <w:hideMark/>
          </w:tcPr>
          <w:p w14:paraId="794803C7" w14:textId="77777777" w:rsidR="00C83186" w:rsidRPr="00A164B9" w:rsidRDefault="00C83186" w:rsidP="003B0C1E">
            <w:pPr>
              <w:pStyle w:val="Textotabela"/>
            </w:pPr>
            <w:r w:rsidRPr="00A164B9">
              <w:t>Situação de emprego</w:t>
            </w:r>
          </w:p>
        </w:tc>
        <w:tc>
          <w:tcPr>
            <w:tcW w:w="1277" w:type="dxa"/>
            <w:noWrap/>
            <w:hideMark/>
          </w:tcPr>
          <w:p w14:paraId="5AC5D531" w14:textId="77777777" w:rsidR="00C83186" w:rsidRPr="00A164B9" w:rsidRDefault="00C83186" w:rsidP="003B0C1E">
            <w:pPr>
              <w:pStyle w:val="Textotabela"/>
            </w:pPr>
          </w:p>
        </w:tc>
        <w:tc>
          <w:tcPr>
            <w:tcW w:w="1277" w:type="dxa"/>
            <w:noWrap/>
            <w:hideMark/>
          </w:tcPr>
          <w:p w14:paraId="72908D64" w14:textId="77777777" w:rsidR="00C83186" w:rsidRPr="00A164B9" w:rsidRDefault="00C83186" w:rsidP="003B0C1E">
            <w:pPr>
              <w:pStyle w:val="Textotabela"/>
            </w:pPr>
          </w:p>
        </w:tc>
      </w:tr>
      <w:tr w:rsidR="00C83186" w:rsidRPr="00A164B9" w14:paraId="0A9E0F74" w14:textId="77777777" w:rsidTr="00C83186">
        <w:trPr>
          <w:trHeight w:val="280"/>
        </w:trPr>
        <w:tc>
          <w:tcPr>
            <w:tcW w:w="257" w:type="dxa"/>
            <w:noWrap/>
            <w:hideMark/>
          </w:tcPr>
          <w:p w14:paraId="7AB5CF4A" w14:textId="77777777" w:rsidR="00C83186" w:rsidRPr="00A164B9" w:rsidRDefault="00C83186" w:rsidP="003B0C1E">
            <w:pPr>
              <w:pStyle w:val="Textotabela"/>
            </w:pPr>
          </w:p>
        </w:tc>
        <w:tc>
          <w:tcPr>
            <w:tcW w:w="4962" w:type="dxa"/>
            <w:noWrap/>
            <w:hideMark/>
          </w:tcPr>
          <w:p w14:paraId="2BDE4A9C" w14:textId="77777777" w:rsidR="00C83186" w:rsidRPr="00A164B9" w:rsidRDefault="00C83186" w:rsidP="003B0C1E">
            <w:pPr>
              <w:pStyle w:val="Textotabela"/>
            </w:pPr>
            <w:r w:rsidRPr="00A164B9">
              <w:t>Desempregado</w:t>
            </w:r>
          </w:p>
        </w:tc>
        <w:tc>
          <w:tcPr>
            <w:tcW w:w="1277" w:type="dxa"/>
            <w:noWrap/>
            <w:hideMark/>
          </w:tcPr>
          <w:p w14:paraId="09E11EC3" w14:textId="77777777" w:rsidR="00C83186" w:rsidRPr="00A164B9" w:rsidRDefault="00C83186" w:rsidP="003B0C1E">
            <w:pPr>
              <w:pStyle w:val="Textotabela"/>
            </w:pPr>
            <w:r w:rsidRPr="00A164B9">
              <w:t>8</w:t>
            </w:r>
          </w:p>
        </w:tc>
        <w:tc>
          <w:tcPr>
            <w:tcW w:w="1277" w:type="dxa"/>
            <w:noWrap/>
            <w:hideMark/>
          </w:tcPr>
          <w:p w14:paraId="1C65DB62" w14:textId="77777777" w:rsidR="00C83186" w:rsidRPr="00A164B9" w:rsidRDefault="00C83186" w:rsidP="003B0C1E">
            <w:pPr>
              <w:pStyle w:val="Textotabela"/>
            </w:pPr>
            <w:r w:rsidRPr="00A164B9">
              <w:t>10.7</w:t>
            </w:r>
          </w:p>
        </w:tc>
      </w:tr>
      <w:tr w:rsidR="00C83186" w:rsidRPr="00A164B9" w14:paraId="17D09EBD" w14:textId="77777777" w:rsidTr="00C83186">
        <w:trPr>
          <w:trHeight w:val="280"/>
        </w:trPr>
        <w:tc>
          <w:tcPr>
            <w:tcW w:w="257" w:type="dxa"/>
            <w:noWrap/>
            <w:hideMark/>
          </w:tcPr>
          <w:p w14:paraId="6CC3883D" w14:textId="77777777" w:rsidR="00C83186" w:rsidRPr="00A164B9" w:rsidRDefault="00C83186" w:rsidP="003B0C1E">
            <w:pPr>
              <w:pStyle w:val="Textotabela"/>
            </w:pPr>
          </w:p>
        </w:tc>
        <w:tc>
          <w:tcPr>
            <w:tcW w:w="4962" w:type="dxa"/>
            <w:noWrap/>
            <w:hideMark/>
          </w:tcPr>
          <w:p w14:paraId="244E87B8" w14:textId="77777777" w:rsidR="00C83186" w:rsidRPr="00A164B9" w:rsidRDefault="00C83186" w:rsidP="003B0C1E">
            <w:pPr>
              <w:pStyle w:val="Textotabela"/>
            </w:pPr>
            <w:r w:rsidRPr="00A164B9">
              <w:t>Tempo integral</w:t>
            </w:r>
          </w:p>
        </w:tc>
        <w:tc>
          <w:tcPr>
            <w:tcW w:w="1277" w:type="dxa"/>
            <w:noWrap/>
            <w:hideMark/>
          </w:tcPr>
          <w:p w14:paraId="73B9658C" w14:textId="77777777" w:rsidR="00C83186" w:rsidRPr="00A164B9" w:rsidRDefault="00C83186" w:rsidP="003B0C1E">
            <w:pPr>
              <w:pStyle w:val="Textotabela"/>
            </w:pPr>
            <w:r w:rsidRPr="00A164B9">
              <w:t>52</w:t>
            </w:r>
          </w:p>
        </w:tc>
        <w:tc>
          <w:tcPr>
            <w:tcW w:w="1277" w:type="dxa"/>
            <w:noWrap/>
            <w:hideMark/>
          </w:tcPr>
          <w:p w14:paraId="2A79A58B" w14:textId="77777777" w:rsidR="00C83186" w:rsidRPr="00A164B9" w:rsidRDefault="00C83186" w:rsidP="003B0C1E">
            <w:pPr>
              <w:pStyle w:val="Textotabela"/>
            </w:pPr>
            <w:r w:rsidRPr="00A164B9">
              <w:t>69.3</w:t>
            </w:r>
          </w:p>
        </w:tc>
      </w:tr>
      <w:tr w:rsidR="00C83186" w:rsidRPr="00A164B9" w14:paraId="7DC4885E" w14:textId="77777777" w:rsidTr="00C83186">
        <w:trPr>
          <w:trHeight w:val="280"/>
        </w:trPr>
        <w:tc>
          <w:tcPr>
            <w:tcW w:w="257" w:type="dxa"/>
            <w:noWrap/>
            <w:hideMark/>
          </w:tcPr>
          <w:p w14:paraId="396678F3" w14:textId="77777777" w:rsidR="00C83186" w:rsidRPr="00A164B9" w:rsidRDefault="00C83186" w:rsidP="003B0C1E">
            <w:pPr>
              <w:pStyle w:val="Textotabela"/>
            </w:pPr>
          </w:p>
        </w:tc>
        <w:tc>
          <w:tcPr>
            <w:tcW w:w="4962" w:type="dxa"/>
            <w:noWrap/>
            <w:hideMark/>
          </w:tcPr>
          <w:p w14:paraId="2B3AD646" w14:textId="77777777" w:rsidR="00C83186" w:rsidRPr="00A164B9" w:rsidRDefault="00C83186" w:rsidP="003B0C1E">
            <w:pPr>
              <w:pStyle w:val="Textotabela"/>
            </w:pPr>
            <w:r w:rsidRPr="00A164B9">
              <w:t>Tempo parcial</w:t>
            </w:r>
          </w:p>
        </w:tc>
        <w:tc>
          <w:tcPr>
            <w:tcW w:w="1277" w:type="dxa"/>
            <w:noWrap/>
            <w:hideMark/>
          </w:tcPr>
          <w:p w14:paraId="0B3B06A9" w14:textId="77777777" w:rsidR="00C83186" w:rsidRPr="00A164B9" w:rsidRDefault="00C83186" w:rsidP="003B0C1E">
            <w:pPr>
              <w:pStyle w:val="Textotabela"/>
            </w:pPr>
            <w:r w:rsidRPr="00A164B9">
              <w:t>15</w:t>
            </w:r>
          </w:p>
        </w:tc>
        <w:tc>
          <w:tcPr>
            <w:tcW w:w="1277" w:type="dxa"/>
            <w:noWrap/>
            <w:hideMark/>
          </w:tcPr>
          <w:p w14:paraId="727B42F4" w14:textId="77777777" w:rsidR="00C83186" w:rsidRPr="00A164B9" w:rsidRDefault="00C83186" w:rsidP="003B0C1E">
            <w:pPr>
              <w:pStyle w:val="Textotabela"/>
            </w:pPr>
            <w:r w:rsidRPr="00A164B9">
              <w:t>20</w:t>
            </w:r>
          </w:p>
        </w:tc>
      </w:tr>
      <w:tr w:rsidR="00C83186" w:rsidRPr="00A164B9" w14:paraId="7AB13B12" w14:textId="77777777" w:rsidTr="00C83186">
        <w:trPr>
          <w:trHeight w:val="280"/>
        </w:trPr>
        <w:tc>
          <w:tcPr>
            <w:tcW w:w="5219" w:type="dxa"/>
            <w:gridSpan w:val="2"/>
            <w:noWrap/>
            <w:hideMark/>
          </w:tcPr>
          <w:p w14:paraId="77B07668" w14:textId="77777777" w:rsidR="00C83186" w:rsidRPr="00A164B9" w:rsidRDefault="00C83186" w:rsidP="003B0C1E">
            <w:pPr>
              <w:pStyle w:val="Textotabela"/>
            </w:pPr>
            <w:r w:rsidRPr="00A164B9">
              <w:t>Número de coabitantes (média e IC 95%)</w:t>
            </w:r>
          </w:p>
        </w:tc>
        <w:tc>
          <w:tcPr>
            <w:tcW w:w="2554" w:type="dxa"/>
            <w:gridSpan w:val="2"/>
            <w:noWrap/>
            <w:hideMark/>
          </w:tcPr>
          <w:p w14:paraId="47BB6227" w14:textId="77777777" w:rsidR="00C83186" w:rsidRPr="00A164B9" w:rsidRDefault="00C83186" w:rsidP="003B0C1E">
            <w:pPr>
              <w:pStyle w:val="Textotabela"/>
            </w:pPr>
            <w:r w:rsidRPr="00A164B9">
              <w:t>3.5 (3.2–3.7)</w:t>
            </w:r>
          </w:p>
        </w:tc>
      </w:tr>
      <w:tr w:rsidR="00C83186" w:rsidRPr="00A164B9" w14:paraId="134C79E4" w14:textId="77777777" w:rsidTr="00C83186">
        <w:trPr>
          <w:trHeight w:val="280"/>
        </w:trPr>
        <w:tc>
          <w:tcPr>
            <w:tcW w:w="5219" w:type="dxa"/>
            <w:gridSpan w:val="2"/>
            <w:noWrap/>
            <w:hideMark/>
          </w:tcPr>
          <w:p w14:paraId="7C34179F" w14:textId="77777777" w:rsidR="00C83186" w:rsidRPr="00A164B9" w:rsidRDefault="00C83186" w:rsidP="003B0C1E">
            <w:pPr>
              <w:pStyle w:val="Textotabela"/>
            </w:pPr>
            <w:r w:rsidRPr="00A164B9">
              <w:t>Tempo de estudo em anos (média e IC 95%)</w:t>
            </w:r>
          </w:p>
        </w:tc>
        <w:tc>
          <w:tcPr>
            <w:tcW w:w="2554" w:type="dxa"/>
            <w:gridSpan w:val="2"/>
            <w:noWrap/>
            <w:hideMark/>
          </w:tcPr>
          <w:p w14:paraId="757B3927" w14:textId="77777777" w:rsidR="00C83186" w:rsidRPr="00A164B9" w:rsidRDefault="00C83186" w:rsidP="003B0C1E">
            <w:pPr>
              <w:pStyle w:val="Textotabela"/>
            </w:pPr>
            <w:r w:rsidRPr="00A164B9">
              <w:t>11.1 (10.4–11.7)</w:t>
            </w:r>
          </w:p>
        </w:tc>
      </w:tr>
      <w:tr w:rsidR="00C83186" w:rsidRPr="00A164B9" w14:paraId="3A068685" w14:textId="77777777" w:rsidTr="00C83186">
        <w:trPr>
          <w:trHeight w:val="280"/>
        </w:trPr>
        <w:tc>
          <w:tcPr>
            <w:tcW w:w="5219" w:type="dxa"/>
            <w:gridSpan w:val="2"/>
            <w:noWrap/>
            <w:hideMark/>
          </w:tcPr>
          <w:p w14:paraId="77ECE8E1" w14:textId="77777777" w:rsidR="00C83186" w:rsidRPr="00A164B9" w:rsidRDefault="00C83186" w:rsidP="003B0C1E">
            <w:pPr>
              <w:pStyle w:val="Textotabela"/>
            </w:pPr>
            <w:r w:rsidRPr="00A164B9">
              <w:t>Nível de renda</w:t>
            </w:r>
          </w:p>
        </w:tc>
        <w:tc>
          <w:tcPr>
            <w:tcW w:w="1277" w:type="dxa"/>
            <w:noWrap/>
            <w:hideMark/>
          </w:tcPr>
          <w:p w14:paraId="56AF03C3" w14:textId="77777777" w:rsidR="00C83186" w:rsidRPr="00A164B9" w:rsidRDefault="00C83186" w:rsidP="003B0C1E">
            <w:pPr>
              <w:pStyle w:val="Textotabela"/>
            </w:pPr>
          </w:p>
        </w:tc>
        <w:tc>
          <w:tcPr>
            <w:tcW w:w="1277" w:type="dxa"/>
            <w:noWrap/>
            <w:hideMark/>
          </w:tcPr>
          <w:p w14:paraId="13302BA1" w14:textId="77777777" w:rsidR="00C83186" w:rsidRPr="00A164B9" w:rsidRDefault="00C83186" w:rsidP="003B0C1E">
            <w:pPr>
              <w:pStyle w:val="Textotabela"/>
            </w:pPr>
          </w:p>
        </w:tc>
      </w:tr>
      <w:tr w:rsidR="00C83186" w:rsidRPr="00A164B9" w14:paraId="7CE5FE40" w14:textId="77777777" w:rsidTr="00C83186">
        <w:trPr>
          <w:trHeight w:val="280"/>
        </w:trPr>
        <w:tc>
          <w:tcPr>
            <w:tcW w:w="257" w:type="dxa"/>
            <w:noWrap/>
            <w:hideMark/>
          </w:tcPr>
          <w:p w14:paraId="27637DA6" w14:textId="77777777" w:rsidR="00C83186" w:rsidRPr="00A164B9" w:rsidRDefault="00C83186" w:rsidP="003B0C1E">
            <w:pPr>
              <w:pStyle w:val="Textotabela"/>
            </w:pPr>
          </w:p>
        </w:tc>
        <w:tc>
          <w:tcPr>
            <w:tcW w:w="4962" w:type="dxa"/>
            <w:noWrap/>
            <w:hideMark/>
          </w:tcPr>
          <w:p w14:paraId="2ED82146" w14:textId="77777777" w:rsidR="00C83186" w:rsidRPr="00A164B9" w:rsidRDefault="00C83186" w:rsidP="003B0C1E">
            <w:pPr>
              <w:pStyle w:val="Textotabela"/>
            </w:pPr>
            <w:r w:rsidRPr="00A164B9">
              <w:t>Acima de R$10.000</w:t>
            </w:r>
          </w:p>
        </w:tc>
        <w:tc>
          <w:tcPr>
            <w:tcW w:w="1277" w:type="dxa"/>
            <w:noWrap/>
            <w:hideMark/>
          </w:tcPr>
          <w:p w14:paraId="34813759" w14:textId="77777777" w:rsidR="00C83186" w:rsidRPr="00A164B9" w:rsidRDefault="00C83186" w:rsidP="003B0C1E">
            <w:pPr>
              <w:pStyle w:val="Textotabela"/>
            </w:pPr>
            <w:r w:rsidRPr="00A164B9">
              <w:t>1</w:t>
            </w:r>
          </w:p>
        </w:tc>
        <w:tc>
          <w:tcPr>
            <w:tcW w:w="1277" w:type="dxa"/>
            <w:noWrap/>
            <w:hideMark/>
          </w:tcPr>
          <w:p w14:paraId="5C351EA8" w14:textId="77777777" w:rsidR="00C83186" w:rsidRPr="00A164B9" w:rsidRDefault="00C83186" w:rsidP="003B0C1E">
            <w:pPr>
              <w:pStyle w:val="Textotabela"/>
            </w:pPr>
            <w:r w:rsidRPr="00A164B9">
              <w:t>1.3</w:t>
            </w:r>
          </w:p>
        </w:tc>
      </w:tr>
      <w:tr w:rsidR="00C83186" w:rsidRPr="00A164B9" w14:paraId="136AA5C0" w14:textId="77777777" w:rsidTr="00C83186">
        <w:trPr>
          <w:trHeight w:val="280"/>
        </w:trPr>
        <w:tc>
          <w:tcPr>
            <w:tcW w:w="257" w:type="dxa"/>
            <w:noWrap/>
            <w:hideMark/>
          </w:tcPr>
          <w:p w14:paraId="1E57DAAF" w14:textId="77777777" w:rsidR="00C83186" w:rsidRPr="00A164B9" w:rsidRDefault="00C83186" w:rsidP="003B0C1E">
            <w:pPr>
              <w:pStyle w:val="Textotabela"/>
            </w:pPr>
          </w:p>
        </w:tc>
        <w:tc>
          <w:tcPr>
            <w:tcW w:w="4962" w:type="dxa"/>
            <w:noWrap/>
            <w:hideMark/>
          </w:tcPr>
          <w:p w14:paraId="2B6D2199" w14:textId="77777777" w:rsidR="00C83186" w:rsidRPr="00A164B9" w:rsidRDefault="00C83186" w:rsidP="003B0C1E">
            <w:pPr>
              <w:pStyle w:val="Textotabela"/>
            </w:pPr>
            <w:r w:rsidRPr="00A164B9">
              <w:t>Até R$1.000</w:t>
            </w:r>
          </w:p>
        </w:tc>
        <w:tc>
          <w:tcPr>
            <w:tcW w:w="1277" w:type="dxa"/>
            <w:noWrap/>
            <w:hideMark/>
          </w:tcPr>
          <w:p w14:paraId="14AEC300" w14:textId="77777777" w:rsidR="00C83186" w:rsidRPr="00A164B9" w:rsidRDefault="00C83186" w:rsidP="003B0C1E">
            <w:pPr>
              <w:pStyle w:val="Textotabela"/>
            </w:pPr>
            <w:r w:rsidRPr="00A164B9">
              <w:t>5</w:t>
            </w:r>
          </w:p>
        </w:tc>
        <w:tc>
          <w:tcPr>
            <w:tcW w:w="1277" w:type="dxa"/>
            <w:noWrap/>
            <w:hideMark/>
          </w:tcPr>
          <w:p w14:paraId="0F7B975E" w14:textId="77777777" w:rsidR="00C83186" w:rsidRPr="00A164B9" w:rsidRDefault="00C83186" w:rsidP="003B0C1E">
            <w:pPr>
              <w:pStyle w:val="Textotabela"/>
            </w:pPr>
            <w:r w:rsidRPr="00A164B9">
              <w:t>6.7</w:t>
            </w:r>
          </w:p>
        </w:tc>
      </w:tr>
      <w:tr w:rsidR="00C83186" w:rsidRPr="00A164B9" w14:paraId="6AB9C8B9" w14:textId="77777777" w:rsidTr="00C83186">
        <w:trPr>
          <w:trHeight w:val="280"/>
        </w:trPr>
        <w:tc>
          <w:tcPr>
            <w:tcW w:w="257" w:type="dxa"/>
            <w:noWrap/>
            <w:hideMark/>
          </w:tcPr>
          <w:p w14:paraId="7D657DDB" w14:textId="77777777" w:rsidR="00C83186" w:rsidRPr="00A164B9" w:rsidRDefault="00C83186" w:rsidP="003B0C1E">
            <w:pPr>
              <w:pStyle w:val="Textotabela"/>
            </w:pPr>
          </w:p>
        </w:tc>
        <w:tc>
          <w:tcPr>
            <w:tcW w:w="4962" w:type="dxa"/>
            <w:noWrap/>
            <w:hideMark/>
          </w:tcPr>
          <w:p w14:paraId="399A22DC" w14:textId="77777777" w:rsidR="00C83186" w:rsidRPr="00A164B9" w:rsidRDefault="00C83186" w:rsidP="003B0C1E">
            <w:pPr>
              <w:pStyle w:val="Textotabela"/>
            </w:pPr>
            <w:r w:rsidRPr="00A164B9">
              <w:t>R$1.001 - R$3.000</w:t>
            </w:r>
          </w:p>
        </w:tc>
        <w:tc>
          <w:tcPr>
            <w:tcW w:w="1277" w:type="dxa"/>
            <w:noWrap/>
            <w:hideMark/>
          </w:tcPr>
          <w:p w14:paraId="693825C4" w14:textId="77777777" w:rsidR="00C83186" w:rsidRPr="00A164B9" w:rsidRDefault="00C83186" w:rsidP="003B0C1E">
            <w:pPr>
              <w:pStyle w:val="Textotabela"/>
            </w:pPr>
            <w:r w:rsidRPr="00A164B9">
              <w:t>43</w:t>
            </w:r>
          </w:p>
        </w:tc>
        <w:tc>
          <w:tcPr>
            <w:tcW w:w="1277" w:type="dxa"/>
            <w:noWrap/>
            <w:hideMark/>
          </w:tcPr>
          <w:p w14:paraId="2A0DB3DC" w14:textId="77777777" w:rsidR="00C83186" w:rsidRPr="00A164B9" w:rsidRDefault="00C83186" w:rsidP="003B0C1E">
            <w:pPr>
              <w:pStyle w:val="Textotabela"/>
            </w:pPr>
            <w:r w:rsidRPr="00A164B9">
              <w:t>57.3</w:t>
            </w:r>
          </w:p>
        </w:tc>
      </w:tr>
      <w:tr w:rsidR="00C83186" w:rsidRPr="00A164B9" w14:paraId="66ED5171" w14:textId="77777777" w:rsidTr="00C83186">
        <w:trPr>
          <w:trHeight w:val="280"/>
        </w:trPr>
        <w:tc>
          <w:tcPr>
            <w:tcW w:w="257" w:type="dxa"/>
            <w:noWrap/>
            <w:hideMark/>
          </w:tcPr>
          <w:p w14:paraId="74565E2F" w14:textId="77777777" w:rsidR="00C83186" w:rsidRPr="00A164B9" w:rsidRDefault="00C83186" w:rsidP="003B0C1E">
            <w:pPr>
              <w:pStyle w:val="Textotabela"/>
            </w:pPr>
          </w:p>
        </w:tc>
        <w:tc>
          <w:tcPr>
            <w:tcW w:w="4962" w:type="dxa"/>
            <w:noWrap/>
            <w:hideMark/>
          </w:tcPr>
          <w:p w14:paraId="30683061" w14:textId="77777777" w:rsidR="00C83186" w:rsidRPr="00A164B9" w:rsidRDefault="00C83186" w:rsidP="003B0C1E">
            <w:pPr>
              <w:pStyle w:val="Textotabela"/>
            </w:pPr>
            <w:r w:rsidRPr="00A164B9">
              <w:t>R$3.001 - R$5.000</w:t>
            </w:r>
          </w:p>
        </w:tc>
        <w:tc>
          <w:tcPr>
            <w:tcW w:w="1277" w:type="dxa"/>
            <w:noWrap/>
            <w:hideMark/>
          </w:tcPr>
          <w:p w14:paraId="2814C418" w14:textId="77777777" w:rsidR="00C83186" w:rsidRPr="00A164B9" w:rsidRDefault="00C83186" w:rsidP="003B0C1E">
            <w:pPr>
              <w:pStyle w:val="Textotabela"/>
            </w:pPr>
            <w:r w:rsidRPr="00A164B9">
              <w:t>19</w:t>
            </w:r>
          </w:p>
        </w:tc>
        <w:tc>
          <w:tcPr>
            <w:tcW w:w="1277" w:type="dxa"/>
            <w:noWrap/>
            <w:hideMark/>
          </w:tcPr>
          <w:p w14:paraId="3FB391CE" w14:textId="77777777" w:rsidR="00C83186" w:rsidRPr="00A164B9" w:rsidRDefault="00C83186" w:rsidP="003B0C1E">
            <w:pPr>
              <w:pStyle w:val="Textotabela"/>
            </w:pPr>
            <w:r w:rsidRPr="00A164B9">
              <w:t>25.3</w:t>
            </w:r>
          </w:p>
        </w:tc>
      </w:tr>
      <w:tr w:rsidR="00C83186" w:rsidRPr="00A164B9" w14:paraId="2A89916D" w14:textId="77777777" w:rsidTr="00C83186">
        <w:trPr>
          <w:trHeight w:val="280"/>
        </w:trPr>
        <w:tc>
          <w:tcPr>
            <w:tcW w:w="257" w:type="dxa"/>
            <w:noWrap/>
            <w:hideMark/>
          </w:tcPr>
          <w:p w14:paraId="395A5270" w14:textId="77777777" w:rsidR="00C83186" w:rsidRPr="00A164B9" w:rsidRDefault="00C83186" w:rsidP="003B0C1E">
            <w:pPr>
              <w:pStyle w:val="Textotabela"/>
            </w:pPr>
          </w:p>
        </w:tc>
        <w:tc>
          <w:tcPr>
            <w:tcW w:w="4962" w:type="dxa"/>
            <w:noWrap/>
            <w:hideMark/>
          </w:tcPr>
          <w:p w14:paraId="59196C3A" w14:textId="77777777" w:rsidR="00C83186" w:rsidRPr="00A164B9" w:rsidRDefault="00C83186" w:rsidP="003B0C1E">
            <w:pPr>
              <w:pStyle w:val="Textotabela"/>
            </w:pPr>
            <w:r w:rsidRPr="00A164B9">
              <w:t>R$5.000 - R$10.000</w:t>
            </w:r>
          </w:p>
        </w:tc>
        <w:tc>
          <w:tcPr>
            <w:tcW w:w="1277" w:type="dxa"/>
            <w:noWrap/>
            <w:hideMark/>
          </w:tcPr>
          <w:p w14:paraId="3F59C93C" w14:textId="77777777" w:rsidR="00C83186" w:rsidRPr="00A164B9" w:rsidRDefault="00C83186" w:rsidP="003B0C1E">
            <w:pPr>
              <w:pStyle w:val="Textotabela"/>
            </w:pPr>
            <w:r w:rsidRPr="00A164B9">
              <w:t>7</w:t>
            </w:r>
          </w:p>
        </w:tc>
        <w:tc>
          <w:tcPr>
            <w:tcW w:w="1277" w:type="dxa"/>
            <w:noWrap/>
            <w:hideMark/>
          </w:tcPr>
          <w:p w14:paraId="7289C64E" w14:textId="77777777" w:rsidR="00C83186" w:rsidRPr="00A164B9" w:rsidRDefault="00C83186" w:rsidP="003B0C1E">
            <w:pPr>
              <w:pStyle w:val="Textotabela"/>
            </w:pPr>
            <w:r w:rsidRPr="00A164B9">
              <w:t>9.3</w:t>
            </w:r>
          </w:p>
        </w:tc>
      </w:tr>
      <w:tr w:rsidR="00C83186" w:rsidRPr="00A164B9" w14:paraId="37C509DD" w14:textId="77777777" w:rsidTr="00C83186">
        <w:trPr>
          <w:trHeight w:val="280"/>
        </w:trPr>
        <w:tc>
          <w:tcPr>
            <w:tcW w:w="5219" w:type="dxa"/>
            <w:gridSpan w:val="2"/>
            <w:noWrap/>
            <w:hideMark/>
          </w:tcPr>
          <w:p w14:paraId="7A9CDC6F" w14:textId="77777777" w:rsidR="00C83186" w:rsidRPr="00A164B9" w:rsidRDefault="00C83186" w:rsidP="003B0C1E">
            <w:pPr>
              <w:pStyle w:val="Textotabela"/>
            </w:pPr>
            <w:r w:rsidRPr="00A164B9">
              <w:t>Comorbidades</w:t>
            </w:r>
          </w:p>
        </w:tc>
        <w:tc>
          <w:tcPr>
            <w:tcW w:w="1277" w:type="dxa"/>
            <w:noWrap/>
            <w:hideMark/>
          </w:tcPr>
          <w:p w14:paraId="6EC1865B" w14:textId="77777777" w:rsidR="00C83186" w:rsidRPr="00A164B9" w:rsidRDefault="00C83186" w:rsidP="003B0C1E">
            <w:pPr>
              <w:pStyle w:val="Textotabela"/>
            </w:pPr>
          </w:p>
        </w:tc>
        <w:tc>
          <w:tcPr>
            <w:tcW w:w="1277" w:type="dxa"/>
            <w:noWrap/>
            <w:hideMark/>
          </w:tcPr>
          <w:p w14:paraId="114C50D1" w14:textId="77777777" w:rsidR="00C83186" w:rsidRPr="00A164B9" w:rsidRDefault="00C83186" w:rsidP="003B0C1E">
            <w:pPr>
              <w:pStyle w:val="Textotabela"/>
            </w:pPr>
          </w:p>
        </w:tc>
      </w:tr>
      <w:tr w:rsidR="00C83186" w:rsidRPr="00A164B9" w14:paraId="600629C4" w14:textId="77777777" w:rsidTr="00C83186">
        <w:trPr>
          <w:trHeight w:val="280"/>
        </w:trPr>
        <w:tc>
          <w:tcPr>
            <w:tcW w:w="257" w:type="dxa"/>
            <w:noWrap/>
            <w:hideMark/>
          </w:tcPr>
          <w:p w14:paraId="1D183602" w14:textId="77777777" w:rsidR="00C83186" w:rsidRPr="00A164B9" w:rsidRDefault="00C83186" w:rsidP="003B0C1E">
            <w:pPr>
              <w:pStyle w:val="Textotabela"/>
            </w:pPr>
          </w:p>
        </w:tc>
        <w:tc>
          <w:tcPr>
            <w:tcW w:w="4962" w:type="dxa"/>
            <w:noWrap/>
            <w:hideMark/>
          </w:tcPr>
          <w:p w14:paraId="44DCB295" w14:textId="77777777" w:rsidR="00C83186" w:rsidRPr="00A164B9" w:rsidRDefault="00C83186" w:rsidP="003B0C1E">
            <w:pPr>
              <w:pStyle w:val="Textotabela"/>
            </w:pPr>
            <w:r w:rsidRPr="00A164B9">
              <w:t>Hipertensão</w:t>
            </w:r>
          </w:p>
        </w:tc>
        <w:tc>
          <w:tcPr>
            <w:tcW w:w="1277" w:type="dxa"/>
            <w:noWrap/>
            <w:hideMark/>
          </w:tcPr>
          <w:p w14:paraId="61BBDF62" w14:textId="77777777" w:rsidR="00C83186" w:rsidRPr="00A164B9" w:rsidRDefault="00C83186" w:rsidP="003B0C1E">
            <w:pPr>
              <w:pStyle w:val="Textotabela"/>
            </w:pPr>
            <w:r w:rsidRPr="00A164B9">
              <w:t>18</w:t>
            </w:r>
          </w:p>
        </w:tc>
        <w:tc>
          <w:tcPr>
            <w:tcW w:w="1277" w:type="dxa"/>
            <w:noWrap/>
            <w:hideMark/>
          </w:tcPr>
          <w:p w14:paraId="7F75A9F5" w14:textId="77777777" w:rsidR="00C83186" w:rsidRPr="00A164B9" w:rsidRDefault="00C83186" w:rsidP="003B0C1E">
            <w:pPr>
              <w:pStyle w:val="Textotabela"/>
            </w:pPr>
            <w:r w:rsidRPr="00A164B9">
              <w:t>24</w:t>
            </w:r>
          </w:p>
        </w:tc>
      </w:tr>
      <w:tr w:rsidR="00C83186" w:rsidRPr="00A164B9" w14:paraId="110E4C24" w14:textId="77777777" w:rsidTr="00C83186">
        <w:trPr>
          <w:trHeight w:val="280"/>
        </w:trPr>
        <w:tc>
          <w:tcPr>
            <w:tcW w:w="257" w:type="dxa"/>
            <w:noWrap/>
            <w:hideMark/>
          </w:tcPr>
          <w:p w14:paraId="677D3784" w14:textId="77777777" w:rsidR="00C83186" w:rsidRPr="00A164B9" w:rsidRDefault="00C83186" w:rsidP="003B0C1E">
            <w:pPr>
              <w:pStyle w:val="Textotabela"/>
            </w:pPr>
          </w:p>
        </w:tc>
        <w:tc>
          <w:tcPr>
            <w:tcW w:w="4962" w:type="dxa"/>
            <w:noWrap/>
            <w:hideMark/>
          </w:tcPr>
          <w:p w14:paraId="49C7B1B2" w14:textId="77777777" w:rsidR="00C83186" w:rsidRPr="00A164B9" w:rsidRDefault="00C83186" w:rsidP="003B0C1E">
            <w:pPr>
              <w:pStyle w:val="Textotabela"/>
            </w:pPr>
            <w:r w:rsidRPr="00A164B9">
              <w:t>Dislipidemia</w:t>
            </w:r>
          </w:p>
        </w:tc>
        <w:tc>
          <w:tcPr>
            <w:tcW w:w="1277" w:type="dxa"/>
            <w:noWrap/>
            <w:hideMark/>
          </w:tcPr>
          <w:p w14:paraId="0CF8E557" w14:textId="77777777" w:rsidR="00C83186" w:rsidRPr="00A164B9" w:rsidRDefault="00C83186" w:rsidP="003B0C1E">
            <w:pPr>
              <w:pStyle w:val="Textotabela"/>
            </w:pPr>
            <w:r w:rsidRPr="00A164B9">
              <w:t>21</w:t>
            </w:r>
          </w:p>
        </w:tc>
        <w:tc>
          <w:tcPr>
            <w:tcW w:w="1277" w:type="dxa"/>
            <w:noWrap/>
            <w:hideMark/>
          </w:tcPr>
          <w:p w14:paraId="4382EEC1" w14:textId="77777777" w:rsidR="00C83186" w:rsidRPr="00A164B9" w:rsidRDefault="00C83186" w:rsidP="003B0C1E">
            <w:pPr>
              <w:pStyle w:val="Textotabela"/>
            </w:pPr>
            <w:r w:rsidRPr="00A164B9">
              <w:t>28</w:t>
            </w:r>
          </w:p>
        </w:tc>
      </w:tr>
      <w:tr w:rsidR="00C83186" w:rsidRPr="00A164B9" w14:paraId="53F78394" w14:textId="77777777" w:rsidTr="00C83186">
        <w:trPr>
          <w:trHeight w:val="280"/>
        </w:trPr>
        <w:tc>
          <w:tcPr>
            <w:tcW w:w="257" w:type="dxa"/>
            <w:noWrap/>
            <w:hideMark/>
          </w:tcPr>
          <w:p w14:paraId="6C8BB560" w14:textId="77777777" w:rsidR="00C83186" w:rsidRPr="00A164B9" w:rsidRDefault="00C83186" w:rsidP="003B0C1E">
            <w:pPr>
              <w:pStyle w:val="Textotabela"/>
            </w:pPr>
          </w:p>
        </w:tc>
        <w:tc>
          <w:tcPr>
            <w:tcW w:w="4962" w:type="dxa"/>
            <w:noWrap/>
            <w:hideMark/>
          </w:tcPr>
          <w:p w14:paraId="46BA1BD6" w14:textId="77777777" w:rsidR="00C83186" w:rsidRPr="00A164B9" w:rsidRDefault="00C83186" w:rsidP="003B0C1E">
            <w:pPr>
              <w:pStyle w:val="Textotabela"/>
            </w:pPr>
            <w:r w:rsidRPr="00A164B9">
              <w:t xml:space="preserve">Resistência Insulínica ou diabetes </w:t>
            </w:r>
            <w:proofErr w:type="spellStart"/>
            <w:r w:rsidRPr="00A164B9">
              <w:t>melitus</w:t>
            </w:r>
            <w:proofErr w:type="spellEnd"/>
          </w:p>
        </w:tc>
        <w:tc>
          <w:tcPr>
            <w:tcW w:w="1277" w:type="dxa"/>
            <w:noWrap/>
            <w:hideMark/>
          </w:tcPr>
          <w:p w14:paraId="6CCAB33C" w14:textId="77777777" w:rsidR="00C83186" w:rsidRPr="00A164B9" w:rsidRDefault="00C83186" w:rsidP="003B0C1E">
            <w:pPr>
              <w:pStyle w:val="Textotabela"/>
            </w:pPr>
            <w:r w:rsidRPr="00A164B9">
              <w:t>18</w:t>
            </w:r>
          </w:p>
        </w:tc>
        <w:tc>
          <w:tcPr>
            <w:tcW w:w="1277" w:type="dxa"/>
            <w:noWrap/>
            <w:hideMark/>
          </w:tcPr>
          <w:p w14:paraId="374B047A" w14:textId="77777777" w:rsidR="00C83186" w:rsidRPr="00A164B9" w:rsidRDefault="00C83186" w:rsidP="003B0C1E">
            <w:pPr>
              <w:pStyle w:val="Textotabela"/>
            </w:pPr>
            <w:r w:rsidRPr="00A164B9">
              <w:t>24</w:t>
            </w:r>
          </w:p>
        </w:tc>
      </w:tr>
      <w:tr w:rsidR="00C83186" w:rsidRPr="00A164B9" w14:paraId="10AFC1AA" w14:textId="77777777" w:rsidTr="00C83186">
        <w:trPr>
          <w:trHeight w:val="280"/>
        </w:trPr>
        <w:tc>
          <w:tcPr>
            <w:tcW w:w="5219" w:type="dxa"/>
            <w:gridSpan w:val="2"/>
            <w:noWrap/>
            <w:hideMark/>
          </w:tcPr>
          <w:p w14:paraId="597F94A3" w14:textId="77777777" w:rsidR="00C83186" w:rsidRPr="00A164B9" w:rsidRDefault="00C83186" w:rsidP="003B0C1E">
            <w:pPr>
              <w:pStyle w:val="Textotabela"/>
            </w:pPr>
            <w:r w:rsidRPr="00A164B9">
              <w:t>Medicamentos</w:t>
            </w:r>
          </w:p>
        </w:tc>
        <w:tc>
          <w:tcPr>
            <w:tcW w:w="1277" w:type="dxa"/>
            <w:noWrap/>
            <w:hideMark/>
          </w:tcPr>
          <w:p w14:paraId="0E76232F" w14:textId="77777777" w:rsidR="00C83186" w:rsidRPr="00A164B9" w:rsidRDefault="00C83186" w:rsidP="003B0C1E">
            <w:pPr>
              <w:pStyle w:val="Textotabela"/>
            </w:pPr>
          </w:p>
        </w:tc>
        <w:tc>
          <w:tcPr>
            <w:tcW w:w="1277" w:type="dxa"/>
            <w:noWrap/>
            <w:hideMark/>
          </w:tcPr>
          <w:p w14:paraId="6530801D" w14:textId="77777777" w:rsidR="00C83186" w:rsidRPr="00A164B9" w:rsidRDefault="00C83186" w:rsidP="003B0C1E">
            <w:pPr>
              <w:pStyle w:val="Textotabela"/>
            </w:pPr>
          </w:p>
        </w:tc>
      </w:tr>
      <w:tr w:rsidR="00C83186" w:rsidRPr="00A164B9" w14:paraId="34B52E59" w14:textId="77777777" w:rsidTr="00C83186">
        <w:trPr>
          <w:trHeight w:val="280"/>
        </w:trPr>
        <w:tc>
          <w:tcPr>
            <w:tcW w:w="5219" w:type="dxa"/>
            <w:gridSpan w:val="2"/>
            <w:noWrap/>
            <w:hideMark/>
          </w:tcPr>
          <w:p w14:paraId="41A5442A" w14:textId="77777777" w:rsidR="00C83186" w:rsidRPr="00A164B9" w:rsidRDefault="00C83186" w:rsidP="003B0C1E">
            <w:pPr>
              <w:pStyle w:val="Textotabela"/>
            </w:pPr>
            <w:r w:rsidRPr="00A164B9">
              <w:t>Uso de medicamentos associados a perda de peso</w:t>
            </w:r>
          </w:p>
        </w:tc>
        <w:tc>
          <w:tcPr>
            <w:tcW w:w="1277" w:type="dxa"/>
            <w:noWrap/>
            <w:hideMark/>
          </w:tcPr>
          <w:p w14:paraId="7C34DBF1" w14:textId="77777777" w:rsidR="00C83186" w:rsidRPr="00A164B9" w:rsidRDefault="00C83186" w:rsidP="003B0C1E">
            <w:pPr>
              <w:pStyle w:val="Textotabela"/>
            </w:pPr>
            <w:r w:rsidRPr="00A164B9">
              <w:t>19</w:t>
            </w:r>
          </w:p>
        </w:tc>
        <w:tc>
          <w:tcPr>
            <w:tcW w:w="1277" w:type="dxa"/>
            <w:noWrap/>
            <w:hideMark/>
          </w:tcPr>
          <w:p w14:paraId="12E6A0D8" w14:textId="77777777" w:rsidR="00C83186" w:rsidRPr="00A164B9" w:rsidRDefault="00C83186" w:rsidP="003B0C1E">
            <w:pPr>
              <w:pStyle w:val="Textotabela"/>
            </w:pPr>
            <w:r w:rsidRPr="00A164B9">
              <w:t>25.3</w:t>
            </w:r>
          </w:p>
        </w:tc>
      </w:tr>
      <w:tr w:rsidR="00C83186" w:rsidRPr="00A164B9" w14:paraId="3872118F" w14:textId="77777777" w:rsidTr="00C83186">
        <w:trPr>
          <w:cnfStyle w:val="010000000000" w:firstRow="0" w:lastRow="1" w:firstColumn="0" w:lastColumn="0" w:oddVBand="0" w:evenVBand="0" w:oddHBand="0" w:evenHBand="0" w:firstRowFirstColumn="0" w:firstRowLastColumn="0" w:lastRowFirstColumn="0" w:lastRowLastColumn="0"/>
          <w:trHeight w:val="280"/>
        </w:trPr>
        <w:tc>
          <w:tcPr>
            <w:tcW w:w="5219" w:type="dxa"/>
            <w:gridSpan w:val="2"/>
            <w:noWrap/>
            <w:hideMark/>
          </w:tcPr>
          <w:p w14:paraId="25BFE8CC" w14:textId="77777777" w:rsidR="00C83186" w:rsidRPr="00A164B9" w:rsidRDefault="00C83186" w:rsidP="003B0C1E">
            <w:pPr>
              <w:pStyle w:val="Textotabela"/>
            </w:pPr>
            <w:r w:rsidRPr="00A164B9">
              <w:t>Uso de medicamentos associados a ganho de peso</w:t>
            </w:r>
          </w:p>
        </w:tc>
        <w:tc>
          <w:tcPr>
            <w:tcW w:w="1277" w:type="dxa"/>
            <w:noWrap/>
            <w:hideMark/>
          </w:tcPr>
          <w:p w14:paraId="4E529321" w14:textId="77777777" w:rsidR="00C83186" w:rsidRPr="00A164B9" w:rsidRDefault="00C83186" w:rsidP="003B0C1E">
            <w:pPr>
              <w:pStyle w:val="Textotabela"/>
            </w:pPr>
            <w:r w:rsidRPr="00A164B9">
              <w:t>4</w:t>
            </w:r>
          </w:p>
        </w:tc>
        <w:tc>
          <w:tcPr>
            <w:tcW w:w="1277" w:type="dxa"/>
            <w:noWrap/>
            <w:hideMark/>
          </w:tcPr>
          <w:p w14:paraId="50E33B98" w14:textId="77777777" w:rsidR="00C83186" w:rsidRPr="00A164B9" w:rsidRDefault="00C83186" w:rsidP="003B0C1E">
            <w:pPr>
              <w:pStyle w:val="Textotabela"/>
            </w:pPr>
            <w:r w:rsidRPr="00A164B9">
              <w:t>5.3</w:t>
            </w:r>
          </w:p>
        </w:tc>
      </w:tr>
    </w:tbl>
    <w:p w14:paraId="0B185E8A" w14:textId="77777777" w:rsidR="00C83186" w:rsidRPr="00A164B9" w:rsidRDefault="00C83186" w:rsidP="00C83186"/>
    <w:p w14:paraId="3F4687F3" w14:textId="2D2B25FC" w:rsidR="00C83186" w:rsidRPr="00A164B9" w:rsidRDefault="00C83186" w:rsidP="003D287F">
      <w:pPr>
        <w:pStyle w:val="Normalsemrecuo"/>
      </w:pPr>
      <w:bookmarkStart w:id="176" w:name="_Ref187513386"/>
      <w:r w:rsidRPr="00A164B9">
        <w:lastRenderedPageBreak/>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2</w:t>
      </w:r>
      <w:r w:rsidR="005F0591" w:rsidRPr="00A164B9">
        <w:fldChar w:fldCharType="end"/>
      </w:r>
      <w:bookmarkEnd w:id="176"/>
      <w:r w:rsidRPr="00A164B9">
        <w:t>. Comparação das características de base e dos participantes de pesquisa segundo o grupo de alocação.</w:t>
      </w:r>
    </w:p>
    <w:tbl>
      <w:tblPr>
        <w:tblStyle w:val="Tabelapadro"/>
        <w:tblW w:w="9200" w:type="dxa"/>
        <w:tblLook w:val="04E0" w:firstRow="1" w:lastRow="1" w:firstColumn="1" w:lastColumn="0" w:noHBand="0" w:noVBand="1"/>
      </w:tblPr>
      <w:tblGrid>
        <w:gridCol w:w="265"/>
        <w:gridCol w:w="3044"/>
        <w:gridCol w:w="732"/>
        <w:gridCol w:w="1300"/>
        <w:gridCol w:w="873"/>
        <w:gridCol w:w="1160"/>
        <w:gridCol w:w="908"/>
        <w:gridCol w:w="982"/>
      </w:tblGrid>
      <w:tr w:rsidR="00C83186" w:rsidRPr="00A164B9" w14:paraId="576A0D95" w14:textId="77777777" w:rsidTr="003D287F">
        <w:trPr>
          <w:cnfStyle w:val="100000000000" w:firstRow="1" w:lastRow="0" w:firstColumn="0" w:lastColumn="0" w:oddVBand="0" w:evenVBand="0" w:oddHBand="0" w:evenHBand="0" w:firstRowFirstColumn="0" w:firstRowLastColumn="0" w:lastRowFirstColumn="0" w:lastRowLastColumn="0"/>
          <w:trHeight w:val="355"/>
        </w:trPr>
        <w:tc>
          <w:tcPr>
            <w:tcW w:w="3293" w:type="dxa"/>
            <w:gridSpan w:val="2"/>
            <w:noWrap/>
            <w:hideMark/>
          </w:tcPr>
          <w:p w14:paraId="43EF1105" w14:textId="6FC61FCB" w:rsidR="00C83186" w:rsidRPr="00A164B9" w:rsidRDefault="00C83186" w:rsidP="003B0C1E">
            <w:pPr>
              <w:pStyle w:val="Textotabela"/>
            </w:pPr>
            <w:r w:rsidRPr="00A164B9">
              <w:lastRenderedPageBreak/>
              <w:t>Características</w:t>
            </w:r>
          </w:p>
        </w:tc>
        <w:tc>
          <w:tcPr>
            <w:tcW w:w="2016" w:type="dxa"/>
            <w:gridSpan w:val="2"/>
            <w:noWrap/>
            <w:hideMark/>
          </w:tcPr>
          <w:p w14:paraId="456CCCCD" w14:textId="42CCBB8B" w:rsidR="00C83186" w:rsidRPr="00A164B9" w:rsidRDefault="00C83186" w:rsidP="003B0C1E">
            <w:pPr>
              <w:pStyle w:val="Textotabela"/>
            </w:pPr>
            <w:r w:rsidRPr="00A164B9">
              <w:t>Grupo Placebo</w:t>
            </w:r>
            <w:r w:rsidRPr="00A164B9">
              <w:br/>
              <w:t>N (%)</w:t>
            </w:r>
          </w:p>
        </w:tc>
        <w:tc>
          <w:tcPr>
            <w:tcW w:w="2017" w:type="dxa"/>
            <w:gridSpan w:val="2"/>
            <w:noWrap/>
            <w:hideMark/>
          </w:tcPr>
          <w:p w14:paraId="3711D033" w14:textId="77777777" w:rsidR="00C83186" w:rsidRPr="00A164B9" w:rsidRDefault="00C83186" w:rsidP="003B0C1E">
            <w:pPr>
              <w:pStyle w:val="Textotabela"/>
            </w:pPr>
            <w:r w:rsidRPr="00A164B9">
              <w:t xml:space="preserve">Grupo </w:t>
            </w:r>
            <w:proofErr w:type="spellStart"/>
            <w:r w:rsidRPr="00A164B9">
              <w:t>Eclipta</w:t>
            </w:r>
            <w:proofErr w:type="spellEnd"/>
          </w:p>
          <w:p w14:paraId="79F9A218" w14:textId="416D0A05" w:rsidR="003D287F" w:rsidRPr="00A164B9" w:rsidRDefault="003D287F" w:rsidP="003B0C1E">
            <w:pPr>
              <w:pStyle w:val="Textotabela"/>
            </w:pPr>
            <w:r w:rsidRPr="00A164B9">
              <w:t>N (%)</w:t>
            </w:r>
          </w:p>
        </w:tc>
        <w:tc>
          <w:tcPr>
            <w:tcW w:w="1874" w:type="dxa"/>
            <w:gridSpan w:val="2"/>
            <w:noWrap/>
            <w:hideMark/>
          </w:tcPr>
          <w:p w14:paraId="78CC79D0" w14:textId="73620D44" w:rsidR="003D287F" w:rsidRPr="00A164B9" w:rsidRDefault="00C83186" w:rsidP="003B0C1E">
            <w:pPr>
              <w:pStyle w:val="Textotabela"/>
            </w:pPr>
            <w:r w:rsidRPr="00A164B9">
              <w:t>Comparação entre os grupos</w:t>
            </w:r>
            <w:r w:rsidR="003D287F" w:rsidRPr="00A164B9">
              <w:t xml:space="preserve"> N (%)</w:t>
            </w:r>
          </w:p>
        </w:tc>
      </w:tr>
      <w:tr w:rsidR="00C83186" w:rsidRPr="00A164B9" w14:paraId="3425F154" w14:textId="77777777" w:rsidTr="003D287F">
        <w:trPr>
          <w:trHeight w:val="355"/>
        </w:trPr>
        <w:tc>
          <w:tcPr>
            <w:tcW w:w="3293" w:type="dxa"/>
            <w:gridSpan w:val="2"/>
            <w:noWrap/>
            <w:hideMark/>
          </w:tcPr>
          <w:p w14:paraId="3FAD70C0" w14:textId="77777777" w:rsidR="00C83186" w:rsidRPr="00A164B9" w:rsidRDefault="00C83186" w:rsidP="003B0C1E">
            <w:pPr>
              <w:pStyle w:val="Textotabela"/>
            </w:pPr>
            <w:r w:rsidRPr="00A164B9">
              <w:t>Numero de participantes</w:t>
            </w:r>
          </w:p>
        </w:tc>
        <w:tc>
          <w:tcPr>
            <w:tcW w:w="724" w:type="dxa"/>
            <w:noWrap/>
            <w:hideMark/>
          </w:tcPr>
          <w:p w14:paraId="7BCB4971" w14:textId="77777777" w:rsidR="00C83186" w:rsidRPr="00A164B9" w:rsidRDefault="00C83186" w:rsidP="003B0C1E">
            <w:pPr>
              <w:pStyle w:val="Textotabela"/>
            </w:pPr>
            <w:r w:rsidRPr="00A164B9">
              <w:t>37</w:t>
            </w:r>
          </w:p>
        </w:tc>
        <w:tc>
          <w:tcPr>
            <w:tcW w:w="1292" w:type="dxa"/>
            <w:noWrap/>
            <w:hideMark/>
          </w:tcPr>
          <w:p w14:paraId="40CD7022" w14:textId="77777777" w:rsidR="00C83186" w:rsidRPr="00A164B9" w:rsidRDefault="00C83186" w:rsidP="003B0C1E">
            <w:pPr>
              <w:pStyle w:val="Textotabela"/>
            </w:pPr>
            <w:r w:rsidRPr="00A164B9">
              <w:t>49</w:t>
            </w:r>
          </w:p>
        </w:tc>
        <w:tc>
          <w:tcPr>
            <w:tcW w:w="865" w:type="dxa"/>
            <w:noWrap/>
            <w:hideMark/>
          </w:tcPr>
          <w:p w14:paraId="24539A66" w14:textId="77777777" w:rsidR="00C83186" w:rsidRPr="00A164B9" w:rsidRDefault="00C83186" w:rsidP="003B0C1E">
            <w:pPr>
              <w:pStyle w:val="Textotabela"/>
            </w:pPr>
            <w:r w:rsidRPr="00A164B9">
              <w:t>38</w:t>
            </w:r>
          </w:p>
        </w:tc>
        <w:tc>
          <w:tcPr>
            <w:tcW w:w="1152" w:type="dxa"/>
            <w:noWrap/>
            <w:hideMark/>
          </w:tcPr>
          <w:p w14:paraId="365710EC" w14:textId="77777777" w:rsidR="00C83186" w:rsidRPr="00A164B9" w:rsidRDefault="00C83186" w:rsidP="003B0C1E">
            <w:pPr>
              <w:pStyle w:val="Textotabela"/>
            </w:pPr>
            <w:r w:rsidRPr="00A164B9">
              <w:t>51</w:t>
            </w:r>
          </w:p>
        </w:tc>
        <w:tc>
          <w:tcPr>
            <w:tcW w:w="900" w:type="dxa"/>
            <w:noWrap/>
            <w:hideMark/>
          </w:tcPr>
          <w:p w14:paraId="45310DB8" w14:textId="77777777" w:rsidR="00C83186" w:rsidRPr="00A164B9" w:rsidRDefault="00C83186" w:rsidP="003B0C1E">
            <w:pPr>
              <w:pStyle w:val="Textotabela"/>
            </w:pPr>
          </w:p>
        </w:tc>
        <w:tc>
          <w:tcPr>
            <w:tcW w:w="974" w:type="dxa"/>
            <w:noWrap/>
            <w:hideMark/>
          </w:tcPr>
          <w:p w14:paraId="05E81979" w14:textId="77777777" w:rsidR="00C83186" w:rsidRPr="00A164B9" w:rsidRDefault="00C83186" w:rsidP="003B0C1E">
            <w:pPr>
              <w:pStyle w:val="Textotabela"/>
            </w:pPr>
          </w:p>
        </w:tc>
      </w:tr>
      <w:tr w:rsidR="00C83186" w:rsidRPr="00A164B9" w14:paraId="6AAA71A1" w14:textId="77777777" w:rsidTr="003D287F">
        <w:trPr>
          <w:trHeight w:val="355"/>
        </w:trPr>
        <w:tc>
          <w:tcPr>
            <w:tcW w:w="3293" w:type="dxa"/>
            <w:gridSpan w:val="2"/>
            <w:noWrap/>
            <w:hideMark/>
          </w:tcPr>
          <w:p w14:paraId="2EA7EA19" w14:textId="77777777" w:rsidR="00C83186" w:rsidRPr="00A164B9" w:rsidRDefault="00C83186" w:rsidP="003B0C1E">
            <w:pPr>
              <w:pStyle w:val="Textotabela"/>
            </w:pPr>
            <w:r w:rsidRPr="00A164B9">
              <w:t>Idade (media e IC 95%)</w:t>
            </w:r>
          </w:p>
        </w:tc>
        <w:tc>
          <w:tcPr>
            <w:tcW w:w="724" w:type="dxa"/>
            <w:noWrap/>
            <w:hideMark/>
          </w:tcPr>
          <w:p w14:paraId="7ACC9EF7" w14:textId="77777777" w:rsidR="00C83186" w:rsidRPr="00A164B9" w:rsidRDefault="00C83186" w:rsidP="003B0C1E">
            <w:pPr>
              <w:pStyle w:val="Textotabela"/>
            </w:pPr>
            <w:r w:rsidRPr="00A164B9">
              <w:t>39.9</w:t>
            </w:r>
          </w:p>
        </w:tc>
        <w:tc>
          <w:tcPr>
            <w:tcW w:w="1292" w:type="dxa"/>
            <w:noWrap/>
            <w:hideMark/>
          </w:tcPr>
          <w:p w14:paraId="16FB5A6D" w14:textId="77777777" w:rsidR="00C83186" w:rsidRPr="00A164B9" w:rsidRDefault="00C83186" w:rsidP="003B0C1E">
            <w:pPr>
              <w:pStyle w:val="Textotabela"/>
            </w:pPr>
            <w:r w:rsidRPr="00A164B9">
              <w:t>37.1–42.8</w:t>
            </w:r>
          </w:p>
        </w:tc>
        <w:tc>
          <w:tcPr>
            <w:tcW w:w="865" w:type="dxa"/>
            <w:noWrap/>
            <w:hideMark/>
          </w:tcPr>
          <w:p w14:paraId="43C8C244" w14:textId="77777777" w:rsidR="00C83186" w:rsidRPr="00A164B9" w:rsidRDefault="00C83186" w:rsidP="003B0C1E">
            <w:pPr>
              <w:pStyle w:val="Textotabela"/>
            </w:pPr>
            <w:r w:rsidRPr="00A164B9">
              <w:t>41.3</w:t>
            </w:r>
          </w:p>
        </w:tc>
        <w:tc>
          <w:tcPr>
            <w:tcW w:w="1152" w:type="dxa"/>
            <w:noWrap/>
            <w:hideMark/>
          </w:tcPr>
          <w:p w14:paraId="07D18D2A" w14:textId="77777777" w:rsidR="00C83186" w:rsidRPr="00A164B9" w:rsidRDefault="00C83186" w:rsidP="003B0C1E">
            <w:pPr>
              <w:pStyle w:val="Textotabela"/>
            </w:pPr>
            <w:r w:rsidRPr="00A164B9">
              <w:t>37.7–45</w:t>
            </w:r>
          </w:p>
        </w:tc>
        <w:tc>
          <w:tcPr>
            <w:tcW w:w="900" w:type="dxa"/>
            <w:noWrap/>
            <w:hideMark/>
          </w:tcPr>
          <w:p w14:paraId="0D212B4D" w14:textId="77777777" w:rsidR="00C83186" w:rsidRPr="00A164B9" w:rsidRDefault="00C83186" w:rsidP="003B0C1E">
            <w:pPr>
              <w:pStyle w:val="Textotabela"/>
            </w:pPr>
            <w:r w:rsidRPr="00A164B9">
              <w:t>-0.58</w:t>
            </w:r>
          </w:p>
        </w:tc>
        <w:tc>
          <w:tcPr>
            <w:tcW w:w="974" w:type="dxa"/>
            <w:noWrap/>
            <w:hideMark/>
          </w:tcPr>
          <w:p w14:paraId="4C86CE70" w14:textId="77777777" w:rsidR="00C83186" w:rsidRPr="00A164B9" w:rsidRDefault="00C83186" w:rsidP="003B0C1E">
            <w:pPr>
              <w:pStyle w:val="Textotabela"/>
            </w:pPr>
            <w:r w:rsidRPr="00A164B9">
              <w:t>0.5641</w:t>
            </w:r>
          </w:p>
        </w:tc>
      </w:tr>
      <w:tr w:rsidR="00C83186" w:rsidRPr="00A164B9" w14:paraId="5781C3CC" w14:textId="77777777" w:rsidTr="003D287F">
        <w:trPr>
          <w:trHeight w:val="355"/>
        </w:trPr>
        <w:tc>
          <w:tcPr>
            <w:tcW w:w="3293" w:type="dxa"/>
            <w:gridSpan w:val="2"/>
            <w:noWrap/>
            <w:hideMark/>
          </w:tcPr>
          <w:p w14:paraId="27D6309D" w14:textId="77777777" w:rsidR="00C83186" w:rsidRPr="00A164B9" w:rsidRDefault="00C83186" w:rsidP="003B0C1E">
            <w:pPr>
              <w:pStyle w:val="Textotabela"/>
            </w:pPr>
            <w:r w:rsidRPr="00A164B9">
              <w:t>Sexo</w:t>
            </w:r>
          </w:p>
        </w:tc>
        <w:tc>
          <w:tcPr>
            <w:tcW w:w="724" w:type="dxa"/>
            <w:noWrap/>
            <w:hideMark/>
          </w:tcPr>
          <w:p w14:paraId="5F13CBED" w14:textId="77777777" w:rsidR="00C83186" w:rsidRPr="00A164B9" w:rsidRDefault="00C83186" w:rsidP="003B0C1E">
            <w:pPr>
              <w:pStyle w:val="Textotabela"/>
            </w:pPr>
          </w:p>
        </w:tc>
        <w:tc>
          <w:tcPr>
            <w:tcW w:w="1292" w:type="dxa"/>
            <w:noWrap/>
            <w:hideMark/>
          </w:tcPr>
          <w:p w14:paraId="15833B96" w14:textId="77777777" w:rsidR="00C83186" w:rsidRPr="00A164B9" w:rsidRDefault="00C83186" w:rsidP="003B0C1E">
            <w:pPr>
              <w:pStyle w:val="Textotabela"/>
            </w:pPr>
          </w:p>
        </w:tc>
        <w:tc>
          <w:tcPr>
            <w:tcW w:w="865" w:type="dxa"/>
            <w:noWrap/>
            <w:hideMark/>
          </w:tcPr>
          <w:p w14:paraId="66919FF7" w14:textId="77777777" w:rsidR="00C83186" w:rsidRPr="00A164B9" w:rsidRDefault="00C83186" w:rsidP="003B0C1E">
            <w:pPr>
              <w:pStyle w:val="Textotabela"/>
            </w:pPr>
          </w:p>
        </w:tc>
        <w:tc>
          <w:tcPr>
            <w:tcW w:w="1152" w:type="dxa"/>
            <w:noWrap/>
            <w:hideMark/>
          </w:tcPr>
          <w:p w14:paraId="7BB2A297" w14:textId="77777777" w:rsidR="00C83186" w:rsidRPr="00A164B9" w:rsidRDefault="00C83186" w:rsidP="003B0C1E">
            <w:pPr>
              <w:pStyle w:val="Textotabela"/>
            </w:pPr>
          </w:p>
        </w:tc>
        <w:tc>
          <w:tcPr>
            <w:tcW w:w="900" w:type="dxa"/>
            <w:noWrap/>
            <w:hideMark/>
          </w:tcPr>
          <w:p w14:paraId="0F146F39" w14:textId="77777777" w:rsidR="00C83186" w:rsidRPr="00A164B9" w:rsidRDefault="00C83186" w:rsidP="003B0C1E">
            <w:pPr>
              <w:pStyle w:val="Textotabela"/>
            </w:pPr>
          </w:p>
        </w:tc>
        <w:tc>
          <w:tcPr>
            <w:tcW w:w="974" w:type="dxa"/>
            <w:noWrap/>
            <w:hideMark/>
          </w:tcPr>
          <w:p w14:paraId="1DFB94A2" w14:textId="77777777" w:rsidR="00C83186" w:rsidRPr="00A164B9" w:rsidRDefault="00C83186" w:rsidP="003B0C1E">
            <w:pPr>
              <w:pStyle w:val="Textotabela"/>
            </w:pPr>
            <w:r w:rsidRPr="00A164B9">
              <w:t>0.1908</w:t>
            </w:r>
          </w:p>
        </w:tc>
      </w:tr>
      <w:tr w:rsidR="00C83186" w:rsidRPr="00A164B9" w14:paraId="0272FF11" w14:textId="77777777" w:rsidTr="003D287F">
        <w:trPr>
          <w:trHeight w:val="355"/>
        </w:trPr>
        <w:tc>
          <w:tcPr>
            <w:tcW w:w="257" w:type="dxa"/>
            <w:noWrap/>
            <w:hideMark/>
          </w:tcPr>
          <w:p w14:paraId="284144C0" w14:textId="77777777" w:rsidR="00C83186" w:rsidRPr="00A164B9" w:rsidRDefault="00C83186" w:rsidP="003B0C1E">
            <w:pPr>
              <w:pStyle w:val="Textotabela"/>
            </w:pPr>
          </w:p>
        </w:tc>
        <w:tc>
          <w:tcPr>
            <w:tcW w:w="3036" w:type="dxa"/>
            <w:noWrap/>
            <w:hideMark/>
          </w:tcPr>
          <w:p w14:paraId="6AF732D8" w14:textId="77777777" w:rsidR="00C83186" w:rsidRPr="00A164B9" w:rsidRDefault="00C83186" w:rsidP="003B0C1E">
            <w:pPr>
              <w:pStyle w:val="Textotabela"/>
            </w:pPr>
            <w:r w:rsidRPr="00A164B9">
              <w:t>Feminino</w:t>
            </w:r>
          </w:p>
        </w:tc>
        <w:tc>
          <w:tcPr>
            <w:tcW w:w="724" w:type="dxa"/>
            <w:noWrap/>
            <w:hideMark/>
          </w:tcPr>
          <w:p w14:paraId="2866720B" w14:textId="77777777" w:rsidR="00C83186" w:rsidRPr="00A164B9" w:rsidRDefault="00C83186" w:rsidP="003B0C1E">
            <w:pPr>
              <w:pStyle w:val="Textotabela"/>
            </w:pPr>
            <w:r w:rsidRPr="00A164B9">
              <w:t>30</w:t>
            </w:r>
          </w:p>
        </w:tc>
        <w:tc>
          <w:tcPr>
            <w:tcW w:w="1292" w:type="dxa"/>
            <w:noWrap/>
            <w:hideMark/>
          </w:tcPr>
          <w:p w14:paraId="7D31E749" w14:textId="77777777" w:rsidR="00C83186" w:rsidRPr="00A164B9" w:rsidRDefault="00C83186" w:rsidP="003B0C1E">
            <w:pPr>
              <w:pStyle w:val="Textotabela"/>
            </w:pPr>
            <w:r w:rsidRPr="00A164B9">
              <w:t>81.1</w:t>
            </w:r>
          </w:p>
        </w:tc>
        <w:tc>
          <w:tcPr>
            <w:tcW w:w="865" w:type="dxa"/>
            <w:noWrap/>
            <w:hideMark/>
          </w:tcPr>
          <w:p w14:paraId="7E82CCCF" w14:textId="77777777" w:rsidR="00C83186" w:rsidRPr="00A164B9" w:rsidRDefault="00C83186" w:rsidP="003B0C1E">
            <w:pPr>
              <w:pStyle w:val="Textotabela"/>
            </w:pPr>
            <w:r w:rsidRPr="00A164B9">
              <w:t>35</w:t>
            </w:r>
          </w:p>
        </w:tc>
        <w:tc>
          <w:tcPr>
            <w:tcW w:w="1152" w:type="dxa"/>
            <w:noWrap/>
            <w:hideMark/>
          </w:tcPr>
          <w:p w14:paraId="7AF8139D" w14:textId="77777777" w:rsidR="00C83186" w:rsidRPr="00A164B9" w:rsidRDefault="00C83186" w:rsidP="003B0C1E">
            <w:pPr>
              <w:pStyle w:val="Textotabela"/>
            </w:pPr>
            <w:r w:rsidRPr="00A164B9">
              <w:t>92.1</w:t>
            </w:r>
          </w:p>
        </w:tc>
        <w:tc>
          <w:tcPr>
            <w:tcW w:w="900" w:type="dxa"/>
            <w:noWrap/>
            <w:hideMark/>
          </w:tcPr>
          <w:p w14:paraId="1A1555F7" w14:textId="77777777" w:rsidR="00C83186" w:rsidRPr="00A164B9" w:rsidRDefault="00C83186" w:rsidP="003B0C1E">
            <w:pPr>
              <w:pStyle w:val="Textotabela"/>
            </w:pPr>
          </w:p>
        </w:tc>
        <w:tc>
          <w:tcPr>
            <w:tcW w:w="974" w:type="dxa"/>
            <w:noWrap/>
            <w:hideMark/>
          </w:tcPr>
          <w:p w14:paraId="3F8F95CF" w14:textId="77777777" w:rsidR="00C83186" w:rsidRPr="00A164B9" w:rsidRDefault="00C83186" w:rsidP="003B0C1E">
            <w:pPr>
              <w:pStyle w:val="Textotabela"/>
            </w:pPr>
          </w:p>
        </w:tc>
      </w:tr>
      <w:tr w:rsidR="00C83186" w:rsidRPr="00A164B9" w14:paraId="31F256CC" w14:textId="77777777" w:rsidTr="003D287F">
        <w:trPr>
          <w:trHeight w:val="355"/>
        </w:trPr>
        <w:tc>
          <w:tcPr>
            <w:tcW w:w="257" w:type="dxa"/>
            <w:noWrap/>
            <w:hideMark/>
          </w:tcPr>
          <w:p w14:paraId="10AFF2FD" w14:textId="77777777" w:rsidR="00C83186" w:rsidRPr="00A164B9" w:rsidRDefault="00C83186" w:rsidP="003B0C1E">
            <w:pPr>
              <w:pStyle w:val="Textotabela"/>
            </w:pPr>
          </w:p>
        </w:tc>
        <w:tc>
          <w:tcPr>
            <w:tcW w:w="3036" w:type="dxa"/>
            <w:noWrap/>
            <w:hideMark/>
          </w:tcPr>
          <w:p w14:paraId="49099626" w14:textId="77777777" w:rsidR="00C83186" w:rsidRPr="00A164B9" w:rsidRDefault="00C83186" w:rsidP="003B0C1E">
            <w:pPr>
              <w:pStyle w:val="Textotabela"/>
            </w:pPr>
            <w:r w:rsidRPr="00A164B9">
              <w:t>Masculino</w:t>
            </w:r>
          </w:p>
        </w:tc>
        <w:tc>
          <w:tcPr>
            <w:tcW w:w="724" w:type="dxa"/>
            <w:noWrap/>
            <w:hideMark/>
          </w:tcPr>
          <w:p w14:paraId="0FD2102A" w14:textId="77777777" w:rsidR="00C83186" w:rsidRPr="00A164B9" w:rsidRDefault="00C83186" w:rsidP="003B0C1E">
            <w:pPr>
              <w:pStyle w:val="Textotabela"/>
            </w:pPr>
            <w:r w:rsidRPr="00A164B9">
              <w:t>7</w:t>
            </w:r>
          </w:p>
        </w:tc>
        <w:tc>
          <w:tcPr>
            <w:tcW w:w="1292" w:type="dxa"/>
            <w:noWrap/>
            <w:hideMark/>
          </w:tcPr>
          <w:p w14:paraId="08C2E55E" w14:textId="77777777" w:rsidR="00C83186" w:rsidRPr="00A164B9" w:rsidRDefault="00C83186" w:rsidP="003B0C1E">
            <w:pPr>
              <w:pStyle w:val="Textotabela"/>
            </w:pPr>
            <w:r w:rsidRPr="00A164B9">
              <w:t>18.9</w:t>
            </w:r>
          </w:p>
        </w:tc>
        <w:tc>
          <w:tcPr>
            <w:tcW w:w="865" w:type="dxa"/>
            <w:noWrap/>
            <w:hideMark/>
          </w:tcPr>
          <w:p w14:paraId="37E5ECEA" w14:textId="77777777" w:rsidR="00C83186" w:rsidRPr="00A164B9" w:rsidRDefault="00C83186" w:rsidP="003B0C1E">
            <w:pPr>
              <w:pStyle w:val="Textotabela"/>
            </w:pPr>
            <w:r w:rsidRPr="00A164B9">
              <w:t>3</w:t>
            </w:r>
          </w:p>
        </w:tc>
        <w:tc>
          <w:tcPr>
            <w:tcW w:w="1152" w:type="dxa"/>
            <w:noWrap/>
            <w:hideMark/>
          </w:tcPr>
          <w:p w14:paraId="0ABE9578" w14:textId="77777777" w:rsidR="00C83186" w:rsidRPr="00A164B9" w:rsidRDefault="00C83186" w:rsidP="003B0C1E">
            <w:pPr>
              <w:pStyle w:val="Textotabela"/>
            </w:pPr>
            <w:r w:rsidRPr="00A164B9">
              <w:t>7.9</w:t>
            </w:r>
          </w:p>
        </w:tc>
        <w:tc>
          <w:tcPr>
            <w:tcW w:w="900" w:type="dxa"/>
            <w:noWrap/>
            <w:hideMark/>
          </w:tcPr>
          <w:p w14:paraId="4C78C282" w14:textId="77777777" w:rsidR="00C83186" w:rsidRPr="00A164B9" w:rsidRDefault="00C83186" w:rsidP="003B0C1E">
            <w:pPr>
              <w:pStyle w:val="Textotabela"/>
            </w:pPr>
          </w:p>
        </w:tc>
        <w:tc>
          <w:tcPr>
            <w:tcW w:w="974" w:type="dxa"/>
            <w:noWrap/>
            <w:hideMark/>
          </w:tcPr>
          <w:p w14:paraId="4FCACB9E" w14:textId="77777777" w:rsidR="00C83186" w:rsidRPr="00A164B9" w:rsidRDefault="00C83186" w:rsidP="003B0C1E">
            <w:pPr>
              <w:pStyle w:val="Textotabela"/>
            </w:pPr>
          </w:p>
        </w:tc>
      </w:tr>
      <w:tr w:rsidR="00C83186" w:rsidRPr="00A164B9" w14:paraId="1913CA1C" w14:textId="77777777" w:rsidTr="003D287F">
        <w:trPr>
          <w:trHeight w:val="355"/>
        </w:trPr>
        <w:tc>
          <w:tcPr>
            <w:tcW w:w="3293" w:type="dxa"/>
            <w:gridSpan w:val="2"/>
            <w:noWrap/>
            <w:hideMark/>
          </w:tcPr>
          <w:p w14:paraId="38F8A740" w14:textId="77777777" w:rsidR="00C83186" w:rsidRPr="00A164B9" w:rsidRDefault="00C83186" w:rsidP="003B0C1E">
            <w:pPr>
              <w:pStyle w:val="Textotabela"/>
            </w:pPr>
            <w:r w:rsidRPr="00A164B9">
              <w:t>Etnia autodeclarada</w:t>
            </w:r>
          </w:p>
        </w:tc>
        <w:tc>
          <w:tcPr>
            <w:tcW w:w="724" w:type="dxa"/>
            <w:noWrap/>
            <w:hideMark/>
          </w:tcPr>
          <w:p w14:paraId="3635259B" w14:textId="77777777" w:rsidR="00C83186" w:rsidRPr="00A164B9" w:rsidRDefault="00C83186" w:rsidP="003B0C1E">
            <w:pPr>
              <w:pStyle w:val="Textotabela"/>
            </w:pPr>
          </w:p>
        </w:tc>
        <w:tc>
          <w:tcPr>
            <w:tcW w:w="1292" w:type="dxa"/>
            <w:noWrap/>
            <w:hideMark/>
          </w:tcPr>
          <w:p w14:paraId="2FF07F9B" w14:textId="77777777" w:rsidR="00C83186" w:rsidRPr="00A164B9" w:rsidRDefault="00C83186" w:rsidP="003B0C1E">
            <w:pPr>
              <w:pStyle w:val="Textotabela"/>
            </w:pPr>
          </w:p>
        </w:tc>
        <w:tc>
          <w:tcPr>
            <w:tcW w:w="865" w:type="dxa"/>
            <w:noWrap/>
            <w:hideMark/>
          </w:tcPr>
          <w:p w14:paraId="385C1E0C" w14:textId="77777777" w:rsidR="00C83186" w:rsidRPr="00A164B9" w:rsidRDefault="00C83186" w:rsidP="003B0C1E">
            <w:pPr>
              <w:pStyle w:val="Textotabela"/>
            </w:pPr>
          </w:p>
        </w:tc>
        <w:tc>
          <w:tcPr>
            <w:tcW w:w="1152" w:type="dxa"/>
            <w:noWrap/>
            <w:hideMark/>
          </w:tcPr>
          <w:p w14:paraId="40F989CD" w14:textId="77777777" w:rsidR="00C83186" w:rsidRPr="00A164B9" w:rsidRDefault="00C83186" w:rsidP="003B0C1E">
            <w:pPr>
              <w:pStyle w:val="Textotabela"/>
            </w:pPr>
          </w:p>
        </w:tc>
        <w:tc>
          <w:tcPr>
            <w:tcW w:w="900" w:type="dxa"/>
            <w:noWrap/>
            <w:hideMark/>
          </w:tcPr>
          <w:p w14:paraId="40285657" w14:textId="77777777" w:rsidR="00C83186" w:rsidRPr="00A164B9" w:rsidRDefault="00C83186" w:rsidP="003B0C1E">
            <w:pPr>
              <w:pStyle w:val="Textotabela"/>
            </w:pPr>
          </w:p>
        </w:tc>
        <w:tc>
          <w:tcPr>
            <w:tcW w:w="974" w:type="dxa"/>
            <w:noWrap/>
            <w:hideMark/>
          </w:tcPr>
          <w:p w14:paraId="66850B6A" w14:textId="77777777" w:rsidR="00C83186" w:rsidRPr="00A164B9" w:rsidRDefault="00C83186" w:rsidP="003B0C1E">
            <w:pPr>
              <w:pStyle w:val="Textotabela"/>
            </w:pPr>
            <w:r w:rsidRPr="00A164B9">
              <w:t>0.4864</w:t>
            </w:r>
          </w:p>
        </w:tc>
      </w:tr>
      <w:tr w:rsidR="00C83186" w:rsidRPr="00A164B9" w14:paraId="651B43B1" w14:textId="77777777" w:rsidTr="003D287F">
        <w:trPr>
          <w:trHeight w:val="355"/>
        </w:trPr>
        <w:tc>
          <w:tcPr>
            <w:tcW w:w="257" w:type="dxa"/>
            <w:noWrap/>
            <w:hideMark/>
          </w:tcPr>
          <w:p w14:paraId="273D5D87" w14:textId="77777777" w:rsidR="00C83186" w:rsidRPr="00A164B9" w:rsidRDefault="00C83186" w:rsidP="003B0C1E">
            <w:pPr>
              <w:pStyle w:val="Textotabela"/>
            </w:pPr>
          </w:p>
        </w:tc>
        <w:tc>
          <w:tcPr>
            <w:tcW w:w="3036" w:type="dxa"/>
            <w:noWrap/>
            <w:hideMark/>
          </w:tcPr>
          <w:p w14:paraId="7839D736" w14:textId="77777777" w:rsidR="00C83186" w:rsidRPr="00A164B9" w:rsidRDefault="00C83186" w:rsidP="003B0C1E">
            <w:pPr>
              <w:pStyle w:val="Textotabela"/>
            </w:pPr>
            <w:r w:rsidRPr="00A164B9">
              <w:t>Asiático</w:t>
            </w:r>
          </w:p>
        </w:tc>
        <w:tc>
          <w:tcPr>
            <w:tcW w:w="724" w:type="dxa"/>
            <w:noWrap/>
            <w:hideMark/>
          </w:tcPr>
          <w:p w14:paraId="5E022448" w14:textId="77777777" w:rsidR="00C83186" w:rsidRPr="00A164B9" w:rsidRDefault="00C83186" w:rsidP="003B0C1E">
            <w:pPr>
              <w:pStyle w:val="Textotabela"/>
            </w:pPr>
            <w:r w:rsidRPr="00A164B9">
              <w:t>1</w:t>
            </w:r>
          </w:p>
        </w:tc>
        <w:tc>
          <w:tcPr>
            <w:tcW w:w="1292" w:type="dxa"/>
            <w:noWrap/>
            <w:hideMark/>
          </w:tcPr>
          <w:p w14:paraId="1336CD21" w14:textId="77777777" w:rsidR="00C83186" w:rsidRPr="00A164B9" w:rsidRDefault="00C83186" w:rsidP="003B0C1E">
            <w:pPr>
              <w:pStyle w:val="Textotabela"/>
            </w:pPr>
            <w:r w:rsidRPr="00A164B9">
              <w:t>2.7</w:t>
            </w:r>
          </w:p>
        </w:tc>
        <w:tc>
          <w:tcPr>
            <w:tcW w:w="865" w:type="dxa"/>
            <w:noWrap/>
            <w:hideMark/>
          </w:tcPr>
          <w:p w14:paraId="38681ED7" w14:textId="77777777" w:rsidR="00C83186" w:rsidRPr="00A164B9" w:rsidRDefault="00C83186" w:rsidP="003B0C1E">
            <w:pPr>
              <w:pStyle w:val="Textotabela"/>
            </w:pPr>
            <w:r w:rsidRPr="00A164B9">
              <w:t>0</w:t>
            </w:r>
          </w:p>
        </w:tc>
        <w:tc>
          <w:tcPr>
            <w:tcW w:w="1152" w:type="dxa"/>
            <w:noWrap/>
            <w:hideMark/>
          </w:tcPr>
          <w:p w14:paraId="0D73EC42" w14:textId="77777777" w:rsidR="00C83186" w:rsidRPr="00A164B9" w:rsidRDefault="00C83186" w:rsidP="003B0C1E">
            <w:pPr>
              <w:pStyle w:val="Textotabela"/>
            </w:pPr>
            <w:r w:rsidRPr="00A164B9">
              <w:t>0</w:t>
            </w:r>
          </w:p>
        </w:tc>
        <w:tc>
          <w:tcPr>
            <w:tcW w:w="900" w:type="dxa"/>
            <w:noWrap/>
            <w:hideMark/>
          </w:tcPr>
          <w:p w14:paraId="333B64C3" w14:textId="77777777" w:rsidR="00C83186" w:rsidRPr="00A164B9" w:rsidRDefault="00C83186" w:rsidP="003B0C1E">
            <w:pPr>
              <w:pStyle w:val="Textotabela"/>
            </w:pPr>
          </w:p>
        </w:tc>
        <w:tc>
          <w:tcPr>
            <w:tcW w:w="974" w:type="dxa"/>
            <w:noWrap/>
            <w:hideMark/>
          </w:tcPr>
          <w:p w14:paraId="08955CF1" w14:textId="77777777" w:rsidR="00C83186" w:rsidRPr="00A164B9" w:rsidRDefault="00C83186" w:rsidP="003B0C1E">
            <w:pPr>
              <w:pStyle w:val="Textotabela"/>
            </w:pPr>
          </w:p>
        </w:tc>
      </w:tr>
      <w:tr w:rsidR="00C83186" w:rsidRPr="00A164B9" w14:paraId="239E5F68" w14:textId="77777777" w:rsidTr="003D287F">
        <w:trPr>
          <w:trHeight w:val="355"/>
        </w:trPr>
        <w:tc>
          <w:tcPr>
            <w:tcW w:w="257" w:type="dxa"/>
            <w:noWrap/>
            <w:hideMark/>
          </w:tcPr>
          <w:p w14:paraId="6200DBB4" w14:textId="77777777" w:rsidR="00C83186" w:rsidRPr="00A164B9" w:rsidRDefault="00C83186" w:rsidP="003B0C1E">
            <w:pPr>
              <w:pStyle w:val="Textotabela"/>
            </w:pPr>
          </w:p>
        </w:tc>
        <w:tc>
          <w:tcPr>
            <w:tcW w:w="3036" w:type="dxa"/>
            <w:noWrap/>
            <w:hideMark/>
          </w:tcPr>
          <w:p w14:paraId="55F972A3" w14:textId="77777777" w:rsidR="00C83186" w:rsidRPr="00A164B9" w:rsidRDefault="00C83186" w:rsidP="003B0C1E">
            <w:pPr>
              <w:pStyle w:val="Textotabela"/>
            </w:pPr>
            <w:r w:rsidRPr="00A164B9">
              <w:t>Branco</w:t>
            </w:r>
          </w:p>
        </w:tc>
        <w:tc>
          <w:tcPr>
            <w:tcW w:w="724" w:type="dxa"/>
            <w:noWrap/>
            <w:hideMark/>
          </w:tcPr>
          <w:p w14:paraId="5DAFC6C8" w14:textId="77777777" w:rsidR="00C83186" w:rsidRPr="00A164B9" w:rsidRDefault="00C83186" w:rsidP="003B0C1E">
            <w:pPr>
              <w:pStyle w:val="Textotabela"/>
            </w:pPr>
            <w:r w:rsidRPr="00A164B9">
              <w:t>27</w:t>
            </w:r>
          </w:p>
        </w:tc>
        <w:tc>
          <w:tcPr>
            <w:tcW w:w="1292" w:type="dxa"/>
            <w:noWrap/>
            <w:hideMark/>
          </w:tcPr>
          <w:p w14:paraId="3B69D241" w14:textId="77777777" w:rsidR="00C83186" w:rsidRPr="00A164B9" w:rsidRDefault="00C83186" w:rsidP="003B0C1E">
            <w:pPr>
              <w:pStyle w:val="Textotabela"/>
            </w:pPr>
            <w:r w:rsidRPr="00A164B9">
              <w:t>73.0</w:t>
            </w:r>
          </w:p>
        </w:tc>
        <w:tc>
          <w:tcPr>
            <w:tcW w:w="865" w:type="dxa"/>
            <w:noWrap/>
            <w:hideMark/>
          </w:tcPr>
          <w:p w14:paraId="65B3DB28" w14:textId="77777777" w:rsidR="00C83186" w:rsidRPr="00A164B9" w:rsidRDefault="00C83186" w:rsidP="003B0C1E">
            <w:pPr>
              <w:pStyle w:val="Textotabela"/>
            </w:pPr>
            <w:r w:rsidRPr="00A164B9">
              <w:t>31</w:t>
            </w:r>
          </w:p>
        </w:tc>
        <w:tc>
          <w:tcPr>
            <w:tcW w:w="1152" w:type="dxa"/>
            <w:noWrap/>
            <w:hideMark/>
          </w:tcPr>
          <w:p w14:paraId="3FEB7BAD" w14:textId="77777777" w:rsidR="00C83186" w:rsidRPr="00A164B9" w:rsidRDefault="00C83186" w:rsidP="003B0C1E">
            <w:pPr>
              <w:pStyle w:val="Textotabela"/>
            </w:pPr>
            <w:r w:rsidRPr="00A164B9">
              <w:t>81.6</w:t>
            </w:r>
          </w:p>
        </w:tc>
        <w:tc>
          <w:tcPr>
            <w:tcW w:w="900" w:type="dxa"/>
            <w:noWrap/>
            <w:hideMark/>
          </w:tcPr>
          <w:p w14:paraId="47F47623" w14:textId="77777777" w:rsidR="00C83186" w:rsidRPr="00A164B9" w:rsidRDefault="00C83186" w:rsidP="003B0C1E">
            <w:pPr>
              <w:pStyle w:val="Textotabela"/>
            </w:pPr>
          </w:p>
        </w:tc>
        <w:tc>
          <w:tcPr>
            <w:tcW w:w="974" w:type="dxa"/>
            <w:noWrap/>
            <w:hideMark/>
          </w:tcPr>
          <w:p w14:paraId="0864F1D6" w14:textId="77777777" w:rsidR="00C83186" w:rsidRPr="00A164B9" w:rsidRDefault="00C83186" w:rsidP="003B0C1E">
            <w:pPr>
              <w:pStyle w:val="Textotabela"/>
            </w:pPr>
          </w:p>
        </w:tc>
      </w:tr>
      <w:tr w:rsidR="00C83186" w:rsidRPr="00A164B9" w14:paraId="5308B795" w14:textId="77777777" w:rsidTr="003D287F">
        <w:trPr>
          <w:trHeight w:val="355"/>
        </w:trPr>
        <w:tc>
          <w:tcPr>
            <w:tcW w:w="257" w:type="dxa"/>
            <w:noWrap/>
            <w:hideMark/>
          </w:tcPr>
          <w:p w14:paraId="0DBEE942" w14:textId="77777777" w:rsidR="00C83186" w:rsidRPr="00A164B9" w:rsidRDefault="00C83186" w:rsidP="003B0C1E">
            <w:pPr>
              <w:pStyle w:val="Textotabela"/>
            </w:pPr>
          </w:p>
        </w:tc>
        <w:tc>
          <w:tcPr>
            <w:tcW w:w="3036" w:type="dxa"/>
            <w:noWrap/>
            <w:hideMark/>
          </w:tcPr>
          <w:p w14:paraId="70073F99" w14:textId="77777777" w:rsidR="00C83186" w:rsidRPr="00A164B9" w:rsidRDefault="00C83186" w:rsidP="003B0C1E">
            <w:pPr>
              <w:pStyle w:val="Textotabela"/>
            </w:pPr>
            <w:r w:rsidRPr="00A164B9">
              <w:t>Negro</w:t>
            </w:r>
          </w:p>
        </w:tc>
        <w:tc>
          <w:tcPr>
            <w:tcW w:w="724" w:type="dxa"/>
            <w:noWrap/>
            <w:hideMark/>
          </w:tcPr>
          <w:p w14:paraId="611FBA61" w14:textId="77777777" w:rsidR="00C83186" w:rsidRPr="00A164B9" w:rsidRDefault="00C83186" w:rsidP="003B0C1E">
            <w:pPr>
              <w:pStyle w:val="Textotabela"/>
            </w:pPr>
            <w:r w:rsidRPr="00A164B9">
              <w:t>9</w:t>
            </w:r>
          </w:p>
        </w:tc>
        <w:tc>
          <w:tcPr>
            <w:tcW w:w="1292" w:type="dxa"/>
            <w:noWrap/>
            <w:hideMark/>
          </w:tcPr>
          <w:p w14:paraId="193E075D" w14:textId="77777777" w:rsidR="00C83186" w:rsidRPr="00A164B9" w:rsidRDefault="00C83186" w:rsidP="003B0C1E">
            <w:pPr>
              <w:pStyle w:val="Textotabela"/>
            </w:pPr>
            <w:r w:rsidRPr="00A164B9">
              <w:t>24.3</w:t>
            </w:r>
          </w:p>
        </w:tc>
        <w:tc>
          <w:tcPr>
            <w:tcW w:w="865" w:type="dxa"/>
            <w:noWrap/>
            <w:hideMark/>
          </w:tcPr>
          <w:p w14:paraId="7BAD3261" w14:textId="77777777" w:rsidR="00C83186" w:rsidRPr="00A164B9" w:rsidRDefault="00C83186" w:rsidP="003B0C1E">
            <w:pPr>
              <w:pStyle w:val="Textotabela"/>
            </w:pPr>
            <w:r w:rsidRPr="00A164B9">
              <w:t>7</w:t>
            </w:r>
          </w:p>
        </w:tc>
        <w:tc>
          <w:tcPr>
            <w:tcW w:w="1152" w:type="dxa"/>
            <w:noWrap/>
            <w:hideMark/>
          </w:tcPr>
          <w:p w14:paraId="3E72AAE6" w14:textId="77777777" w:rsidR="00C83186" w:rsidRPr="00A164B9" w:rsidRDefault="00C83186" w:rsidP="003B0C1E">
            <w:pPr>
              <w:pStyle w:val="Textotabela"/>
            </w:pPr>
            <w:r w:rsidRPr="00A164B9">
              <w:t>18.4</w:t>
            </w:r>
          </w:p>
        </w:tc>
        <w:tc>
          <w:tcPr>
            <w:tcW w:w="900" w:type="dxa"/>
            <w:noWrap/>
            <w:hideMark/>
          </w:tcPr>
          <w:p w14:paraId="5013168A" w14:textId="77777777" w:rsidR="00C83186" w:rsidRPr="00A164B9" w:rsidRDefault="00C83186" w:rsidP="003B0C1E">
            <w:pPr>
              <w:pStyle w:val="Textotabela"/>
            </w:pPr>
          </w:p>
        </w:tc>
        <w:tc>
          <w:tcPr>
            <w:tcW w:w="974" w:type="dxa"/>
            <w:noWrap/>
            <w:hideMark/>
          </w:tcPr>
          <w:p w14:paraId="075495EF" w14:textId="77777777" w:rsidR="00C83186" w:rsidRPr="00A164B9" w:rsidRDefault="00C83186" w:rsidP="003B0C1E">
            <w:pPr>
              <w:pStyle w:val="Textotabela"/>
            </w:pPr>
          </w:p>
        </w:tc>
      </w:tr>
      <w:tr w:rsidR="00C83186" w:rsidRPr="00A164B9" w14:paraId="75469863" w14:textId="77777777" w:rsidTr="003D287F">
        <w:trPr>
          <w:trHeight w:val="355"/>
        </w:trPr>
        <w:tc>
          <w:tcPr>
            <w:tcW w:w="3293" w:type="dxa"/>
            <w:gridSpan w:val="2"/>
            <w:noWrap/>
            <w:hideMark/>
          </w:tcPr>
          <w:p w14:paraId="1077AD18" w14:textId="77777777" w:rsidR="00C83186" w:rsidRPr="00A164B9" w:rsidRDefault="00C83186" w:rsidP="003B0C1E">
            <w:pPr>
              <w:pStyle w:val="Textotabela"/>
            </w:pPr>
            <w:r w:rsidRPr="00A164B9">
              <w:t>Estado civil</w:t>
            </w:r>
          </w:p>
        </w:tc>
        <w:tc>
          <w:tcPr>
            <w:tcW w:w="724" w:type="dxa"/>
            <w:noWrap/>
            <w:hideMark/>
          </w:tcPr>
          <w:p w14:paraId="5A381CA7" w14:textId="77777777" w:rsidR="00C83186" w:rsidRPr="00A164B9" w:rsidRDefault="00C83186" w:rsidP="003B0C1E">
            <w:pPr>
              <w:pStyle w:val="Textotabela"/>
            </w:pPr>
          </w:p>
        </w:tc>
        <w:tc>
          <w:tcPr>
            <w:tcW w:w="1292" w:type="dxa"/>
            <w:noWrap/>
            <w:hideMark/>
          </w:tcPr>
          <w:p w14:paraId="35B00F94" w14:textId="77777777" w:rsidR="00C83186" w:rsidRPr="00A164B9" w:rsidRDefault="00C83186" w:rsidP="003B0C1E">
            <w:pPr>
              <w:pStyle w:val="Textotabela"/>
            </w:pPr>
          </w:p>
        </w:tc>
        <w:tc>
          <w:tcPr>
            <w:tcW w:w="865" w:type="dxa"/>
            <w:noWrap/>
            <w:hideMark/>
          </w:tcPr>
          <w:p w14:paraId="3E528399" w14:textId="77777777" w:rsidR="00C83186" w:rsidRPr="00A164B9" w:rsidRDefault="00C83186" w:rsidP="003B0C1E">
            <w:pPr>
              <w:pStyle w:val="Textotabela"/>
            </w:pPr>
          </w:p>
        </w:tc>
        <w:tc>
          <w:tcPr>
            <w:tcW w:w="1152" w:type="dxa"/>
            <w:noWrap/>
            <w:hideMark/>
          </w:tcPr>
          <w:p w14:paraId="7E8F4E75" w14:textId="77777777" w:rsidR="00C83186" w:rsidRPr="00A164B9" w:rsidRDefault="00C83186" w:rsidP="003B0C1E">
            <w:pPr>
              <w:pStyle w:val="Textotabela"/>
            </w:pPr>
          </w:p>
        </w:tc>
        <w:tc>
          <w:tcPr>
            <w:tcW w:w="900" w:type="dxa"/>
            <w:noWrap/>
            <w:hideMark/>
          </w:tcPr>
          <w:p w14:paraId="5AC1E274" w14:textId="77777777" w:rsidR="00C83186" w:rsidRPr="00A164B9" w:rsidRDefault="00C83186" w:rsidP="003B0C1E">
            <w:pPr>
              <w:pStyle w:val="Textotabela"/>
            </w:pPr>
          </w:p>
        </w:tc>
        <w:tc>
          <w:tcPr>
            <w:tcW w:w="974" w:type="dxa"/>
            <w:noWrap/>
            <w:hideMark/>
          </w:tcPr>
          <w:p w14:paraId="5B195108" w14:textId="77777777" w:rsidR="00C83186" w:rsidRPr="00A164B9" w:rsidRDefault="00C83186" w:rsidP="003B0C1E">
            <w:pPr>
              <w:pStyle w:val="Textotabela"/>
            </w:pPr>
            <w:r w:rsidRPr="00A164B9">
              <w:t>0.1227</w:t>
            </w:r>
          </w:p>
        </w:tc>
      </w:tr>
      <w:tr w:rsidR="00C83186" w:rsidRPr="00A164B9" w14:paraId="707F95C4" w14:textId="77777777" w:rsidTr="003D287F">
        <w:trPr>
          <w:trHeight w:val="355"/>
        </w:trPr>
        <w:tc>
          <w:tcPr>
            <w:tcW w:w="257" w:type="dxa"/>
            <w:noWrap/>
            <w:hideMark/>
          </w:tcPr>
          <w:p w14:paraId="3051112A" w14:textId="77777777" w:rsidR="00C83186" w:rsidRPr="00A164B9" w:rsidRDefault="00C83186" w:rsidP="003B0C1E">
            <w:pPr>
              <w:pStyle w:val="Textotabela"/>
            </w:pPr>
          </w:p>
        </w:tc>
        <w:tc>
          <w:tcPr>
            <w:tcW w:w="3036" w:type="dxa"/>
            <w:noWrap/>
            <w:hideMark/>
          </w:tcPr>
          <w:p w14:paraId="310C5432" w14:textId="77777777" w:rsidR="00C83186" w:rsidRPr="00A164B9" w:rsidRDefault="00C83186" w:rsidP="003B0C1E">
            <w:pPr>
              <w:pStyle w:val="Textotabela"/>
            </w:pPr>
            <w:r w:rsidRPr="00A164B9">
              <w:t>Amasiado</w:t>
            </w:r>
          </w:p>
        </w:tc>
        <w:tc>
          <w:tcPr>
            <w:tcW w:w="724" w:type="dxa"/>
            <w:noWrap/>
            <w:hideMark/>
          </w:tcPr>
          <w:p w14:paraId="4106D722" w14:textId="77777777" w:rsidR="00C83186" w:rsidRPr="00A164B9" w:rsidRDefault="00C83186" w:rsidP="003B0C1E">
            <w:pPr>
              <w:pStyle w:val="Textotabela"/>
            </w:pPr>
            <w:r w:rsidRPr="00A164B9">
              <w:t>7</w:t>
            </w:r>
          </w:p>
        </w:tc>
        <w:tc>
          <w:tcPr>
            <w:tcW w:w="1292" w:type="dxa"/>
            <w:noWrap/>
            <w:hideMark/>
          </w:tcPr>
          <w:p w14:paraId="3E780C71" w14:textId="77777777" w:rsidR="00C83186" w:rsidRPr="00A164B9" w:rsidRDefault="00C83186" w:rsidP="003B0C1E">
            <w:pPr>
              <w:pStyle w:val="Textotabela"/>
            </w:pPr>
            <w:r w:rsidRPr="00A164B9">
              <w:t>18.9</w:t>
            </w:r>
          </w:p>
        </w:tc>
        <w:tc>
          <w:tcPr>
            <w:tcW w:w="865" w:type="dxa"/>
            <w:noWrap/>
            <w:hideMark/>
          </w:tcPr>
          <w:p w14:paraId="1E8223C5" w14:textId="77777777" w:rsidR="00C83186" w:rsidRPr="00A164B9" w:rsidRDefault="00C83186" w:rsidP="003B0C1E">
            <w:pPr>
              <w:pStyle w:val="Textotabela"/>
            </w:pPr>
            <w:r w:rsidRPr="00A164B9">
              <w:t>2</w:t>
            </w:r>
          </w:p>
        </w:tc>
        <w:tc>
          <w:tcPr>
            <w:tcW w:w="1152" w:type="dxa"/>
            <w:noWrap/>
            <w:hideMark/>
          </w:tcPr>
          <w:p w14:paraId="01A2F272" w14:textId="77777777" w:rsidR="00C83186" w:rsidRPr="00A164B9" w:rsidRDefault="00C83186" w:rsidP="003B0C1E">
            <w:pPr>
              <w:pStyle w:val="Textotabela"/>
            </w:pPr>
            <w:r w:rsidRPr="00A164B9">
              <w:t>5.3</w:t>
            </w:r>
          </w:p>
        </w:tc>
        <w:tc>
          <w:tcPr>
            <w:tcW w:w="900" w:type="dxa"/>
            <w:noWrap/>
            <w:hideMark/>
          </w:tcPr>
          <w:p w14:paraId="633BA387" w14:textId="77777777" w:rsidR="00C83186" w:rsidRPr="00A164B9" w:rsidRDefault="00C83186" w:rsidP="003B0C1E">
            <w:pPr>
              <w:pStyle w:val="Textotabela"/>
            </w:pPr>
          </w:p>
        </w:tc>
        <w:tc>
          <w:tcPr>
            <w:tcW w:w="974" w:type="dxa"/>
            <w:noWrap/>
            <w:hideMark/>
          </w:tcPr>
          <w:p w14:paraId="01FD6104" w14:textId="77777777" w:rsidR="00C83186" w:rsidRPr="00A164B9" w:rsidRDefault="00C83186" w:rsidP="003B0C1E">
            <w:pPr>
              <w:pStyle w:val="Textotabela"/>
            </w:pPr>
          </w:p>
        </w:tc>
      </w:tr>
      <w:tr w:rsidR="00C83186" w:rsidRPr="00A164B9" w14:paraId="7CB22D3B" w14:textId="77777777" w:rsidTr="003D287F">
        <w:trPr>
          <w:trHeight w:val="355"/>
        </w:trPr>
        <w:tc>
          <w:tcPr>
            <w:tcW w:w="257" w:type="dxa"/>
            <w:noWrap/>
            <w:hideMark/>
          </w:tcPr>
          <w:p w14:paraId="69A16CB3" w14:textId="77777777" w:rsidR="00C83186" w:rsidRPr="00A164B9" w:rsidRDefault="00C83186" w:rsidP="003B0C1E">
            <w:pPr>
              <w:pStyle w:val="Textotabela"/>
            </w:pPr>
          </w:p>
        </w:tc>
        <w:tc>
          <w:tcPr>
            <w:tcW w:w="3036" w:type="dxa"/>
            <w:noWrap/>
            <w:hideMark/>
          </w:tcPr>
          <w:p w14:paraId="70D40064" w14:textId="77777777" w:rsidR="00C83186" w:rsidRPr="00A164B9" w:rsidRDefault="00C83186" w:rsidP="003B0C1E">
            <w:pPr>
              <w:pStyle w:val="Textotabela"/>
            </w:pPr>
            <w:r w:rsidRPr="00A164B9">
              <w:t>Casado</w:t>
            </w:r>
          </w:p>
        </w:tc>
        <w:tc>
          <w:tcPr>
            <w:tcW w:w="724" w:type="dxa"/>
            <w:noWrap/>
            <w:hideMark/>
          </w:tcPr>
          <w:p w14:paraId="101FF5B7" w14:textId="77777777" w:rsidR="00C83186" w:rsidRPr="00A164B9" w:rsidRDefault="00C83186" w:rsidP="003B0C1E">
            <w:pPr>
              <w:pStyle w:val="Textotabela"/>
            </w:pPr>
            <w:r w:rsidRPr="00A164B9">
              <w:t>22</w:t>
            </w:r>
          </w:p>
        </w:tc>
        <w:tc>
          <w:tcPr>
            <w:tcW w:w="1292" w:type="dxa"/>
            <w:noWrap/>
            <w:hideMark/>
          </w:tcPr>
          <w:p w14:paraId="35222AD9" w14:textId="77777777" w:rsidR="00C83186" w:rsidRPr="00A164B9" w:rsidRDefault="00C83186" w:rsidP="003B0C1E">
            <w:pPr>
              <w:pStyle w:val="Textotabela"/>
            </w:pPr>
            <w:r w:rsidRPr="00A164B9">
              <w:t>59.5</w:t>
            </w:r>
          </w:p>
        </w:tc>
        <w:tc>
          <w:tcPr>
            <w:tcW w:w="865" w:type="dxa"/>
            <w:noWrap/>
            <w:hideMark/>
          </w:tcPr>
          <w:p w14:paraId="7AD2979A" w14:textId="77777777" w:rsidR="00C83186" w:rsidRPr="00A164B9" w:rsidRDefault="00C83186" w:rsidP="003B0C1E">
            <w:pPr>
              <w:pStyle w:val="Textotabela"/>
            </w:pPr>
            <w:r w:rsidRPr="00A164B9">
              <w:t>27</w:t>
            </w:r>
          </w:p>
        </w:tc>
        <w:tc>
          <w:tcPr>
            <w:tcW w:w="1152" w:type="dxa"/>
            <w:noWrap/>
            <w:hideMark/>
          </w:tcPr>
          <w:p w14:paraId="7C0EE7CD" w14:textId="77777777" w:rsidR="00C83186" w:rsidRPr="00A164B9" w:rsidRDefault="00C83186" w:rsidP="003B0C1E">
            <w:pPr>
              <w:pStyle w:val="Textotabela"/>
            </w:pPr>
            <w:r w:rsidRPr="00A164B9">
              <w:t>71.1</w:t>
            </w:r>
          </w:p>
        </w:tc>
        <w:tc>
          <w:tcPr>
            <w:tcW w:w="900" w:type="dxa"/>
            <w:noWrap/>
            <w:hideMark/>
          </w:tcPr>
          <w:p w14:paraId="62DFA339" w14:textId="77777777" w:rsidR="00C83186" w:rsidRPr="00A164B9" w:rsidRDefault="00C83186" w:rsidP="003B0C1E">
            <w:pPr>
              <w:pStyle w:val="Textotabela"/>
            </w:pPr>
          </w:p>
        </w:tc>
        <w:tc>
          <w:tcPr>
            <w:tcW w:w="974" w:type="dxa"/>
            <w:noWrap/>
            <w:hideMark/>
          </w:tcPr>
          <w:p w14:paraId="3885B65F" w14:textId="77777777" w:rsidR="00C83186" w:rsidRPr="00A164B9" w:rsidRDefault="00C83186" w:rsidP="003B0C1E">
            <w:pPr>
              <w:pStyle w:val="Textotabela"/>
            </w:pPr>
          </w:p>
        </w:tc>
      </w:tr>
      <w:tr w:rsidR="00C83186" w:rsidRPr="00A164B9" w14:paraId="6A142061" w14:textId="77777777" w:rsidTr="003D287F">
        <w:trPr>
          <w:trHeight w:val="355"/>
        </w:trPr>
        <w:tc>
          <w:tcPr>
            <w:tcW w:w="257" w:type="dxa"/>
            <w:noWrap/>
            <w:hideMark/>
          </w:tcPr>
          <w:p w14:paraId="5A7E1EA7" w14:textId="77777777" w:rsidR="00C83186" w:rsidRPr="00A164B9" w:rsidRDefault="00C83186" w:rsidP="003B0C1E">
            <w:pPr>
              <w:pStyle w:val="Textotabela"/>
            </w:pPr>
          </w:p>
        </w:tc>
        <w:tc>
          <w:tcPr>
            <w:tcW w:w="3036" w:type="dxa"/>
            <w:noWrap/>
            <w:hideMark/>
          </w:tcPr>
          <w:p w14:paraId="336ACE00" w14:textId="77777777" w:rsidR="00C83186" w:rsidRPr="00A164B9" w:rsidRDefault="00C83186" w:rsidP="003B0C1E">
            <w:pPr>
              <w:pStyle w:val="Textotabela"/>
            </w:pPr>
            <w:r w:rsidRPr="00A164B9">
              <w:t>divorciado</w:t>
            </w:r>
          </w:p>
        </w:tc>
        <w:tc>
          <w:tcPr>
            <w:tcW w:w="724" w:type="dxa"/>
            <w:noWrap/>
            <w:hideMark/>
          </w:tcPr>
          <w:p w14:paraId="236DADF8" w14:textId="77777777" w:rsidR="00C83186" w:rsidRPr="00A164B9" w:rsidRDefault="00C83186" w:rsidP="003B0C1E">
            <w:pPr>
              <w:pStyle w:val="Textotabela"/>
            </w:pPr>
            <w:r w:rsidRPr="00A164B9">
              <w:t>1</w:t>
            </w:r>
          </w:p>
        </w:tc>
        <w:tc>
          <w:tcPr>
            <w:tcW w:w="1292" w:type="dxa"/>
            <w:noWrap/>
            <w:hideMark/>
          </w:tcPr>
          <w:p w14:paraId="41B7C003" w14:textId="77777777" w:rsidR="00C83186" w:rsidRPr="00A164B9" w:rsidRDefault="00C83186" w:rsidP="003B0C1E">
            <w:pPr>
              <w:pStyle w:val="Textotabela"/>
            </w:pPr>
            <w:r w:rsidRPr="00A164B9">
              <w:t>2.7</w:t>
            </w:r>
          </w:p>
        </w:tc>
        <w:tc>
          <w:tcPr>
            <w:tcW w:w="865" w:type="dxa"/>
            <w:noWrap/>
            <w:hideMark/>
          </w:tcPr>
          <w:p w14:paraId="414E006B" w14:textId="77777777" w:rsidR="00C83186" w:rsidRPr="00A164B9" w:rsidRDefault="00C83186" w:rsidP="003B0C1E">
            <w:pPr>
              <w:pStyle w:val="Textotabela"/>
            </w:pPr>
            <w:r w:rsidRPr="00A164B9">
              <w:t>5</w:t>
            </w:r>
          </w:p>
        </w:tc>
        <w:tc>
          <w:tcPr>
            <w:tcW w:w="1152" w:type="dxa"/>
            <w:noWrap/>
            <w:hideMark/>
          </w:tcPr>
          <w:p w14:paraId="6872CDBA" w14:textId="77777777" w:rsidR="00C83186" w:rsidRPr="00A164B9" w:rsidRDefault="00C83186" w:rsidP="003B0C1E">
            <w:pPr>
              <w:pStyle w:val="Textotabela"/>
            </w:pPr>
            <w:r w:rsidRPr="00A164B9">
              <w:t>13.2</w:t>
            </w:r>
          </w:p>
        </w:tc>
        <w:tc>
          <w:tcPr>
            <w:tcW w:w="900" w:type="dxa"/>
            <w:noWrap/>
            <w:hideMark/>
          </w:tcPr>
          <w:p w14:paraId="174B5601" w14:textId="77777777" w:rsidR="00C83186" w:rsidRPr="00A164B9" w:rsidRDefault="00C83186" w:rsidP="003B0C1E">
            <w:pPr>
              <w:pStyle w:val="Textotabela"/>
            </w:pPr>
          </w:p>
        </w:tc>
        <w:tc>
          <w:tcPr>
            <w:tcW w:w="974" w:type="dxa"/>
            <w:noWrap/>
            <w:hideMark/>
          </w:tcPr>
          <w:p w14:paraId="402F1A63" w14:textId="77777777" w:rsidR="00C83186" w:rsidRPr="00A164B9" w:rsidRDefault="00C83186" w:rsidP="003B0C1E">
            <w:pPr>
              <w:pStyle w:val="Textotabela"/>
            </w:pPr>
          </w:p>
        </w:tc>
      </w:tr>
      <w:tr w:rsidR="00C83186" w:rsidRPr="00A164B9" w14:paraId="7111D919" w14:textId="77777777" w:rsidTr="003D287F">
        <w:trPr>
          <w:trHeight w:val="355"/>
        </w:trPr>
        <w:tc>
          <w:tcPr>
            <w:tcW w:w="257" w:type="dxa"/>
            <w:noWrap/>
            <w:hideMark/>
          </w:tcPr>
          <w:p w14:paraId="212B0FF8" w14:textId="77777777" w:rsidR="00C83186" w:rsidRPr="00A164B9" w:rsidRDefault="00C83186" w:rsidP="003B0C1E">
            <w:pPr>
              <w:pStyle w:val="Textotabela"/>
            </w:pPr>
          </w:p>
        </w:tc>
        <w:tc>
          <w:tcPr>
            <w:tcW w:w="3036" w:type="dxa"/>
            <w:noWrap/>
            <w:hideMark/>
          </w:tcPr>
          <w:p w14:paraId="0C1051B2" w14:textId="77777777" w:rsidR="00C83186" w:rsidRPr="00A164B9" w:rsidRDefault="00C83186" w:rsidP="003B0C1E">
            <w:pPr>
              <w:pStyle w:val="Textotabela"/>
            </w:pPr>
            <w:r w:rsidRPr="00A164B9">
              <w:t>Separado</w:t>
            </w:r>
          </w:p>
        </w:tc>
        <w:tc>
          <w:tcPr>
            <w:tcW w:w="724" w:type="dxa"/>
            <w:noWrap/>
            <w:hideMark/>
          </w:tcPr>
          <w:p w14:paraId="691AE0C5" w14:textId="77777777" w:rsidR="00C83186" w:rsidRPr="00A164B9" w:rsidRDefault="00C83186" w:rsidP="003B0C1E">
            <w:pPr>
              <w:pStyle w:val="Textotabela"/>
            </w:pPr>
            <w:r w:rsidRPr="00A164B9">
              <w:t>1</w:t>
            </w:r>
          </w:p>
        </w:tc>
        <w:tc>
          <w:tcPr>
            <w:tcW w:w="1292" w:type="dxa"/>
            <w:noWrap/>
            <w:hideMark/>
          </w:tcPr>
          <w:p w14:paraId="472DCDDE" w14:textId="77777777" w:rsidR="00C83186" w:rsidRPr="00A164B9" w:rsidRDefault="00C83186" w:rsidP="003B0C1E">
            <w:pPr>
              <w:pStyle w:val="Textotabela"/>
            </w:pPr>
            <w:r w:rsidRPr="00A164B9">
              <w:t>2.7</w:t>
            </w:r>
          </w:p>
        </w:tc>
        <w:tc>
          <w:tcPr>
            <w:tcW w:w="865" w:type="dxa"/>
            <w:noWrap/>
            <w:hideMark/>
          </w:tcPr>
          <w:p w14:paraId="433F917E" w14:textId="77777777" w:rsidR="00C83186" w:rsidRPr="00A164B9" w:rsidRDefault="00C83186" w:rsidP="003B0C1E">
            <w:pPr>
              <w:pStyle w:val="Textotabela"/>
            </w:pPr>
            <w:r w:rsidRPr="00A164B9">
              <w:t>0</w:t>
            </w:r>
          </w:p>
        </w:tc>
        <w:tc>
          <w:tcPr>
            <w:tcW w:w="1152" w:type="dxa"/>
            <w:noWrap/>
            <w:hideMark/>
          </w:tcPr>
          <w:p w14:paraId="78BD726D" w14:textId="77777777" w:rsidR="00C83186" w:rsidRPr="00A164B9" w:rsidRDefault="00C83186" w:rsidP="003B0C1E">
            <w:pPr>
              <w:pStyle w:val="Textotabela"/>
            </w:pPr>
            <w:r w:rsidRPr="00A164B9">
              <w:t>0</w:t>
            </w:r>
          </w:p>
        </w:tc>
        <w:tc>
          <w:tcPr>
            <w:tcW w:w="900" w:type="dxa"/>
            <w:noWrap/>
            <w:hideMark/>
          </w:tcPr>
          <w:p w14:paraId="16DBAFC5" w14:textId="77777777" w:rsidR="00C83186" w:rsidRPr="00A164B9" w:rsidRDefault="00C83186" w:rsidP="003B0C1E">
            <w:pPr>
              <w:pStyle w:val="Textotabela"/>
            </w:pPr>
          </w:p>
        </w:tc>
        <w:tc>
          <w:tcPr>
            <w:tcW w:w="974" w:type="dxa"/>
            <w:noWrap/>
            <w:hideMark/>
          </w:tcPr>
          <w:p w14:paraId="04F2C8E6" w14:textId="77777777" w:rsidR="00C83186" w:rsidRPr="00A164B9" w:rsidRDefault="00C83186" w:rsidP="003B0C1E">
            <w:pPr>
              <w:pStyle w:val="Textotabela"/>
            </w:pPr>
          </w:p>
        </w:tc>
      </w:tr>
      <w:tr w:rsidR="00C83186" w:rsidRPr="00A164B9" w14:paraId="3C127F17" w14:textId="77777777" w:rsidTr="003D287F">
        <w:trPr>
          <w:trHeight w:val="355"/>
        </w:trPr>
        <w:tc>
          <w:tcPr>
            <w:tcW w:w="257" w:type="dxa"/>
            <w:noWrap/>
            <w:hideMark/>
          </w:tcPr>
          <w:p w14:paraId="54C2811A" w14:textId="77777777" w:rsidR="00C83186" w:rsidRPr="00A164B9" w:rsidRDefault="00C83186" w:rsidP="003B0C1E">
            <w:pPr>
              <w:pStyle w:val="Textotabela"/>
            </w:pPr>
          </w:p>
        </w:tc>
        <w:tc>
          <w:tcPr>
            <w:tcW w:w="3036" w:type="dxa"/>
            <w:noWrap/>
            <w:hideMark/>
          </w:tcPr>
          <w:p w14:paraId="44DFA760" w14:textId="77777777" w:rsidR="00C83186" w:rsidRPr="00A164B9" w:rsidRDefault="00C83186" w:rsidP="003B0C1E">
            <w:pPr>
              <w:pStyle w:val="Textotabela"/>
            </w:pPr>
            <w:r w:rsidRPr="00A164B9">
              <w:t>Solteiro</w:t>
            </w:r>
          </w:p>
        </w:tc>
        <w:tc>
          <w:tcPr>
            <w:tcW w:w="724" w:type="dxa"/>
            <w:noWrap/>
            <w:hideMark/>
          </w:tcPr>
          <w:p w14:paraId="5324DB0D" w14:textId="77777777" w:rsidR="00C83186" w:rsidRPr="00A164B9" w:rsidRDefault="00C83186" w:rsidP="003B0C1E">
            <w:pPr>
              <w:pStyle w:val="Textotabela"/>
            </w:pPr>
            <w:r w:rsidRPr="00A164B9">
              <w:t>5</w:t>
            </w:r>
          </w:p>
        </w:tc>
        <w:tc>
          <w:tcPr>
            <w:tcW w:w="1292" w:type="dxa"/>
            <w:noWrap/>
            <w:hideMark/>
          </w:tcPr>
          <w:p w14:paraId="47F45F02" w14:textId="77777777" w:rsidR="00C83186" w:rsidRPr="00A164B9" w:rsidRDefault="00C83186" w:rsidP="003B0C1E">
            <w:pPr>
              <w:pStyle w:val="Textotabela"/>
            </w:pPr>
            <w:r w:rsidRPr="00A164B9">
              <w:t>13.5</w:t>
            </w:r>
          </w:p>
        </w:tc>
        <w:tc>
          <w:tcPr>
            <w:tcW w:w="865" w:type="dxa"/>
            <w:noWrap/>
            <w:hideMark/>
          </w:tcPr>
          <w:p w14:paraId="04EDAF0A" w14:textId="77777777" w:rsidR="00C83186" w:rsidRPr="00A164B9" w:rsidRDefault="00C83186" w:rsidP="003B0C1E">
            <w:pPr>
              <w:pStyle w:val="Textotabela"/>
            </w:pPr>
            <w:r w:rsidRPr="00A164B9">
              <w:t>4</w:t>
            </w:r>
          </w:p>
        </w:tc>
        <w:tc>
          <w:tcPr>
            <w:tcW w:w="1152" w:type="dxa"/>
            <w:noWrap/>
            <w:hideMark/>
          </w:tcPr>
          <w:p w14:paraId="2D60C7E9" w14:textId="77777777" w:rsidR="00C83186" w:rsidRPr="00A164B9" w:rsidRDefault="00C83186" w:rsidP="003B0C1E">
            <w:pPr>
              <w:pStyle w:val="Textotabela"/>
            </w:pPr>
            <w:r w:rsidRPr="00A164B9">
              <w:t>10.5</w:t>
            </w:r>
          </w:p>
        </w:tc>
        <w:tc>
          <w:tcPr>
            <w:tcW w:w="900" w:type="dxa"/>
            <w:noWrap/>
            <w:hideMark/>
          </w:tcPr>
          <w:p w14:paraId="74E1EEBD" w14:textId="77777777" w:rsidR="00C83186" w:rsidRPr="00A164B9" w:rsidRDefault="00C83186" w:rsidP="003B0C1E">
            <w:pPr>
              <w:pStyle w:val="Textotabela"/>
            </w:pPr>
          </w:p>
        </w:tc>
        <w:tc>
          <w:tcPr>
            <w:tcW w:w="974" w:type="dxa"/>
            <w:noWrap/>
            <w:hideMark/>
          </w:tcPr>
          <w:p w14:paraId="1A90B23D" w14:textId="77777777" w:rsidR="00C83186" w:rsidRPr="00A164B9" w:rsidRDefault="00C83186" w:rsidP="003B0C1E">
            <w:pPr>
              <w:pStyle w:val="Textotabela"/>
            </w:pPr>
          </w:p>
        </w:tc>
      </w:tr>
      <w:tr w:rsidR="00C83186" w:rsidRPr="00A164B9" w14:paraId="42798AF0" w14:textId="77777777" w:rsidTr="003D287F">
        <w:trPr>
          <w:trHeight w:val="355"/>
        </w:trPr>
        <w:tc>
          <w:tcPr>
            <w:tcW w:w="257" w:type="dxa"/>
            <w:noWrap/>
            <w:hideMark/>
          </w:tcPr>
          <w:p w14:paraId="2CA26049" w14:textId="77777777" w:rsidR="00C83186" w:rsidRPr="00A164B9" w:rsidRDefault="00C83186" w:rsidP="003B0C1E">
            <w:pPr>
              <w:pStyle w:val="Textotabela"/>
            </w:pPr>
          </w:p>
        </w:tc>
        <w:tc>
          <w:tcPr>
            <w:tcW w:w="3036" w:type="dxa"/>
            <w:noWrap/>
            <w:hideMark/>
          </w:tcPr>
          <w:p w14:paraId="6C549C92" w14:textId="77777777" w:rsidR="00C83186" w:rsidRPr="00A164B9" w:rsidRDefault="00C83186" w:rsidP="003B0C1E">
            <w:pPr>
              <w:pStyle w:val="Textotabela"/>
            </w:pPr>
            <w:r w:rsidRPr="00A164B9">
              <w:t>Viúvo</w:t>
            </w:r>
          </w:p>
        </w:tc>
        <w:tc>
          <w:tcPr>
            <w:tcW w:w="724" w:type="dxa"/>
            <w:noWrap/>
            <w:hideMark/>
          </w:tcPr>
          <w:p w14:paraId="050774E5" w14:textId="77777777" w:rsidR="00C83186" w:rsidRPr="00A164B9" w:rsidRDefault="00C83186" w:rsidP="003B0C1E">
            <w:pPr>
              <w:pStyle w:val="Textotabela"/>
            </w:pPr>
            <w:r w:rsidRPr="00A164B9">
              <w:t>1</w:t>
            </w:r>
          </w:p>
        </w:tc>
        <w:tc>
          <w:tcPr>
            <w:tcW w:w="1292" w:type="dxa"/>
            <w:noWrap/>
            <w:hideMark/>
          </w:tcPr>
          <w:p w14:paraId="0A1C1F3B" w14:textId="77777777" w:rsidR="00C83186" w:rsidRPr="00A164B9" w:rsidRDefault="00C83186" w:rsidP="003B0C1E">
            <w:pPr>
              <w:pStyle w:val="Textotabela"/>
            </w:pPr>
            <w:r w:rsidRPr="00A164B9">
              <w:t>2.7</w:t>
            </w:r>
          </w:p>
        </w:tc>
        <w:tc>
          <w:tcPr>
            <w:tcW w:w="865" w:type="dxa"/>
            <w:noWrap/>
            <w:hideMark/>
          </w:tcPr>
          <w:p w14:paraId="73E6CA16" w14:textId="77777777" w:rsidR="00C83186" w:rsidRPr="00A164B9" w:rsidRDefault="00C83186" w:rsidP="003B0C1E">
            <w:pPr>
              <w:pStyle w:val="Textotabela"/>
            </w:pPr>
            <w:r w:rsidRPr="00A164B9">
              <w:t>0</w:t>
            </w:r>
          </w:p>
        </w:tc>
        <w:tc>
          <w:tcPr>
            <w:tcW w:w="1152" w:type="dxa"/>
            <w:noWrap/>
            <w:hideMark/>
          </w:tcPr>
          <w:p w14:paraId="77E39BE9" w14:textId="77777777" w:rsidR="00C83186" w:rsidRPr="00A164B9" w:rsidRDefault="00C83186" w:rsidP="003B0C1E">
            <w:pPr>
              <w:pStyle w:val="Textotabela"/>
            </w:pPr>
            <w:r w:rsidRPr="00A164B9">
              <w:t>0</w:t>
            </w:r>
          </w:p>
        </w:tc>
        <w:tc>
          <w:tcPr>
            <w:tcW w:w="900" w:type="dxa"/>
            <w:noWrap/>
            <w:hideMark/>
          </w:tcPr>
          <w:p w14:paraId="71E12577" w14:textId="77777777" w:rsidR="00C83186" w:rsidRPr="00A164B9" w:rsidRDefault="00C83186" w:rsidP="003B0C1E">
            <w:pPr>
              <w:pStyle w:val="Textotabela"/>
            </w:pPr>
          </w:p>
        </w:tc>
        <w:tc>
          <w:tcPr>
            <w:tcW w:w="974" w:type="dxa"/>
            <w:noWrap/>
            <w:hideMark/>
          </w:tcPr>
          <w:p w14:paraId="65672EC1" w14:textId="77777777" w:rsidR="00C83186" w:rsidRPr="00A164B9" w:rsidRDefault="00C83186" w:rsidP="003B0C1E">
            <w:pPr>
              <w:pStyle w:val="Textotabela"/>
            </w:pPr>
          </w:p>
        </w:tc>
      </w:tr>
      <w:tr w:rsidR="00C83186" w:rsidRPr="00A164B9" w14:paraId="696F2071" w14:textId="77777777" w:rsidTr="003D287F">
        <w:trPr>
          <w:trHeight w:val="355"/>
        </w:trPr>
        <w:tc>
          <w:tcPr>
            <w:tcW w:w="3293" w:type="dxa"/>
            <w:gridSpan w:val="2"/>
            <w:noWrap/>
            <w:hideMark/>
          </w:tcPr>
          <w:p w14:paraId="4BD3F772" w14:textId="77777777" w:rsidR="00C83186" w:rsidRPr="00A164B9" w:rsidRDefault="00C83186" w:rsidP="003B0C1E">
            <w:pPr>
              <w:pStyle w:val="Textotabela"/>
            </w:pPr>
            <w:r w:rsidRPr="00A164B9">
              <w:t>Situação de emprego</w:t>
            </w:r>
          </w:p>
        </w:tc>
        <w:tc>
          <w:tcPr>
            <w:tcW w:w="724" w:type="dxa"/>
            <w:noWrap/>
            <w:hideMark/>
          </w:tcPr>
          <w:p w14:paraId="1DC8BD96" w14:textId="77777777" w:rsidR="00C83186" w:rsidRPr="00A164B9" w:rsidRDefault="00C83186" w:rsidP="003B0C1E">
            <w:pPr>
              <w:pStyle w:val="Textotabela"/>
            </w:pPr>
          </w:p>
        </w:tc>
        <w:tc>
          <w:tcPr>
            <w:tcW w:w="1292" w:type="dxa"/>
            <w:noWrap/>
            <w:hideMark/>
          </w:tcPr>
          <w:p w14:paraId="391DEFEB" w14:textId="77777777" w:rsidR="00C83186" w:rsidRPr="00A164B9" w:rsidRDefault="00C83186" w:rsidP="003B0C1E">
            <w:pPr>
              <w:pStyle w:val="Textotabela"/>
            </w:pPr>
          </w:p>
        </w:tc>
        <w:tc>
          <w:tcPr>
            <w:tcW w:w="865" w:type="dxa"/>
            <w:noWrap/>
            <w:hideMark/>
          </w:tcPr>
          <w:p w14:paraId="4C89EEB3" w14:textId="77777777" w:rsidR="00C83186" w:rsidRPr="00A164B9" w:rsidRDefault="00C83186" w:rsidP="003B0C1E">
            <w:pPr>
              <w:pStyle w:val="Textotabela"/>
            </w:pPr>
          </w:p>
        </w:tc>
        <w:tc>
          <w:tcPr>
            <w:tcW w:w="1152" w:type="dxa"/>
            <w:noWrap/>
            <w:hideMark/>
          </w:tcPr>
          <w:p w14:paraId="62972B2E" w14:textId="77777777" w:rsidR="00C83186" w:rsidRPr="00A164B9" w:rsidRDefault="00C83186" w:rsidP="003B0C1E">
            <w:pPr>
              <w:pStyle w:val="Textotabela"/>
            </w:pPr>
          </w:p>
        </w:tc>
        <w:tc>
          <w:tcPr>
            <w:tcW w:w="900" w:type="dxa"/>
            <w:noWrap/>
            <w:hideMark/>
          </w:tcPr>
          <w:p w14:paraId="5C6081F7" w14:textId="77777777" w:rsidR="00C83186" w:rsidRPr="00A164B9" w:rsidRDefault="00C83186" w:rsidP="003B0C1E">
            <w:pPr>
              <w:pStyle w:val="Textotabela"/>
            </w:pPr>
          </w:p>
        </w:tc>
        <w:tc>
          <w:tcPr>
            <w:tcW w:w="974" w:type="dxa"/>
            <w:noWrap/>
            <w:hideMark/>
          </w:tcPr>
          <w:p w14:paraId="7D66BD0A" w14:textId="77777777" w:rsidR="00C83186" w:rsidRPr="00A164B9" w:rsidRDefault="00C83186" w:rsidP="003B0C1E">
            <w:pPr>
              <w:pStyle w:val="Textotabela"/>
            </w:pPr>
            <w:r w:rsidRPr="00A164B9">
              <w:t>0.416</w:t>
            </w:r>
          </w:p>
        </w:tc>
      </w:tr>
      <w:tr w:rsidR="00C83186" w:rsidRPr="00A164B9" w14:paraId="198CA598" w14:textId="77777777" w:rsidTr="003D287F">
        <w:trPr>
          <w:trHeight w:val="355"/>
        </w:trPr>
        <w:tc>
          <w:tcPr>
            <w:tcW w:w="257" w:type="dxa"/>
            <w:noWrap/>
            <w:hideMark/>
          </w:tcPr>
          <w:p w14:paraId="673C79F9" w14:textId="77777777" w:rsidR="00C83186" w:rsidRPr="00A164B9" w:rsidRDefault="00C83186" w:rsidP="003B0C1E">
            <w:pPr>
              <w:pStyle w:val="Textotabela"/>
            </w:pPr>
          </w:p>
        </w:tc>
        <w:tc>
          <w:tcPr>
            <w:tcW w:w="3036" w:type="dxa"/>
            <w:noWrap/>
            <w:hideMark/>
          </w:tcPr>
          <w:p w14:paraId="16202704" w14:textId="77777777" w:rsidR="00C83186" w:rsidRPr="00A164B9" w:rsidRDefault="00C83186" w:rsidP="003B0C1E">
            <w:pPr>
              <w:pStyle w:val="Textotabela"/>
            </w:pPr>
            <w:r w:rsidRPr="00A164B9">
              <w:t>Desempregado</w:t>
            </w:r>
          </w:p>
        </w:tc>
        <w:tc>
          <w:tcPr>
            <w:tcW w:w="724" w:type="dxa"/>
            <w:noWrap/>
            <w:hideMark/>
          </w:tcPr>
          <w:p w14:paraId="6A858AF5" w14:textId="77777777" w:rsidR="00C83186" w:rsidRPr="00A164B9" w:rsidRDefault="00C83186" w:rsidP="003B0C1E">
            <w:pPr>
              <w:pStyle w:val="Textotabela"/>
            </w:pPr>
            <w:r w:rsidRPr="00A164B9">
              <w:t>2</w:t>
            </w:r>
          </w:p>
        </w:tc>
        <w:tc>
          <w:tcPr>
            <w:tcW w:w="1292" w:type="dxa"/>
            <w:noWrap/>
            <w:hideMark/>
          </w:tcPr>
          <w:p w14:paraId="2030D649" w14:textId="77777777" w:rsidR="00C83186" w:rsidRPr="00A164B9" w:rsidRDefault="00C83186" w:rsidP="003B0C1E">
            <w:pPr>
              <w:pStyle w:val="Textotabela"/>
            </w:pPr>
            <w:r w:rsidRPr="00A164B9">
              <w:t>5.4</w:t>
            </w:r>
          </w:p>
        </w:tc>
        <w:tc>
          <w:tcPr>
            <w:tcW w:w="865" w:type="dxa"/>
            <w:noWrap/>
            <w:hideMark/>
          </w:tcPr>
          <w:p w14:paraId="0C997CF9" w14:textId="77777777" w:rsidR="00C83186" w:rsidRPr="00A164B9" w:rsidRDefault="00C83186" w:rsidP="003B0C1E">
            <w:pPr>
              <w:pStyle w:val="Textotabela"/>
            </w:pPr>
            <w:r w:rsidRPr="00A164B9">
              <w:t>6</w:t>
            </w:r>
          </w:p>
        </w:tc>
        <w:tc>
          <w:tcPr>
            <w:tcW w:w="1152" w:type="dxa"/>
            <w:noWrap/>
            <w:hideMark/>
          </w:tcPr>
          <w:p w14:paraId="775C16C0" w14:textId="77777777" w:rsidR="00C83186" w:rsidRPr="00A164B9" w:rsidRDefault="00C83186" w:rsidP="003B0C1E">
            <w:pPr>
              <w:pStyle w:val="Textotabela"/>
            </w:pPr>
            <w:r w:rsidRPr="00A164B9">
              <w:t>15.8</w:t>
            </w:r>
          </w:p>
        </w:tc>
        <w:tc>
          <w:tcPr>
            <w:tcW w:w="900" w:type="dxa"/>
            <w:noWrap/>
            <w:hideMark/>
          </w:tcPr>
          <w:p w14:paraId="22E1A9BB" w14:textId="77777777" w:rsidR="00C83186" w:rsidRPr="00A164B9" w:rsidRDefault="00C83186" w:rsidP="003B0C1E">
            <w:pPr>
              <w:pStyle w:val="Textotabela"/>
            </w:pPr>
          </w:p>
        </w:tc>
        <w:tc>
          <w:tcPr>
            <w:tcW w:w="974" w:type="dxa"/>
            <w:noWrap/>
            <w:hideMark/>
          </w:tcPr>
          <w:p w14:paraId="463926A7" w14:textId="77777777" w:rsidR="00C83186" w:rsidRPr="00A164B9" w:rsidRDefault="00C83186" w:rsidP="003B0C1E">
            <w:pPr>
              <w:pStyle w:val="Textotabela"/>
            </w:pPr>
          </w:p>
        </w:tc>
      </w:tr>
      <w:tr w:rsidR="00C83186" w:rsidRPr="00A164B9" w14:paraId="5756C492" w14:textId="77777777" w:rsidTr="003D287F">
        <w:trPr>
          <w:trHeight w:val="355"/>
        </w:trPr>
        <w:tc>
          <w:tcPr>
            <w:tcW w:w="257" w:type="dxa"/>
            <w:noWrap/>
            <w:hideMark/>
          </w:tcPr>
          <w:p w14:paraId="43B9724A" w14:textId="77777777" w:rsidR="00C83186" w:rsidRPr="00A164B9" w:rsidRDefault="00C83186" w:rsidP="003B0C1E">
            <w:pPr>
              <w:pStyle w:val="Textotabela"/>
            </w:pPr>
          </w:p>
        </w:tc>
        <w:tc>
          <w:tcPr>
            <w:tcW w:w="3036" w:type="dxa"/>
            <w:noWrap/>
            <w:hideMark/>
          </w:tcPr>
          <w:p w14:paraId="3C6251F5" w14:textId="77777777" w:rsidR="00C83186" w:rsidRPr="00A164B9" w:rsidRDefault="00C83186" w:rsidP="003B0C1E">
            <w:pPr>
              <w:pStyle w:val="Textotabela"/>
            </w:pPr>
            <w:r w:rsidRPr="00A164B9">
              <w:t>Tempo integral</w:t>
            </w:r>
          </w:p>
        </w:tc>
        <w:tc>
          <w:tcPr>
            <w:tcW w:w="724" w:type="dxa"/>
            <w:noWrap/>
            <w:hideMark/>
          </w:tcPr>
          <w:p w14:paraId="22EEEC03" w14:textId="77777777" w:rsidR="00C83186" w:rsidRPr="00A164B9" w:rsidRDefault="00C83186" w:rsidP="003B0C1E">
            <w:pPr>
              <w:pStyle w:val="Textotabela"/>
            </w:pPr>
            <w:r w:rsidRPr="00A164B9">
              <w:t>27</w:t>
            </w:r>
          </w:p>
        </w:tc>
        <w:tc>
          <w:tcPr>
            <w:tcW w:w="1292" w:type="dxa"/>
            <w:noWrap/>
            <w:hideMark/>
          </w:tcPr>
          <w:p w14:paraId="42E0F7EC" w14:textId="77777777" w:rsidR="00C83186" w:rsidRPr="00A164B9" w:rsidRDefault="00C83186" w:rsidP="003B0C1E">
            <w:pPr>
              <w:pStyle w:val="Textotabela"/>
            </w:pPr>
            <w:r w:rsidRPr="00A164B9">
              <w:t>73</w:t>
            </w:r>
          </w:p>
        </w:tc>
        <w:tc>
          <w:tcPr>
            <w:tcW w:w="865" w:type="dxa"/>
            <w:noWrap/>
            <w:hideMark/>
          </w:tcPr>
          <w:p w14:paraId="4B93E17D" w14:textId="77777777" w:rsidR="00C83186" w:rsidRPr="00A164B9" w:rsidRDefault="00C83186" w:rsidP="003B0C1E">
            <w:pPr>
              <w:pStyle w:val="Textotabela"/>
            </w:pPr>
            <w:r w:rsidRPr="00A164B9">
              <w:t>25</w:t>
            </w:r>
          </w:p>
        </w:tc>
        <w:tc>
          <w:tcPr>
            <w:tcW w:w="1152" w:type="dxa"/>
            <w:noWrap/>
            <w:hideMark/>
          </w:tcPr>
          <w:p w14:paraId="033E6091" w14:textId="77777777" w:rsidR="00C83186" w:rsidRPr="00A164B9" w:rsidRDefault="00C83186" w:rsidP="003B0C1E">
            <w:pPr>
              <w:pStyle w:val="Textotabela"/>
            </w:pPr>
            <w:r w:rsidRPr="00A164B9">
              <w:t>65.8</w:t>
            </w:r>
          </w:p>
        </w:tc>
        <w:tc>
          <w:tcPr>
            <w:tcW w:w="900" w:type="dxa"/>
            <w:noWrap/>
            <w:hideMark/>
          </w:tcPr>
          <w:p w14:paraId="0B0B3A39" w14:textId="77777777" w:rsidR="00C83186" w:rsidRPr="00A164B9" w:rsidRDefault="00C83186" w:rsidP="003B0C1E">
            <w:pPr>
              <w:pStyle w:val="Textotabela"/>
            </w:pPr>
          </w:p>
        </w:tc>
        <w:tc>
          <w:tcPr>
            <w:tcW w:w="974" w:type="dxa"/>
            <w:noWrap/>
            <w:hideMark/>
          </w:tcPr>
          <w:p w14:paraId="48C5623E" w14:textId="77777777" w:rsidR="00C83186" w:rsidRPr="00A164B9" w:rsidRDefault="00C83186" w:rsidP="003B0C1E">
            <w:pPr>
              <w:pStyle w:val="Textotabela"/>
            </w:pPr>
          </w:p>
        </w:tc>
      </w:tr>
      <w:tr w:rsidR="00C83186" w:rsidRPr="00A164B9" w14:paraId="084ABEB9" w14:textId="77777777" w:rsidTr="003D287F">
        <w:trPr>
          <w:trHeight w:val="355"/>
        </w:trPr>
        <w:tc>
          <w:tcPr>
            <w:tcW w:w="257" w:type="dxa"/>
            <w:noWrap/>
            <w:hideMark/>
          </w:tcPr>
          <w:p w14:paraId="36C000B6" w14:textId="77777777" w:rsidR="00C83186" w:rsidRPr="00A164B9" w:rsidRDefault="00C83186" w:rsidP="003B0C1E">
            <w:pPr>
              <w:pStyle w:val="Textotabela"/>
            </w:pPr>
          </w:p>
        </w:tc>
        <w:tc>
          <w:tcPr>
            <w:tcW w:w="3036" w:type="dxa"/>
            <w:noWrap/>
            <w:hideMark/>
          </w:tcPr>
          <w:p w14:paraId="7EE820A1" w14:textId="77777777" w:rsidR="00C83186" w:rsidRPr="00A164B9" w:rsidRDefault="00C83186" w:rsidP="003B0C1E">
            <w:pPr>
              <w:pStyle w:val="Textotabela"/>
            </w:pPr>
            <w:r w:rsidRPr="00A164B9">
              <w:t>Tempo parcial</w:t>
            </w:r>
          </w:p>
        </w:tc>
        <w:tc>
          <w:tcPr>
            <w:tcW w:w="724" w:type="dxa"/>
            <w:noWrap/>
            <w:hideMark/>
          </w:tcPr>
          <w:p w14:paraId="2A38AA83" w14:textId="77777777" w:rsidR="00C83186" w:rsidRPr="00A164B9" w:rsidRDefault="00C83186" w:rsidP="003B0C1E">
            <w:pPr>
              <w:pStyle w:val="Textotabela"/>
            </w:pPr>
            <w:r w:rsidRPr="00A164B9">
              <w:t>8</w:t>
            </w:r>
          </w:p>
        </w:tc>
        <w:tc>
          <w:tcPr>
            <w:tcW w:w="1292" w:type="dxa"/>
            <w:noWrap/>
            <w:hideMark/>
          </w:tcPr>
          <w:p w14:paraId="5AF23E54" w14:textId="77777777" w:rsidR="00C83186" w:rsidRPr="00A164B9" w:rsidRDefault="00C83186" w:rsidP="003B0C1E">
            <w:pPr>
              <w:pStyle w:val="Textotabela"/>
            </w:pPr>
            <w:r w:rsidRPr="00A164B9">
              <w:t>21.6</w:t>
            </w:r>
          </w:p>
        </w:tc>
        <w:tc>
          <w:tcPr>
            <w:tcW w:w="865" w:type="dxa"/>
            <w:noWrap/>
            <w:hideMark/>
          </w:tcPr>
          <w:p w14:paraId="1A4DF515" w14:textId="77777777" w:rsidR="00C83186" w:rsidRPr="00A164B9" w:rsidRDefault="00C83186" w:rsidP="003B0C1E">
            <w:pPr>
              <w:pStyle w:val="Textotabela"/>
            </w:pPr>
            <w:r w:rsidRPr="00A164B9">
              <w:t>7</w:t>
            </w:r>
          </w:p>
        </w:tc>
        <w:tc>
          <w:tcPr>
            <w:tcW w:w="1152" w:type="dxa"/>
            <w:noWrap/>
            <w:hideMark/>
          </w:tcPr>
          <w:p w14:paraId="3BBFF4EE" w14:textId="77777777" w:rsidR="00C83186" w:rsidRPr="00A164B9" w:rsidRDefault="00C83186" w:rsidP="003B0C1E">
            <w:pPr>
              <w:pStyle w:val="Textotabela"/>
            </w:pPr>
            <w:r w:rsidRPr="00A164B9">
              <w:t>18.4</w:t>
            </w:r>
          </w:p>
        </w:tc>
        <w:tc>
          <w:tcPr>
            <w:tcW w:w="900" w:type="dxa"/>
            <w:noWrap/>
            <w:hideMark/>
          </w:tcPr>
          <w:p w14:paraId="4E24212E" w14:textId="77777777" w:rsidR="00C83186" w:rsidRPr="00A164B9" w:rsidRDefault="00C83186" w:rsidP="003B0C1E">
            <w:pPr>
              <w:pStyle w:val="Textotabela"/>
            </w:pPr>
          </w:p>
        </w:tc>
        <w:tc>
          <w:tcPr>
            <w:tcW w:w="974" w:type="dxa"/>
            <w:noWrap/>
            <w:hideMark/>
          </w:tcPr>
          <w:p w14:paraId="5B19CFEE" w14:textId="77777777" w:rsidR="00C83186" w:rsidRPr="00A164B9" w:rsidRDefault="00C83186" w:rsidP="003B0C1E">
            <w:pPr>
              <w:pStyle w:val="Textotabela"/>
            </w:pPr>
          </w:p>
        </w:tc>
      </w:tr>
      <w:tr w:rsidR="00C83186" w:rsidRPr="00A164B9" w14:paraId="2862E1D6" w14:textId="77777777" w:rsidTr="003D287F">
        <w:trPr>
          <w:trHeight w:val="355"/>
        </w:trPr>
        <w:tc>
          <w:tcPr>
            <w:tcW w:w="3293" w:type="dxa"/>
            <w:gridSpan w:val="2"/>
            <w:noWrap/>
            <w:hideMark/>
          </w:tcPr>
          <w:p w14:paraId="368369D8" w14:textId="77777777" w:rsidR="00C83186" w:rsidRPr="00A164B9" w:rsidRDefault="00C83186" w:rsidP="003B0C1E">
            <w:pPr>
              <w:pStyle w:val="Textotabela"/>
            </w:pPr>
            <w:r w:rsidRPr="00A164B9">
              <w:t>Número de coabitantes (média e IC 95%)</w:t>
            </w:r>
          </w:p>
        </w:tc>
        <w:tc>
          <w:tcPr>
            <w:tcW w:w="724" w:type="dxa"/>
            <w:noWrap/>
            <w:hideMark/>
          </w:tcPr>
          <w:p w14:paraId="6A804481" w14:textId="77777777" w:rsidR="00C83186" w:rsidRPr="00A164B9" w:rsidRDefault="00C83186" w:rsidP="003B0C1E">
            <w:pPr>
              <w:pStyle w:val="Textotabela"/>
            </w:pPr>
            <w:r w:rsidRPr="00A164B9">
              <w:t>3.6</w:t>
            </w:r>
          </w:p>
        </w:tc>
        <w:tc>
          <w:tcPr>
            <w:tcW w:w="1292" w:type="dxa"/>
            <w:noWrap/>
            <w:hideMark/>
          </w:tcPr>
          <w:p w14:paraId="55D0FC2D" w14:textId="77777777" w:rsidR="00C83186" w:rsidRPr="00A164B9" w:rsidRDefault="00C83186" w:rsidP="003B0C1E">
            <w:pPr>
              <w:pStyle w:val="Textotabela"/>
            </w:pPr>
            <w:r w:rsidRPr="00A164B9">
              <w:t>3.2–3.9</w:t>
            </w:r>
          </w:p>
        </w:tc>
        <w:tc>
          <w:tcPr>
            <w:tcW w:w="865" w:type="dxa"/>
            <w:noWrap/>
            <w:hideMark/>
          </w:tcPr>
          <w:p w14:paraId="4D673917" w14:textId="77777777" w:rsidR="00C83186" w:rsidRPr="00A164B9" w:rsidRDefault="00C83186" w:rsidP="003B0C1E">
            <w:pPr>
              <w:pStyle w:val="Textotabela"/>
            </w:pPr>
            <w:r w:rsidRPr="00A164B9">
              <w:t>3.4</w:t>
            </w:r>
          </w:p>
        </w:tc>
        <w:tc>
          <w:tcPr>
            <w:tcW w:w="1152" w:type="dxa"/>
            <w:noWrap/>
            <w:hideMark/>
          </w:tcPr>
          <w:p w14:paraId="0C061308" w14:textId="77777777" w:rsidR="00C83186" w:rsidRPr="00A164B9" w:rsidRDefault="00C83186" w:rsidP="003B0C1E">
            <w:pPr>
              <w:pStyle w:val="Textotabela"/>
            </w:pPr>
            <w:r w:rsidRPr="00A164B9">
              <w:t>3–3.8</w:t>
            </w:r>
          </w:p>
        </w:tc>
        <w:tc>
          <w:tcPr>
            <w:tcW w:w="900" w:type="dxa"/>
            <w:noWrap/>
            <w:hideMark/>
          </w:tcPr>
          <w:p w14:paraId="6014CE0E" w14:textId="77777777" w:rsidR="00C83186" w:rsidRPr="00A164B9" w:rsidRDefault="00C83186" w:rsidP="003B0C1E">
            <w:pPr>
              <w:pStyle w:val="Textotabela"/>
            </w:pPr>
            <w:r w:rsidRPr="00A164B9">
              <w:t>0.74</w:t>
            </w:r>
          </w:p>
        </w:tc>
        <w:tc>
          <w:tcPr>
            <w:tcW w:w="974" w:type="dxa"/>
            <w:noWrap/>
            <w:hideMark/>
          </w:tcPr>
          <w:p w14:paraId="1931D91D" w14:textId="77777777" w:rsidR="00C83186" w:rsidRPr="00A164B9" w:rsidRDefault="00C83186" w:rsidP="003B0C1E">
            <w:pPr>
              <w:pStyle w:val="Textotabela"/>
            </w:pPr>
            <w:r w:rsidRPr="00A164B9">
              <w:t>0.4623</w:t>
            </w:r>
          </w:p>
        </w:tc>
      </w:tr>
      <w:tr w:rsidR="00C83186" w:rsidRPr="00A164B9" w14:paraId="651DAF16" w14:textId="77777777" w:rsidTr="003D287F">
        <w:trPr>
          <w:trHeight w:val="355"/>
        </w:trPr>
        <w:tc>
          <w:tcPr>
            <w:tcW w:w="3293" w:type="dxa"/>
            <w:gridSpan w:val="2"/>
            <w:noWrap/>
            <w:hideMark/>
          </w:tcPr>
          <w:p w14:paraId="747EA056" w14:textId="77777777" w:rsidR="00C83186" w:rsidRPr="00A164B9" w:rsidRDefault="00C83186" w:rsidP="003B0C1E">
            <w:pPr>
              <w:pStyle w:val="Textotabela"/>
            </w:pPr>
            <w:r w:rsidRPr="00A164B9">
              <w:t>Tempo de estudo em anos (média e IC 95%)</w:t>
            </w:r>
          </w:p>
        </w:tc>
        <w:tc>
          <w:tcPr>
            <w:tcW w:w="724" w:type="dxa"/>
            <w:noWrap/>
            <w:hideMark/>
          </w:tcPr>
          <w:p w14:paraId="38D9FC07" w14:textId="77777777" w:rsidR="00C83186" w:rsidRPr="00A164B9" w:rsidRDefault="00C83186" w:rsidP="003B0C1E">
            <w:pPr>
              <w:pStyle w:val="Textotabela"/>
            </w:pPr>
            <w:r w:rsidRPr="00A164B9">
              <w:t>11.6</w:t>
            </w:r>
          </w:p>
        </w:tc>
        <w:tc>
          <w:tcPr>
            <w:tcW w:w="1292" w:type="dxa"/>
            <w:noWrap/>
            <w:hideMark/>
          </w:tcPr>
          <w:p w14:paraId="1DA66AE4" w14:textId="77777777" w:rsidR="00C83186" w:rsidRPr="00A164B9" w:rsidRDefault="00C83186" w:rsidP="003B0C1E">
            <w:pPr>
              <w:pStyle w:val="Textotabela"/>
            </w:pPr>
            <w:r w:rsidRPr="00A164B9">
              <w:t>10.8–12.4</w:t>
            </w:r>
          </w:p>
        </w:tc>
        <w:tc>
          <w:tcPr>
            <w:tcW w:w="865" w:type="dxa"/>
            <w:noWrap/>
            <w:hideMark/>
          </w:tcPr>
          <w:p w14:paraId="145F7835" w14:textId="77777777" w:rsidR="00C83186" w:rsidRPr="00A164B9" w:rsidRDefault="00C83186" w:rsidP="003B0C1E">
            <w:pPr>
              <w:pStyle w:val="Textotabela"/>
            </w:pPr>
            <w:r w:rsidRPr="00A164B9">
              <w:t>10.5</w:t>
            </w:r>
          </w:p>
        </w:tc>
        <w:tc>
          <w:tcPr>
            <w:tcW w:w="1152" w:type="dxa"/>
            <w:noWrap/>
            <w:hideMark/>
          </w:tcPr>
          <w:p w14:paraId="2D9358C1" w14:textId="77777777" w:rsidR="00C83186" w:rsidRPr="00A164B9" w:rsidRDefault="00C83186" w:rsidP="003B0C1E">
            <w:pPr>
              <w:pStyle w:val="Textotabela"/>
            </w:pPr>
            <w:r w:rsidRPr="00A164B9">
              <w:t>9.5–11.5</w:t>
            </w:r>
          </w:p>
        </w:tc>
        <w:tc>
          <w:tcPr>
            <w:tcW w:w="900" w:type="dxa"/>
            <w:noWrap/>
            <w:hideMark/>
          </w:tcPr>
          <w:p w14:paraId="08C0B33E" w14:textId="77777777" w:rsidR="00C83186" w:rsidRPr="00A164B9" w:rsidRDefault="00C83186" w:rsidP="003B0C1E">
            <w:pPr>
              <w:pStyle w:val="Textotabela"/>
            </w:pPr>
            <w:r w:rsidRPr="00A164B9">
              <w:t>1.63</w:t>
            </w:r>
          </w:p>
        </w:tc>
        <w:tc>
          <w:tcPr>
            <w:tcW w:w="974" w:type="dxa"/>
            <w:noWrap/>
            <w:hideMark/>
          </w:tcPr>
          <w:p w14:paraId="63A8FDCE" w14:textId="77777777" w:rsidR="00C83186" w:rsidRPr="00A164B9" w:rsidRDefault="00C83186" w:rsidP="003B0C1E">
            <w:pPr>
              <w:pStyle w:val="Textotabela"/>
            </w:pPr>
            <w:r w:rsidRPr="00A164B9">
              <w:t>0.1085</w:t>
            </w:r>
          </w:p>
        </w:tc>
      </w:tr>
      <w:tr w:rsidR="00C83186" w:rsidRPr="00A164B9" w14:paraId="3958FF35" w14:textId="77777777" w:rsidTr="003D287F">
        <w:trPr>
          <w:trHeight w:val="355"/>
        </w:trPr>
        <w:tc>
          <w:tcPr>
            <w:tcW w:w="3293" w:type="dxa"/>
            <w:gridSpan w:val="2"/>
            <w:noWrap/>
            <w:hideMark/>
          </w:tcPr>
          <w:p w14:paraId="3ED2C45F" w14:textId="77777777" w:rsidR="00C83186" w:rsidRPr="00A164B9" w:rsidRDefault="00C83186" w:rsidP="003B0C1E">
            <w:pPr>
              <w:pStyle w:val="Textotabela"/>
            </w:pPr>
            <w:r w:rsidRPr="00A164B9">
              <w:t>Nível de renda</w:t>
            </w:r>
          </w:p>
        </w:tc>
        <w:tc>
          <w:tcPr>
            <w:tcW w:w="724" w:type="dxa"/>
            <w:noWrap/>
            <w:hideMark/>
          </w:tcPr>
          <w:p w14:paraId="36C44123" w14:textId="77777777" w:rsidR="00C83186" w:rsidRPr="00A164B9" w:rsidRDefault="00C83186" w:rsidP="003B0C1E">
            <w:pPr>
              <w:pStyle w:val="Textotabela"/>
            </w:pPr>
          </w:p>
        </w:tc>
        <w:tc>
          <w:tcPr>
            <w:tcW w:w="1292" w:type="dxa"/>
            <w:noWrap/>
            <w:hideMark/>
          </w:tcPr>
          <w:p w14:paraId="2203A047" w14:textId="77777777" w:rsidR="00C83186" w:rsidRPr="00A164B9" w:rsidRDefault="00C83186" w:rsidP="003B0C1E">
            <w:pPr>
              <w:pStyle w:val="Textotabela"/>
            </w:pPr>
          </w:p>
        </w:tc>
        <w:tc>
          <w:tcPr>
            <w:tcW w:w="865" w:type="dxa"/>
            <w:noWrap/>
            <w:hideMark/>
          </w:tcPr>
          <w:p w14:paraId="00287EFE" w14:textId="77777777" w:rsidR="00C83186" w:rsidRPr="00A164B9" w:rsidRDefault="00C83186" w:rsidP="003B0C1E">
            <w:pPr>
              <w:pStyle w:val="Textotabela"/>
            </w:pPr>
          </w:p>
        </w:tc>
        <w:tc>
          <w:tcPr>
            <w:tcW w:w="1152" w:type="dxa"/>
            <w:noWrap/>
            <w:hideMark/>
          </w:tcPr>
          <w:p w14:paraId="2C9C766B" w14:textId="77777777" w:rsidR="00C83186" w:rsidRPr="00A164B9" w:rsidRDefault="00C83186" w:rsidP="003B0C1E">
            <w:pPr>
              <w:pStyle w:val="Textotabela"/>
            </w:pPr>
          </w:p>
        </w:tc>
        <w:tc>
          <w:tcPr>
            <w:tcW w:w="900" w:type="dxa"/>
            <w:noWrap/>
            <w:hideMark/>
          </w:tcPr>
          <w:p w14:paraId="0977BDCB" w14:textId="77777777" w:rsidR="00C83186" w:rsidRPr="00A164B9" w:rsidRDefault="00C83186" w:rsidP="003B0C1E">
            <w:pPr>
              <w:pStyle w:val="Textotabela"/>
            </w:pPr>
          </w:p>
        </w:tc>
        <w:tc>
          <w:tcPr>
            <w:tcW w:w="974" w:type="dxa"/>
            <w:noWrap/>
            <w:hideMark/>
          </w:tcPr>
          <w:p w14:paraId="51B8CB38" w14:textId="77777777" w:rsidR="00C83186" w:rsidRPr="00A164B9" w:rsidRDefault="00C83186" w:rsidP="003B0C1E">
            <w:pPr>
              <w:pStyle w:val="Textotabela"/>
            </w:pPr>
            <w:r w:rsidRPr="00A164B9">
              <w:t>0.0101</w:t>
            </w:r>
          </w:p>
        </w:tc>
      </w:tr>
      <w:tr w:rsidR="00C83186" w:rsidRPr="00A164B9" w14:paraId="69821DA2" w14:textId="77777777" w:rsidTr="003D287F">
        <w:trPr>
          <w:trHeight w:val="355"/>
        </w:trPr>
        <w:tc>
          <w:tcPr>
            <w:tcW w:w="257" w:type="dxa"/>
            <w:noWrap/>
            <w:hideMark/>
          </w:tcPr>
          <w:p w14:paraId="26436242" w14:textId="77777777" w:rsidR="00C83186" w:rsidRPr="00A164B9" w:rsidRDefault="00C83186" w:rsidP="003B0C1E">
            <w:pPr>
              <w:pStyle w:val="Textotabela"/>
            </w:pPr>
          </w:p>
        </w:tc>
        <w:tc>
          <w:tcPr>
            <w:tcW w:w="3036" w:type="dxa"/>
            <w:noWrap/>
            <w:hideMark/>
          </w:tcPr>
          <w:p w14:paraId="021D34D4" w14:textId="77777777" w:rsidR="00C83186" w:rsidRPr="00A164B9" w:rsidRDefault="00C83186" w:rsidP="003B0C1E">
            <w:pPr>
              <w:pStyle w:val="Textotabela"/>
            </w:pPr>
            <w:r w:rsidRPr="00A164B9">
              <w:t>Acima de R$10.000</w:t>
            </w:r>
          </w:p>
        </w:tc>
        <w:tc>
          <w:tcPr>
            <w:tcW w:w="724" w:type="dxa"/>
            <w:noWrap/>
            <w:hideMark/>
          </w:tcPr>
          <w:p w14:paraId="35805AFE" w14:textId="77777777" w:rsidR="00C83186" w:rsidRPr="00A164B9" w:rsidRDefault="00C83186" w:rsidP="003B0C1E">
            <w:pPr>
              <w:pStyle w:val="Textotabela"/>
            </w:pPr>
            <w:r w:rsidRPr="00A164B9">
              <w:t>1</w:t>
            </w:r>
          </w:p>
        </w:tc>
        <w:tc>
          <w:tcPr>
            <w:tcW w:w="1292" w:type="dxa"/>
            <w:noWrap/>
            <w:hideMark/>
          </w:tcPr>
          <w:p w14:paraId="182FA209" w14:textId="77777777" w:rsidR="00C83186" w:rsidRPr="00A164B9" w:rsidRDefault="00C83186" w:rsidP="003B0C1E">
            <w:pPr>
              <w:pStyle w:val="Textotabela"/>
            </w:pPr>
            <w:r w:rsidRPr="00A164B9">
              <w:t>2.7</w:t>
            </w:r>
          </w:p>
        </w:tc>
        <w:tc>
          <w:tcPr>
            <w:tcW w:w="865" w:type="dxa"/>
            <w:noWrap/>
            <w:hideMark/>
          </w:tcPr>
          <w:p w14:paraId="766802FE" w14:textId="77777777" w:rsidR="00C83186" w:rsidRPr="00A164B9" w:rsidRDefault="00C83186" w:rsidP="003B0C1E">
            <w:pPr>
              <w:pStyle w:val="Textotabela"/>
            </w:pPr>
            <w:r w:rsidRPr="00A164B9">
              <w:t>0</w:t>
            </w:r>
          </w:p>
        </w:tc>
        <w:tc>
          <w:tcPr>
            <w:tcW w:w="1152" w:type="dxa"/>
            <w:noWrap/>
            <w:hideMark/>
          </w:tcPr>
          <w:p w14:paraId="0F47AE4E" w14:textId="77777777" w:rsidR="00C83186" w:rsidRPr="00A164B9" w:rsidRDefault="00C83186" w:rsidP="003B0C1E">
            <w:pPr>
              <w:pStyle w:val="Textotabela"/>
            </w:pPr>
            <w:r w:rsidRPr="00A164B9">
              <w:t>0</w:t>
            </w:r>
          </w:p>
        </w:tc>
        <w:tc>
          <w:tcPr>
            <w:tcW w:w="900" w:type="dxa"/>
            <w:noWrap/>
            <w:hideMark/>
          </w:tcPr>
          <w:p w14:paraId="4BF6ACB1" w14:textId="77777777" w:rsidR="00C83186" w:rsidRPr="00A164B9" w:rsidRDefault="00C83186" w:rsidP="003B0C1E">
            <w:pPr>
              <w:pStyle w:val="Textotabela"/>
            </w:pPr>
          </w:p>
        </w:tc>
        <w:tc>
          <w:tcPr>
            <w:tcW w:w="974" w:type="dxa"/>
            <w:noWrap/>
            <w:hideMark/>
          </w:tcPr>
          <w:p w14:paraId="514BF1A5" w14:textId="77777777" w:rsidR="00C83186" w:rsidRPr="00A164B9" w:rsidRDefault="00C83186" w:rsidP="003B0C1E">
            <w:pPr>
              <w:pStyle w:val="Textotabela"/>
            </w:pPr>
          </w:p>
        </w:tc>
      </w:tr>
      <w:tr w:rsidR="00C83186" w:rsidRPr="00A164B9" w14:paraId="1AA78A5E" w14:textId="77777777" w:rsidTr="003D287F">
        <w:trPr>
          <w:trHeight w:val="355"/>
        </w:trPr>
        <w:tc>
          <w:tcPr>
            <w:tcW w:w="257" w:type="dxa"/>
            <w:noWrap/>
            <w:hideMark/>
          </w:tcPr>
          <w:p w14:paraId="3FB7AFC3" w14:textId="77777777" w:rsidR="00C83186" w:rsidRPr="00A164B9" w:rsidRDefault="00C83186" w:rsidP="003B0C1E">
            <w:pPr>
              <w:pStyle w:val="Textotabela"/>
            </w:pPr>
          </w:p>
        </w:tc>
        <w:tc>
          <w:tcPr>
            <w:tcW w:w="3036" w:type="dxa"/>
            <w:noWrap/>
            <w:hideMark/>
          </w:tcPr>
          <w:p w14:paraId="04DE9280" w14:textId="77777777" w:rsidR="00C83186" w:rsidRPr="00A164B9" w:rsidRDefault="00C83186" w:rsidP="003B0C1E">
            <w:pPr>
              <w:pStyle w:val="Textotabela"/>
            </w:pPr>
            <w:r w:rsidRPr="00A164B9">
              <w:t>Até R$1.000</w:t>
            </w:r>
          </w:p>
        </w:tc>
        <w:tc>
          <w:tcPr>
            <w:tcW w:w="724" w:type="dxa"/>
            <w:noWrap/>
            <w:hideMark/>
          </w:tcPr>
          <w:p w14:paraId="69A6F6FD" w14:textId="77777777" w:rsidR="00C83186" w:rsidRPr="00A164B9" w:rsidRDefault="00C83186" w:rsidP="003B0C1E">
            <w:pPr>
              <w:pStyle w:val="Textotabela"/>
            </w:pPr>
            <w:r w:rsidRPr="00A164B9">
              <w:t>0</w:t>
            </w:r>
          </w:p>
        </w:tc>
        <w:tc>
          <w:tcPr>
            <w:tcW w:w="1292" w:type="dxa"/>
            <w:noWrap/>
            <w:hideMark/>
          </w:tcPr>
          <w:p w14:paraId="455E347B" w14:textId="77777777" w:rsidR="00C83186" w:rsidRPr="00A164B9" w:rsidRDefault="00C83186" w:rsidP="003B0C1E">
            <w:pPr>
              <w:pStyle w:val="Textotabela"/>
            </w:pPr>
            <w:r w:rsidRPr="00A164B9">
              <w:t>0</w:t>
            </w:r>
          </w:p>
        </w:tc>
        <w:tc>
          <w:tcPr>
            <w:tcW w:w="865" w:type="dxa"/>
            <w:noWrap/>
            <w:hideMark/>
          </w:tcPr>
          <w:p w14:paraId="4A103417" w14:textId="77777777" w:rsidR="00C83186" w:rsidRPr="00A164B9" w:rsidRDefault="00C83186" w:rsidP="003B0C1E">
            <w:pPr>
              <w:pStyle w:val="Textotabela"/>
            </w:pPr>
            <w:r w:rsidRPr="00A164B9">
              <w:t>5</w:t>
            </w:r>
          </w:p>
        </w:tc>
        <w:tc>
          <w:tcPr>
            <w:tcW w:w="1152" w:type="dxa"/>
            <w:noWrap/>
            <w:hideMark/>
          </w:tcPr>
          <w:p w14:paraId="6AAB354A" w14:textId="77777777" w:rsidR="00C83186" w:rsidRPr="00A164B9" w:rsidRDefault="00C83186" w:rsidP="003B0C1E">
            <w:pPr>
              <w:pStyle w:val="Textotabela"/>
            </w:pPr>
            <w:r w:rsidRPr="00A164B9">
              <w:t>13.2</w:t>
            </w:r>
          </w:p>
        </w:tc>
        <w:tc>
          <w:tcPr>
            <w:tcW w:w="900" w:type="dxa"/>
            <w:noWrap/>
            <w:hideMark/>
          </w:tcPr>
          <w:p w14:paraId="4528370B" w14:textId="77777777" w:rsidR="00C83186" w:rsidRPr="00A164B9" w:rsidRDefault="00C83186" w:rsidP="003B0C1E">
            <w:pPr>
              <w:pStyle w:val="Textotabela"/>
            </w:pPr>
          </w:p>
        </w:tc>
        <w:tc>
          <w:tcPr>
            <w:tcW w:w="974" w:type="dxa"/>
            <w:noWrap/>
            <w:hideMark/>
          </w:tcPr>
          <w:p w14:paraId="32D46EB3" w14:textId="77777777" w:rsidR="00C83186" w:rsidRPr="00A164B9" w:rsidRDefault="00C83186" w:rsidP="003B0C1E">
            <w:pPr>
              <w:pStyle w:val="Textotabela"/>
            </w:pPr>
          </w:p>
        </w:tc>
      </w:tr>
      <w:tr w:rsidR="00C83186" w:rsidRPr="00A164B9" w14:paraId="0440CBD2" w14:textId="77777777" w:rsidTr="003D287F">
        <w:trPr>
          <w:trHeight w:val="355"/>
        </w:trPr>
        <w:tc>
          <w:tcPr>
            <w:tcW w:w="257" w:type="dxa"/>
            <w:noWrap/>
            <w:hideMark/>
          </w:tcPr>
          <w:p w14:paraId="2873FA9D" w14:textId="77777777" w:rsidR="00C83186" w:rsidRPr="00A164B9" w:rsidRDefault="00C83186" w:rsidP="003B0C1E">
            <w:pPr>
              <w:pStyle w:val="Textotabela"/>
            </w:pPr>
          </w:p>
        </w:tc>
        <w:tc>
          <w:tcPr>
            <w:tcW w:w="3036" w:type="dxa"/>
            <w:noWrap/>
            <w:hideMark/>
          </w:tcPr>
          <w:p w14:paraId="046210F0" w14:textId="77777777" w:rsidR="00C83186" w:rsidRPr="00A164B9" w:rsidRDefault="00C83186" w:rsidP="003B0C1E">
            <w:pPr>
              <w:pStyle w:val="Textotabela"/>
            </w:pPr>
            <w:r w:rsidRPr="00A164B9">
              <w:t>R$1.001 - R$3.000</w:t>
            </w:r>
          </w:p>
        </w:tc>
        <w:tc>
          <w:tcPr>
            <w:tcW w:w="724" w:type="dxa"/>
            <w:noWrap/>
            <w:hideMark/>
          </w:tcPr>
          <w:p w14:paraId="413067A2" w14:textId="77777777" w:rsidR="00C83186" w:rsidRPr="00A164B9" w:rsidRDefault="00C83186" w:rsidP="003B0C1E">
            <w:pPr>
              <w:pStyle w:val="Textotabela"/>
            </w:pPr>
            <w:r w:rsidRPr="00A164B9">
              <w:t>18</w:t>
            </w:r>
          </w:p>
        </w:tc>
        <w:tc>
          <w:tcPr>
            <w:tcW w:w="1292" w:type="dxa"/>
            <w:noWrap/>
            <w:hideMark/>
          </w:tcPr>
          <w:p w14:paraId="79047E46" w14:textId="77777777" w:rsidR="00C83186" w:rsidRPr="00A164B9" w:rsidRDefault="00C83186" w:rsidP="003B0C1E">
            <w:pPr>
              <w:pStyle w:val="Textotabela"/>
            </w:pPr>
            <w:r w:rsidRPr="00A164B9">
              <w:t>48.6</w:t>
            </w:r>
          </w:p>
        </w:tc>
        <w:tc>
          <w:tcPr>
            <w:tcW w:w="865" w:type="dxa"/>
            <w:noWrap/>
            <w:hideMark/>
          </w:tcPr>
          <w:p w14:paraId="3C6D4E1F" w14:textId="77777777" w:rsidR="00C83186" w:rsidRPr="00A164B9" w:rsidRDefault="00C83186" w:rsidP="003B0C1E">
            <w:pPr>
              <w:pStyle w:val="Textotabela"/>
            </w:pPr>
            <w:r w:rsidRPr="00A164B9">
              <w:t>25</w:t>
            </w:r>
          </w:p>
        </w:tc>
        <w:tc>
          <w:tcPr>
            <w:tcW w:w="1152" w:type="dxa"/>
            <w:noWrap/>
            <w:hideMark/>
          </w:tcPr>
          <w:p w14:paraId="485ADD7E" w14:textId="77777777" w:rsidR="00C83186" w:rsidRPr="00A164B9" w:rsidRDefault="00C83186" w:rsidP="003B0C1E">
            <w:pPr>
              <w:pStyle w:val="Textotabela"/>
            </w:pPr>
            <w:r w:rsidRPr="00A164B9">
              <w:t>65.8</w:t>
            </w:r>
          </w:p>
        </w:tc>
        <w:tc>
          <w:tcPr>
            <w:tcW w:w="900" w:type="dxa"/>
            <w:noWrap/>
            <w:hideMark/>
          </w:tcPr>
          <w:p w14:paraId="60F009A2" w14:textId="77777777" w:rsidR="00C83186" w:rsidRPr="00A164B9" w:rsidRDefault="00C83186" w:rsidP="003B0C1E">
            <w:pPr>
              <w:pStyle w:val="Textotabela"/>
            </w:pPr>
          </w:p>
        </w:tc>
        <w:tc>
          <w:tcPr>
            <w:tcW w:w="974" w:type="dxa"/>
            <w:noWrap/>
            <w:hideMark/>
          </w:tcPr>
          <w:p w14:paraId="73AE640A" w14:textId="77777777" w:rsidR="00C83186" w:rsidRPr="00A164B9" w:rsidRDefault="00C83186" w:rsidP="003B0C1E">
            <w:pPr>
              <w:pStyle w:val="Textotabela"/>
            </w:pPr>
          </w:p>
        </w:tc>
      </w:tr>
      <w:tr w:rsidR="00C83186" w:rsidRPr="00A164B9" w14:paraId="63605D4C" w14:textId="77777777" w:rsidTr="003D287F">
        <w:trPr>
          <w:trHeight w:val="355"/>
        </w:trPr>
        <w:tc>
          <w:tcPr>
            <w:tcW w:w="257" w:type="dxa"/>
            <w:noWrap/>
            <w:hideMark/>
          </w:tcPr>
          <w:p w14:paraId="44D7F840" w14:textId="77777777" w:rsidR="00C83186" w:rsidRPr="00A164B9" w:rsidRDefault="00C83186" w:rsidP="003B0C1E">
            <w:pPr>
              <w:pStyle w:val="Textotabela"/>
            </w:pPr>
          </w:p>
        </w:tc>
        <w:tc>
          <w:tcPr>
            <w:tcW w:w="3036" w:type="dxa"/>
            <w:noWrap/>
            <w:hideMark/>
          </w:tcPr>
          <w:p w14:paraId="2C5B9B99" w14:textId="77777777" w:rsidR="00C83186" w:rsidRPr="00A164B9" w:rsidRDefault="00C83186" w:rsidP="003B0C1E">
            <w:pPr>
              <w:pStyle w:val="Textotabela"/>
            </w:pPr>
            <w:r w:rsidRPr="00A164B9">
              <w:t>R$3.001 - R$5.000</w:t>
            </w:r>
          </w:p>
        </w:tc>
        <w:tc>
          <w:tcPr>
            <w:tcW w:w="724" w:type="dxa"/>
            <w:noWrap/>
            <w:hideMark/>
          </w:tcPr>
          <w:p w14:paraId="516D0915" w14:textId="77777777" w:rsidR="00C83186" w:rsidRPr="00A164B9" w:rsidRDefault="00C83186" w:rsidP="003B0C1E">
            <w:pPr>
              <w:pStyle w:val="Textotabela"/>
            </w:pPr>
            <w:r w:rsidRPr="00A164B9">
              <w:t>14</w:t>
            </w:r>
          </w:p>
        </w:tc>
        <w:tc>
          <w:tcPr>
            <w:tcW w:w="1292" w:type="dxa"/>
            <w:noWrap/>
            <w:hideMark/>
          </w:tcPr>
          <w:p w14:paraId="5F0255ED" w14:textId="77777777" w:rsidR="00C83186" w:rsidRPr="00A164B9" w:rsidRDefault="00C83186" w:rsidP="003B0C1E">
            <w:pPr>
              <w:pStyle w:val="Textotabela"/>
            </w:pPr>
            <w:r w:rsidRPr="00A164B9">
              <w:t>37.8</w:t>
            </w:r>
          </w:p>
        </w:tc>
        <w:tc>
          <w:tcPr>
            <w:tcW w:w="865" w:type="dxa"/>
            <w:noWrap/>
            <w:hideMark/>
          </w:tcPr>
          <w:p w14:paraId="77A74321" w14:textId="77777777" w:rsidR="00C83186" w:rsidRPr="00A164B9" w:rsidRDefault="00C83186" w:rsidP="003B0C1E">
            <w:pPr>
              <w:pStyle w:val="Textotabela"/>
            </w:pPr>
            <w:r w:rsidRPr="00A164B9">
              <w:t>5</w:t>
            </w:r>
          </w:p>
        </w:tc>
        <w:tc>
          <w:tcPr>
            <w:tcW w:w="1152" w:type="dxa"/>
            <w:noWrap/>
            <w:hideMark/>
          </w:tcPr>
          <w:p w14:paraId="66C7479D" w14:textId="77777777" w:rsidR="00C83186" w:rsidRPr="00A164B9" w:rsidRDefault="00C83186" w:rsidP="003B0C1E">
            <w:pPr>
              <w:pStyle w:val="Textotabela"/>
            </w:pPr>
            <w:r w:rsidRPr="00A164B9">
              <w:t>13.2</w:t>
            </w:r>
          </w:p>
        </w:tc>
        <w:tc>
          <w:tcPr>
            <w:tcW w:w="900" w:type="dxa"/>
            <w:noWrap/>
            <w:hideMark/>
          </w:tcPr>
          <w:p w14:paraId="06135131" w14:textId="77777777" w:rsidR="00C83186" w:rsidRPr="00A164B9" w:rsidRDefault="00C83186" w:rsidP="003B0C1E">
            <w:pPr>
              <w:pStyle w:val="Textotabela"/>
            </w:pPr>
          </w:p>
        </w:tc>
        <w:tc>
          <w:tcPr>
            <w:tcW w:w="974" w:type="dxa"/>
            <w:noWrap/>
            <w:hideMark/>
          </w:tcPr>
          <w:p w14:paraId="2E1E81A5" w14:textId="77777777" w:rsidR="00C83186" w:rsidRPr="00A164B9" w:rsidRDefault="00C83186" w:rsidP="003B0C1E">
            <w:pPr>
              <w:pStyle w:val="Textotabela"/>
            </w:pPr>
          </w:p>
        </w:tc>
      </w:tr>
      <w:tr w:rsidR="00C83186" w:rsidRPr="00A164B9" w14:paraId="552D96DF" w14:textId="77777777" w:rsidTr="003D287F">
        <w:trPr>
          <w:trHeight w:val="355"/>
        </w:trPr>
        <w:tc>
          <w:tcPr>
            <w:tcW w:w="257" w:type="dxa"/>
            <w:noWrap/>
            <w:hideMark/>
          </w:tcPr>
          <w:p w14:paraId="02E81BF5" w14:textId="77777777" w:rsidR="00C83186" w:rsidRPr="00A164B9" w:rsidRDefault="00C83186" w:rsidP="003B0C1E">
            <w:pPr>
              <w:pStyle w:val="Textotabela"/>
            </w:pPr>
          </w:p>
        </w:tc>
        <w:tc>
          <w:tcPr>
            <w:tcW w:w="3036" w:type="dxa"/>
            <w:noWrap/>
            <w:hideMark/>
          </w:tcPr>
          <w:p w14:paraId="1D853656" w14:textId="77777777" w:rsidR="00C83186" w:rsidRPr="00A164B9" w:rsidRDefault="00C83186" w:rsidP="003B0C1E">
            <w:pPr>
              <w:pStyle w:val="Textotabela"/>
            </w:pPr>
            <w:r w:rsidRPr="00A164B9">
              <w:t>R$5.000 - R$10.000</w:t>
            </w:r>
          </w:p>
        </w:tc>
        <w:tc>
          <w:tcPr>
            <w:tcW w:w="724" w:type="dxa"/>
            <w:noWrap/>
            <w:hideMark/>
          </w:tcPr>
          <w:p w14:paraId="1A823ACB" w14:textId="77777777" w:rsidR="00C83186" w:rsidRPr="00A164B9" w:rsidRDefault="00C83186" w:rsidP="003B0C1E">
            <w:pPr>
              <w:pStyle w:val="Textotabela"/>
            </w:pPr>
            <w:r w:rsidRPr="00A164B9">
              <w:t>4</w:t>
            </w:r>
          </w:p>
        </w:tc>
        <w:tc>
          <w:tcPr>
            <w:tcW w:w="1292" w:type="dxa"/>
            <w:noWrap/>
            <w:hideMark/>
          </w:tcPr>
          <w:p w14:paraId="1116350C" w14:textId="77777777" w:rsidR="00C83186" w:rsidRPr="00A164B9" w:rsidRDefault="00C83186" w:rsidP="003B0C1E">
            <w:pPr>
              <w:pStyle w:val="Textotabela"/>
            </w:pPr>
            <w:r w:rsidRPr="00A164B9">
              <w:t>10.8</w:t>
            </w:r>
          </w:p>
        </w:tc>
        <w:tc>
          <w:tcPr>
            <w:tcW w:w="865" w:type="dxa"/>
            <w:noWrap/>
            <w:hideMark/>
          </w:tcPr>
          <w:p w14:paraId="1BFDC2C9" w14:textId="77777777" w:rsidR="00C83186" w:rsidRPr="00A164B9" w:rsidRDefault="00C83186" w:rsidP="003B0C1E">
            <w:pPr>
              <w:pStyle w:val="Textotabela"/>
            </w:pPr>
            <w:r w:rsidRPr="00A164B9">
              <w:t>3</w:t>
            </w:r>
          </w:p>
        </w:tc>
        <w:tc>
          <w:tcPr>
            <w:tcW w:w="1152" w:type="dxa"/>
            <w:noWrap/>
            <w:hideMark/>
          </w:tcPr>
          <w:p w14:paraId="7126600D" w14:textId="77777777" w:rsidR="00C83186" w:rsidRPr="00A164B9" w:rsidRDefault="00C83186" w:rsidP="003B0C1E">
            <w:pPr>
              <w:pStyle w:val="Textotabela"/>
            </w:pPr>
            <w:r w:rsidRPr="00A164B9">
              <w:t>7.9</w:t>
            </w:r>
          </w:p>
        </w:tc>
        <w:tc>
          <w:tcPr>
            <w:tcW w:w="900" w:type="dxa"/>
            <w:noWrap/>
            <w:hideMark/>
          </w:tcPr>
          <w:p w14:paraId="683FB40D" w14:textId="77777777" w:rsidR="00C83186" w:rsidRPr="00A164B9" w:rsidRDefault="00C83186" w:rsidP="003B0C1E">
            <w:pPr>
              <w:pStyle w:val="Textotabela"/>
            </w:pPr>
          </w:p>
        </w:tc>
        <w:tc>
          <w:tcPr>
            <w:tcW w:w="974" w:type="dxa"/>
            <w:noWrap/>
            <w:hideMark/>
          </w:tcPr>
          <w:p w14:paraId="6EEB5520" w14:textId="77777777" w:rsidR="00C83186" w:rsidRPr="00A164B9" w:rsidRDefault="00C83186" w:rsidP="003B0C1E">
            <w:pPr>
              <w:pStyle w:val="Textotabela"/>
            </w:pPr>
          </w:p>
        </w:tc>
      </w:tr>
      <w:tr w:rsidR="00C83186" w:rsidRPr="00A164B9" w14:paraId="68F85310" w14:textId="77777777" w:rsidTr="003D287F">
        <w:trPr>
          <w:trHeight w:val="355"/>
        </w:trPr>
        <w:tc>
          <w:tcPr>
            <w:tcW w:w="3293" w:type="dxa"/>
            <w:gridSpan w:val="2"/>
            <w:noWrap/>
            <w:hideMark/>
          </w:tcPr>
          <w:p w14:paraId="5101D894" w14:textId="77777777" w:rsidR="00C83186" w:rsidRPr="00A164B9" w:rsidRDefault="00C83186" w:rsidP="003B0C1E">
            <w:pPr>
              <w:pStyle w:val="Textotabela"/>
            </w:pPr>
            <w:r w:rsidRPr="00A164B9">
              <w:t>Comorbidades</w:t>
            </w:r>
          </w:p>
        </w:tc>
        <w:tc>
          <w:tcPr>
            <w:tcW w:w="724" w:type="dxa"/>
            <w:noWrap/>
            <w:hideMark/>
          </w:tcPr>
          <w:p w14:paraId="4EDE915D" w14:textId="77777777" w:rsidR="00C83186" w:rsidRPr="00A164B9" w:rsidRDefault="00C83186" w:rsidP="003B0C1E">
            <w:pPr>
              <w:pStyle w:val="Textotabela"/>
            </w:pPr>
          </w:p>
        </w:tc>
        <w:tc>
          <w:tcPr>
            <w:tcW w:w="1292" w:type="dxa"/>
            <w:noWrap/>
            <w:hideMark/>
          </w:tcPr>
          <w:p w14:paraId="4B7B7054" w14:textId="77777777" w:rsidR="00C83186" w:rsidRPr="00A164B9" w:rsidRDefault="00C83186" w:rsidP="003B0C1E">
            <w:pPr>
              <w:pStyle w:val="Textotabela"/>
            </w:pPr>
          </w:p>
        </w:tc>
        <w:tc>
          <w:tcPr>
            <w:tcW w:w="865" w:type="dxa"/>
            <w:noWrap/>
            <w:hideMark/>
          </w:tcPr>
          <w:p w14:paraId="599134A9" w14:textId="77777777" w:rsidR="00C83186" w:rsidRPr="00A164B9" w:rsidRDefault="00C83186" w:rsidP="003B0C1E">
            <w:pPr>
              <w:pStyle w:val="Textotabela"/>
            </w:pPr>
          </w:p>
        </w:tc>
        <w:tc>
          <w:tcPr>
            <w:tcW w:w="1152" w:type="dxa"/>
            <w:noWrap/>
            <w:hideMark/>
          </w:tcPr>
          <w:p w14:paraId="329E11AF" w14:textId="77777777" w:rsidR="00C83186" w:rsidRPr="00A164B9" w:rsidRDefault="00C83186" w:rsidP="003B0C1E">
            <w:pPr>
              <w:pStyle w:val="Textotabela"/>
            </w:pPr>
          </w:p>
        </w:tc>
        <w:tc>
          <w:tcPr>
            <w:tcW w:w="900" w:type="dxa"/>
            <w:noWrap/>
            <w:hideMark/>
          </w:tcPr>
          <w:p w14:paraId="75193BB1" w14:textId="77777777" w:rsidR="00C83186" w:rsidRPr="00A164B9" w:rsidRDefault="00C83186" w:rsidP="003B0C1E">
            <w:pPr>
              <w:pStyle w:val="Textotabela"/>
            </w:pPr>
          </w:p>
        </w:tc>
        <w:tc>
          <w:tcPr>
            <w:tcW w:w="974" w:type="dxa"/>
            <w:noWrap/>
            <w:hideMark/>
          </w:tcPr>
          <w:p w14:paraId="6413DC53" w14:textId="77777777" w:rsidR="00C83186" w:rsidRPr="00A164B9" w:rsidRDefault="00C83186" w:rsidP="003B0C1E">
            <w:pPr>
              <w:pStyle w:val="Textotabela"/>
            </w:pPr>
          </w:p>
        </w:tc>
      </w:tr>
      <w:tr w:rsidR="00C83186" w:rsidRPr="00A164B9" w14:paraId="06EB6A3D" w14:textId="77777777" w:rsidTr="003D287F">
        <w:trPr>
          <w:trHeight w:val="355"/>
        </w:trPr>
        <w:tc>
          <w:tcPr>
            <w:tcW w:w="257" w:type="dxa"/>
            <w:noWrap/>
            <w:hideMark/>
          </w:tcPr>
          <w:p w14:paraId="199770C5" w14:textId="77777777" w:rsidR="00C83186" w:rsidRPr="00A164B9" w:rsidRDefault="00C83186" w:rsidP="003B0C1E">
            <w:pPr>
              <w:pStyle w:val="Textotabela"/>
            </w:pPr>
          </w:p>
        </w:tc>
        <w:tc>
          <w:tcPr>
            <w:tcW w:w="3036" w:type="dxa"/>
            <w:noWrap/>
            <w:hideMark/>
          </w:tcPr>
          <w:p w14:paraId="61CDF4E1" w14:textId="77777777" w:rsidR="00C83186" w:rsidRPr="00A164B9" w:rsidRDefault="00C83186" w:rsidP="003B0C1E">
            <w:pPr>
              <w:pStyle w:val="Textotabela"/>
            </w:pPr>
            <w:r w:rsidRPr="00A164B9">
              <w:t>Hipertensão</w:t>
            </w:r>
          </w:p>
        </w:tc>
        <w:tc>
          <w:tcPr>
            <w:tcW w:w="724" w:type="dxa"/>
            <w:noWrap/>
            <w:hideMark/>
          </w:tcPr>
          <w:p w14:paraId="3538483C" w14:textId="77777777" w:rsidR="00C83186" w:rsidRPr="00A164B9" w:rsidRDefault="00C83186" w:rsidP="003B0C1E">
            <w:pPr>
              <w:pStyle w:val="Textotabela"/>
            </w:pPr>
            <w:r w:rsidRPr="00A164B9">
              <w:t>6</w:t>
            </w:r>
          </w:p>
        </w:tc>
        <w:tc>
          <w:tcPr>
            <w:tcW w:w="1292" w:type="dxa"/>
            <w:noWrap/>
            <w:hideMark/>
          </w:tcPr>
          <w:p w14:paraId="4B38003C" w14:textId="77777777" w:rsidR="00C83186" w:rsidRPr="00A164B9" w:rsidRDefault="00C83186" w:rsidP="003B0C1E">
            <w:pPr>
              <w:pStyle w:val="Textotabela"/>
            </w:pPr>
            <w:r w:rsidRPr="00A164B9">
              <w:t>16.2</w:t>
            </w:r>
          </w:p>
        </w:tc>
        <w:tc>
          <w:tcPr>
            <w:tcW w:w="865" w:type="dxa"/>
            <w:noWrap/>
            <w:hideMark/>
          </w:tcPr>
          <w:p w14:paraId="3E6DE0DA" w14:textId="77777777" w:rsidR="00C83186" w:rsidRPr="00A164B9" w:rsidRDefault="00C83186" w:rsidP="003B0C1E">
            <w:pPr>
              <w:pStyle w:val="Textotabela"/>
            </w:pPr>
            <w:r w:rsidRPr="00A164B9">
              <w:t>12</w:t>
            </w:r>
          </w:p>
        </w:tc>
        <w:tc>
          <w:tcPr>
            <w:tcW w:w="1152" w:type="dxa"/>
            <w:noWrap/>
            <w:hideMark/>
          </w:tcPr>
          <w:p w14:paraId="1857E9FB" w14:textId="77777777" w:rsidR="00C83186" w:rsidRPr="00A164B9" w:rsidRDefault="00C83186" w:rsidP="003B0C1E">
            <w:pPr>
              <w:pStyle w:val="Textotabela"/>
            </w:pPr>
            <w:r w:rsidRPr="00A164B9">
              <w:t>31.6</w:t>
            </w:r>
          </w:p>
        </w:tc>
        <w:tc>
          <w:tcPr>
            <w:tcW w:w="900" w:type="dxa"/>
            <w:noWrap/>
            <w:hideMark/>
          </w:tcPr>
          <w:p w14:paraId="7FB81367" w14:textId="77777777" w:rsidR="00C83186" w:rsidRPr="00A164B9" w:rsidRDefault="00C83186" w:rsidP="003B0C1E">
            <w:pPr>
              <w:pStyle w:val="Textotabela"/>
            </w:pPr>
            <w:r w:rsidRPr="00A164B9">
              <w:t>1.66</w:t>
            </w:r>
          </w:p>
        </w:tc>
        <w:tc>
          <w:tcPr>
            <w:tcW w:w="974" w:type="dxa"/>
            <w:noWrap/>
            <w:hideMark/>
          </w:tcPr>
          <w:p w14:paraId="53CD52B9" w14:textId="77777777" w:rsidR="00C83186" w:rsidRPr="00A164B9" w:rsidRDefault="00C83186" w:rsidP="003B0C1E">
            <w:pPr>
              <w:pStyle w:val="Textotabela"/>
            </w:pPr>
            <w:r w:rsidRPr="00A164B9">
              <w:t>0.1981</w:t>
            </w:r>
          </w:p>
        </w:tc>
      </w:tr>
      <w:tr w:rsidR="00C83186" w:rsidRPr="00A164B9" w14:paraId="600B2EAA" w14:textId="77777777" w:rsidTr="003D287F">
        <w:trPr>
          <w:trHeight w:val="355"/>
        </w:trPr>
        <w:tc>
          <w:tcPr>
            <w:tcW w:w="257" w:type="dxa"/>
            <w:noWrap/>
            <w:hideMark/>
          </w:tcPr>
          <w:p w14:paraId="10575046" w14:textId="77777777" w:rsidR="00C83186" w:rsidRPr="00A164B9" w:rsidRDefault="00C83186" w:rsidP="003B0C1E">
            <w:pPr>
              <w:pStyle w:val="Textotabela"/>
            </w:pPr>
          </w:p>
        </w:tc>
        <w:tc>
          <w:tcPr>
            <w:tcW w:w="3036" w:type="dxa"/>
            <w:noWrap/>
            <w:hideMark/>
          </w:tcPr>
          <w:p w14:paraId="00AF440E" w14:textId="77777777" w:rsidR="00C83186" w:rsidRPr="00A164B9" w:rsidRDefault="00C83186" w:rsidP="003B0C1E">
            <w:pPr>
              <w:pStyle w:val="Textotabela"/>
            </w:pPr>
            <w:r w:rsidRPr="00A164B9">
              <w:t>Dislipidemia</w:t>
            </w:r>
          </w:p>
        </w:tc>
        <w:tc>
          <w:tcPr>
            <w:tcW w:w="724" w:type="dxa"/>
            <w:noWrap/>
            <w:hideMark/>
          </w:tcPr>
          <w:p w14:paraId="5ED29085" w14:textId="77777777" w:rsidR="00C83186" w:rsidRPr="00A164B9" w:rsidRDefault="00C83186" w:rsidP="003B0C1E">
            <w:pPr>
              <w:pStyle w:val="Textotabela"/>
            </w:pPr>
            <w:r w:rsidRPr="00A164B9">
              <w:t>15</w:t>
            </w:r>
          </w:p>
        </w:tc>
        <w:tc>
          <w:tcPr>
            <w:tcW w:w="1292" w:type="dxa"/>
            <w:noWrap/>
            <w:hideMark/>
          </w:tcPr>
          <w:p w14:paraId="4EFF2A70" w14:textId="77777777" w:rsidR="00C83186" w:rsidRPr="00A164B9" w:rsidRDefault="00C83186" w:rsidP="003B0C1E">
            <w:pPr>
              <w:pStyle w:val="Textotabela"/>
            </w:pPr>
            <w:r w:rsidRPr="00A164B9">
              <w:t>40.5</w:t>
            </w:r>
          </w:p>
        </w:tc>
        <w:tc>
          <w:tcPr>
            <w:tcW w:w="865" w:type="dxa"/>
            <w:noWrap/>
            <w:hideMark/>
          </w:tcPr>
          <w:p w14:paraId="2E0BF41D" w14:textId="77777777" w:rsidR="00C83186" w:rsidRPr="00A164B9" w:rsidRDefault="00C83186" w:rsidP="003B0C1E">
            <w:pPr>
              <w:pStyle w:val="Textotabela"/>
            </w:pPr>
            <w:r w:rsidRPr="00A164B9">
              <w:t>6</w:t>
            </w:r>
          </w:p>
        </w:tc>
        <w:tc>
          <w:tcPr>
            <w:tcW w:w="1152" w:type="dxa"/>
            <w:noWrap/>
            <w:hideMark/>
          </w:tcPr>
          <w:p w14:paraId="1BA0C5D1" w14:textId="77777777" w:rsidR="00C83186" w:rsidRPr="00A164B9" w:rsidRDefault="00C83186" w:rsidP="003B0C1E">
            <w:pPr>
              <w:pStyle w:val="Textotabela"/>
            </w:pPr>
            <w:r w:rsidRPr="00A164B9">
              <w:t>15.8</w:t>
            </w:r>
          </w:p>
        </w:tc>
        <w:tc>
          <w:tcPr>
            <w:tcW w:w="900" w:type="dxa"/>
            <w:noWrap/>
            <w:hideMark/>
          </w:tcPr>
          <w:p w14:paraId="01D1AF22" w14:textId="77777777" w:rsidR="00C83186" w:rsidRPr="00A164B9" w:rsidRDefault="00C83186" w:rsidP="003B0C1E">
            <w:pPr>
              <w:pStyle w:val="Textotabela"/>
            </w:pPr>
            <w:r w:rsidRPr="00A164B9">
              <w:t>4.54</w:t>
            </w:r>
          </w:p>
        </w:tc>
        <w:tc>
          <w:tcPr>
            <w:tcW w:w="974" w:type="dxa"/>
            <w:noWrap/>
            <w:hideMark/>
          </w:tcPr>
          <w:p w14:paraId="64385469" w14:textId="77777777" w:rsidR="00C83186" w:rsidRPr="00A164B9" w:rsidRDefault="00C83186" w:rsidP="003B0C1E">
            <w:pPr>
              <w:pStyle w:val="Textotabela"/>
            </w:pPr>
            <w:r w:rsidRPr="00A164B9">
              <w:t>0.0332</w:t>
            </w:r>
          </w:p>
        </w:tc>
      </w:tr>
      <w:tr w:rsidR="00C83186" w:rsidRPr="00A164B9" w14:paraId="4577FC12" w14:textId="77777777" w:rsidTr="003D287F">
        <w:trPr>
          <w:trHeight w:val="355"/>
        </w:trPr>
        <w:tc>
          <w:tcPr>
            <w:tcW w:w="257" w:type="dxa"/>
            <w:noWrap/>
            <w:hideMark/>
          </w:tcPr>
          <w:p w14:paraId="280A1D88" w14:textId="77777777" w:rsidR="00C83186" w:rsidRPr="00A164B9" w:rsidRDefault="00C83186" w:rsidP="003B0C1E">
            <w:pPr>
              <w:pStyle w:val="Textotabela"/>
            </w:pPr>
          </w:p>
        </w:tc>
        <w:tc>
          <w:tcPr>
            <w:tcW w:w="3036" w:type="dxa"/>
            <w:noWrap/>
            <w:hideMark/>
          </w:tcPr>
          <w:p w14:paraId="271BA1DB" w14:textId="77777777" w:rsidR="00C83186" w:rsidRPr="00A164B9" w:rsidRDefault="00C83186" w:rsidP="003B0C1E">
            <w:pPr>
              <w:pStyle w:val="Textotabela"/>
            </w:pPr>
            <w:r w:rsidRPr="00A164B9">
              <w:t xml:space="preserve">Resistência Insulínica ou diabetes </w:t>
            </w:r>
            <w:proofErr w:type="spellStart"/>
            <w:r w:rsidRPr="00A164B9">
              <w:t>melitus</w:t>
            </w:r>
            <w:proofErr w:type="spellEnd"/>
          </w:p>
        </w:tc>
        <w:tc>
          <w:tcPr>
            <w:tcW w:w="724" w:type="dxa"/>
            <w:noWrap/>
            <w:hideMark/>
          </w:tcPr>
          <w:p w14:paraId="6A1D11EB" w14:textId="77777777" w:rsidR="00C83186" w:rsidRPr="00A164B9" w:rsidRDefault="00C83186" w:rsidP="003B0C1E">
            <w:pPr>
              <w:pStyle w:val="Textotabela"/>
            </w:pPr>
            <w:r w:rsidRPr="00A164B9">
              <w:t>9</w:t>
            </w:r>
          </w:p>
        </w:tc>
        <w:tc>
          <w:tcPr>
            <w:tcW w:w="1292" w:type="dxa"/>
            <w:noWrap/>
            <w:hideMark/>
          </w:tcPr>
          <w:p w14:paraId="78454985" w14:textId="77777777" w:rsidR="00C83186" w:rsidRPr="00A164B9" w:rsidRDefault="00C83186" w:rsidP="003B0C1E">
            <w:pPr>
              <w:pStyle w:val="Textotabela"/>
            </w:pPr>
            <w:r w:rsidRPr="00A164B9">
              <w:t>24.3</w:t>
            </w:r>
          </w:p>
        </w:tc>
        <w:tc>
          <w:tcPr>
            <w:tcW w:w="865" w:type="dxa"/>
            <w:noWrap/>
            <w:hideMark/>
          </w:tcPr>
          <w:p w14:paraId="15227BC4" w14:textId="77777777" w:rsidR="00C83186" w:rsidRPr="00A164B9" w:rsidRDefault="00C83186" w:rsidP="003B0C1E">
            <w:pPr>
              <w:pStyle w:val="Textotabela"/>
            </w:pPr>
            <w:r w:rsidRPr="00A164B9">
              <w:t>9</w:t>
            </w:r>
          </w:p>
        </w:tc>
        <w:tc>
          <w:tcPr>
            <w:tcW w:w="1152" w:type="dxa"/>
            <w:noWrap/>
            <w:hideMark/>
          </w:tcPr>
          <w:p w14:paraId="66F2B8D6" w14:textId="77777777" w:rsidR="00C83186" w:rsidRPr="00A164B9" w:rsidRDefault="00C83186" w:rsidP="003B0C1E">
            <w:pPr>
              <w:pStyle w:val="Textotabela"/>
            </w:pPr>
            <w:r w:rsidRPr="00A164B9">
              <w:t>23.7</w:t>
            </w:r>
          </w:p>
        </w:tc>
        <w:tc>
          <w:tcPr>
            <w:tcW w:w="900" w:type="dxa"/>
            <w:noWrap/>
            <w:hideMark/>
          </w:tcPr>
          <w:p w14:paraId="08A9D126" w14:textId="77777777" w:rsidR="00C83186" w:rsidRPr="00A164B9" w:rsidRDefault="00C83186" w:rsidP="003B0C1E">
            <w:pPr>
              <w:pStyle w:val="Textotabela"/>
            </w:pPr>
            <w:r w:rsidRPr="00A164B9">
              <w:t>0</w:t>
            </w:r>
          </w:p>
        </w:tc>
        <w:tc>
          <w:tcPr>
            <w:tcW w:w="974" w:type="dxa"/>
            <w:noWrap/>
            <w:hideMark/>
          </w:tcPr>
          <w:p w14:paraId="75C94564" w14:textId="77777777" w:rsidR="00C83186" w:rsidRPr="00A164B9" w:rsidRDefault="00C83186" w:rsidP="003B0C1E">
            <w:pPr>
              <w:pStyle w:val="Textotabela"/>
            </w:pPr>
            <w:r w:rsidRPr="00A164B9">
              <w:t>1</w:t>
            </w:r>
          </w:p>
        </w:tc>
      </w:tr>
      <w:tr w:rsidR="00C83186" w:rsidRPr="00A164B9" w14:paraId="2821DC7F" w14:textId="77777777" w:rsidTr="003D287F">
        <w:trPr>
          <w:trHeight w:val="355"/>
        </w:trPr>
        <w:tc>
          <w:tcPr>
            <w:tcW w:w="3293" w:type="dxa"/>
            <w:gridSpan w:val="2"/>
            <w:noWrap/>
            <w:hideMark/>
          </w:tcPr>
          <w:p w14:paraId="270E2A36" w14:textId="77777777" w:rsidR="00C83186" w:rsidRPr="00A164B9" w:rsidRDefault="00C83186" w:rsidP="003B0C1E">
            <w:pPr>
              <w:pStyle w:val="Textotabela"/>
            </w:pPr>
            <w:r w:rsidRPr="00A164B9">
              <w:t>Medicamentos</w:t>
            </w:r>
          </w:p>
        </w:tc>
        <w:tc>
          <w:tcPr>
            <w:tcW w:w="724" w:type="dxa"/>
            <w:noWrap/>
            <w:hideMark/>
          </w:tcPr>
          <w:p w14:paraId="65763421" w14:textId="77777777" w:rsidR="00C83186" w:rsidRPr="00A164B9" w:rsidRDefault="00C83186" w:rsidP="003B0C1E">
            <w:pPr>
              <w:pStyle w:val="Textotabela"/>
            </w:pPr>
          </w:p>
        </w:tc>
        <w:tc>
          <w:tcPr>
            <w:tcW w:w="1292" w:type="dxa"/>
            <w:noWrap/>
            <w:hideMark/>
          </w:tcPr>
          <w:p w14:paraId="02BAC004" w14:textId="77777777" w:rsidR="00C83186" w:rsidRPr="00A164B9" w:rsidRDefault="00C83186" w:rsidP="003B0C1E">
            <w:pPr>
              <w:pStyle w:val="Textotabela"/>
            </w:pPr>
          </w:p>
        </w:tc>
        <w:tc>
          <w:tcPr>
            <w:tcW w:w="865" w:type="dxa"/>
            <w:noWrap/>
            <w:hideMark/>
          </w:tcPr>
          <w:p w14:paraId="51650DC1" w14:textId="77777777" w:rsidR="00C83186" w:rsidRPr="00A164B9" w:rsidRDefault="00C83186" w:rsidP="003B0C1E">
            <w:pPr>
              <w:pStyle w:val="Textotabela"/>
            </w:pPr>
          </w:p>
        </w:tc>
        <w:tc>
          <w:tcPr>
            <w:tcW w:w="1152" w:type="dxa"/>
            <w:noWrap/>
            <w:hideMark/>
          </w:tcPr>
          <w:p w14:paraId="2CCD76B7" w14:textId="77777777" w:rsidR="00C83186" w:rsidRPr="00A164B9" w:rsidRDefault="00C83186" w:rsidP="003B0C1E">
            <w:pPr>
              <w:pStyle w:val="Textotabela"/>
            </w:pPr>
          </w:p>
        </w:tc>
        <w:tc>
          <w:tcPr>
            <w:tcW w:w="900" w:type="dxa"/>
            <w:noWrap/>
            <w:hideMark/>
          </w:tcPr>
          <w:p w14:paraId="61500D8A" w14:textId="77777777" w:rsidR="00C83186" w:rsidRPr="00A164B9" w:rsidRDefault="00C83186" w:rsidP="003B0C1E">
            <w:pPr>
              <w:pStyle w:val="Textotabela"/>
            </w:pPr>
          </w:p>
        </w:tc>
        <w:tc>
          <w:tcPr>
            <w:tcW w:w="974" w:type="dxa"/>
            <w:noWrap/>
            <w:hideMark/>
          </w:tcPr>
          <w:p w14:paraId="572456C6" w14:textId="77777777" w:rsidR="00C83186" w:rsidRPr="00A164B9" w:rsidRDefault="00C83186" w:rsidP="003B0C1E">
            <w:pPr>
              <w:pStyle w:val="Textotabela"/>
            </w:pPr>
          </w:p>
        </w:tc>
      </w:tr>
      <w:tr w:rsidR="00C83186" w:rsidRPr="00A164B9" w14:paraId="266478C1" w14:textId="77777777" w:rsidTr="003D287F">
        <w:trPr>
          <w:trHeight w:val="355"/>
        </w:trPr>
        <w:tc>
          <w:tcPr>
            <w:tcW w:w="257" w:type="dxa"/>
            <w:noWrap/>
            <w:hideMark/>
          </w:tcPr>
          <w:p w14:paraId="3614C390" w14:textId="77777777" w:rsidR="00C83186" w:rsidRPr="00A164B9" w:rsidRDefault="00C83186" w:rsidP="003B0C1E">
            <w:pPr>
              <w:pStyle w:val="Textotabela"/>
            </w:pPr>
          </w:p>
        </w:tc>
        <w:tc>
          <w:tcPr>
            <w:tcW w:w="3036" w:type="dxa"/>
            <w:noWrap/>
            <w:hideMark/>
          </w:tcPr>
          <w:p w14:paraId="559F3378" w14:textId="77777777" w:rsidR="00C83186" w:rsidRPr="00A164B9" w:rsidRDefault="00C83186" w:rsidP="003B0C1E">
            <w:pPr>
              <w:pStyle w:val="Textotabela"/>
            </w:pPr>
            <w:r w:rsidRPr="00A164B9">
              <w:t>Uso de medicamentos associados a perda de peso</w:t>
            </w:r>
          </w:p>
        </w:tc>
        <w:tc>
          <w:tcPr>
            <w:tcW w:w="724" w:type="dxa"/>
            <w:noWrap/>
            <w:hideMark/>
          </w:tcPr>
          <w:p w14:paraId="5786595C" w14:textId="77777777" w:rsidR="00C83186" w:rsidRPr="00A164B9" w:rsidRDefault="00C83186" w:rsidP="003B0C1E">
            <w:pPr>
              <w:pStyle w:val="Textotabela"/>
            </w:pPr>
            <w:r w:rsidRPr="00A164B9">
              <w:t>8</w:t>
            </w:r>
          </w:p>
        </w:tc>
        <w:tc>
          <w:tcPr>
            <w:tcW w:w="1292" w:type="dxa"/>
            <w:noWrap/>
            <w:hideMark/>
          </w:tcPr>
          <w:p w14:paraId="581F054C" w14:textId="77777777" w:rsidR="00C83186" w:rsidRPr="00A164B9" w:rsidRDefault="00C83186" w:rsidP="003B0C1E">
            <w:pPr>
              <w:pStyle w:val="Textotabela"/>
            </w:pPr>
            <w:r w:rsidRPr="00A164B9">
              <w:t>21.6</w:t>
            </w:r>
          </w:p>
        </w:tc>
        <w:tc>
          <w:tcPr>
            <w:tcW w:w="865" w:type="dxa"/>
            <w:noWrap/>
            <w:hideMark/>
          </w:tcPr>
          <w:p w14:paraId="391B1D82" w14:textId="77777777" w:rsidR="00C83186" w:rsidRPr="00A164B9" w:rsidRDefault="00C83186" w:rsidP="003B0C1E">
            <w:pPr>
              <w:pStyle w:val="Textotabela"/>
            </w:pPr>
            <w:r w:rsidRPr="00A164B9">
              <w:t>11</w:t>
            </w:r>
          </w:p>
        </w:tc>
        <w:tc>
          <w:tcPr>
            <w:tcW w:w="1152" w:type="dxa"/>
            <w:noWrap/>
            <w:hideMark/>
          </w:tcPr>
          <w:p w14:paraId="6047E974" w14:textId="77777777" w:rsidR="00C83186" w:rsidRPr="00A164B9" w:rsidRDefault="00C83186" w:rsidP="003B0C1E">
            <w:pPr>
              <w:pStyle w:val="Textotabela"/>
            </w:pPr>
            <w:r w:rsidRPr="00A164B9">
              <w:t>28.9</w:t>
            </w:r>
          </w:p>
        </w:tc>
        <w:tc>
          <w:tcPr>
            <w:tcW w:w="900" w:type="dxa"/>
            <w:noWrap/>
            <w:hideMark/>
          </w:tcPr>
          <w:p w14:paraId="41D3F031" w14:textId="77777777" w:rsidR="00C83186" w:rsidRPr="00A164B9" w:rsidRDefault="00C83186" w:rsidP="003B0C1E">
            <w:pPr>
              <w:pStyle w:val="Textotabela"/>
            </w:pPr>
            <w:r w:rsidRPr="00A164B9">
              <w:t>0.22</w:t>
            </w:r>
          </w:p>
        </w:tc>
        <w:tc>
          <w:tcPr>
            <w:tcW w:w="974" w:type="dxa"/>
            <w:noWrap/>
            <w:hideMark/>
          </w:tcPr>
          <w:p w14:paraId="7AB25499" w14:textId="77777777" w:rsidR="00C83186" w:rsidRPr="00A164B9" w:rsidRDefault="00C83186" w:rsidP="003B0C1E">
            <w:pPr>
              <w:pStyle w:val="Textotabela"/>
            </w:pPr>
            <w:r w:rsidRPr="00A164B9">
              <w:t>0.6428</w:t>
            </w:r>
          </w:p>
        </w:tc>
      </w:tr>
      <w:tr w:rsidR="00C83186" w:rsidRPr="00A164B9" w14:paraId="12F58409" w14:textId="77777777" w:rsidTr="003D287F">
        <w:trPr>
          <w:cnfStyle w:val="010000000000" w:firstRow="0" w:lastRow="1" w:firstColumn="0" w:lastColumn="0" w:oddVBand="0" w:evenVBand="0" w:oddHBand="0" w:evenHBand="0" w:firstRowFirstColumn="0" w:firstRowLastColumn="0" w:lastRowFirstColumn="0" w:lastRowLastColumn="0"/>
          <w:trHeight w:val="355"/>
        </w:trPr>
        <w:tc>
          <w:tcPr>
            <w:tcW w:w="257" w:type="dxa"/>
            <w:noWrap/>
            <w:hideMark/>
          </w:tcPr>
          <w:p w14:paraId="777951A9" w14:textId="77777777" w:rsidR="00C83186" w:rsidRPr="00A164B9" w:rsidRDefault="00C83186" w:rsidP="003B0C1E">
            <w:pPr>
              <w:pStyle w:val="Textotabela"/>
            </w:pPr>
          </w:p>
        </w:tc>
        <w:tc>
          <w:tcPr>
            <w:tcW w:w="3036" w:type="dxa"/>
            <w:noWrap/>
            <w:hideMark/>
          </w:tcPr>
          <w:p w14:paraId="043EC087" w14:textId="77777777" w:rsidR="00C83186" w:rsidRPr="00A164B9" w:rsidRDefault="00C83186" w:rsidP="003B0C1E">
            <w:pPr>
              <w:pStyle w:val="Textotabela"/>
            </w:pPr>
            <w:r w:rsidRPr="00A164B9">
              <w:t>Uso de medicamentos associados a ganho de peso</w:t>
            </w:r>
          </w:p>
        </w:tc>
        <w:tc>
          <w:tcPr>
            <w:tcW w:w="724" w:type="dxa"/>
            <w:noWrap/>
            <w:hideMark/>
          </w:tcPr>
          <w:p w14:paraId="766C9F61" w14:textId="77777777" w:rsidR="00C83186" w:rsidRPr="00A164B9" w:rsidRDefault="00C83186" w:rsidP="003B0C1E">
            <w:pPr>
              <w:pStyle w:val="Textotabela"/>
            </w:pPr>
            <w:r w:rsidRPr="00A164B9">
              <w:t>1</w:t>
            </w:r>
          </w:p>
        </w:tc>
        <w:tc>
          <w:tcPr>
            <w:tcW w:w="1292" w:type="dxa"/>
            <w:noWrap/>
            <w:hideMark/>
          </w:tcPr>
          <w:p w14:paraId="402B501D" w14:textId="77777777" w:rsidR="00C83186" w:rsidRPr="00A164B9" w:rsidRDefault="00C83186" w:rsidP="003B0C1E">
            <w:pPr>
              <w:pStyle w:val="Textotabela"/>
            </w:pPr>
            <w:r w:rsidRPr="00A164B9">
              <w:t>2.7</w:t>
            </w:r>
          </w:p>
        </w:tc>
        <w:tc>
          <w:tcPr>
            <w:tcW w:w="865" w:type="dxa"/>
            <w:noWrap/>
            <w:hideMark/>
          </w:tcPr>
          <w:p w14:paraId="58AD3662" w14:textId="77777777" w:rsidR="00C83186" w:rsidRPr="00A164B9" w:rsidRDefault="00C83186" w:rsidP="003B0C1E">
            <w:pPr>
              <w:pStyle w:val="Textotabela"/>
            </w:pPr>
            <w:r w:rsidRPr="00A164B9">
              <w:t>3</w:t>
            </w:r>
          </w:p>
        </w:tc>
        <w:tc>
          <w:tcPr>
            <w:tcW w:w="1152" w:type="dxa"/>
            <w:noWrap/>
            <w:hideMark/>
          </w:tcPr>
          <w:p w14:paraId="080C433E" w14:textId="77777777" w:rsidR="00C83186" w:rsidRPr="00A164B9" w:rsidRDefault="00C83186" w:rsidP="003B0C1E">
            <w:pPr>
              <w:pStyle w:val="Textotabela"/>
            </w:pPr>
            <w:r w:rsidRPr="00A164B9">
              <w:t>7.9</w:t>
            </w:r>
          </w:p>
        </w:tc>
        <w:tc>
          <w:tcPr>
            <w:tcW w:w="900" w:type="dxa"/>
            <w:noWrap/>
            <w:hideMark/>
          </w:tcPr>
          <w:p w14:paraId="597C5BBE" w14:textId="77777777" w:rsidR="00C83186" w:rsidRPr="00A164B9" w:rsidRDefault="00C83186" w:rsidP="003B0C1E">
            <w:pPr>
              <w:pStyle w:val="Textotabela"/>
            </w:pPr>
          </w:p>
        </w:tc>
        <w:tc>
          <w:tcPr>
            <w:tcW w:w="974" w:type="dxa"/>
            <w:noWrap/>
            <w:hideMark/>
          </w:tcPr>
          <w:p w14:paraId="12D86709" w14:textId="77777777" w:rsidR="00C83186" w:rsidRPr="00A164B9" w:rsidRDefault="00C83186" w:rsidP="003B0C1E">
            <w:pPr>
              <w:pStyle w:val="Textotabela"/>
            </w:pPr>
            <w:r w:rsidRPr="00A164B9">
              <w:t>0.6148</w:t>
            </w:r>
          </w:p>
        </w:tc>
      </w:tr>
    </w:tbl>
    <w:p w14:paraId="3DD62BA9" w14:textId="2988C7CA" w:rsidR="00C83186" w:rsidRPr="00A164B9" w:rsidRDefault="00C83186" w:rsidP="00A606F3">
      <w:pPr>
        <w:pStyle w:val="Legenda"/>
      </w:pPr>
      <w:r w:rsidRPr="00A164B9">
        <w:t xml:space="preserve">Legenda. A comparação entre os grupos foi realizada utilizando o Teste t de </w:t>
      </w:r>
      <w:proofErr w:type="spellStart"/>
      <w:r w:rsidRPr="00A164B9">
        <w:t>Student</w:t>
      </w:r>
      <w:proofErr w:type="spellEnd"/>
      <w:r w:rsidRPr="00A164B9">
        <w:t xml:space="preserve"> para variáveis contínuas e os testes </w:t>
      </w:r>
      <w:proofErr w:type="spellStart"/>
      <w:r w:rsidRPr="00A164B9">
        <w:t>qui</w:t>
      </w:r>
      <w:proofErr w:type="spellEnd"/>
      <w:r w:rsidRPr="00A164B9">
        <w:t>-quadrado ou exato de Fisher para variáveis categóricas, de acordo com o atendimento aos pressupostos estatísticos.</w:t>
      </w:r>
    </w:p>
    <w:p w14:paraId="33E82379" w14:textId="34A00848" w:rsidR="00A606F3" w:rsidRPr="00A164B9" w:rsidRDefault="00A606F3" w:rsidP="00A606F3">
      <w:pPr>
        <w:pStyle w:val="Heading3"/>
        <w:rPr>
          <w:lang w:val="pt-BR"/>
        </w:rPr>
      </w:pPr>
      <w:bookmarkStart w:id="177" w:name="_Toc187787284"/>
      <w:r w:rsidRPr="00A164B9">
        <w:rPr>
          <w:lang w:val="pt-BR"/>
        </w:rPr>
        <w:t>Exames laboratoriais</w:t>
      </w:r>
      <w:bookmarkEnd w:id="177"/>
    </w:p>
    <w:p w14:paraId="5C55C304" w14:textId="77777777" w:rsidR="00C83186" w:rsidRPr="00A164B9" w:rsidRDefault="00C83186" w:rsidP="00C83186">
      <w:r w:rsidRPr="00A164B9">
        <w:t xml:space="preserve">A tabela 3 apresenta a média e intervalo de confiança de 95% dos exames laboratoriais realizados na avaliação de base, para todos os participantes. Não houve diferença entre os grupos de alocação na comparação dos resultados de exames laboratoriais. </w:t>
      </w:r>
    </w:p>
    <w:p w14:paraId="61275B60" w14:textId="77777777" w:rsidR="00C83186" w:rsidRPr="00A164B9" w:rsidRDefault="00C83186" w:rsidP="00C83186"/>
    <w:p w14:paraId="3DE9536F" w14:textId="407CEA70" w:rsidR="00C83186" w:rsidRPr="00A164B9" w:rsidRDefault="00C83186" w:rsidP="00A606F3">
      <w:pPr>
        <w:pStyle w:val="Normalsemrecuo"/>
      </w:pPr>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3</w:t>
      </w:r>
      <w:r w:rsidR="005F0591" w:rsidRPr="00A164B9">
        <w:fldChar w:fldCharType="end"/>
      </w:r>
      <w:r w:rsidRPr="00A164B9">
        <w:t xml:space="preserve">. Resultados dos exames laboratoriais de base dos </w:t>
      </w:r>
      <w:r w:rsidR="005F1725" w:rsidRPr="00A164B9">
        <w:t>participantes de pesquisa</w:t>
      </w:r>
      <w:r w:rsidRPr="00A164B9">
        <w:t>, apresentados para todos os participantes e estratificados por grupos de alocação.</w:t>
      </w:r>
    </w:p>
    <w:tbl>
      <w:tblPr>
        <w:tblStyle w:val="Tabelapadro"/>
        <w:tblW w:w="9923" w:type="dxa"/>
        <w:tblLayout w:type="fixed"/>
        <w:tblLook w:val="04E0" w:firstRow="1" w:lastRow="1" w:firstColumn="1" w:lastColumn="0" w:noHBand="0" w:noVBand="1"/>
      </w:tblPr>
      <w:tblGrid>
        <w:gridCol w:w="2410"/>
        <w:gridCol w:w="1985"/>
        <w:gridCol w:w="1984"/>
        <w:gridCol w:w="1984"/>
        <w:gridCol w:w="1560"/>
      </w:tblGrid>
      <w:tr w:rsidR="00A606F3" w:rsidRPr="00A164B9" w14:paraId="748C6D06" w14:textId="77777777" w:rsidTr="00A606F3">
        <w:trPr>
          <w:cnfStyle w:val="100000000000" w:firstRow="1" w:lastRow="0" w:firstColumn="0" w:lastColumn="0" w:oddVBand="0" w:evenVBand="0" w:oddHBand="0" w:evenHBand="0" w:firstRowFirstColumn="0" w:firstRowLastColumn="0" w:lastRowFirstColumn="0" w:lastRowLastColumn="0"/>
          <w:trHeight w:val="900"/>
        </w:trPr>
        <w:tc>
          <w:tcPr>
            <w:tcW w:w="2410" w:type="dxa"/>
            <w:noWrap/>
            <w:hideMark/>
          </w:tcPr>
          <w:p w14:paraId="3B328FD5" w14:textId="77777777" w:rsidR="00C83186" w:rsidRPr="00A164B9" w:rsidRDefault="00C83186" w:rsidP="003B0C1E">
            <w:pPr>
              <w:pStyle w:val="Textotabela"/>
            </w:pPr>
            <w:r w:rsidRPr="00A164B9">
              <w:lastRenderedPageBreak/>
              <w:t>Exame laboratorial</w:t>
            </w:r>
          </w:p>
        </w:tc>
        <w:tc>
          <w:tcPr>
            <w:tcW w:w="1985" w:type="dxa"/>
            <w:hideMark/>
          </w:tcPr>
          <w:p w14:paraId="1DC4B54C" w14:textId="77777777" w:rsidR="00C83186" w:rsidRPr="00A164B9" w:rsidRDefault="00C83186" w:rsidP="003B0C1E">
            <w:pPr>
              <w:pStyle w:val="Textotabela"/>
            </w:pPr>
            <w:r w:rsidRPr="00A164B9">
              <w:t>Global (N=75)</w:t>
            </w:r>
            <w:r w:rsidRPr="00A164B9">
              <w:br/>
              <w:t>média (IC 95%)</w:t>
            </w:r>
          </w:p>
        </w:tc>
        <w:tc>
          <w:tcPr>
            <w:tcW w:w="1984" w:type="dxa"/>
            <w:hideMark/>
          </w:tcPr>
          <w:p w14:paraId="1E6BF310" w14:textId="77777777" w:rsidR="00C83186" w:rsidRPr="00A164B9" w:rsidRDefault="00C83186" w:rsidP="003B0C1E">
            <w:pPr>
              <w:pStyle w:val="Textotabela"/>
            </w:pPr>
            <w:r w:rsidRPr="00A164B9">
              <w:t>Grupo placebo (N=37)</w:t>
            </w:r>
            <w:r w:rsidRPr="00A164B9">
              <w:br/>
              <w:t>média (IC 95%)</w:t>
            </w:r>
          </w:p>
        </w:tc>
        <w:tc>
          <w:tcPr>
            <w:tcW w:w="1984" w:type="dxa"/>
            <w:hideMark/>
          </w:tcPr>
          <w:p w14:paraId="2E58671C" w14:textId="77777777" w:rsidR="00C83186" w:rsidRPr="00A164B9" w:rsidRDefault="00C83186" w:rsidP="003B0C1E">
            <w:pPr>
              <w:pStyle w:val="Textotabela"/>
            </w:pPr>
            <w:r w:rsidRPr="00A164B9">
              <w:t xml:space="preserve">Grupo </w:t>
            </w:r>
            <w:proofErr w:type="spellStart"/>
            <w:r w:rsidRPr="00A164B9">
              <w:t>Eclipta</w:t>
            </w:r>
            <w:proofErr w:type="spellEnd"/>
            <w:r w:rsidRPr="00A164B9">
              <w:t xml:space="preserve"> (N=38)</w:t>
            </w:r>
            <w:r w:rsidRPr="00A164B9">
              <w:br/>
              <w:t>média (IC 95%)</w:t>
            </w:r>
          </w:p>
        </w:tc>
        <w:tc>
          <w:tcPr>
            <w:tcW w:w="1560" w:type="dxa"/>
            <w:noWrap/>
            <w:hideMark/>
          </w:tcPr>
          <w:p w14:paraId="10785CCA" w14:textId="77777777" w:rsidR="00C83186" w:rsidRPr="00A164B9" w:rsidRDefault="00C83186" w:rsidP="003B0C1E">
            <w:pPr>
              <w:pStyle w:val="Textotabela"/>
            </w:pPr>
            <w:r w:rsidRPr="00A164B9">
              <w:t>Comparação entre os grupos</w:t>
            </w:r>
          </w:p>
        </w:tc>
      </w:tr>
      <w:tr w:rsidR="00A606F3" w:rsidRPr="00A164B9" w14:paraId="443E49EF" w14:textId="77777777" w:rsidTr="00A606F3">
        <w:trPr>
          <w:trHeight w:val="280"/>
        </w:trPr>
        <w:tc>
          <w:tcPr>
            <w:tcW w:w="2410" w:type="dxa"/>
            <w:noWrap/>
            <w:hideMark/>
          </w:tcPr>
          <w:p w14:paraId="4A3F6F7F" w14:textId="77777777" w:rsidR="00C83186" w:rsidRPr="00A164B9" w:rsidRDefault="00C83186" w:rsidP="003B0C1E">
            <w:pPr>
              <w:pStyle w:val="Textotabela"/>
            </w:pPr>
          </w:p>
        </w:tc>
        <w:tc>
          <w:tcPr>
            <w:tcW w:w="1985" w:type="dxa"/>
            <w:noWrap/>
            <w:hideMark/>
          </w:tcPr>
          <w:p w14:paraId="7EA53FC3" w14:textId="77777777" w:rsidR="00C83186" w:rsidRPr="00A164B9" w:rsidRDefault="00C83186" w:rsidP="003B0C1E">
            <w:pPr>
              <w:pStyle w:val="Textotabela"/>
            </w:pPr>
          </w:p>
        </w:tc>
        <w:tc>
          <w:tcPr>
            <w:tcW w:w="1984" w:type="dxa"/>
            <w:noWrap/>
            <w:hideMark/>
          </w:tcPr>
          <w:p w14:paraId="248C19DF" w14:textId="77777777" w:rsidR="00C83186" w:rsidRPr="00A164B9" w:rsidRDefault="00C83186" w:rsidP="003B0C1E">
            <w:pPr>
              <w:pStyle w:val="Textotabela"/>
            </w:pPr>
            <w:r w:rsidRPr="00A164B9">
              <w:t>média (IC 95%)</w:t>
            </w:r>
          </w:p>
        </w:tc>
        <w:tc>
          <w:tcPr>
            <w:tcW w:w="1984" w:type="dxa"/>
            <w:noWrap/>
            <w:hideMark/>
          </w:tcPr>
          <w:p w14:paraId="2DC9476B" w14:textId="77777777" w:rsidR="00C83186" w:rsidRPr="00A164B9" w:rsidRDefault="00C83186" w:rsidP="003B0C1E">
            <w:pPr>
              <w:pStyle w:val="Textotabela"/>
            </w:pPr>
            <w:r w:rsidRPr="00A164B9">
              <w:t>média (IC 95%)</w:t>
            </w:r>
          </w:p>
        </w:tc>
        <w:tc>
          <w:tcPr>
            <w:tcW w:w="1560" w:type="dxa"/>
            <w:noWrap/>
            <w:hideMark/>
          </w:tcPr>
          <w:p w14:paraId="1DC5B1AF" w14:textId="77777777" w:rsidR="00C83186" w:rsidRPr="00A164B9" w:rsidRDefault="00C83186" w:rsidP="003B0C1E">
            <w:pPr>
              <w:pStyle w:val="Textotabela"/>
            </w:pPr>
            <w:r w:rsidRPr="00A164B9">
              <w:t>Teste T (valor p)</w:t>
            </w:r>
          </w:p>
        </w:tc>
      </w:tr>
      <w:tr w:rsidR="00A606F3" w:rsidRPr="00A164B9" w14:paraId="57044421" w14:textId="77777777" w:rsidTr="00A606F3">
        <w:trPr>
          <w:trHeight w:val="280"/>
        </w:trPr>
        <w:tc>
          <w:tcPr>
            <w:tcW w:w="2410" w:type="dxa"/>
            <w:noWrap/>
            <w:hideMark/>
          </w:tcPr>
          <w:p w14:paraId="24A73AFB" w14:textId="77777777" w:rsidR="00C83186" w:rsidRPr="00A164B9" w:rsidRDefault="00C83186" w:rsidP="003B0C1E">
            <w:pPr>
              <w:pStyle w:val="Textotabela"/>
            </w:pPr>
            <w:r w:rsidRPr="00A164B9">
              <w:t>Proteína C Reativa (mg/L)</w:t>
            </w:r>
          </w:p>
        </w:tc>
        <w:tc>
          <w:tcPr>
            <w:tcW w:w="1985" w:type="dxa"/>
            <w:noWrap/>
            <w:hideMark/>
          </w:tcPr>
          <w:p w14:paraId="3E8E6AE7" w14:textId="77777777" w:rsidR="00C83186" w:rsidRPr="00A164B9" w:rsidRDefault="00C83186" w:rsidP="003B0C1E">
            <w:pPr>
              <w:pStyle w:val="Textotabela"/>
            </w:pPr>
            <w:r w:rsidRPr="00A164B9">
              <w:t>7.4 (5.4–9.4)</w:t>
            </w:r>
          </w:p>
        </w:tc>
        <w:tc>
          <w:tcPr>
            <w:tcW w:w="1984" w:type="dxa"/>
            <w:noWrap/>
            <w:hideMark/>
          </w:tcPr>
          <w:p w14:paraId="78A7F0D6" w14:textId="77777777" w:rsidR="00C83186" w:rsidRPr="00A164B9" w:rsidRDefault="00C83186" w:rsidP="003B0C1E">
            <w:pPr>
              <w:pStyle w:val="Textotabela"/>
            </w:pPr>
            <w:r w:rsidRPr="00A164B9">
              <w:t>6.5 (4.4–8.7)</w:t>
            </w:r>
          </w:p>
        </w:tc>
        <w:tc>
          <w:tcPr>
            <w:tcW w:w="1984" w:type="dxa"/>
            <w:noWrap/>
            <w:hideMark/>
          </w:tcPr>
          <w:p w14:paraId="5DCF4889" w14:textId="77777777" w:rsidR="00C83186" w:rsidRPr="00A164B9" w:rsidRDefault="00C83186" w:rsidP="003B0C1E">
            <w:pPr>
              <w:pStyle w:val="Textotabela"/>
            </w:pPr>
            <w:r w:rsidRPr="00A164B9">
              <w:t>8.3 (5–11.6)</w:t>
            </w:r>
          </w:p>
        </w:tc>
        <w:tc>
          <w:tcPr>
            <w:tcW w:w="1560" w:type="dxa"/>
            <w:noWrap/>
            <w:hideMark/>
          </w:tcPr>
          <w:p w14:paraId="741EA747" w14:textId="77777777" w:rsidR="00C83186" w:rsidRPr="00A164B9" w:rsidRDefault="00C83186" w:rsidP="003B0C1E">
            <w:pPr>
              <w:pStyle w:val="Textotabela"/>
            </w:pPr>
            <w:r w:rsidRPr="00A164B9">
              <w:t>-0.87 (0.385)</w:t>
            </w:r>
          </w:p>
        </w:tc>
      </w:tr>
      <w:tr w:rsidR="00A606F3" w:rsidRPr="00A164B9" w14:paraId="332818D4" w14:textId="77777777" w:rsidTr="00A606F3">
        <w:trPr>
          <w:trHeight w:val="280"/>
        </w:trPr>
        <w:tc>
          <w:tcPr>
            <w:tcW w:w="2410" w:type="dxa"/>
            <w:noWrap/>
            <w:hideMark/>
          </w:tcPr>
          <w:p w14:paraId="59B6910F" w14:textId="77777777" w:rsidR="00C83186" w:rsidRPr="00A164B9" w:rsidRDefault="00C83186" w:rsidP="003B0C1E">
            <w:pPr>
              <w:pStyle w:val="Textotabela"/>
            </w:pPr>
            <w:r w:rsidRPr="00A164B9">
              <w:t>AST (U/L)</w:t>
            </w:r>
          </w:p>
        </w:tc>
        <w:tc>
          <w:tcPr>
            <w:tcW w:w="1985" w:type="dxa"/>
            <w:noWrap/>
            <w:hideMark/>
          </w:tcPr>
          <w:p w14:paraId="4BE7DBF1" w14:textId="77777777" w:rsidR="00C83186" w:rsidRPr="00A164B9" w:rsidRDefault="00C83186" w:rsidP="003B0C1E">
            <w:pPr>
              <w:pStyle w:val="Textotabela"/>
            </w:pPr>
            <w:r w:rsidRPr="00A164B9">
              <w:t>24.3 (22.8–25.9)</w:t>
            </w:r>
          </w:p>
        </w:tc>
        <w:tc>
          <w:tcPr>
            <w:tcW w:w="1984" w:type="dxa"/>
            <w:noWrap/>
            <w:hideMark/>
          </w:tcPr>
          <w:p w14:paraId="18ED912F" w14:textId="77777777" w:rsidR="00C83186" w:rsidRPr="00A164B9" w:rsidRDefault="00C83186" w:rsidP="003B0C1E">
            <w:pPr>
              <w:pStyle w:val="Textotabela"/>
            </w:pPr>
            <w:r w:rsidRPr="00A164B9">
              <w:t>24.8 (22.3–27.3)</w:t>
            </w:r>
          </w:p>
        </w:tc>
        <w:tc>
          <w:tcPr>
            <w:tcW w:w="1984" w:type="dxa"/>
            <w:noWrap/>
            <w:hideMark/>
          </w:tcPr>
          <w:p w14:paraId="6CE76960" w14:textId="77777777" w:rsidR="00C83186" w:rsidRPr="00A164B9" w:rsidRDefault="00C83186" w:rsidP="003B0C1E">
            <w:pPr>
              <w:pStyle w:val="Textotabela"/>
            </w:pPr>
            <w:r w:rsidRPr="00A164B9">
              <w:t>23.9 (22.1–25.7)</w:t>
            </w:r>
          </w:p>
        </w:tc>
        <w:tc>
          <w:tcPr>
            <w:tcW w:w="1560" w:type="dxa"/>
            <w:noWrap/>
            <w:hideMark/>
          </w:tcPr>
          <w:p w14:paraId="04C275A6" w14:textId="77777777" w:rsidR="00C83186" w:rsidRPr="00A164B9" w:rsidRDefault="00C83186" w:rsidP="003B0C1E">
            <w:pPr>
              <w:pStyle w:val="Textotabela"/>
            </w:pPr>
            <w:r w:rsidRPr="00A164B9">
              <w:t>0.6 (0.549)</w:t>
            </w:r>
          </w:p>
        </w:tc>
      </w:tr>
      <w:tr w:rsidR="00A606F3" w:rsidRPr="00A164B9" w14:paraId="5DE8181E" w14:textId="77777777" w:rsidTr="00A606F3">
        <w:trPr>
          <w:trHeight w:val="280"/>
        </w:trPr>
        <w:tc>
          <w:tcPr>
            <w:tcW w:w="2410" w:type="dxa"/>
            <w:noWrap/>
            <w:hideMark/>
          </w:tcPr>
          <w:p w14:paraId="244D4759" w14:textId="77777777" w:rsidR="00C83186" w:rsidRPr="00A164B9" w:rsidRDefault="00C83186" w:rsidP="003B0C1E">
            <w:pPr>
              <w:pStyle w:val="Textotabela"/>
            </w:pPr>
            <w:r w:rsidRPr="00A164B9">
              <w:t>ALT (U/L)</w:t>
            </w:r>
          </w:p>
        </w:tc>
        <w:tc>
          <w:tcPr>
            <w:tcW w:w="1985" w:type="dxa"/>
            <w:noWrap/>
            <w:hideMark/>
          </w:tcPr>
          <w:p w14:paraId="43B6DC00" w14:textId="77777777" w:rsidR="00C83186" w:rsidRPr="00A164B9" w:rsidRDefault="00C83186" w:rsidP="003B0C1E">
            <w:pPr>
              <w:pStyle w:val="Textotabela"/>
            </w:pPr>
            <w:r w:rsidRPr="00A164B9">
              <w:t>28.5 (25.3–31.7)</w:t>
            </w:r>
          </w:p>
        </w:tc>
        <w:tc>
          <w:tcPr>
            <w:tcW w:w="1984" w:type="dxa"/>
            <w:noWrap/>
            <w:hideMark/>
          </w:tcPr>
          <w:p w14:paraId="5922CE74" w14:textId="77777777" w:rsidR="00C83186" w:rsidRPr="00A164B9" w:rsidRDefault="00C83186" w:rsidP="003B0C1E">
            <w:pPr>
              <w:pStyle w:val="Textotabela"/>
            </w:pPr>
            <w:r w:rsidRPr="00A164B9">
              <w:t>30.8 (25.5–36.2)</w:t>
            </w:r>
          </w:p>
        </w:tc>
        <w:tc>
          <w:tcPr>
            <w:tcW w:w="1984" w:type="dxa"/>
            <w:noWrap/>
            <w:hideMark/>
          </w:tcPr>
          <w:p w14:paraId="27572BE8" w14:textId="77777777" w:rsidR="00C83186" w:rsidRPr="00A164B9" w:rsidRDefault="00C83186" w:rsidP="003B0C1E">
            <w:pPr>
              <w:pStyle w:val="Textotabela"/>
            </w:pPr>
            <w:r w:rsidRPr="00A164B9">
              <w:t>26.2 (22.9–29.6)</w:t>
            </w:r>
          </w:p>
        </w:tc>
        <w:tc>
          <w:tcPr>
            <w:tcW w:w="1560" w:type="dxa"/>
            <w:noWrap/>
            <w:hideMark/>
          </w:tcPr>
          <w:p w14:paraId="563C2F1C" w14:textId="77777777" w:rsidR="00C83186" w:rsidRPr="00A164B9" w:rsidRDefault="00C83186" w:rsidP="003B0C1E">
            <w:pPr>
              <w:pStyle w:val="Textotabela"/>
            </w:pPr>
            <w:r w:rsidRPr="00A164B9">
              <w:t>1.43 (0.158)</w:t>
            </w:r>
          </w:p>
        </w:tc>
      </w:tr>
      <w:tr w:rsidR="00A606F3" w:rsidRPr="00A164B9" w14:paraId="3783AD84" w14:textId="77777777" w:rsidTr="00A606F3">
        <w:trPr>
          <w:trHeight w:val="280"/>
        </w:trPr>
        <w:tc>
          <w:tcPr>
            <w:tcW w:w="2410" w:type="dxa"/>
            <w:noWrap/>
            <w:hideMark/>
          </w:tcPr>
          <w:p w14:paraId="2BF213A9" w14:textId="77777777" w:rsidR="00C83186" w:rsidRPr="00A164B9" w:rsidRDefault="00C83186" w:rsidP="003B0C1E">
            <w:pPr>
              <w:pStyle w:val="Textotabela"/>
            </w:pPr>
            <w:r w:rsidRPr="00A164B9">
              <w:t>GGT (U/L)</w:t>
            </w:r>
          </w:p>
        </w:tc>
        <w:tc>
          <w:tcPr>
            <w:tcW w:w="1985" w:type="dxa"/>
            <w:noWrap/>
            <w:hideMark/>
          </w:tcPr>
          <w:p w14:paraId="00E90F4B" w14:textId="77777777" w:rsidR="00C83186" w:rsidRPr="00A164B9" w:rsidRDefault="00C83186" w:rsidP="003B0C1E">
            <w:pPr>
              <w:pStyle w:val="Textotabela"/>
            </w:pPr>
            <w:r w:rsidRPr="00A164B9">
              <w:t>37.8 (27.7–48)</w:t>
            </w:r>
          </w:p>
        </w:tc>
        <w:tc>
          <w:tcPr>
            <w:tcW w:w="1984" w:type="dxa"/>
            <w:noWrap/>
            <w:hideMark/>
          </w:tcPr>
          <w:p w14:paraId="07FC5C02" w14:textId="77777777" w:rsidR="00C83186" w:rsidRPr="00A164B9" w:rsidRDefault="00C83186" w:rsidP="003B0C1E">
            <w:pPr>
              <w:pStyle w:val="Textotabela"/>
            </w:pPr>
            <w:r w:rsidRPr="00A164B9">
              <w:t>39.8 (21–58.7)</w:t>
            </w:r>
          </w:p>
        </w:tc>
        <w:tc>
          <w:tcPr>
            <w:tcW w:w="1984" w:type="dxa"/>
            <w:noWrap/>
            <w:hideMark/>
          </w:tcPr>
          <w:p w14:paraId="77626F33" w14:textId="77777777" w:rsidR="00C83186" w:rsidRPr="00A164B9" w:rsidRDefault="00C83186" w:rsidP="003B0C1E">
            <w:pPr>
              <w:pStyle w:val="Textotabela"/>
            </w:pPr>
            <w:r w:rsidRPr="00A164B9">
              <w:t>35.9 (27.5–44.3)</w:t>
            </w:r>
          </w:p>
        </w:tc>
        <w:tc>
          <w:tcPr>
            <w:tcW w:w="1560" w:type="dxa"/>
            <w:noWrap/>
            <w:hideMark/>
          </w:tcPr>
          <w:p w14:paraId="1650DEE5" w14:textId="77777777" w:rsidR="00C83186" w:rsidRPr="00A164B9" w:rsidRDefault="00C83186" w:rsidP="003B0C1E">
            <w:pPr>
              <w:pStyle w:val="Textotabela"/>
            </w:pPr>
            <w:r w:rsidRPr="00A164B9">
              <w:t>0.37 (0.71)</w:t>
            </w:r>
          </w:p>
        </w:tc>
      </w:tr>
      <w:tr w:rsidR="00A606F3" w:rsidRPr="00A164B9" w14:paraId="464808AF" w14:textId="77777777" w:rsidTr="00A606F3">
        <w:trPr>
          <w:trHeight w:val="280"/>
        </w:trPr>
        <w:tc>
          <w:tcPr>
            <w:tcW w:w="2410" w:type="dxa"/>
            <w:noWrap/>
            <w:hideMark/>
          </w:tcPr>
          <w:p w14:paraId="51A46EE1" w14:textId="77777777" w:rsidR="00C83186" w:rsidRPr="00A164B9" w:rsidRDefault="00C83186" w:rsidP="003B0C1E">
            <w:pPr>
              <w:pStyle w:val="Textotabela"/>
            </w:pPr>
            <w:r w:rsidRPr="00A164B9">
              <w:t>Fosfatase alcalina (U/L)</w:t>
            </w:r>
          </w:p>
        </w:tc>
        <w:tc>
          <w:tcPr>
            <w:tcW w:w="1985" w:type="dxa"/>
            <w:noWrap/>
            <w:hideMark/>
          </w:tcPr>
          <w:p w14:paraId="2C3E83FB" w14:textId="77777777" w:rsidR="00C83186" w:rsidRPr="00A164B9" w:rsidRDefault="00C83186" w:rsidP="003B0C1E">
            <w:pPr>
              <w:pStyle w:val="Textotabela"/>
            </w:pPr>
            <w:r w:rsidRPr="00A164B9">
              <w:t>70.1 (65.6–74.6)</w:t>
            </w:r>
          </w:p>
        </w:tc>
        <w:tc>
          <w:tcPr>
            <w:tcW w:w="1984" w:type="dxa"/>
            <w:noWrap/>
            <w:hideMark/>
          </w:tcPr>
          <w:p w14:paraId="755A10A4" w14:textId="77777777" w:rsidR="00C83186" w:rsidRPr="00A164B9" w:rsidRDefault="00C83186" w:rsidP="003B0C1E">
            <w:pPr>
              <w:pStyle w:val="Textotabela"/>
            </w:pPr>
            <w:r w:rsidRPr="00A164B9">
              <w:t>67.7 (63.3–72.2)</w:t>
            </w:r>
          </w:p>
        </w:tc>
        <w:tc>
          <w:tcPr>
            <w:tcW w:w="1984" w:type="dxa"/>
            <w:noWrap/>
            <w:hideMark/>
          </w:tcPr>
          <w:p w14:paraId="1B3D6954" w14:textId="77777777" w:rsidR="00C83186" w:rsidRPr="00A164B9" w:rsidRDefault="00C83186" w:rsidP="003B0C1E">
            <w:pPr>
              <w:pStyle w:val="Textotabela"/>
            </w:pPr>
            <w:r w:rsidRPr="00A164B9">
              <w:t>72.4 (64.7–80.2)</w:t>
            </w:r>
          </w:p>
        </w:tc>
        <w:tc>
          <w:tcPr>
            <w:tcW w:w="1560" w:type="dxa"/>
            <w:noWrap/>
            <w:hideMark/>
          </w:tcPr>
          <w:p w14:paraId="1DFE77D6" w14:textId="77777777" w:rsidR="00C83186" w:rsidRPr="00A164B9" w:rsidRDefault="00C83186" w:rsidP="003B0C1E">
            <w:pPr>
              <w:pStyle w:val="Textotabela"/>
            </w:pPr>
            <w:r w:rsidRPr="00A164B9">
              <w:t>-1.03 (0.307)</w:t>
            </w:r>
          </w:p>
        </w:tc>
      </w:tr>
      <w:tr w:rsidR="00A606F3" w:rsidRPr="00A164B9" w14:paraId="1A495F2C" w14:textId="77777777" w:rsidTr="00A606F3">
        <w:trPr>
          <w:trHeight w:val="280"/>
        </w:trPr>
        <w:tc>
          <w:tcPr>
            <w:tcW w:w="2410" w:type="dxa"/>
            <w:noWrap/>
            <w:hideMark/>
          </w:tcPr>
          <w:p w14:paraId="54820767" w14:textId="77777777" w:rsidR="00C83186" w:rsidRPr="00A164B9" w:rsidRDefault="00C83186" w:rsidP="003B0C1E">
            <w:pPr>
              <w:pStyle w:val="Textotabela"/>
            </w:pPr>
            <w:r w:rsidRPr="00A164B9">
              <w:t>Bilirrubina total (mg/</w:t>
            </w:r>
            <w:proofErr w:type="spellStart"/>
            <w:r w:rsidRPr="00A164B9">
              <w:t>dL</w:t>
            </w:r>
            <w:proofErr w:type="spellEnd"/>
            <w:r w:rsidRPr="00A164B9">
              <w:t>)</w:t>
            </w:r>
          </w:p>
        </w:tc>
        <w:tc>
          <w:tcPr>
            <w:tcW w:w="1985" w:type="dxa"/>
            <w:noWrap/>
            <w:hideMark/>
          </w:tcPr>
          <w:p w14:paraId="1B62CE7D" w14:textId="77777777" w:rsidR="00C83186" w:rsidRPr="00A164B9" w:rsidRDefault="00C83186" w:rsidP="003B0C1E">
            <w:pPr>
              <w:pStyle w:val="Textotabela"/>
            </w:pPr>
            <w:r w:rsidRPr="00A164B9">
              <w:t>0.6 (0.6–0.7)</w:t>
            </w:r>
          </w:p>
        </w:tc>
        <w:tc>
          <w:tcPr>
            <w:tcW w:w="1984" w:type="dxa"/>
            <w:noWrap/>
            <w:hideMark/>
          </w:tcPr>
          <w:p w14:paraId="3898639B" w14:textId="77777777" w:rsidR="00C83186" w:rsidRPr="00A164B9" w:rsidRDefault="00C83186" w:rsidP="003B0C1E">
            <w:pPr>
              <w:pStyle w:val="Textotabela"/>
            </w:pPr>
            <w:r w:rsidRPr="00A164B9">
              <w:t>0.6 (0.5–0.7)</w:t>
            </w:r>
          </w:p>
        </w:tc>
        <w:tc>
          <w:tcPr>
            <w:tcW w:w="1984" w:type="dxa"/>
            <w:noWrap/>
            <w:hideMark/>
          </w:tcPr>
          <w:p w14:paraId="4932151D" w14:textId="77777777" w:rsidR="00C83186" w:rsidRPr="00A164B9" w:rsidRDefault="00C83186" w:rsidP="003B0C1E">
            <w:pPr>
              <w:pStyle w:val="Textotabela"/>
            </w:pPr>
            <w:r w:rsidRPr="00A164B9">
              <w:t>0.7 (0.6–0.7)</w:t>
            </w:r>
          </w:p>
        </w:tc>
        <w:tc>
          <w:tcPr>
            <w:tcW w:w="1560" w:type="dxa"/>
            <w:noWrap/>
            <w:hideMark/>
          </w:tcPr>
          <w:p w14:paraId="2160D147" w14:textId="77777777" w:rsidR="00C83186" w:rsidRPr="00A164B9" w:rsidRDefault="00C83186" w:rsidP="003B0C1E">
            <w:pPr>
              <w:pStyle w:val="Textotabela"/>
            </w:pPr>
            <w:r w:rsidRPr="00A164B9">
              <w:t>-0.91 (0.367)</w:t>
            </w:r>
          </w:p>
        </w:tc>
      </w:tr>
      <w:tr w:rsidR="00A606F3" w:rsidRPr="00A164B9" w14:paraId="40ABA453" w14:textId="77777777" w:rsidTr="00A606F3">
        <w:trPr>
          <w:trHeight w:val="280"/>
        </w:trPr>
        <w:tc>
          <w:tcPr>
            <w:tcW w:w="2410" w:type="dxa"/>
            <w:noWrap/>
            <w:hideMark/>
          </w:tcPr>
          <w:p w14:paraId="0BD4CE50" w14:textId="77777777" w:rsidR="00C83186" w:rsidRPr="00A164B9" w:rsidRDefault="00C83186" w:rsidP="003B0C1E">
            <w:pPr>
              <w:pStyle w:val="Textotabela"/>
            </w:pPr>
            <w:r w:rsidRPr="00A164B9">
              <w:t>Bilirrubina direta (mg/</w:t>
            </w:r>
            <w:proofErr w:type="spellStart"/>
            <w:r w:rsidRPr="00A164B9">
              <w:t>dL</w:t>
            </w:r>
            <w:proofErr w:type="spellEnd"/>
            <w:r w:rsidRPr="00A164B9">
              <w:t>)</w:t>
            </w:r>
          </w:p>
        </w:tc>
        <w:tc>
          <w:tcPr>
            <w:tcW w:w="1985" w:type="dxa"/>
            <w:noWrap/>
            <w:hideMark/>
          </w:tcPr>
          <w:p w14:paraId="7DFB96CB" w14:textId="77777777" w:rsidR="00C83186" w:rsidRPr="00A164B9" w:rsidRDefault="00C83186" w:rsidP="003B0C1E">
            <w:pPr>
              <w:pStyle w:val="Textotabela"/>
            </w:pPr>
            <w:r w:rsidRPr="00A164B9">
              <w:t>0.2 (0.2–0.2)</w:t>
            </w:r>
          </w:p>
        </w:tc>
        <w:tc>
          <w:tcPr>
            <w:tcW w:w="1984" w:type="dxa"/>
            <w:noWrap/>
            <w:hideMark/>
          </w:tcPr>
          <w:p w14:paraId="37D4F1BE" w14:textId="77777777" w:rsidR="00C83186" w:rsidRPr="00A164B9" w:rsidRDefault="00C83186" w:rsidP="003B0C1E">
            <w:pPr>
              <w:pStyle w:val="Textotabela"/>
            </w:pPr>
            <w:r w:rsidRPr="00A164B9">
              <w:t>0.2 (0.1–0.2)</w:t>
            </w:r>
          </w:p>
        </w:tc>
        <w:tc>
          <w:tcPr>
            <w:tcW w:w="1984" w:type="dxa"/>
            <w:noWrap/>
            <w:hideMark/>
          </w:tcPr>
          <w:p w14:paraId="7F4AD392" w14:textId="77777777" w:rsidR="00C83186" w:rsidRPr="00A164B9" w:rsidRDefault="00C83186" w:rsidP="003B0C1E">
            <w:pPr>
              <w:pStyle w:val="Textotabela"/>
            </w:pPr>
            <w:r w:rsidRPr="00A164B9">
              <w:t>0.2 (0.2–0.2)</w:t>
            </w:r>
          </w:p>
        </w:tc>
        <w:tc>
          <w:tcPr>
            <w:tcW w:w="1560" w:type="dxa"/>
            <w:noWrap/>
            <w:hideMark/>
          </w:tcPr>
          <w:p w14:paraId="74A3882A" w14:textId="77777777" w:rsidR="00C83186" w:rsidRPr="00A164B9" w:rsidRDefault="00C83186" w:rsidP="003B0C1E">
            <w:pPr>
              <w:pStyle w:val="Textotabela"/>
            </w:pPr>
            <w:r w:rsidRPr="00A164B9">
              <w:t>-1.05 (0.296)</w:t>
            </w:r>
          </w:p>
        </w:tc>
      </w:tr>
      <w:tr w:rsidR="00A606F3" w:rsidRPr="00A164B9" w14:paraId="6CBC1279" w14:textId="77777777" w:rsidTr="00A606F3">
        <w:trPr>
          <w:trHeight w:val="280"/>
        </w:trPr>
        <w:tc>
          <w:tcPr>
            <w:tcW w:w="2410" w:type="dxa"/>
            <w:noWrap/>
            <w:hideMark/>
          </w:tcPr>
          <w:p w14:paraId="13CBE1BE" w14:textId="77777777" w:rsidR="00C83186" w:rsidRPr="00A164B9" w:rsidRDefault="00C83186" w:rsidP="003B0C1E">
            <w:pPr>
              <w:pStyle w:val="Textotabela"/>
            </w:pPr>
            <w:r w:rsidRPr="00A164B9">
              <w:t>Bilirrubina indireta (mg/</w:t>
            </w:r>
            <w:proofErr w:type="spellStart"/>
            <w:r w:rsidRPr="00A164B9">
              <w:t>dL</w:t>
            </w:r>
            <w:proofErr w:type="spellEnd"/>
            <w:r w:rsidRPr="00A164B9">
              <w:t>)</w:t>
            </w:r>
          </w:p>
        </w:tc>
        <w:tc>
          <w:tcPr>
            <w:tcW w:w="1985" w:type="dxa"/>
            <w:noWrap/>
            <w:hideMark/>
          </w:tcPr>
          <w:p w14:paraId="0F9FE47B" w14:textId="77777777" w:rsidR="00C83186" w:rsidRPr="00A164B9" w:rsidRDefault="00C83186" w:rsidP="003B0C1E">
            <w:pPr>
              <w:pStyle w:val="Textotabela"/>
            </w:pPr>
            <w:r w:rsidRPr="00A164B9">
              <w:t>0.4 (0.4–0.5)</w:t>
            </w:r>
          </w:p>
        </w:tc>
        <w:tc>
          <w:tcPr>
            <w:tcW w:w="1984" w:type="dxa"/>
            <w:noWrap/>
            <w:hideMark/>
          </w:tcPr>
          <w:p w14:paraId="040D0DD7" w14:textId="77777777" w:rsidR="00C83186" w:rsidRPr="00A164B9" w:rsidRDefault="00C83186" w:rsidP="003B0C1E">
            <w:pPr>
              <w:pStyle w:val="Textotabela"/>
            </w:pPr>
            <w:r w:rsidRPr="00A164B9">
              <w:t>0.4 (0.3–0.5)</w:t>
            </w:r>
          </w:p>
        </w:tc>
        <w:tc>
          <w:tcPr>
            <w:tcW w:w="1984" w:type="dxa"/>
            <w:noWrap/>
            <w:hideMark/>
          </w:tcPr>
          <w:p w14:paraId="03D8ABB4" w14:textId="77777777" w:rsidR="00C83186" w:rsidRPr="00A164B9" w:rsidRDefault="00C83186" w:rsidP="003B0C1E">
            <w:pPr>
              <w:pStyle w:val="Textotabela"/>
            </w:pPr>
            <w:r w:rsidRPr="00A164B9">
              <w:t>0.5 (0.4–0.5)</w:t>
            </w:r>
          </w:p>
        </w:tc>
        <w:tc>
          <w:tcPr>
            <w:tcW w:w="1560" w:type="dxa"/>
            <w:noWrap/>
            <w:hideMark/>
          </w:tcPr>
          <w:p w14:paraId="2A3FCD84" w14:textId="77777777" w:rsidR="00C83186" w:rsidRPr="00A164B9" w:rsidRDefault="00C83186" w:rsidP="003B0C1E">
            <w:pPr>
              <w:pStyle w:val="Textotabela"/>
            </w:pPr>
            <w:r w:rsidRPr="00A164B9">
              <w:t>-0.82 (0.412)</w:t>
            </w:r>
          </w:p>
        </w:tc>
      </w:tr>
      <w:tr w:rsidR="00A606F3" w:rsidRPr="00A164B9" w14:paraId="780F1C4A" w14:textId="77777777" w:rsidTr="00A606F3">
        <w:trPr>
          <w:trHeight w:val="280"/>
        </w:trPr>
        <w:tc>
          <w:tcPr>
            <w:tcW w:w="2410" w:type="dxa"/>
            <w:noWrap/>
            <w:hideMark/>
          </w:tcPr>
          <w:p w14:paraId="061D9DC7" w14:textId="77777777" w:rsidR="00C83186" w:rsidRPr="00A164B9" w:rsidRDefault="00C83186" w:rsidP="003B0C1E">
            <w:pPr>
              <w:pStyle w:val="Textotabela"/>
            </w:pPr>
            <w:r w:rsidRPr="00A164B9">
              <w:t>Amilase (U/L)</w:t>
            </w:r>
          </w:p>
        </w:tc>
        <w:tc>
          <w:tcPr>
            <w:tcW w:w="1985" w:type="dxa"/>
            <w:noWrap/>
            <w:hideMark/>
          </w:tcPr>
          <w:p w14:paraId="393A8B79" w14:textId="77777777" w:rsidR="00C83186" w:rsidRPr="00A164B9" w:rsidRDefault="00C83186" w:rsidP="003B0C1E">
            <w:pPr>
              <w:pStyle w:val="Textotabela"/>
            </w:pPr>
            <w:r w:rsidRPr="00A164B9">
              <w:t>55 (51.3–58.8)</w:t>
            </w:r>
          </w:p>
        </w:tc>
        <w:tc>
          <w:tcPr>
            <w:tcW w:w="1984" w:type="dxa"/>
            <w:noWrap/>
            <w:hideMark/>
          </w:tcPr>
          <w:p w14:paraId="160572EE" w14:textId="77777777" w:rsidR="00C83186" w:rsidRPr="00A164B9" w:rsidRDefault="00C83186" w:rsidP="003B0C1E">
            <w:pPr>
              <w:pStyle w:val="Textotabela"/>
            </w:pPr>
            <w:r w:rsidRPr="00A164B9">
              <w:t>56.2 (50.1–62.3)</w:t>
            </w:r>
          </w:p>
        </w:tc>
        <w:tc>
          <w:tcPr>
            <w:tcW w:w="1984" w:type="dxa"/>
            <w:noWrap/>
            <w:hideMark/>
          </w:tcPr>
          <w:p w14:paraId="6A16E35C" w14:textId="77777777" w:rsidR="00C83186" w:rsidRPr="00A164B9" w:rsidRDefault="00C83186" w:rsidP="003B0C1E">
            <w:pPr>
              <w:pStyle w:val="Textotabela"/>
            </w:pPr>
            <w:r w:rsidRPr="00A164B9">
              <w:t>53.9 (49.4–58.5)</w:t>
            </w:r>
          </w:p>
        </w:tc>
        <w:tc>
          <w:tcPr>
            <w:tcW w:w="1560" w:type="dxa"/>
            <w:noWrap/>
            <w:hideMark/>
          </w:tcPr>
          <w:p w14:paraId="0B1D2488" w14:textId="77777777" w:rsidR="00C83186" w:rsidRPr="00A164B9" w:rsidRDefault="00C83186" w:rsidP="003B0C1E">
            <w:pPr>
              <w:pStyle w:val="Textotabela"/>
            </w:pPr>
            <w:r w:rsidRPr="00A164B9">
              <w:t>0.58 (0.564)</w:t>
            </w:r>
          </w:p>
        </w:tc>
      </w:tr>
      <w:tr w:rsidR="00A606F3" w:rsidRPr="00A164B9" w14:paraId="499DDC92" w14:textId="77777777" w:rsidTr="00A606F3">
        <w:trPr>
          <w:trHeight w:val="280"/>
        </w:trPr>
        <w:tc>
          <w:tcPr>
            <w:tcW w:w="2410" w:type="dxa"/>
            <w:noWrap/>
            <w:hideMark/>
          </w:tcPr>
          <w:p w14:paraId="76BD4D7F" w14:textId="77777777" w:rsidR="00C83186" w:rsidRPr="00A164B9" w:rsidRDefault="00C83186" w:rsidP="003B0C1E">
            <w:pPr>
              <w:pStyle w:val="Textotabela"/>
            </w:pPr>
            <w:r w:rsidRPr="00A164B9">
              <w:t>Proteínas totais (g/</w:t>
            </w:r>
            <w:proofErr w:type="spellStart"/>
            <w:r w:rsidRPr="00A164B9">
              <w:t>dL</w:t>
            </w:r>
            <w:proofErr w:type="spellEnd"/>
            <w:r w:rsidRPr="00A164B9">
              <w:t>)</w:t>
            </w:r>
          </w:p>
        </w:tc>
        <w:tc>
          <w:tcPr>
            <w:tcW w:w="1985" w:type="dxa"/>
            <w:noWrap/>
            <w:hideMark/>
          </w:tcPr>
          <w:p w14:paraId="575302B0" w14:textId="77777777" w:rsidR="00C83186" w:rsidRPr="00A164B9" w:rsidRDefault="00C83186" w:rsidP="003B0C1E">
            <w:pPr>
              <w:pStyle w:val="Textotabela"/>
            </w:pPr>
            <w:r w:rsidRPr="00A164B9">
              <w:t>7.2 (7.1–7.3)</w:t>
            </w:r>
          </w:p>
        </w:tc>
        <w:tc>
          <w:tcPr>
            <w:tcW w:w="1984" w:type="dxa"/>
            <w:noWrap/>
            <w:hideMark/>
          </w:tcPr>
          <w:p w14:paraId="269AF607" w14:textId="77777777" w:rsidR="00C83186" w:rsidRPr="00A164B9" w:rsidRDefault="00C83186" w:rsidP="003B0C1E">
            <w:pPr>
              <w:pStyle w:val="Textotabela"/>
            </w:pPr>
            <w:r w:rsidRPr="00A164B9">
              <w:t>7.2 (7–7.4)</w:t>
            </w:r>
          </w:p>
        </w:tc>
        <w:tc>
          <w:tcPr>
            <w:tcW w:w="1984" w:type="dxa"/>
            <w:noWrap/>
            <w:hideMark/>
          </w:tcPr>
          <w:p w14:paraId="21DD2716" w14:textId="77777777" w:rsidR="00C83186" w:rsidRPr="00A164B9" w:rsidRDefault="00C83186" w:rsidP="003B0C1E">
            <w:pPr>
              <w:pStyle w:val="Textotabela"/>
            </w:pPr>
            <w:r w:rsidRPr="00A164B9">
              <w:t>7.2 (7–7.4)</w:t>
            </w:r>
          </w:p>
        </w:tc>
        <w:tc>
          <w:tcPr>
            <w:tcW w:w="1560" w:type="dxa"/>
            <w:noWrap/>
            <w:hideMark/>
          </w:tcPr>
          <w:p w14:paraId="3C3147D7" w14:textId="77777777" w:rsidR="00C83186" w:rsidRPr="00A164B9" w:rsidRDefault="00C83186" w:rsidP="003B0C1E">
            <w:pPr>
              <w:pStyle w:val="Textotabela"/>
            </w:pPr>
            <w:r w:rsidRPr="00A164B9">
              <w:t>-0.09 (0.925)</w:t>
            </w:r>
          </w:p>
        </w:tc>
      </w:tr>
      <w:tr w:rsidR="00A606F3" w:rsidRPr="00A164B9" w14:paraId="5A147B1B" w14:textId="77777777" w:rsidTr="00A606F3">
        <w:trPr>
          <w:trHeight w:val="280"/>
        </w:trPr>
        <w:tc>
          <w:tcPr>
            <w:tcW w:w="2410" w:type="dxa"/>
            <w:noWrap/>
            <w:hideMark/>
          </w:tcPr>
          <w:p w14:paraId="4823A23B" w14:textId="77777777" w:rsidR="00C83186" w:rsidRPr="00A164B9" w:rsidRDefault="00C83186" w:rsidP="003B0C1E">
            <w:pPr>
              <w:pStyle w:val="Textotabela"/>
            </w:pPr>
            <w:r w:rsidRPr="00A164B9">
              <w:t>Albumina (g/</w:t>
            </w:r>
            <w:proofErr w:type="spellStart"/>
            <w:r w:rsidRPr="00A164B9">
              <w:t>dL</w:t>
            </w:r>
            <w:proofErr w:type="spellEnd"/>
            <w:r w:rsidRPr="00A164B9">
              <w:t>)</w:t>
            </w:r>
          </w:p>
        </w:tc>
        <w:tc>
          <w:tcPr>
            <w:tcW w:w="1985" w:type="dxa"/>
            <w:noWrap/>
            <w:hideMark/>
          </w:tcPr>
          <w:p w14:paraId="1A139F6E" w14:textId="77777777" w:rsidR="00C83186" w:rsidRPr="00A164B9" w:rsidRDefault="00C83186" w:rsidP="003B0C1E">
            <w:pPr>
              <w:pStyle w:val="Textotabela"/>
            </w:pPr>
            <w:r w:rsidRPr="00A164B9">
              <w:t>4.5 (4.4–4.5)</w:t>
            </w:r>
          </w:p>
        </w:tc>
        <w:tc>
          <w:tcPr>
            <w:tcW w:w="1984" w:type="dxa"/>
            <w:noWrap/>
            <w:hideMark/>
          </w:tcPr>
          <w:p w14:paraId="7DD80B4F" w14:textId="77777777" w:rsidR="00C83186" w:rsidRPr="00A164B9" w:rsidRDefault="00C83186" w:rsidP="003B0C1E">
            <w:pPr>
              <w:pStyle w:val="Textotabela"/>
            </w:pPr>
            <w:r w:rsidRPr="00A164B9">
              <w:t>4.5 (4.4–4.6)</w:t>
            </w:r>
          </w:p>
        </w:tc>
        <w:tc>
          <w:tcPr>
            <w:tcW w:w="1984" w:type="dxa"/>
            <w:noWrap/>
            <w:hideMark/>
          </w:tcPr>
          <w:p w14:paraId="6436D96C" w14:textId="77777777" w:rsidR="00C83186" w:rsidRPr="00A164B9" w:rsidRDefault="00C83186" w:rsidP="003B0C1E">
            <w:pPr>
              <w:pStyle w:val="Textotabela"/>
            </w:pPr>
            <w:r w:rsidRPr="00A164B9">
              <w:t>4.4 (4.3–4.5)</w:t>
            </w:r>
          </w:p>
        </w:tc>
        <w:tc>
          <w:tcPr>
            <w:tcW w:w="1560" w:type="dxa"/>
            <w:noWrap/>
            <w:hideMark/>
          </w:tcPr>
          <w:p w14:paraId="273FEA83" w14:textId="77777777" w:rsidR="00C83186" w:rsidRPr="00A164B9" w:rsidRDefault="00C83186" w:rsidP="003B0C1E">
            <w:pPr>
              <w:pStyle w:val="Textotabela"/>
            </w:pPr>
            <w:r w:rsidRPr="00A164B9">
              <w:t>1.13 (0.264)</w:t>
            </w:r>
          </w:p>
        </w:tc>
      </w:tr>
      <w:tr w:rsidR="00A606F3" w:rsidRPr="00A164B9" w14:paraId="085F6334" w14:textId="77777777" w:rsidTr="00A606F3">
        <w:trPr>
          <w:trHeight w:val="280"/>
        </w:trPr>
        <w:tc>
          <w:tcPr>
            <w:tcW w:w="2410" w:type="dxa"/>
            <w:noWrap/>
            <w:hideMark/>
          </w:tcPr>
          <w:p w14:paraId="5EC39AA4" w14:textId="77777777" w:rsidR="00C83186" w:rsidRPr="00A164B9" w:rsidRDefault="00C83186" w:rsidP="003B0C1E">
            <w:pPr>
              <w:pStyle w:val="Textotabela"/>
            </w:pPr>
            <w:r w:rsidRPr="00A164B9">
              <w:t>Ureia (mg/</w:t>
            </w:r>
            <w:proofErr w:type="spellStart"/>
            <w:r w:rsidRPr="00A164B9">
              <w:t>dL</w:t>
            </w:r>
            <w:proofErr w:type="spellEnd"/>
            <w:r w:rsidRPr="00A164B9">
              <w:t>)</w:t>
            </w:r>
          </w:p>
        </w:tc>
        <w:tc>
          <w:tcPr>
            <w:tcW w:w="1985" w:type="dxa"/>
            <w:noWrap/>
            <w:hideMark/>
          </w:tcPr>
          <w:p w14:paraId="11106BA2" w14:textId="77777777" w:rsidR="00C83186" w:rsidRPr="00A164B9" w:rsidRDefault="00C83186" w:rsidP="003B0C1E">
            <w:pPr>
              <w:pStyle w:val="Textotabela"/>
            </w:pPr>
            <w:r w:rsidRPr="00A164B9">
              <w:t>28.2 (26.3–30.1)</w:t>
            </w:r>
          </w:p>
        </w:tc>
        <w:tc>
          <w:tcPr>
            <w:tcW w:w="1984" w:type="dxa"/>
            <w:noWrap/>
            <w:hideMark/>
          </w:tcPr>
          <w:p w14:paraId="3DFDE877" w14:textId="77777777" w:rsidR="00C83186" w:rsidRPr="00A164B9" w:rsidRDefault="00C83186" w:rsidP="003B0C1E">
            <w:pPr>
              <w:pStyle w:val="Textotabela"/>
            </w:pPr>
            <w:r w:rsidRPr="00A164B9">
              <w:t>26.8 (24.3–29.3)</w:t>
            </w:r>
          </w:p>
        </w:tc>
        <w:tc>
          <w:tcPr>
            <w:tcW w:w="1984" w:type="dxa"/>
            <w:noWrap/>
            <w:hideMark/>
          </w:tcPr>
          <w:p w14:paraId="50CBE310" w14:textId="77777777" w:rsidR="00C83186" w:rsidRPr="00A164B9" w:rsidRDefault="00C83186" w:rsidP="003B0C1E">
            <w:pPr>
              <w:pStyle w:val="Textotabela"/>
            </w:pPr>
            <w:r w:rsidRPr="00A164B9">
              <w:t>29.6 (26.8–32.4)</w:t>
            </w:r>
          </w:p>
        </w:tc>
        <w:tc>
          <w:tcPr>
            <w:tcW w:w="1560" w:type="dxa"/>
            <w:noWrap/>
            <w:hideMark/>
          </w:tcPr>
          <w:p w14:paraId="38D2C1BE" w14:textId="77777777" w:rsidR="00C83186" w:rsidRPr="00A164B9" w:rsidRDefault="00C83186" w:rsidP="003B0C1E">
            <w:pPr>
              <w:pStyle w:val="Textotabela"/>
            </w:pPr>
            <w:r w:rsidRPr="00A164B9">
              <w:t>-1.47 (0.145)</w:t>
            </w:r>
          </w:p>
        </w:tc>
      </w:tr>
      <w:tr w:rsidR="00A606F3" w:rsidRPr="00A164B9" w14:paraId="0126AABA" w14:textId="77777777" w:rsidTr="00A606F3">
        <w:trPr>
          <w:trHeight w:val="280"/>
        </w:trPr>
        <w:tc>
          <w:tcPr>
            <w:tcW w:w="2410" w:type="dxa"/>
            <w:noWrap/>
            <w:hideMark/>
          </w:tcPr>
          <w:p w14:paraId="4E6D78D0" w14:textId="77777777" w:rsidR="00C83186" w:rsidRPr="00A164B9" w:rsidRDefault="00C83186" w:rsidP="003B0C1E">
            <w:pPr>
              <w:pStyle w:val="Textotabela"/>
            </w:pPr>
            <w:r w:rsidRPr="00A164B9">
              <w:t>Creatinina (mg/</w:t>
            </w:r>
            <w:proofErr w:type="spellStart"/>
            <w:r w:rsidRPr="00A164B9">
              <w:t>dL</w:t>
            </w:r>
            <w:proofErr w:type="spellEnd"/>
            <w:r w:rsidRPr="00A164B9">
              <w:t>)</w:t>
            </w:r>
          </w:p>
        </w:tc>
        <w:tc>
          <w:tcPr>
            <w:tcW w:w="1985" w:type="dxa"/>
            <w:noWrap/>
            <w:hideMark/>
          </w:tcPr>
          <w:p w14:paraId="58C0A2DF" w14:textId="77777777" w:rsidR="00C83186" w:rsidRPr="00A164B9" w:rsidRDefault="00C83186" w:rsidP="003B0C1E">
            <w:pPr>
              <w:pStyle w:val="Textotabela"/>
            </w:pPr>
            <w:r w:rsidRPr="00A164B9">
              <w:t>0.8 (0.8–0.9)</w:t>
            </w:r>
          </w:p>
        </w:tc>
        <w:tc>
          <w:tcPr>
            <w:tcW w:w="1984" w:type="dxa"/>
            <w:noWrap/>
            <w:hideMark/>
          </w:tcPr>
          <w:p w14:paraId="713520A5" w14:textId="77777777" w:rsidR="00C83186" w:rsidRPr="00A164B9" w:rsidRDefault="00C83186" w:rsidP="003B0C1E">
            <w:pPr>
              <w:pStyle w:val="Textotabela"/>
            </w:pPr>
            <w:r w:rsidRPr="00A164B9">
              <w:t>0.8 (0.8–0.9)</w:t>
            </w:r>
          </w:p>
        </w:tc>
        <w:tc>
          <w:tcPr>
            <w:tcW w:w="1984" w:type="dxa"/>
            <w:noWrap/>
            <w:hideMark/>
          </w:tcPr>
          <w:p w14:paraId="1E325FC4" w14:textId="77777777" w:rsidR="00C83186" w:rsidRPr="00A164B9" w:rsidRDefault="00C83186" w:rsidP="003B0C1E">
            <w:pPr>
              <w:pStyle w:val="Textotabela"/>
            </w:pPr>
            <w:r w:rsidRPr="00A164B9">
              <w:t>0.8 (0.8–0.8)</w:t>
            </w:r>
          </w:p>
        </w:tc>
        <w:tc>
          <w:tcPr>
            <w:tcW w:w="1560" w:type="dxa"/>
            <w:noWrap/>
            <w:hideMark/>
          </w:tcPr>
          <w:p w14:paraId="0D90A56B" w14:textId="77777777" w:rsidR="00C83186" w:rsidRPr="00A164B9" w:rsidRDefault="00C83186" w:rsidP="003B0C1E">
            <w:pPr>
              <w:pStyle w:val="Textotabela"/>
            </w:pPr>
            <w:r w:rsidRPr="00A164B9">
              <w:t>1.12 (0.266)</w:t>
            </w:r>
          </w:p>
        </w:tc>
      </w:tr>
      <w:tr w:rsidR="00A606F3" w:rsidRPr="00A164B9" w14:paraId="5574EF8E" w14:textId="77777777" w:rsidTr="00A606F3">
        <w:trPr>
          <w:trHeight w:val="280"/>
        </w:trPr>
        <w:tc>
          <w:tcPr>
            <w:tcW w:w="2410" w:type="dxa"/>
            <w:noWrap/>
            <w:hideMark/>
          </w:tcPr>
          <w:p w14:paraId="43706588" w14:textId="77777777" w:rsidR="00C83186" w:rsidRPr="00A164B9" w:rsidRDefault="00C83186" w:rsidP="003B0C1E">
            <w:pPr>
              <w:pStyle w:val="Textotabela"/>
            </w:pPr>
            <w:r w:rsidRPr="00A164B9">
              <w:t>CPK (U/L)</w:t>
            </w:r>
          </w:p>
        </w:tc>
        <w:tc>
          <w:tcPr>
            <w:tcW w:w="1985" w:type="dxa"/>
            <w:noWrap/>
            <w:hideMark/>
          </w:tcPr>
          <w:p w14:paraId="49F3E295" w14:textId="77777777" w:rsidR="00C83186" w:rsidRPr="00A164B9" w:rsidRDefault="00C83186" w:rsidP="003B0C1E">
            <w:pPr>
              <w:pStyle w:val="Textotabela"/>
            </w:pPr>
            <w:r w:rsidRPr="00A164B9">
              <w:t>146.3 (114.8–177.8)</w:t>
            </w:r>
          </w:p>
        </w:tc>
        <w:tc>
          <w:tcPr>
            <w:tcW w:w="1984" w:type="dxa"/>
            <w:noWrap/>
            <w:hideMark/>
          </w:tcPr>
          <w:p w14:paraId="2C483AB5" w14:textId="77777777" w:rsidR="00C83186" w:rsidRPr="00A164B9" w:rsidRDefault="00C83186" w:rsidP="003B0C1E">
            <w:pPr>
              <w:pStyle w:val="Textotabela"/>
            </w:pPr>
            <w:r w:rsidRPr="00A164B9">
              <w:t>167.3 (112.4–222.1)</w:t>
            </w:r>
          </w:p>
        </w:tc>
        <w:tc>
          <w:tcPr>
            <w:tcW w:w="1984" w:type="dxa"/>
            <w:noWrap/>
            <w:hideMark/>
          </w:tcPr>
          <w:p w14:paraId="6A00FDA7" w14:textId="77777777" w:rsidR="00C83186" w:rsidRPr="00A164B9" w:rsidRDefault="00C83186" w:rsidP="003B0C1E">
            <w:pPr>
              <w:pStyle w:val="Textotabela"/>
            </w:pPr>
            <w:r w:rsidRPr="00A164B9">
              <w:t>125.9 (94.8–157)</w:t>
            </w:r>
          </w:p>
        </w:tc>
        <w:tc>
          <w:tcPr>
            <w:tcW w:w="1560" w:type="dxa"/>
            <w:noWrap/>
            <w:hideMark/>
          </w:tcPr>
          <w:p w14:paraId="430FEFF2" w14:textId="77777777" w:rsidR="00C83186" w:rsidRPr="00A164B9" w:rsidRDefault="00C83186" w:rsidP="003B0C1E">
            <w:pPr>
              <w:pStyle w:val="Textotabela"/>
            </w:pPr>
            <w:r w:rsidRPr="00A164B9">
              <w:t>1.29 (0.203)</w:t>
            </w:r>
          </w:p>
        </w:tc>
      </w:tr>
      <w:tr w:rsidR="00A606F3" w:rsidRPr="00A164B9" w14:paraId="7545550D" w14:textId="77777777" w:rsidTr="00A606F3">
        <w:trPr>
          <w:trHeight w:val="280"/>
        </w:trPr>
        <w:tc>
          <w:tcPr>
            <w:tcW w:w="2410" w:type="dxa"/>
            <w:noWrap/>
            <w:hideMark/>
          </w:tcPr>
          <w:p w14:paraId="0216EFDC" w14:textId="77777777" w:rsidR="00C83186" w:rsidRPr="00A164B9" w:rsidRDefault="00C83186" w:rsidP="003B0C1E">
            <w:pPr>
              <w:pStyle w:val="Textotabela"/>
            </w:pPr>
            <w:r w:rsidRPr="00A164B9">
              <w:t>Ácido úrico (mg/</w:t>
            </w:r>
            <w:proofErr w:type="spellStart"/>
            <w:r w:rsidRPr="00A164B9">
              <w:t>dL</w:t>
            </w:r>
            <w:proofErr w:type="spellEnd"/>
            <w:r w:rsidRPr="00A164B9">
              <w:t>)</w:t>
            </w:r>
          </w:p>
        </w:tc>
        <w:tc>
          <w:tcPr>
            <w:tcW w:w="1985" w:type="dxa"/>
            <w:noWrap/>
            <w:hideMark/>
          </w:tcPr>
          <w:p w14:paraId="44FC7329" w14:textId="77777777" w:rsidR="00C83186" w:rsidRPr="00A164B9" w:rsidRDefault="00C83186" w:rsidP="003B0C1E">
            <w:pPr>
              <w:pStyle w:val="Textotabela"/>
            </w:pPr>
            <w:r w:rsidRPr="00A164B9">
              <w:t>5.6 (5.2–5.9)</w:t>
            </w:r>
          </w:p>
        </w:tc>
        <w:tc>
          <w:tcPr>
            <w:tcW w:w="1984" w:type="dxa"/>
            <w:noWrap/>
            <w:hideMark/>
          </w:tcPr>
          <w:p w14:paraId="23DAB421" w14:textId="77777777" w:rsidR="00C83186" w:rsidRPr="00A164B9" w:rsidRDefault="00C83186" w:rsidP="003B0C1E">
            <w:pPr>
              <w:pStyle w:val="Textotabela"/>
            </w:pPr>
            <w:r w:rsidRPr="00A164B9">
              <w:t>5.8 (5.3–6.3)</w:t>
            </w:r>
          </w:p>
        </w:tc>
        <w:tc>
          <w:tcPr>
            <w:tcW w:w="1984" w:type="dxa"/>
            <w:noWrap/>
            <w:hideMark/>
          </w:tcPr>
          <w:p w14:paraId="183D245E" w14:textId="77777777" w:rsidR="00C83186" w:rsidRPr="00A164B9" w:rsidRDefault="00C83186" w:rsidP="003B0C1E">
            <w:pPr>
              <w:pStyle w:val="Textotabela"/>
            </w:pPr>
            <w:r w:rsidRPr="00A164B9">
              <w:t>5.4 (5–5.7)</w:t>
            </w:r>
          </w:p>
        </w:tc>
        <w:tc>
          <w:tcPr>
            <w:tcW w:w="1560" w:type="dxa"/>
            <w:noWrap/>
            <w:hideMark/>
          </w:tcPr>
          <w:p w14:paraId="7CA8DD79" w14:textId="77777777" w:rsidR="00C83186" w:rsidRPr="00A164B9" w:rsidRDefault="00C83186" w:rsidP="003B0C1E">
            <w:pPr>
              <w:pStyle w:val="Textotabela"/>
            </w:pPr>
            <w:r w:rsidRPr="00A164B9">
              <w:t>1.26 (0.21)</w:t>
            </w:r>
          </w:p>
        </w:tc>
      </w:tr>
      <w:tr w:rsidR="00A606F3" w:rsidRPr="00A164B9" w14:paraId="13FC8942" w14:textId="77777777" w:rsidTr="00A606F3">
        <w:trPr>
          <w:trHeight w:val="280"/>
        </w:trPr>
        <w:tc>
          <w:tcPr>
            <w:tcW w:w="2410" w:type="dxa"/>
            <w:noWrap/>
            <w:hideMark/>
          </w:tcPr>
          <w:p w14:paraId="7FDCDBB7" w14:textId="77777777" w:rsidR="00C83186" w:rsidRPr="00A164B9" w:rsidRDefault="00C83186" w:rsidP="003B0C1E">
            <w:pPr>
              <w:pStyle w:val="Textotabela"/>
            </w:pPr>
            <w:r w:rsidRPr="00A164B9">
              <w:t>Sódio (</w:t>
            </w:r>
            <w:proofErr w:type="spellStart"/>
            <w:r w:rsidRPr="00A164B9">
              <w:t>mEq</w:t>
            </w:r>
            <w:proofErr w:type="spellEnd"/>
            <w:r w:rsidRPr="00A164B9">
              <w:t>/L)</w:t>
            </w:r>
          </w:p>
        </w:tc>
        <w:tc>
          <w:tcPr>
            <w:tcW w:w="1985" w:type="dxa"/>
            <w:noWrap/>
            <w:hideMark/>
          </w:tcPr>
          <w:p w14:paraId="56E5EF65" w14:textId="77777777" w:rsidR="00C83186" w:rsidRPr="00A164B9" w:rsidRDefault="00C83186" w:rsidP="003B0C1E">
            <w:pPr>
              <w:pStyle w:val="Textotabela"/>
            </w:pPr>
            <w:r w:rsidRPr="00A164B9">
              <w:t>141.7 (141.2–142.2)</w:t>
            </w:r>
          </w:p>
        </w:tc>
        <w:tc>
          <w:tcPr>
            <w:tcW w:w="1984" w:type="dxa"/>
            <w:noWrap/>
            <w:hideMark/>
          </w:tcPr>
          <w:p w14:paraId="4E1DCF88" w14:textId="77777777" w:rsidR="00C83186" w:rsidRPr="00A164B9" w:rsidRDefault="00C83186" w:rsidP="003B0C1E">
            <w:pPr>
              <w:pStyle w:val="Textotabela"/>
            </w:pPr>
            <w:r w:rsidRPr="00A164B9">
              <w:t>141.8 (141.1–142.5)</w:t>
            </w:r>
          </w:p>
        </w:tc>
        <w:tc>
          <w:tcPr>
            <w:tcW w:w="1984" w:type="dxa"/>
            <w:noWrap/>
            <w:hideMark/>
          </w:tcPr>
          <w:p w14:paraId="68AF6613" w14:textId="77777777" w:rsidR="00C83186" w:rsidRPr="00A164B9" w:rsidRDefault="00C83186" w:rsidP="003B0C1E">
            <w:pPr>
              <w:pStyle w:val="Textotabela"/>
            </w:pPr>
            <w:r w:rsidRPr="00A164B9">
              <w:t>141.6 (140.9–142.3)</w:t>
            </w:r>
          </w:p>
        </w:tc>
        <w:tc>
          <w:tcPr>
            <w:tcW w:w="1560" w:type="dxa"/>
            <w:noWrap/>
            <w:hideMark/>
          </w:tcPr>
          <w:p w14:paraId="2BEBE6A8" w14:textId="77777777" w:rsidR="00C83186" w:rsidRPr="00A164B9" w:rsidRDefault="00C83186" w:rsidP="003B0C1E">
            <w:pPr>
              <w:pStyle w:val="Textotabela"/>
            </w:pPr>
            <w:r w:rsidRPr="00A164B9">
              <w:t>0.43 (0.671)</w:t>
            </w:r>
          </w:p>
        </w:tc>
      </w:tr>
      <w:tr w:rsidR="00A606F3" w:rsidRPr="00A164B9" w14:paraId="5EBD6A15" w14:textId="77777777" w:rsidTr="00A606F3">
        <w:trPr>
          <w:trHeight w:val="280"/>
        </w:trPr>
        <w:tc>
          <w:tcPr>
            <w:tcW w:w="2410" w:type="dxa"/>
            <w:noWrap/>
            <w:hideMark/>
          </w:tcPr>
          <w:p w14:paraId="5A2A74BA" w14:textId="77777777" w:rsidR="00C83186" w:rsidRPr="00A164B9" w:rsidRDefault="00C83186" w:rsidP="003B0C1E">
            <w:pPr>
              <w:pStyle w:val="Textotabela"/>
            </w:pPr>
            <w:r w:rsidRPr="00A164B9">
              <w:t>Potássio (</w:t>
            </w:r>
            <w:proofErr w:type="spellStart"/>
            <w:r w:rsidRPr="00A164B9">
              <w:t>mEq</w:t>
            </w:r>
            <w:proofErr w:type="spellEnd"/>
            <w:r w:rsidRPr="00A164B9">
              <w:t>/L)</w:t>
            </w:r>
          </w:p>
        </w:tc>
        <w:tc>
          <w:tcPr>
            <w:tcW w:w="1985" w:type="dxa"/>
            <w:noWrap/>
            <w:hideMark/>
          </w:tcPr>
          <w:p w14:paraId="29CCF5EA" w14:textId="77777777" w:rsidR="00C83186" w:rsidRPr="00A164B9" w:rsidRDefault="00C83186" w:rsidP="003B0C1E">
            <w:pPr>
              <w:pStyle w:val="Textotabela"/>
            </w:pPr>
            <w:r w:rsidRPr="00A164B9">
              <w:t>4.5 (4.4–4.5)</w:t>
            </w:r>
          </w:p>
        </w:tc>
        <w:tc>
          <w:tcPr>
            <w:tcW w:w="1984" w:type="dxa"/>
            <w:noWrap/>
            <w:hideMark/>
          </w:tcPr>
          <w:p w14:paraId="3702CC87" w14:textId="77777777" w:rsidR="00C83186" w:rsidRPr="00A164B9" w:rsidRDefault="00C83186" w:rsidP="003B0C1E">
            <w:pPr>
              <w:pStyle w:val="Textotabela"/>
            </w:pPr>
            <w:r w:rsidRPr="00A164B9">
              <w:t>4.5 (4.4–4.6)</w:t>
            </w:r>
          </w:p>
        </w:tc>
        <w:tc>
          <w:tcPr>
            <w:tcW w:w="1984" w:type="dxa"/>
            <w:noWrap/>
            <w:hideMark/>
          </w:tcPr>
          <w:p w14:paraId="016D2B91" w14:textId="77777777" w:rsidR="00C83186" w:rsidRPr="00A164B9" w:rsidRDefault="00C83186" w:rsidP="003B0C1E">
            <w:pPr>
              <w:pStyle w:val="Textotabela"/>
            </w:pPr>
            <w:r w:rsidRPr="00A164B9">
              <w:t>4.4 (4.3–4.5)</w:t>
            </w:r>
          </w:p>
        </w:tc>
        <w:tc>
          <w:tcPr>
            <w:tcW w:w="1560" w:type="dxa"/>
            <w:noWrap/>
            <w:hideMark/>
          </w:tcPr>
          <w:p w14:paraId="542D08F4" w14:textId="77777777" w:rsidR="00C83186" w:rsidRPr="00A164B9" w:rsidRDefault="00C83186" w:rsidP="003B0C1E">
            <w:pPr>
              <w:pStyle w:val="Textotabela"/>
            </w:pPr>
            <w:r w:rsidRPr="00A164B9">
              <w:t>0.93 (0.353)</w:t>
            </w:r>
          </w:p>
        </w:tc>
      </w:tr>
      <w:tr w:rsidR="00A606F3" w:rsidRPr="00A164B9" w14:paraId="54E17399" w14:textId="77777777" w:rsidTr="00A606F3">
        <w:trPr>
          <w:trHeight w:val="280"/>
        </w:trPr>
        <w:tc>
          <w:tcPr>
            <w:tcW w:w="2410" w:type="dxa"/>
            <w:noWrap/>
            <w:hideMark/>
          </w:tcPr>
          <w:p w14:paraId="239B8D15" w14:textId="77777777" w:rsidR="00C83186" w:rsidRPr="00A164B9" w:rsidRDefault="00C83186" w:rsidP="003B0C1E">
            <w:pPr>
              <w:pStyle w:val="Textotabela"/>
            </w:pPr>
            <w:r w:rsidRPr="00A164B9">
              <w:t>Cálcio iônico (mmol/L)</w:t>
            </w:r>
          </w:p>
        </w:tc>
        <w:tc>
          <w:tcPr>
            <w:tcW w:w="1985" w:type="dxa"/>
            <w:noWrap/>
            <w:hideMark/>
          </w:tcPr>
          <w:p w14:paraId="21803639" w14:textId="77777777" w:rsidR="00C83186" w:rsidRPr="00A164B9" w:rsidRDefault="00C83186" w:rsidP="003B0C1E">
            <w:pPr>
              <w:pStyle w:val="Textotabela"/>
            </w:pPr>
            <w:r w:rsidRPr="00A164B9">
              <w:t>1.1 (1.1–1.1)</w:t>
            </w:r>
          </w:p>
        </w:tc>
        <w:tc>
          <w:tcPr>
            <w:tcW w:w="1984" w:type="dxa"/>
            <w:noWrap/>
            <w:hideMark/>
          </w:tcPr>
          <w:p w14:paraId="4EACE925" w14:textId="77777777" w:rsidR="00C83186" w:rsidRPr="00A164B9" w:rsidRDefault="00C83186" w:rsidP="003B0C1E">
            <w:pPr>
              <w:pStyle w:val="Textotabela"/>
            </w:pPr>
            <w:r w:rsidRPr="00A164B9">
              <w:t>1.1 (1.1–1.1)</w:t>
            </w:r>
          </w:p>
        </w:tc>
        <w:tc>
          <w:tcPr>
            <w:tcW w:w="1984" w:type="dxa"/>
            <w:noWrap/>
            <w:hideMark/>
          </w:tcPr>
          <w:p w14:paraId="5A79125F" w14:textId="77777777" w:rsidR="00C83186" w:rsidRPr="00A164B9" w:rsidRDefault="00C83186" w:rsidP="003B0C1E">
            <w:pPr>
              <w:pStyle w:val="Textotabela"/>
            </w:pPr>
            <w:r w:rsidRPr="00A164B9">
              <w:t>1.1 (1.1–1.1)</w:t>
            </w:r>
          </w:p>
        </w:tc>
        <w:tc>
          <w:tcPr>
            <w:tcW w:w="1560" w:type="dxa"/>
            <w:noWrap/>
            <w:hideMark/>
          </w:tcPr>
          <w:p w14:paraId="71C2AFDC" w14:textId="77777777" w:rsidR="00C83186" w:rsidRPr="00A164B9" w:rsidRDefault="00C83186" w:rsidP="003B0C1E">
            <w:pPr>
              <w:pStyle w:val="Textotabela"/>
            </w:pPr>
            <w:r w:rsidRPr="00A164B9">
              <w:t>1.48 (0.144)</w:t>
            </w:r>
          </w:p>
        </w:tc>
      </w:tr>
      <w:tr w:rsidR="00A606F3" w:rsidRPr="00A164B9" w14:paraId="4F7630C7" w14:textId="77777777" w:rsidTr="00A606F3">
        <w:trPr>
          <w:trHeight w:val="280"/>
        </w:trPr>
        <w:tc>
          <w:tcPr>
            <w:tcW w:w="2410" w:type="dxa"/>
            <w:noWrap/>
            <w:hideMark/>
          </w:tcPr>
          <w:p w14:paraId="681C84FA" w14:textId="77777777" w:rsidR="00C83186" w:rsidRPr="00A164B9" w:rsidRDefault="00C83186" w:rsidP="003B0C1E">
            <w:pPr>
              <w:pStyle w:val="Textotabela"/>
            </w:pPr>
            <w:r w:rsidRPr="00A164B9">
              <w:t>Colesterol total (mg/</w:t>
            </w:r>
            <w:proofErr w:type="spellStart"/>
            <w:r w:rsidRPr="00A164B9">
              <w:t>dL</w:t>
            </w:r>
            <w:proofErr w:type="spellEnd"/>
            <w:r w:rsidRPr="00A164B9">
              <w:t>)</w:t>
            </w:r>
          </w:p>
        </w:tc>
        <w:tc>
          <w:tcPr>
            <w:tcW w:w="1985" w:type="dxa"/>
            <w:noWrap/>
            <w:hideMark/>
          </w:tcPr>
          <w:p w14:paraId="29266734" w14:textId="77777777" w:rsidR="00C83186" w:rsidRPr="00A164B9" w:rsidRDefault="00C83186" w:rsidP="003B0C1E">
            <w:pPr>
              <w:pStyle w:val="Textotabela"/>
            </w:pPr>
            <w:r w:rsidRPr="00A164B9">
              <w:t>190.9 (183.6–198.1)</w:t>
            </w:r>
          </w:p>
        </w:tc>
        <w:tc>
          <w:tcPr>
            <w:tcW w:w="1984" w:type="dxa"/>
            <w:noWrap/>
            <w:hideMark/>
          </w:tcPr>
          <w:p w14:paraId="4151FD73" w14:textId="77777777" w:rsidR="00C83186" w:rsidRPr="00A164B9" w:rsidRDefault="00C83186" w:rsidP="003B0C1E">
            <w:pPr>
              <w:pStyle w:val="Textotabela"/>
            </w:pPr>
            <w:r w:rsidRPr="00A164B9">
              <w:t>191.2 (180.2–202.2)</w:t>
            </w:r>
          </w:p>
        </w:tc>
        <w:tc>
          <w:tcPr>
            <w:tcW w:w="1984" w:type="dxa"/>
            <w:noWrap/>
            <w:hideMark/>
          </w:tcPr>
          <w:p w14:paraId="0174EA2A" w14:textId="77777777" w:rsidR="00C83186" w:rsidRPr="00A164B9" w:rsidRDefault="00C83186" w:rsidP="003B0C1E">
            <w:pPr>
              <w:pStyle w:val="Textotabela"/>
            </w:pPr>
            <w:r w:rsidRPr="00A164B9">
              <w:t>190.5 (180.8–200.2)</w:t>
            </w:r>
          </w:p>
        </w:tc>
        <w:tc>
          <w:tcPr>
            <w:tcW w:w="1560" w:type="dxa"/>
            <w:noWrap/>
            <w:hideMark/>
          </w:tcPr>
          <w:p w14:paraId="7D48085F" w14:textId="77777777" w:rsidR="00C83186" w:rsidRPr="00A164B9" w:rsidRDefault="00C83186" w:rsidP="003B0C1E">
            <w:pPr>
              <w:pStyle w:val="Textotabela"/>
            </w:pPr>
            <w:r w:rsidRPr="00A164B9">
              <w:t>0.1 (0.924)</w:t>
            </w:r>
          </w:p>
        </w:tc>
      </w:tr>
      <w:tr w:rsidR="00A606F3" w:rsidRPr="00A164B9" w14:paraId="48D56693" w14:textId="77777777" w:rsidTr="00A606F3">
        <w:trPr>
          <w:trHeight w:val="280"/>
        </w:trPr>
        <w:tc>
          <w:tcPr>
            <w:tcW w:w="2410" w:type="dxa"/>
            <w:noWrap/>
            <w:hideMark/>
          </w:tcPr>
          <w:p w14:paraId="043A28E0" w14:textId="77777777" w:rsidR="00C83186" w:rsidRPr="00A164B9" w:rsidRDefault="00C83186" w:rsidP="003B0C1E">
            <w:pPr>
              <w:pStyle w:val="Textotabela"/>
            </w:pPr>
            <w:r w:rsidRPr="00A164B9">
              <w:t>LDL (mg/</w:t>
            </w:r>
            <w:proofErr w:type="spellStart"/>
            <w:r w:rsidRPr="00A164B9">
              <w:t>dL</w:t>
            </w:r>
            <w:proofErr w:type="spellEnd"/>
            <w:r w:rsidRPr="00A164B9">
              <w:t>)</w:t>
            </w:r>
          </w:p>
        </w:tc>
        <w:tc>
          <w:tcPr>
            <w:tcW w:w="1985" w:type="dxa"/>
            <w:noWrap/>
            <w:hideMark/>
          </w:tcPr>
          <w:p w14:paraId="463EC00A" w14:textId="77777777" w:rsidR="00C83186" w:rsidRPr="00A164B9" w:rsidRDefault="00C83186" w:rsidP="003B0C1E">
            <w:pPr>
              <w:pStyle w:val="Textotabela"/>
            </w:pPr>
            <w:r w:rsidRPr="00A164B9">
              <w:t>113.6 (106.7–120.5)</w:t>
            </w:r>
          </w:p>
        </w:tc>
        <w:tc>
          <w:tcPr>
            <w:tcW w:w="1984" w:type="dxa"/>
            <w:noWrap/>
            <w:hideMark/>
          </w:tcPr>
          <w:p w14:paraId="705A0EFB" w14:textId="77777777" w:rsidR="00C83186" w:rsidRPr="00A164B9" w:rsidRDefault="00C83186" w:rsidP="003B0C1E">
            <w:pPr>
              <w:pStyle w:val="Textotabela"/>
            </w:pPr>
            <w:r w:rsidRPr="00A164B9">
              <w:t>115.5 (104.9–126.1)</w:t>
            </w:r>
          </w:p>
        </w:tc>
        <w:tc>
          <w:tcPr>
            <w:tcW w:w="1984" w:type="dxa"/>
            <w:noWrap/>
            <w:hideMark/>
          </w:tcPr>
          <w:p w14:paraId="49FD9ABC" w14:textId="77777777" w:rsidR="00C83186" w:rsidRPr="00A164B9" w:rsidRDefault="00C83186" w:rsidP="003B0C1E">
            <w:pPr>
              <w:pStyle w:val="Textotabela"/>
            </w:pPr>
            <w:r w:rsidRPr="00A164B9">
              <w:t>111.7 (102.8–120.7)</w:t>
            </w:r>
          </w:p>
        </w:tc>
        <w:tc>
          <w:tcPr>
            <w:tcW w:w="1560" w:type="dxa"/>
            <w:noWrap/>
            <w:hideMark/>
          </w:tcPr>
          <w:p w14:paraId="2125F930" w14:textId="77777777" w:rsidR="00C83186" w:rsidRPr="00A164B9" w:rsidRDefault="00C83186" w:rsidP="003B0C1E">
            <w:pPr>
              <w:pStyle w:val="Textotabela"/>
            </w:pPr>
            <w:r w:rsidRPr="00A164B9">
              <w:t>0.53 (0.595)</w:t>
            </w:r>
          </w:p>
        </w:tc>
      </w:tr>
      <w:tr w:rsidR="00A606F3" w:rsidRPr="00A164B9" w14:paraId="7F423416" w14:textId="77777777" w:rsidTr="00A606F3">
        <w:trPr>
          <w:trHeight w:val="280"/>
        </w:trPr>
        <w:tc>
          <w:tcPr>
            <w:tcW w:w="2410" w:type="dxa"/>
            <w:noWrap/>
            <w:hideMark/>
          </w:tcPr>
          <w:p w14:paraId="3DCD01D3" w14:textId="77777777" w:rsidR="00C83186" w:rsidRPr="00A164B9" w:rsidRDefault="00C83186" w:rsidP="003B0C1E">
            <w:pPr>
              <w:pStyle w:val="Textotabela"/>
            </w:pPr>
            <w:r w:rsidRPr="00A164B9">
              <w:t>Hemoglobina A1c (%)</w:t>
            </w:r>
          </w:p>
        </w:tc>
        <w:tc>
          <w:tcPr>
            <w:tcW w:w="1985" w:type="dxa"/>
            <w:noWrap/>
            <w:hideMark/>
          </w:tcPr>
          <w:p w14:paraId="7CCBCF1E" w14:textId="77777777" w:rsidR="00C83186" w:rsidRPr="00A164B9" w:rsidRDefault="00C83186" w:rsidP="003B0C1E">
            <w:pPr>
              <w:pStyle w:val="Textotabela"/>
            </w:pPr>
            <w:r w:rsidRPr="00A164B9">
              <w:t>5.5 (5.3–5.6)</w:t>
            </w:r>
          </w:p>
        </w:tc>
        <w:tc>
          <w:tcPr>
            <w:tcW w:w="1984" w:type="dxa"/>
            <w:noWrap/>
            <w:hideMark/>
          </w:tcPr>
          <w:p w14:paraId="31D5BF70" w14:textId="77777777" w:rsidR="00C83186" w:rsidRPr="00A164B9" w:rsidRDefault="00C83186" w:rsidP="003B0C1E">
            <w:pPr>
              <w:pStyle w:val="Textotabela"/>
            </w:pPr>
            <w:r w:rsidRPr="00A164B9">
              <w:t>5.5 (5.3–5.8)</w:t>
            </w:r>
          </w:p>
        </w:tc>
        <w:tc>
          <w:tcPr>
            <w:tcW w:w="1984" w:type="dxa"/>
            <w:noWrap/>
            <w:hideMark/>
          </w:tcPr>
          <w:p w14:paraId="701E0A2B" w14:textId="77777777" w:rsidR="00C83186" w:rsidRPr="00A164B9" w:rsidRDefault="00C83186" w:rsidP="003B0C1E">
            <w:pPr>
              <w:pStyle w:val="Textotabela"/>
            </w:pPr>
            <w:r w:rsidRPr="00A164B9">
              <w:t>5.4 (5.1–5.7)</w:t>
            </w:r>
          </w:p>
        </w:tc>
        <w:tc>
          <w:tcPr>
            <w:tcW w:w="1560" w:type="dxa"/>
            <w:noWrap/>
            <w:hideMark/>
          </w:tcPr>
          <w:p w14:paraId="4B7915B2" w14:textId="77777777" w:rsidR="00C83186" w:rsidRPr="00A164B9" w:rsidRDefault="00C83186" w:rsidP="003B0C1E">
            <w:pPr>
              <w:pStyle w:val="Textotabela"/>
            </w:pPr>
            <w:r w:rsidRPr="00A164B9">
              <w:t>0.63 (0.529)</w:t>
            </w:r>
          </w:p>
        </w:tc>
      </w:tr>
      <w:tr w:rsidR="00A606F3" w:rsidRPr="00A164B9" w14:paraId="7104CDCA" w14:textId="77777777" w:rsidTr="00A606F3">
        <w:trPr>
          <w:trHeight w:val="280"/>
        </w:trPr>
        <w:tc>
          <w:tcPr>
            <w:tcW w:w="2410" w:type="dxa"/>
            <w:noWrap/>
            <w:hideMark/>
          </w:tcPr>
          <w:p w14:paraId="29D53BCF" w14:textId="77777777" w:rsidR="00C83186" w:rsidRPr="00A164B9" w:rsidRDefault="00C83186" w:rsidP="003B0C1E">
            <w:pPr>
              <w:pStyle w:val="Textotabela"/>
            </w:pPr>
            <w:r w:rsidRPr="00A164B9">
              <w:t>Triglicerídeos (mg/</w:t>
            </w:r>
            <w:proofErr w:type="spellStart"/>
            <w:r w:rsidRPr="00A164B9">
              <w:t>dL</w:t>
            </w:r>
            <w:proofErr w:type="spellEnd"/>
            <w:r w:rsidRPr="00A164B9">
              <w:t>)</w:t>
            </w:r>
          </w:p>
        </w:tc>
        <w:tc>
          <w:tcPr>
            <w:tcW w:w="1985" w:type="dxa"/>
            <w:noWrap/>
            <w:hideMark/>
          </w:tcPr>
          <w:p w14:paraId="74644BCA" w14:textId="77777777" w:rsidR="00C83186" w:rsidRPr="00A164B9" w:rsidRDefault="00C83186" w:rsidP="003B0C1E">
            <w:pPr>
              <w:pStyle w:val="Textotabela"/>
            </w:pPr>
            <w:r w:rsidRPr="00A164B9">
              <w:t>127.7 (114–141.4)</w:t>
            </w:r>
          </w:p>
        </w:tc>
        <w:tc>
          <w:tcPr>
            <w:tcW w:w="1984" w:type="dxa"/>
            <w:noWrap/>
            <w:hideMark/>
          </w:tcPr>
          <w:p w14:paraId="46BC6B2F" w14:textId="77777777" w:rsidR="00C83186" w:rsidRPr="00A164B9" w:rsidRDefault="00C83186" w:rsidP="003B0C1E">
            <w:pPr>
              <w:pStyle w:val="Textotabela"/>
            </w:pPr>
            <w:r w:rsidRPr="00A164B9">
              <w:t>128.7 (108.9–148.6)</w:t>
            </w:r>
          </w:p>
        </w:tc>
        <w:tc>
          <w:tcPr>
            <w:tcW w:w="1984" w:type="dxa"/>
            <w:noWrap/>
            <w:hideMark/>
          </w:tcPr>
          <w:p w14:paraId="4568CC01" w14:textId="77777777" w:rsidR="00C83186" w:rsidRPr="00A164B9" w:rsidRDefault="00C83186" w:rsidP="003B0C1E">
            <w:pPr>
              <w:pStyle w:val="Textotabela"/>
            </w:pPr>
            <w:r w:rsidRPr="00A164B9">
              <w:t>126.7 (107.6–145.8)</w:t>
            </w:r>
          </w:p>
        </w:tc>
        <w:tc>
          <w:tcPr>
            <w:tcW w:w="1560" w:type="dxa"/>
            <w:noWrap/>
            <w:hideMark/>
          </w:tcPr>
          <w:p w14:paraId="60672BB6" w14:textId="77777777" w:rsidR="00C83186" w:rsidRPr="00A164B9" w:rsidRDefault="00C83186" w:rsidP="003B0C1E">
            <w:pPr>
              <w:pStyle w:val="Textotabela"/>
            </w:pPr>
            <w:r w:rsidRPr="00A164B9">
              <w:t>0.14 (0.885)</w:t>
            </w:r>
          </w:p>
        </w:tc>
      </w:tr>
      <w:tr w:rsidR="00A606F3" w:rsidRPr="00A164B9" w14:paraId="33C65CC1" w14:textId="77777777" w:rsidTr="00A606F3">
        <w:trPr>
          <w:trHeight w:val="280"/>
        </w:trPr>
        <w:tc>
          <w:tcPr>
            <w:tcW w:w="2410" w:type="dxa"/>
            <w:noWrap/>
            <w:hideMark/>
          </w:tcPr>
          <w:p w14:paraId="6057B511" w14:textId="77777777" w:rsidR="00C83186" w:rsidRPr="00A164B9" w:rsidRDefault="00C83186" w:rsidP="003B0C1E">
            <w:pPr>
              <w:pStyle w:val="Textotabela"/>
            </w:pPr>
            <w:r w:rsidRPr="00A164B9">
              <w:t>HDL (mg/</w:t>
            </w:r>
            <w:proofErr w:type="spellStart"/>
            <w:r w:rsidRPr="00A164B9">
              <w:t>dL</w:t>
            </w:r>
            <w:proofErr w:type="spellEnd"/>
            <w:r w:rsidRPr="00A164B9">
              <w:t>)</w:t>
            </w:r>
          </w:p>
        </w:tc>
        <w:tc>
          <w:tcPr>
            <w:tcW w:w="1985" w:type="dxa"/>
            <w:noWrap/>
            <w:hideMark/>
          </w:tcPr>
          <w:p w14:paraId="1FCA4297" w14:textId="77777777" w:rsidR="00C83186" w:rsidRPr="00A164B9" w:rsidRDefault="00C83186" w:rsidP="003B0C1E">
            <w:pPr>
              <w:pStyle w:val="Textotabela"/>
            </w:pPr>
            <w:r w:rsidRPr="00A164B9">
              <w:t>54 (50.8–57.1)</w:t>
            </w:r>
          </w:p>
        </w:tc>
        <w:tc>
          <w:tcPr>
            <w:tcW w:w="1984" w:type="dxa"/>
            <w:noWrap/>
            <w:hideMark/>
          </w:tcPr>
          <w:p w14:paraId="2D696689" w14:textId="77777777" w:rsidR="00C83186" w:rsidRPr="00A164B9" w:rsidRDefault="00C83186" w:rsidP="003B0C1E">
            <w:pPr>
              <w:pStyle w:val="Textotabela"/>
            </w:pPr>
            <w:r w:rsidRPr="00A164B9">
              <w:t>52.1 (48–56.2)</w:t>
            </w:r>
          </w:p>
        </w:tc>
        <w:tc>
          <w:tcPr>
            <w:tcW w:w="1984" w:type="dxa"/>
            <w:noWrap/>
            <w:hideMark/>
          </w:tcPr>
          <w:p w14:paraId="3F8F5AC7" w14:textId="77777777" w:rsidR="00C83186" w:rsidRPr="00A164B9" w:rsidRDefault="00C83186" w:rsidP="003B0C1E">
            <w:pPr>
              <w:pStyle w:val="Textotabela"/>
            </w:pPr>
            <w:r w:rsidRPr="00A164B9">
              <w:t>55.8 (51–60.5)</w:t>
            </w:r>
          </w:p>
        </w:tc>
        <w:tc>
          <w:tcPr>
            <w:tcW w:w="1560" w:type="dxa"/>
            <w:noWrap/>
            <w:hideMark/>
          </w:tcPr>
          <w:p w14:paraId="799A694B" w14:textId="77777777" w:rsidR="00C83186" w:rsidRPr="00A164B9" w:rsidRDefault="00C83186" w:rsidP="003B0C1E">
            <w:pPr>
              <w:pStyle w:val="Textotabela"/>
            </w:pPr>
            <w:r w:rsidRPr="00A164B9">
              <w:t>-1.15 (0.252)</w:t>
            </w:r>
          </w:p>
        </w:tc>
      </w:tr>
      <w:tr w:rsidR="00A606F3" w:rsidRPr="00A164B9" w14:paraId="722C4CA4" w14:textId="77777777" w:rsidTr="00A606F3">
        <w:trPr>
          <w:trHeight w:val="280"/>
        </w:trPr>
        <w:tc>
          <w:tcPr>
            <w:tcW w:w="2410" w:type="dxa"/>
            <w:noWrap/>
            <w:hideMark/>
          </w:tcPr>
          <w:p w14:paraId="5BE1315A" w14:textId="77777777" w:rsidR="00C83186" w:rsidRPr="00A164B9" w:rsidRDefault="00C83186" w:rsidP="003B0C1E">
            <w:pPr>
              <w:pStyle w:val="Textotabela"/>
            </w:pPr>
            <w:r w:rsidRPr="00A164B9">
              <w:t>Glicemia de jejum (mg/</w:t>
            </w:r>
            <w:proofErr w:type="spellStart"/>
            <w:r w:rsidRPr="00A164B9">
              <w:t>dL</w:t>
            </w:r>
            <w:proofErr w:type="spellEnd"/>
            <w:r w:rsidRPr="00A164B9">
              <w:t>)</w:t>
            </w:r>
          </w:p>
        </w:tc>
        <w:tc>
          <w:tcPr>
            <w:tcW w:w="1985" w:type="dxa"/>
            <w:noWrap/>
            <w:hideMark/>
          </w:tcPr>
          <w:p w14:paraId="692F3058" w14:textId="77777777" w:rsidR="00C83186" w:rsidRPr="00A164B9" w:rsidRDefault="00C83186" w:rsidP="003B0C1E">
            <w:pPr>
              <w:pStyle w:val="Textotabela"/>
            </w:pPr>
            <w:r w:rsidRPr="00A164B9">
              <w:t>86.3 (80.9–91.6)</w:t>
            </w:r>
          </w:p>
        </w:tc>
        <w:tc>
          <w:tcPr>
            <w:tcW w:w="1984" w:type="dxa"/>
            <w:noWrap/>
            <w:hideMark/>
          </w:tcPr>
          <w:p w14:paraId="525E9A53" w14:textId="77777777" w:rsidR="00C83186" w:rsidRPr="00A164B9" w:rsidRDefault="00C83186" w:rsidP="003B0C1E">
            <w:pPr>
              <w:pStyle w:val="Textotabela"/>
            </w:pPr>
            <w:r w:rsidRPr="00A164B9">
              <w:t>86.1 (79.2–93)</w:t>
            </w:r>
          </w:p>
        </w:tc>
        <w:tc>
          <w:tcPr>
            <w:tcW w:w="1984" w:type="dxa"/>
            <w:noWrap/>
            <w:hideMark/>
          </w:tcPr>
          <w:p w14:paraId="125353BF" w14:textId="77777777" w:rsidR="00C83186" w:rsidRPr="00A164B9" w:rsidRDefault="00C83186" w:rsidP="003B0C1E">
            <w:pPr>
              <w:pStyle w:val="Textotabela"/>
            </w:pPr>
            <w:r w:rsidRPr="00A164B9">
              <w:t>86.4 (78.1–94.8)</w:t>
            </w:r>
          </w:p>
        </w:tc>
        <w:tc>
          <w:tcPr>
            <w:tcW w:w="1560" w:type="dxa"/>
            <w:noWrap/>
            <w:hideMark/>
          </w:tcPr>
          <w:p w14:paraId="21C087F3" w14:textId="77777777" w:rsidR="00C83186" w:rsidRPr="00A164B9" w:rsidRDefault="00C83186" w:rsidP="003B0C1E">
            <w:pPr>
              <w:pStyle w:val="Textotabela"/>
            </w:pPr>
            <w:r w:rsidRPr="00A164B9">
              <w:t>-0.06 (0.951)</w:t>
            </w:r>
          </w:p>
        </w:tc>
      </w:tr>
      <w:tr w:rsidR="00A606F3" w:rsidRPr="00A164B9" w14:paraId="7DF93472" w14:textId="77777777" w:rsidTr="00A606F3">
        <w:trPr>
          <w:trHeight w:val="280"/>
        </w:trPr>
        <w:tc>
          <w:tcPr>
            <w:tcW w:w="2410" w:type="dxa"/>
            <w:noWrap/>
            <w:hideMark/>
          </w:tcPr>
          <w:p w14:paraId="288527D7" w14:textId="77777777" w:rsidR="00C83186" w:rsidRPr="00A164B9" w:rsidRDefault="00C83186" w:rsidP="003B0C1E">
            <w:pPr>
              <w:pStyle w:val="Textotabela"/>
            </w:pPr>
            <w:r w:rsidRPr="00A164B9">
              <w:t>Insulina (</w:t>
            </w:r>
            <w:proofErr w:type="spellStart"/>
            <w:r w:rsidRPr="00A164B9">
              <w:t>uIU</w:t>
            </w:r>
            <w:proofErr w:type="spellEnd"/>
            <w:r w:rsidRPr="00A164B9">
              <w:t>/</w:t>
            </w:r>
            <w:proofErr w:type="spellStart"/>
            <w:r w:rsidRPr="00A164B9">
              <w:t>mL</w:t>
            </w:r>
            <w:proofErr w:type="spellEnd"/>
            <w:r w:rsidRPr="00A164B9">
              <w:t>)</w:t>
            </w:r>
          </w:p>
        </w:tc>
        <w:tc>
          <w:tcPr>
            <w:tcW w:w="1985" w:type="dxa"/>
            <w:noWrap/>
            <w:hideMark/>
          </w:tcPr>
          <w:p w14:paraId="17562B1D" w14:textId="77777777" w:rsidR="00C83186" w:rsidRPr="00A164B9" w:rsidRDefault="00C83186" w:rsidP="003B0C1E">
            <w:pPr>
              <w:pStyle w:val="Textotabela"/>
            </w:pPr>
            <w:r w:rsidRPr="00A164B9">
              <w:t>15.4 (11.1–19.6)</w:t>
            </w:r>
          </w:p>
        </w:tc>
        <w:tc>
          <w:tcPr>
            <w:tcW w:w="1984" w:type="dxa"/>
            <w:noWrap/>
            <w:hideMark/>
          </w:tcPr>
          <w:p w14:paraId="5FC0C05D" w14:textId="77777777" w:rsidR="00C83186" w:rsidRPr="00A164B9" w:rsidRDefault="00C83186" w:rsidP="003B0C1E">
            <w:pPr>
              <w:pStyle w:val="Textotabela"/>
            </w:pPr>
            <w:r w:rsidRPr="00A164B9">
              <w:t>17.1 (8.8–25.5)</w:t>
            </w:r>
          </w:p>
        </w:tc>
        <w:tc>
          <w:tcPr>
            <w:tcW w:w="1984" w:type="dxa"/>
            <w:noWrap/>
            <w:hideMark/>
          </w:tcPr>
          <w:p w14:paraId="00A09EE8" w14:textId="77777777" w:rsidR="00C83186" w:rsidRPr="00A164B9" w:rsidRDefault="00C83186" w:rsidP="003B0C1E">
            <w:pPr>
              <w:pStyle w:val="Textotabela"/>
            </w:pPr>
            <w:r w:rsidRPr="00A164B9">
              <w:t>13.6 (11.8–15.3)</w:t>
            </w:r>
          </w:p>
        </w:tc>
        <w:tc>
          <w:tcPr>
            <w:tcW w:w="1560" w:type="dxa"/>
            <w:noWrap/>
            <w:hideMark/>
          </w:tcPr>
          <w:p w14:paraId="2CFCEC12" w14:textId="77777777" w:rsidR="00C83186" w:rsidRPr="00A164B9" w:rsidRDefault="00C83186" w:rsidP="003B0C1E">
            <w:pPr>
              <w:pStyle w:val="Textotabela"/>
            </w:pPr>
            <w:r w:rsidRPr="00A164B9">
              <w:t>0.81 (0.42)</w:t>
            </w:r>
          </w:p>
        </w:tc>
      </w:tr>
      <w:tr w:rsidR="00A606F3" w:rsidRPr="00A164B9" w14:paraId="7373AA53" w14:textId="77777777" w:rsidTr="00A606F3">
        <w:trPr>
          <w:trHeight w:val="280"/>
        </w:trPr>
        <w:tc>
          <w:tcPr>
            <w:tcW w:w="2410" w:type="dxa"/>
            <w:noWrap/>
            <w:hideMark/>
          </w:tcPr>
          <w:p w14:paraId="5C5DF0D0" w14:textId="77777777" w:rsidR="00C83186" w:rsidRPr="00A164B9" w:rsidRDefault="00C83186" w:rsidP="003B0C1E">
            <w:pPr>
              <w:pStyle w:val="Textotabela"/>
            </w:pPr>
            <w:r w:rsidRPr="00A164B9">
              <w:t>HOMA-IR</w:t>
            </w:r>
          </w:p>
        </w:tc>
        <w:tc>
          <w:tcPr>
            <w:tcW w:w="1985" w:type="dxa"/>
            <w:noWrap/>
            <w:hideMark/>
          </w:tcPr>
          <w:p w14:paraId="1AEC334E" w14:textId="77777777" w:rsidR="00C83186" w:rsidRPr="00A164B9" w:rsidRDefault="00C83186" w:rsidP="003B0C1E">
            <w:pPr>
              <w:pStyle w:val="Textotabela"/>
            </w:pPr>
            <w:r w:rsidRPr="00A164B9">
              <w:t>3.2 (2.4–3.9)</w:t>
            </w:r>
          </w:p>
        </w:tc>
        <w:tc>
          <w:tcPr>
            <w:tcW w:w="1984" w:type="dxa"/>
            <w:noWrap/>
            <w:hideMark/>
          </w:tcPr>
          <w:p w14:paraId="727905B5" w14:textId="77777777" w:rsidR="00C83186" w:rsidRPr="00A164B9" w:rsidRDefault="00C83186" w:rsidP="003B0C1E">
            <w:pPr>
              <w:pStyle w:val="Textotabela"/>
            </w:pPr>
            <w:r w:rsidRPr="00A164B9">
              <w:t>3.5 (2–5)</w:t>
            </w:r>
          </w:p>
        </w:tc>
        <w:tc>
          <w:tcPr>
            <w:tcW w:w="1984" w:type="dxa"/>
            <w:noWrap/>
            <w:hideMark/>
          </w:tcPr>
          <w:p w14:paraId="27DCF0CF" w14:textId="77777777" w:rsidR="00C83186" w:rsidRPr="00A164B9" w:rsidRDefault="00C83186" w:rsidP="003B0C1E">
            <w:pPr>
              <w:pStyle w:val="Textotabela"/>
            </w:pPr>
            <w:r w:rsidRPr="00A164B9">
              <w:t>2.8 (2.4–3.2)</w:t>
            </w:r>
          </w:p>
        </w:tc>
        <w:tc>
          <w:tcPr>
            <w:tcW w:w="1560" w:type="dxa"/>
            <w:noWrap/>
            <w:hideMark/>
          </w:tcPr>
          <w:p w14:paraId="620EF902" w14:textId="77777777" w:rsidR="00C83186" w:rsidRPr="00A164B9" w:rsidRDefault="00C83186" w:rsidP="003B0C1E">
            <w:pPr>
              <w:pStyle w:val="Textotabela"/>
            </w:pPr>
            <w:r w:rsidRPr="00A164B9">
              <w:t>0.86 (0.396)</w:t>
            </w:r>
          </w:p>
        </w:tc>
      </w:tr>
      <w:tr w:rsidR="00A606F3" w:rsidRPr="00A164B9" w14:paraId="7C739F12" w14:textId="77777777" w:rsidTr="00A606F3">
        <w:trPr>
          <w:trHeight w:val="280"/>
        </w:trPr>
        <w:tc>
          <w:tcPr>
            <w:tcW w:w="2410" w:type="dxa"/>
            <w:noWrap/>
            <w:hideMark/>
          </w:tcPr>
          <w:p w14:paraId="375A21DF" w14:textId="77777777" w:rsidR="00C83186" w:rsidRPr="00A164B9" w:rsidRDefault="00C83186" w:rsidP="003B0C1E">
            <w:pPr>
              <w:pStyle w:val="Textotabela"/>
            </w:pPr>
            <w:r w:rsidRPr="00A164B9">
              <w:t>QUICK INDEX </w:t>
            </w:r>
          </w:p>
        </w:tc>
        <w:tc>
          <w:tcPr>
            <w:tcW w:w="1985" w:type="dxa"/>
            <w:noWrap/>
            <w:hideMark/>
          </w:tcPr>
          <w:p w14:paraId="17D23B43" w14:textId="77777777" w:rsidR="00C83186" w:rsidRPr="00A164B9" w:rsidRDefault="00C83186" w:rsidP="003B0C1E">
            <w:pPr>
              <w:pStyle w:val="Textotabela"/>
            </w:pPr>
            <w:r w:rsidRPr="00A164B9">
              <w:t>0.3 (0.3–0.3)</w:t>
            </w:r>
          </w:p>
        </w:tc>
        <w:tc>
          <w:tcPr>
            <w:tcW w:w="1984" w:type="dxa"/>
            <w:noWrap/>
            <w:hideMark/>
          </w:tcPr>
          <w:p w14:paraId="7738253F" w14:textId="77777777" w:rsidR="00C83186" w:rsidRPr="00A164B9" w:rsidRDefault="00C83186" w:rsidP="003B0C1E">
            <w:pPr>
              <w:pStyle w:val="Textotabela"/>
            </w:pPr>
            <w:r w:rsidRPr="00A164B9">
              <w:t>0.3 (0.3–0.3)</w:t>
            </w:r>
          </w:p>
        </w:tc>
        <w:tc>
          <w:tcPr>
            <w:tcW w:w="1984" w:type="dxa"/>
            <w:noWrap/>
            <w:hideMark/>
          </w:tcPr>
          <w:p w14:paraId="3FF9CCA9" w14:textId="77777777" w:rsidR="00C83186" w:rsidRPr="00A164B9" w:rsidRDefault="00C83186" w:rsidP="003B0C1E">
            <w:pPr>
              <w:pStyle w:val="Textotabela"/>
            </w:pPr>
            <w:r w:rsidRPr="00A164B9">
              <w:t>0.3 (0.3–0.3)</w:t>
            </w:r>
          </w:p>
        </w:tc>
        <w:tc>
          <w:tcPr>
            <w:tcW w:w="1560" w:type="dxa"/>
            <w:noWrap/>
            <w:hideMark/>
          </w:tcPr>
          <w:p w14:paraId="6D2D4316" w14:textId="77777777" w:rsidR="00C83186" w:rsidRPr="00A164B9" w:rsidRDefault="00C83186" w:rsidP="003B0C1E">
            <w:pPr>
              <w:pStyle w:val="Textotabela"/>
            </w:pPr>
            <w:r w:rsidRPr="00A164B9">
              <w:t>-0.17 (0.865)</w:t>
            </w:r>
          </w:p>
        </w:tc>
      </w:tr>
      <w:tr w:rsidR="00A606F3" w:rsidRPr="00A164B9" w14:paraId="6F6EE118" w14:textId="77777777" w:rsidTr="00A606F3">
        <w:trPr>
          <w:trHeight w:val="280"/>
        </w:trPr>
        <w:tc>
          <w:tcPr>
            <w:tcW w:w="2410" w:type="dxa"/>
            <w:noWrap/>
            <w:hideMark/>
          </w:tcPr>
          <w:p w14:paraId="7AAA6DF2" w14:textId="77777777" w:rsidR="00C83186" w:rsidRPr="00A164B9" w:rsidRDefault="00C83186" w:rsidP="003B0C1E">
            <w:pPr>
              <w:pStyle w:val="Textotabela"/>
            </w:pPr>
            <w:r w:rsidRPr="00A164B9">
              <w:t>Hemoglobina (g/</w:t>
            </w:r>
            <w:proofErr w:type="spellStart"/>
            <w:r w:rsidRPr="00A164B9">
              <w:t>dL</w:t>
            </w:r>
            <w:proofErr w:type="spellEnd"/>
            <w:r w:rsidRPr="00A164B9">
              <w:t>)</w:t>
            </w:r>
          </w:p>
        </w:tc>
        <w:tc>
          <w:tcPr>
            <w:tcW w:w="1985" w:type="dxa"/>
            <w:noWrap/>
            <w:hideMark/>
          </w:tcPr>
          <w:p w14:paraId="7748D938" w14:textId="77777777" w:rsidR="00C83186" w:rsidRPr="00A164B9" w:rsidRDefault="00C83186" w:rsidP="003B0C1E">
            <w:pPr>
              <w:pStyle w:val="Textotabela"/>
            </w:pPr>
            <w:r w:rsidRPr="00A164B9">
              <w:t>14.1 (13.8–14.4)</w:t>
            </w:r>
          </w:p>
        </w:tc>
        <w:tc>
          <w:tcPr>
            <w:tcW w:w="1984" w:type="dxa"/>
            <w:noWrap/>
            <w:hideMark/>
          </w:tcPr>
          <w:p w14:paraId="40C2205F" w14:textId="77777777" w:rsidR="00C83186" w:rsidRPr="00A164B9" w:rsidRDefault="00C83186" w:rsidP="003B0C1E">
            <w:pPr>
              <w:pStyle w:val="Textotabela"/>
            </w:pPr>
            <w:r w:rsidRPr="00A164B9">
              <w:t>14.1 (13.7–14.5)</w:t>
            </w:r>
          </w:p>
        </w:tc>
        <w:tc>
          <w:tcPr>
            <w:tcW w:w="1984" w:type="dxa"/>
            <w:noWrap/>
            <w:hideMark/>
          </w:tcPr>
          <w:p w14:paraId="7260AD0F" w14:textId="77777777" w:rsidR="00C83186" w:rsidRPr="00A164B9" w:rsidRDefault="00C83186" w:rsidP="003B0C1E">
            <w:pPr>
              <w:pStyle w:val="Textotabela"/>
            </w:pPr>
            <w:r w:rsidRPr="00A164B9">
              <w:t>14 (13.6–14.4)</w:t>
            </w:r>
          </w:p>
        </w:tc>
        <w:tc>
          <w:tcPr>
            <w:tcW w:w="1560" w:type="dxa"/>
            <w:noWrap/>
            <w:hideMark/>
          </w:tcPr>
          <w:p w14:paraId="01DBFC68" w14:textId="77777777" w:rsidR="00C83186" w:rsidRPr="00A164B9" w:rsidRDefault="00C83186" w:rsidP="003B0C1E">
            <w:pPr>
              <w:pStyle w:val="Textotabela"/>
            </w:pPr>
            <w:r w:rsidRPr="00A164B9">
              <w:t>0.28 (0.783)</w:t>
            </w:r>
          </w:p>
        </w:tc>
      </w:tr>
      <w:tr w:rsidR="00A606F3" w:rsidRPr="00A164B9" w14:paraId="61458302" w14:textId="77777777" w:rsidTr="00A606F3">
        <w:trPr>
          <w:trHeight w:val="280"/>
        </w:trPr>
        <w:tc>
          <w:tcPr>
            <w:tcW w:w="2410" w:type="dxa"/>
            <w:noWrap/>
            <w:hideMark/>
          </w:tcPr>
          <w:p w14:paraId="0BBE4239" w14:textId="77777777" w:rsidR="00C83186" w:rsidRPr="00A164B9" w:rsidRDefault="00C83186" w:rsidP="003B0C1E">
            <w:pPr>
              <w:pStyle w:val="Textotabela"/>
            </w:pPr>
            <w:r w:rsidRPr="00A164B9">
              <w:t>Hematócrito (%)</w:t>
            </w:r>
          </w:p>
        </w:tc>
        <w:tc>
          <w:tcPr>
            <w:tcW w:w="1985" w:type="dxa"/>
            <w:noWrap/>
            <w:hideMark/>
          </w:tcPr>
          <w:p w14:paraId="1CFF2959" w14:textId="77777777" w:rsidR="00C83186" w:rsidRPr="00A164B9" w:rsidRDefault="00C83186" w:rsidP="003B0C1E">
            <w:pPr>
              <w:pStyle w:val="Textotabela"/>
            </w:pPr>
            <w:r w:rsidRPr="00A164B9">
              <w:t>42.3 (41.4–43.2)</w:t>
            </w:r>
          </w:p>
        </w:tc>
        <w:tc>
          <w:tcPr>
            <w:tcW w:w="1984" w:type="dxa"/>
            <w:noWrap/>
            <w:hideMark/>
          </w:tcPr>
          <w:p w14:paraId="03E20E5B" w14:textId="77777777" w:rsidR="00C83186" w:rsidRPr="00A164B9" w:rsidRDefault="00C83186" w:rsidP="003B0C1E">
            <w:pPr>
              <w:pStyle w:val="Textotabela"/>
            </w:pPr>
            <w:r w:rsidRPr="00A164B9">
              <w:t>42.5 (41.2–43.8)</w:t>
            </w:r>
          </w:p>
        </w:tc>
        <w:tc>
          <w:tcPr>
            <w:tcW w:w="1984" w:type="dxa"/>
            <w:noWrap/>
            <w:hideMark/>
          </w:tcPr>
          <w:p w14:paraId="124D766E" w14:textId="77777777" w:rsidR="00C83186" w:rsidRPr="00A164B9" w:rsidRDefault="00C83186" w:rsidP="003B0C1E">
            <w:pPr>
              <w:pStyle w:val="Textotabela"/>
            </w:pPr>
            <w:r w:rsidRPr="00A164B9">
              <w:t>42.2 (41–43.4)</w:t>
            </w:r>
          </w:p>
        </w:tc>
        <w:tc>
          <w:tcPr>
            <w:tcW w:w="1560" w:type="dxa"/>
            <w:noWrap/>
            <w:hideMark/>
          </w:tcPr>
          <w:p w14:paraId="40C5045F" w14:textId="77777777" w:rsidR="00C83186" w:rsidRPr="00A164B9" w:rsidRDefault="00C83186" w:rsidP="003B0C1E">
            <w:pPr>
              <w:pStyle w:val="Textotabela"/>
            </w:pPr>
            <w:r w:rsidRPr="00A164B9">
              <w:t>0.37 (0.715)</w:t>
            </w:r>
          </w:p>
        </w:tc>
      </w:tr>
      <w:tr w:rsidR="00A606F3" w:rsidRPr="00A164B9" w14:paraId="26D71BE6" w14:textId="77777777" w:rsidTr="00A606F3">
        <w:trPr>
          <w:trHeight w:val="280"/>
        </w:trPr>
        <w:tc>
          <w:tcPr>
            <w:tcW w:w="2410" w:type="dxa"/>
            <w:noWrap/>
            <w:hideMark/>
          </w:tcPr>
          <w:p w14:paraId="42BFBD0B" w14:textId="77777777" w:rsidR="00C83186" w:rsidRPr="00A164B9" w:rsidRDefault="00C83186" w:rsidP="003B0C1E">
            <w:pPr>
              <w:pStyle w:val="Textotabela"/>
            </w:pPr>
            <w:r w:rsidRPr="00A164B9">
              <w:t>Leucócitos (×10³/mm³)</w:t>
            </w:r>
          </w:p>
        </w:tc>
        <w:tc>
          <w:tcPr>
            <w:tcW w:w="1985" w:type="dxa"/>
            <w:noWrap/>
            <w:hideMark/>
          </w:tcPr>
          <w:p w14:paraId="50C41641" w14:textId="77777777" w:rsidR="00C83186" w:rsidRPr="00A164B9" w:rsidRDefault="00C83186" w:rsidP="003B0C1E">
            <w:pPr>
              <w:pStyle w:val="Textotabela"/>
            </w:pPr>
            <w:r w:rsidRPr="00A164B9">
              <w:t>7.6 (7.2–8.1)</w:t>
            </w:r>
          </w:p>
        </w:tc>
        <w:tc>
          <w:tcPr>
            <w:tcW w:w="1984" w:type="dxa"/>
            <w:noWrap/>
            <w:hideMark/>
          </w:tcPr>
          <w:p w14:paraId="0D968B7E" w14:textId="77777777" w:rsidR="00C83186" w:rsidRPr="00A164B9" w:rsidRDefault="00C83186" w:rsidP="003B0C1E">
            <w:pPr>
              <w:pStyle w:val="Textotabela"/>
            </w:pPr>
            <w:r w:rsidRPr="00A164B9">
              <w:t>7.4 (6.8–7.9)</w:t>
            </w:r>
          </w:p>
        </w:tc>
        <w:tc>
          <w:tcPr>
            <w:tcW w:w="1984" w:type="dxa"/>
            <w:noWrap/>
            <w:hideMark/>
          </w:tcPr>
          <w:p w14:paraId="63720603" w14:textId="77777777" w:rsidR="00C83186" w:rsidRPr="00A164B9" w:rsidRDefault="00C83186" w:rsidP="003B0C1E">
            <w:pPr>
              <w:pStyle w:val="Textotabela"/>
            </w:pPr>
            <w:r w:rsidRPr="00A164B9">
              <w:t>7.9 (7.3–8.5)</w:t>
            </w:r>
          </w:p>
        </w:tc>
        <w:tc>
          <w:tcPr>
            <w:tcW w:w="1560" w:type="dxa"/>
            <w:noWrap/>
            <w:hideMark/>
          </w:tcPr>
          <w:p w14:paraId="285D857F" w14:textId="77777777" w:rsidR="00C83186" w:rsidRPr="00A164B9" w:rsidRDefault="00C83186" w:rsidP="003B0C1E">
            <w:pPr>
              <w:pStyle w:val="Textotabela"/>
            </w:pPr>
            <w:r w:rsidRPr="00A164B9">
              <w:t>-1.38 (0.172)</w:t>
            </w:r>
          </w:p>
        </w:tc>
      </w:tr>
      <w:tr w:rsidR="00A606F3" w:rsidRPr="00A164B9" w14:paraId="6F2FD2F4" w14:textId="77777777" w:rsidTr="00A606F3">
        <w:trPr>
          <w:trHeight w:val="280"/>
        </w:trPr>
        <w:tc>
          <w:tcPr>
            <w:tcW w:w="2410" w:type="dxa"/>
            <w:noWrap/>
            <w:hideMark/>
          </w:tcPr>
          <w:p w14:paraId="25561A54" w14:textId="77777777" w:rsidR="00C83186" w:rsidRPr="00A164B9" w:rsidRDefault="00C83186" w:rsidP="003B0C1E">
            <w:pPr>
              <w:pStyle w:val="Textotabela"/>
            </w:pPr>
            <w:r w:rsidRPr="00A164B9">
              <w:t>Plaquetas (×10³/mm³)</w:t>
            </w:r>
          </w:p>
        </w:tc>
        <w:tc>
          <w:tcPr>
            <w:tcW w:w="1985" w:type="dxa"/>
            <w:noWrap/>
            <w:hideMark/>
          </w:tcPr>
          <w:p w14:paraId="733CBED6" w14:textId="77777777" w:rsidR="00C83186" w:rsidRPr="00A164B9" w:rsidRDefault="00C83186" w:rsidP="003B0C1E">
            <w:pPr>
              <w:pStyle w:val="Textotabela"/>
            </w:pPr>
            <w:r w:rsidRPr="00A164B9">
              <w:t>329.1 (308.4–349.7)</w:t>
            </w:r>
          </w:p>
        </w:tc>
        <w:tc>
          <w:tcPr>
            <w:tcW w:w="1984" w:type="dxa"/>
            <w:noWrap/>
            <w:hideMark/>
          </w:tcPr>
          <w:p w14:paraId="7C720C07" w14:textId="77777777" w:rsidR="00C83186" w:rsidRPr="00A164B9" w:rsidRDefault="00C83186" w:rsidP="003B0C1E">
            <w:pPr>
              <w:pStyle w:val="Textotabela"/>
            </w:pPr>
            <w:r w:rsidRPr="00A164B9">
              <w:t>326.6 (298.9–354.4)</w:t>
            </w:r>
          </w:p>
        </w:tc>
        <w:tc>
          <w:tcPr>
            <w:tcW w:w="1984" w:type="dxa"/>
            <w:noWrap/>
            <w:hideMark/>
          </w:tcPr>
          <w:p w14:paraId="3E446526" w14:textId="77777777" w:rsidR="00C83186" w:rsidRPr="00A164B9" w:rsidRDefault="00C83186" w:rsidP="003B0C1E">
            <w:pPr>
              <w:pStyle w:val="Textotabela"/>
            </w:pPr>
            <w:r w:rsidRPr="00A164B9">
              <w:t>331.4 (300.6–362.3)</w:t>
            </w:r>
          </w:p>
        </w:tc>
        <w:tc>
          <w:tcPr>
            <w:tcW w:w="1560" w:type="dxa"/>
            <w:noWrap/>
            <w:hideMark/>
          </w:tcPr>
          <w:p w14:paraId="60E93F57" w14:textId="77777777" w:rsidR="00C83186" w:rsidRPr="00A164B9" w:rsidRDefault="00C83186" w:rsidP="003B0C1E">
            <w:pPr>
              <w:pStyle w:val="Textotabela"/>
            </w:pPr>
            <w:r w:rsidRPr="00A164B9">
              <w:t>-0.23 (0.821)</w:t>
            </w:r>
          </w:p>
        </w:tc>
      </w:tr>
      <w:tr w:rsidR="00A606F3" w:rsidRPr="00A164B9" w14:paraId="1B1E3A8B" w14:textId="77777777" w:rsidTr="00A606F3">
        <w:trPr>
          <w:trHeight w:val="280"/>
        </w:trPr>
        <w:tc>
          <w:tcPr>
            <w:tcW w:w="2410" w:type="dxa"/>
            <w:noWrap/>
            <w:hideMark/>
          </w:tcPr>
          <w:p w14:paraId="18BCDF7E" w14:textId="77777777" w:rsidR="00C83186" w:rsidRPr="00A164B9" w:rsidRDefault="00C83186" w:rsidP="003B0C1E">
            <w:pPr>
              <w:pStyle w:val="Textotabela"/>
            </w:pPr>
            <w:r w:rsidRPr="00A164B9">
              <w:t>TSH (µIU/</w:t>
            </w:r>
            <w:proofErr w:type="spellStart"/>
            <w:r w:rsidRPr="00A164B9">
              <w:t>mL</w:t>
            </w:r>
            <w:proofErr w:type="spellEnd"/>
            <w:r w:rsidRPr="00A164B9">
              <w:t>)</w:t>
            </w:r>
          </w:p>
        </w:tc>
        <w:tc>
          <w:tcPr>
            <w:tcW w:w="1985" w:type="dxa"/>
            <w:noWrap/>
            <w:hideMark/>
          </w:tcPr>
          <w:p w14:paraId="20D69A33" w14:textId="77777777" w:rsidR="00C83186" w:rsidRPr="00A164B9" w:rsidRDefault="00C83186" w:rsidP="003B0C1E">
            <w:pPr>
              <w:pStyle w:val="Textotabela"/>
            </w:pPr>
            <w:r w:rsidRPr="00A164B9">
              <w:t>2.5 (2–3)</w:t>
            </w:r>
          </w:p>
        </w:tc>
        <w:tc>
          <w:tcPr>
            <w:tcW w:w="1984" w:type="dxa"/>
            <w:noWrap/>
            <w:hideMark/>
          </w:tcPr>
          <w:p w14:paraId="63E65D8F" w14:textId="77777777" w:rsidR="00C83186" w:rsidRPr="00A164B9" w:rsidRDefault="00C83186" w:rsidP="003B0C1E">
            <w:pPr>
              <w:pStyle w:val="Textotabela"/>
            </w:pPr>
            <w:r w:rsidRPr="00A164B9">
              <w:t>2.2 (1.9–2.6)</w:t>
            </w:r>
          </w:p>
        </w:tc>
        <w:tc>
          <w:tcPr>
            <w:tcW w:w="1984" w:type="dxa"/>
            <w:noWrap/>
            <w:hideMark/>
          </w:tcPr>
          <w:p w14:paraId="17A01849" w14:textId="77777777" w:rsidR="00C83186" w:rsidRPr="00A164B9" w:rsidRDefault="00C83186" w:rsidP="003B0C1E">
            <w:pPr>
              <w:pStyle w:val="Textotabela"/>
            </w:pPr>
            <w:r w:rsidRPr="00A164B9">
              <w:t>2.8 (1.8–3.7)</w:t>
            </w:r>
          </w:p>
        </w:tc>
        <w:tc>
          <w:tcPr>
            <w:tcW w:w="1560" w:type="dxa"/>
            <w:noWrap/>
            <w:hideMark/>
          </w:tcPr>
          <w:p w14:paraId="73D05A1F" w14:textId="77777777" w:rsidR="00C83186" w:rsidRPr="00A164B9" w:rsidRDefault="00C83186" w:rsidP="003B0C1E">
            <w:pPr>
              <w:pStyle w:val="Textotabela"/>
            </w:pPr>
            <w:r w:rsidRPr="00A164B9">
              <w:t>-1 (0.321)</w:t>
            </w:r>
          </w:p>
        </w:tc>
      </w:tr>
      <w:tr w:rsidR="00A606F3" w:rsidRPr="00A164B9" w14:paraId="70C9CA26"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410" w:type="dxa"/>
            <w:noWrap/>
            <w:hideMark/>
          </w:tcPr>
          <w:p w14:paraId="71B8B3E5" w14:textId="77777777" w:rsidR="00C83186" w:rsidRPr="00A164B9" w:rsidRDefault="00C83186" w:rsidP="003B0C1E">
            <w:pPr>
              <w:pStyle w:val="Textotabela"/>
            </w:pPr>
            <w:r w:rsidRPr="00A164B9">
              <w:t>T4 livre (µg/</w:t>
            </w:r>
            <w:proofErr w:type="spellStart"/>
            <w:r w:rsidRPr="00A164B9">
              <w:t>dL</w:t>
            </w:r>
            <w:proofErr w:type="spellEnd"/>
            <w:r w:rsidRPr="00A164B9">
              <w:t>)</w:t>
            </w:r>
          </w:p>
        </w:tc>
        <w:tc>
          <w:tcPr>
            <w:tcW w:w="1985" w:type="dxa"/>
            <w:noWrap/>
            <w:hideMark/>
          </w:tcPr>
          <w:p w14:paraId="55DA4A62" w14:textId="77777777" w:rsidR="00C83186" w:rsidRPr="00A164B9" w:rsidRDefault="00C83186" w:rsidP="003B0C1E">
            <w:pPr>
              <w:pStyle w:val="Textotabela"/>
            </w:pPr>
            <w:r w:rsidRPr="00A164B9">
              <w:t>1.2 (1–1.3)</w:t>
            </w:r>
          </w:p>
        </w:tc>
        <w:tc>
          <w:tcPr>
            <w:tcW w:w="1984" w:type="dxa"/>
            <w:noWrap/>
            <w:hideMark/>
          </w:tcPr>
          <w:p w14:paraId="3264648C" w14:textId="77777777" w:rsidR="00C83186" w:rsidRPr="00A164B9" w:rsidRDefault="00C83186" w:rsidP="003B0C1E">
            <w:pPr>
              <w:pStyle w:val="Textotabela"/>
            </w:pPr>
            <w:r w:rsidRPr="00A164B9">
              <w:t>1.1 (1–1.1)</w:t>
            </w:r>
          </w:p>
        </w:tc>
        <w:tc>
          <w:tcPr>
            <w:tcW w:w="1984" w:type="dxa"/>
            <w:noWrap/>
            <w:hideMark/>
          </w:tcPr>
          <w:p w14:paraId="50722B9F" w14:textId="77777777" w:rsidR="00C83186" w:rsidRPr="00A164B9" w:rsidRDefault="00C83186" w:rsidP="003B0C1E">
            <w:pPr>
              <w:pStyle w:val="Textotabela"/>
            </w:pPr>
            <w:r w:rsidRPr="00A164B9">
              <w:t>1.2 (1–1.5)</w:t>
            </w:r>
          </w:p>
        </w:tc>
        <w:tc>
          <w:tcPr>
            <w:tcW w:w="1560" w:type="dxa"/>
            <w:noWrap/>
            <w:hideMark/>
          </w:tcPr>
          <w:p w14:paraId="470047A8" w14:textId="77777777" w:rsidR="00C83186" w:rsidRPr="00A164B9" w:rsidRDefault="00C83186" w:rsidP="003B0C1E">
            <w:pPr>
              <w:pStyle w:val="Textotabela"/>
            </w:pPr>
            <w:r w:rsidRPr="00A164B9">
              <w:t>-1.29 (0.205)</w:t>
            </w:r>
          </w:p>
        </w:tc>
      </w:tr>
    </w:tbl>
    <w:p w14:paraId="085D1702" w14:textId="77777777" w:rsidR="00C83186" w:rsidRPr="00A164B9" w:rsidRDefault="00C83186" w:rsidP="00A606F3">
      <w:pPr>
        <w:pStyle w:val="Legenda"/>
      </w:pPr>
      <w:r w:rsidRPr="00A164B9">
        <w:lastRenderedPageBreak/>
        <w:t xml:space="preserve">Legenda. QUICK Index – </w:t>
      </w:r>
      <w:proofErr w:type="spellStart"/>
      <w:r w:rsidRPr="00A164B9">
        <w:t>Quantitative</w:t>
      </w:r>
      <w:proofErr w:type="spellEnd"/>
      <w:r w:rsidRPr="00A164B9">
        <w:t> </w:t>
      </w:r>
      <w:proofErr w:type="spellStart"/>
      <w:r w:rsidRPr="00A164B9">
        <w:t>Insulin</w:t>
      </w:r>
      <w:proofErr w:type="spellEnd"/>
      <w:r w:rsidRPr="00A164B9">
        <w:t> </w:t>
      </w:r>
      <w:proofErr w:type="spellStart"/>
      <w:r w:rsidRPr="00A164B9">
        <w:t>sensitivity</w:t>
      </w:r>
      <w:proofErr w:type="spellEnd"/>
      <w:r w:rsidRPr="00A164B9">
        <w:t> </w:t>
      </w:r>
      <w:proofErr w:type="spellStart"/>
      <w:r w:rsidRPr="00A164B9">
        <w:t>Check</w:t>
      </w:r>
      <w:proofErr w:type="spellEnd"/>
      <w:r w:rsidRPr="00A164B9">
        <w:t xml:space="preserve"> Index. A comparação entre os grupos foi realizada por meio do Teste T de </w:t>
      </w:r>
      <w:proofErr w:type="spellStart"/>
      <w:r w:rsidRPr="00A164B9">
        <w:t>Student</w:t>
      </w:r>
      <w:proofErr w:type="spellEnd"/>
      <w:r w:rsidRPr="00A164B9">
        <w:t>.</w:t>
      </w:r>
    </w:p>
    <w:p w14:paraId="76485D4C" w14:textId="77777777" w:rsidR="00C83186" w:rsidRPr="00A164B9" w:rsidRDefault="00C83186" w:rsidP="00A606F3">
      <w:pPr>
        <w:pStyle w:val="Heading3"/>
        <w:rPr>
          <w:lang w:val="pt-BR"/>
        </w:rPr>
      </w:pPr>
      <w:bookmarkStart w:id="178" w:name="_Toc187787285"/>
      <w:r w:rsidRPr="00A164B9">
        <w:rPr>
          <w:lang w:val="pt-BR"/>
        </w:rPr>
        <w:t>Composição corporal</w:t>
      </w:r>
      <w:bookmarkEnd w:id="178"/>
    </w:p>
    <w:p w14:paraId="3F7921A4" w14:textId="601D689A" w:rsidR="00C83186" w:rsidRPr="00A164B9" w:rsidRDefault="00C83186" w:rsidP="00A606F3">
      <w:r w:rsidRPr="00A164B9">
        <w:t>A análise da composição corporal de base dos participantes de pesquisa for realizada segundo o sexo.  À exceção do nível de atividade física e IMC, todas as variáveis avaliadas diferiram entre os sexos (</w:t>
      </w:r>
      <w:r w:rsidRPr="00A164B9">
        <w:fldChar w:fldCharType="begin"/>
      </w:r>
      <w:r w:rsidRPr="00A164B9">
        <w:instrText xml:space="preserve"> REF _Ref187514548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4</w:t>
      </w:r>
      <w:r w:rsidRPr="00A164B9">
        <w:fldChar w:fldCharType="end"/>
      </w:r>
      <w:r w:rsidRPr="00A164B9">
        <w:t>).</w:t>
      </w:r>
    </w:p>
    <w:p w14:paraId="68303E7B" w14:textId="178CB6CE" w:rsidR="00C83186" w:rsidRPr="00A164B9" w:rsidRDefault="00C83186" w:rsidP="00A606F3">
      <w:pPr>
        <w:pStyle w:val="Normalsemrecuo"/>
      </w:pPr>
      <w:bookmarkStart w:id="179" w:name="_Ref187514548"/>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4</w:t>
      </w:r>
      <w:r w:rsidR="005F0591" w:rsidRPr="00A164B9">
        <w:fldChar w:fldCharType="end"/>
      </w:r>
      <w:bookmarkEnd w:id="179"/>
      <w:r w:rsidRPr="00A164B9">
        <w:t>. Composição corporal e análise de impedância bioelétrica corporal basal dos participantes de pesquisa, segundo o sexo.</w:t>
      </w:r>
    </w:p>
    <w:tbl>
      <w:tblPr>
        <w:tblStyle w:val="Tabelapadro"/>
        <w:tblW w:w="9498" w:type="dxa"/>
        <w:tblLayout w:type="fixed"/>
        <w:tblLook w:val="04E0" w:firstRow="1" w:lastRow="1" w:firstColumn="1" w:lastColumn="0" w:noHBand="0" w:noVBand="1"/>
      </w:tblPr>
      <w:tblGrid>
        <w:gridCol w:w="3402"/>
        <w:gridCol w:w="2410"/>
        <w:gridCol w:w="1825"/>
        <w:gridCol w:w="869"/>
        <w:gridCol w:w="992"/>
      </w:tblGrid>
      <w:tr w:rsidR="00C83186" w:rsidRPr="00A164B9" w14:paraId="2B60CB57" w14:textId="77777777" w:rsidTr="00A606F3">
        <w:trPr>
          <w:cnfStyle w:val="100000000000" w:firstRow="1" w:lastRow="0" w:firstColumn="0" w:lastColumn="0" w:oddVBand="0" w:evenVBand="0" w:oddHBand="0" w:evenHBand="0" w:firstRowFirstColumn="0" w:firstRowLastColumn="0" w:lastRowFirstColumn="0" w:lastRowLastColumn="0"/>
          <w:trHeight w:val="854"/>
        </w:trPr>
        <w:tc>
          <w:tcPr>
            <w:tcW w:w="3402" w:type="dxa"/>
            <w:noWrap/>
            <w:hideMark/>
          </w:tcPr>
          <w:p w14:paraId="1DD9E587" w14:textId="77777777" w:rsidR="00C83186" w:rsidRPr="00A164B9" w:rsidRDefault="00C83186" w:rsidP="003B0C1E">
            <w:pPr>
              <w:pStyle w:val="Textotabela"/>
            </w:pPr>
            <w:r w:rsidRPr="00A164B9">
              <w:lastRenderedPageBreak/>
              <w:t>Parâmetro</w:t>
            </w:r>
          </w:p>
        </w:tc>
        <w:tc>
          <w:tcPr>
            <w:tcW w:w="2410" w:type="dxa"/>
            <w:hideMark/>
          </w:tcPr>
          <w:p w14:paraId="4B4734A6" w14:textId="77777777" w:rsidR="00C83186" w:rsidRPr="00A164B9" w:rsidRDefault="00C83186" w:rsidP="003B0C1E">
            <w:pPr>
              <w:pStyle w:val="Textotabela"/>
            </w:pPr>
            <w:r w:rsidRPr="00A164B9">
              <w:t>Sexo Feminino</w:t>
            </w:r>
            <w:r w:rsidRPr="00A164B9">
              <w:br/>
              <w:t>Média (IC 95%)</w:t>
            </w:r>
          </w:p>
        </w:tc>
        <w:tc>
          <w:tcPr>
            <w:tcW w:w="1825" w:type="dxa"/>
            <w:hideMark/>
          </w:tcPr>
          <w:p w14:paraId="05BB9E86" w14:textId="77777777" w:rsidR="00C83186" w:rsidRPr="00A164B9" w:rsidRDefault="00C83186" w:rsidP="003B0C1E">
            <w:pPr>
              <w:pStyle w:val="Textotabela"/>
            </w:pPr>
            <w:r w:rsidRPr="00A164B9">
              <w:t>Sexo Masculino</w:t>
            </w:r>
            <w:r w:rsidRPr="00A164B9">
              <w:br/>
              <w:t>Média (IC 95%)</w:t>
            </w:r>
          </w:p>
        </w:tc>
        <w:tc>
          <w:tcPr>
            <w:tcW w:w="869" w:type="dxa"/>
            <w:noWrap/>
            <w:hideMark/>
          </w:tcPr>
          <w:p w14:paraId="09BD2278" w14:textId="77777777" w:rsidR="00C83186" w:rsidRPr="00A164B9" w:rsidRDefault="00C83186" w:rsidP="003B0C1E">
            <w:pPr>
              <w:pStyle w:val="Textotabela"/>
            </w:pPr>
            <w:r w:rsidRPr="00A164B9">
              <w:t>Teste T</w:t>
            </w:r>
          </w:p>
        </w:tc>
        <w:tc>
          <w:tcPr>
            <w:tcW w:w="992" w:type="dxa"/>
            <w:noWrap/>
            <w:hideMark/>
          </w:tcPr>
          <w:p w14:paraId="37E01A61" w14:textId="77777777" w:rsidR="00C83186" w:rsidRPr="00A164B9" w:rsidRDefault="00C83186" w:rsidP="003B0C1E">
            <w:pPr>
              <w:pStyle w:val="Textotabela"/>
            </w:pPr>
            <w:r w:rsidRPr="00A164B9">
              <w:t>Valor p</w:t>
            </w:r>
          </w:p>
        </w:tc>
      </w:tr>
      <w:tr w:rsidR="00C83186" w:rsidRPr="00A164B9" w14:paraId="3842831F" w14:textId="77777777" w:rsidTr="00A606F3">
        <w:trPr>
          <w:trHeight w:val="398"/>
        </w:trPr>
        <w:tc>
          <w:tcPr>
            <w:tcW w:w="3402" w:type="dxa"/>
            <w:noWrap/>
            <w:hideMark/>
          </w:tcPr>
          <w:p w14:paraId="3B6582C0" w14:textId="77777777" w:rsidR="00C83186" w:rsidRPr="00A164B9" w:rsidRDefault="00C83186" w:rsidP="003B0C1E">
            <w:pPr>
              <w:pStyle w:val="Textotabela"/>
            </w:pPr>
            <w:r w:rsidRPr="00A164B9">
              <w:t>Número de participantes</w:t>
            </w:r>
          </w:p>
        </w:tc>
        <w:tc>
          <w:tcPr>
            <w:tcW w:w="2410" w:type="dxa"/>
            <w:noWrap/>
            <w:hideMark/>
          </w:tcPr>
          <w:p w14:paraId="4055D7CB" w14:textId="77777777" w:rsidR="00C83186" w:rsidRPr="00A164B9" w:rsidRDefault="00C83186" w:rsidP="003B0C1E">
            <w:pPr>
              <w:pStyle w:val="Textotabela"/>
            </w:pPr>
            <w:r w:rsidRPr="00A164B9">
              <w:t>65 (86.6%)</w:t>
            </w:r>
          </w:p>
        </w:tc>
        <w:tc>
          <w:tcPr>
            <w:tcW w:w="1825" w:type="dxa"/>
            <w:noWrap/>
            <w:hideMark/>
          </w:tcPr>
          <w:p w14:paraId="38444AA2" w14:textId="77777777" w:rsidR="00C83186" w:rsidRPr="00A164B9" w:rsidRDefault="00C83186" w:rsidP="003B0C1E">
            <w:pPr>
              <w:pStyle w:val="Textotabela"/>
            </w:pPr>
            <w:r w:rsidRPr="00A164B9">
              <w:t>10 (13.3%)</w:t>
            </w:r>
          </w:p>
        </w:tc>
        <w:tc>
          <w:tcPr>
            <w:tcW w:w="869" w:type="dxa"/>
            <w:noWrap/>
            <w:hideMark/>
          </w:tcPr>
          <w:p w14:paraId="2EEFF20F" w14:textId="77777777" w:rsidR="00C83186" w:rsidRPr="00A164B9" w:rsidRDefault="00C83186" w:rsidP="003B0C1E">
            <w:pPr>
              <w:pStyle w:val="Textotabela"/>
            </w:pPr>
          </w:p>
        </w:tc>
        <w:tc>
          <w:tcPr>
            <w:tcW w:w="992" w:type="dxa"/>
            <w:noWrap/>
            <w:hideMark/>
          </w:tcPr>
          <w:p w14:paraId="4625EEAF" w14:textId="77777777" w:rsidR="00C83186" w:rsidRPr="00A164B9" w:rsidRDefault="00C83186" w:rsidP="003B0C1E">
            <w:pPr>
              <w:pStyle w:val="Textotabela"/>
            </w:pPr>
          </w:p>
        </w:tc>
      </w:tr>
      <w:tr w:rsidR="00C83186" w:rsidRPr="00A164B9" w14:paraId="333B86A0" w14:textId="77777777" w:rsidTr="00A606F3">
        <w:trPr>
          <w:trHeight w:val="398"/>
        </w:trPr>
        <w:tc>
          <w:tcPr>
            <w:tcW w:w="3402" w:type="dxa"/>
            <w:noWrap/>
            <w:hideMark/>
          </w:tcPr>
          <w:p w14:paraId="6AAD040A" w14:textId="77777777" w:rsidR="00C83186" w:rsidRPr="00A164B9" w:rsidRDefault="00C83186" w:rsidP="003B0C1E">
            <w:pPr>
              <w:pStyle w:val="Textotabela"/>
            </w:pPr>
            <w:r w:rsidRPr="00A164B9">
              <w:t>Ângulo de Fase</w:t>
            </w:r>
          </w:p>
        </w:tc>
        <w:tc>
          <w:tcPr>
            <w:tcW w:w="2410" w:type="dxa"/>
            <w:noWrap/>
            <w:hideMark/>
          </w:tcPr>
          <w:p w14:paraId="0A80F44A" w14:textId="77777777" w:rsidR="00C83186" w:rsidRPr="00A164B9" w:rsidRDefault="00C83186" w:rsidP="003B0C1E">
            <w:pPr>
              <w:pStyle w:val="Textotabela"/>
            </w:pPr>
            <w:r w:rsidRPr="00A164B9">
              <w:t>6.4 (6.1–6.6)</w:t>
            </w:r>
          </w:p>
        </w:tc>
        <w:tc>
          <w:tcPr>
            <w:tcW w:w="1825" w:type="dxa"/>
            <w:noWrap/>
            <w:hideMark/>
          </w:tcPr>
          <w:p w14:paraId="102869A4" w14:textId="77777777" w:rsidR="00C83186" w:rsidRPr="00A164B9" w:rsidRDefault="00C83186" w:rsidP="003B0C1E">
            <w:pPr>
              <w:pStyle w:val="Textotabela"/>
            </w:pPr>
            <w:r w:rsidRPr="00A164B9">
              <w:t>7 (6.8–7.3)</w:t>
            </w:r>
          </w:p>
        </w:tc>
        <w:tc>
          <w:tcPr>
            <w:tcW w:w="869" w:type="dxa"/>
            <w:noWrap/>
            <w:hideMark/>
          </w:tcPr>
          <w:p w14:paraId="7969793D" w14:textId="77777777" w:rsidR="00C83186" w:rsidRPr="00A164B9" w:rsidRDefault="00C83186" w:rsidP="003B0C1E">
            <w:pPr>
              <w:pStyle w:val="Textotabela"/>
            </w:pPr>
            <w:r w:rsidRPr="00A164B9">
              <w:t>-4.22</w:t>
            </w:r>
          </w:p>
        </w:tc>
        <w:tc>
          <w:tcPr>
            <w:tcW w:w="992" w:type="dxa"/>
            <w:noWrap/>
            <w:hideMark/>
          </w:tcPr>
          <w:p w14:paraId="5E5D0FFF" w14:textId="77777777" w:rsidR="00C83186" w:rsidRPr="00A164B9" w:rsidRDefault="00C83186" w:rsidP="003B0C1E">
            <w:pPr>
              <w:pStyle w:val="Textotabela"/>
            </w:pPr>
            <w:r w:rsidRPr="00A164B9">
              <w:t>&lt; 0.001</w:t>
            </w:r>
          </w:p>
        </w:tc>
      </w:tr>
      <w:tr w:rsidR="00C83186" w:rsidRPr="00A164B9" w14:paraId="3F426585" w14:textId="77777777" w:rsidTr="00A606F3">
        <w:trPr>
          <w:trHeight w:val="398"/>
        </w:trPr>
        <w:tc>
          <w:tcPr>
            <w:tcW w:w="3402" w:type="dxa"/>
            <w:noWrap/>
            <w:hideMark/>
          </w:tcPr>
          <w:p w14:paraId="0DA86B90" w14:textId="77777777" w:rsidR="00C83186" w:rsidRPr="00A164B9" w:rsidRDefault="00C83186" w:rsidP="003B0C1E">
            <w:pPr>
              <w:pStyle w:val="Textotabela"/>
            </w:pPr>
            <w:r w:rsidRPr="00A164B9">
              <w:t>Média de Resistência</w:t>
            </w:r>
          </w:p>
        </w:tc>
        <w:tc>
          <w:tcPr>
            <w:tcW w:w="2410" w:type="dxa"/>
            <w:noWrap/>
            <w:hideMark/>
          </w:tcPr>
          <w:p w14:paraId="11333913" w14:textId="77777777" w:rsidR="00C83186" w:rsidRPr="00A164B9" w:rsidRDefault="00C83186" w:rsidP="003B0C1E">
            <w:pPr>
              <w:pStyle w:val="Textotabela"/>
            </w:pPr>
            <w:r w:rsidRPr="00A164B9">
              <w:t>548.1 (534.5–561.7)</w:t>
            </w:r>
          </w:p>
        </w:tc>
        <w:tc>
          <w:tcPr>
            <w:tcW w:w="1825" w:type="dxa"/>
            <w:noWrap/>
            <w:hideMark/>
          </w:tcPr>
          <w:p w14:paraId="7521457F" w14:textId="77777777" w:rsidR="00C83186" w:rsidRPr="00A164B9" w:rsidRDefault="00C83186" w:rsidP="003B0C1E">
            <w:pPr>
              <w:pStyle w:val="Textotabela"/>
            </w:pPr>
            <w:r w:rsidRPr="00A164B9">
              <w:t>446.1 (410.3–481.9)</w:t>
            </w:r>
          </w:p>
        </w:tc>
        <w:tc>
          <w:tcPr>
            <w:tcW w:w="869" w:type="dxa"/>
            <w:noWrap/>
            <w:hideMark/>
          </w:tcPr>
          <w:p w14:paraId="187410CD" w14:textId="77777777" w:rsidR="00C83186" w:rsidRPr="00A164B9" w:rsidRDefault="00C83186" w:rsidP="003B0C1E">
            <w:pPr>
              <w:pStyle w:val="Textotabela"/>
            </w:pPr>
            <w:r w:rsidRPr="00A164B9">
              <w:t>5.21</w:t>
            </w:r>
          </w:p>
        </w:tc>
        <w:tc>
          <w:tcPr>
            <w:tcW w:w="992" w:type="dxa"/>
            <w:noWrap/>
            <w:hideMark/>
          </w:tcPr>
          <w:p w14:paraId="37B53F19" w14:textId="77777777" w:rsidR="00C83186" w:rsidRPr="00A164B9" w:rsidRDefault="00C83186" w:rsidP="003B0C1E">
            <w:pPr>
              <w:pStyle w:val="Textotabela"/>
            </w:pPr>
            <w:r w:rsidRPr="00A164B9">
              <w:t>&lt; 0.001</w:t>
            </w:r>
          </w:p>
        </w:tc>
      </w:tr>
      <w:tr w:rsidR="00C83186" w:rsidRPr="00A164B9" w14:paraId="0E60741D" w14:textId="77777777" w:rsidTr="00A606F3">
        <w:trPr>
          <w:trHeight w:val="398"/>
        </w:trPr>
        <w:tc>
          <w:tcPr>
            <w:tcW w:w="3402" w:type="dxa"/>
            <w:noWrap/>
            <w:hideMark/>
          </w:tcPr>
          <w:p w14:paraId="713D6512" w14:textId="77777777" w:rsidR="00C83186" w:rsidRPr="00A164B9" w:rsidRDefault="00C83186" w:rsidP="003B0C1E">
            <w:pPr>
              <w:pStyle w:val="Textotabela"/>
            </w:pPr>
            <w:r w:rsidRPr="00A164B9">
              <w:t>Média de Reatância</w:t>
            </w:r>
          </w:p>
        </w:tc>
        <w:tc>
          <w:tcPr>
            <w:tcW w:w="2410" w:type="dxa"/>
            <w:noWrap/>
            <w:hideMark/>
          </w:tcPr>
          <w:p w14:paraId="5B5B67DC" w14:textId="77777777" w:rsidR="00C83186" w:rsidRPr="00A164B9" w:rsidRDefault="00C83186" w:rsidP="003B0C1E">
            <w:pPr>
              <w:pStyle w:val="Textotabela"/>
            </w:pPr>
            <w:r w:rsidRPr="00A164B9">
              <w:t>60.8 (58.5–63)</w:t>
            </w:r>
          </w:p>
        </w:tc>
        <w:tc>
          <w:tcPr>
            <w:tcW w:w="1825" w:type="dxa"/>
            <w:noWrap/>
            <w:hideMark/>
          </w:tcPr>
          <w:p w14:paraId="5CAC5A95" w14:textId="77777777" w:rsidR="00C83186" w:rsidRPr="00A164B9" w:rsidRDefault="00C83186" w:rsidP="003B0C1E">
            <w:pPr>
              <w:pStyle w:val="Textotabela"/>
            </w:pPr>
            <w:r w:rsidRPr="00A164B9">
              <w:t>55.1 (50.7–59.5)</w:t>
            </w:r>
          </w:p>
        </w:tc>
        <w:tc>
          <w:tcPr>
            <w:tcW w:w="869" w:type="dxa"/>
            <w:noWrap/>
            <w:hideMark/>
          </w:tcPr>
          <w:p w14:paraId="5B1BE30A" w14:textId="77777777" w:rsidR="00C83186" w:rsidRPr="00A164B9" w:rsidRDefault="00C83186" w:rsidP="003B0C1E">
            <w:pPr>
              <w:pStyle w:val="Textotabela"/>
            </w:pPr>
            <w:r w:rsidRPr="00A164B9">
              <w:t>2.26</w:t>
            </w:r>
          </w:p>
        </w:tc>
        <w:tc>
          <w:tcPr>
            <w:tcW w:w="992" w:type="dxa"/>
            <w:noWrap/>
            <w:hideMark/>
          </w:tcPr>
          <w:p w14:paraId="57E1D976" w14:textId="77777777" w:rsidR="00C83186" w:rsidRPr="00A164B9" w:rsidRDefault="00C83186" w:rsidP="003B0C1E">
            <w:pPr>
              <w:pStyle w:val="Textotabela"/>
            </w:pPr>
            <w:r w:rsidRPr="00A164B9">
              <w:t>0.04</w:t>
            </w:r>
          </w:p>
        </w:tc>
      </w:tr>
      <w:tr w:rsidR="00C83186" w:rsidRPr="00A164B9" w14:paraId="0BA4AD1C" w14:textId="77777777" w:rsidTr="00A606F3">
        <w:trPr>
          <w:trHeight w:val="398"/>
        </w:trPr>
        <w:tc>
          <w:tcPr>
            <w:tcW w:w="3402" w:type="dxa"/>
            <w:noWrap/>
            <w:hideMark/>
          </w:tcPr>
          <w:p w14:paraId="255333C2" w14:textId="77777777" w:rsidR="00C83186" w:rsidRPr="00A164B9" w:rsidRDefault="00C83186" w:rsidP="003B0C1E">
            <w:pPr>
              <w:pStyle w:val="Textotabela"/>
            </w:pPr>
            <w:r w:rsidRPr="00A164B9">
              <w:t>Peso</w:t>
            </w:r>
          </w:p>
        </w:tc>
        <w:tc>
          <w:tcPr>
            <w:tcW w:w="2410" w:type="dxa"/>
            <w:noWrap/>
            <w:hideMark/>
          </w:tcPr>
          <w:p w14:paraId="03F56E4D" w14:textId="77777777" w:rsidR="00C83186" w:rsidRPr="00A164B9" w:rsidRDefault="00C83186" w:rsidP="003B0C1E">
            <w:pPr>
              <w:pStyle w:val="Textotabela"/>
            </w:pPr>
            <w:r w:rsidRPr="00A164B9">
              <w:t>90.2 (87.6–92.9)</w:t>
            </w:r>
          </w:p>
        </w:tc>
        <w:tc>
          <w:tcPr>
            <w:tcW w:w="1825" w:type="dxa"/>
            <w:noWrap/>
            <w:hideMark/>
          </w:tcPr>
          <w:p w14:paraId="799524C2" w14:textId="77777777" w:rsidR="00C83186" w:rsidRPr="00A164B9" w:rsidRDefault="00C83186" w:rsidP="003B0C1E">
            <w:pPr>
              <w:pStyle w:val="Textotabela"/>
            </w:pPr>
            <w:r w:rsidRPr="00A164B9">
              <w:t>102 (96.6–107.4)</w:t>
            </w:r>
          </w:p>
        </w:tc>
        <w:tc>
          <w:tcPr>
            <w:tcW w:w="869" w:type="dxa"/>
            <w:noWrap/>
            <w:hideMark/>
          </w:tcPr>
          <w:p w14:paraId="69B02DCB" w14:textId="77777777" w:rsidR="00C83186" w:rsidRPr="00A164B9" w:rsidRDefault="00C83186" w:rsidP="003B0C1E">
            <w:pPr>
              <w:pStyle w:val="Textotabela"/>
            </w:pPr>
            <w:r w:rsidRPr="00A164B9">
              <w:t>-3.85</w:t>
            </w:r>
          </w:p>
        </w:tc>
        <w:tc>
          <w:tcPr>
            <w:tcW w:w="992" w:type="dxa"/>
            <w:noWrap/>
            <w:hideMark/>
          </w:tcPr>
          <w:p w14:paraId="26D9C699" w14:textId="77777777" w:rsidR="00C83186" w:rsidRPr="00A164B9" w:rsidRDefault="00C83186" w:rsidP="003B0C1E">
            <w:pPr>
              <w:pStyle w:val="Textotabela"/>
            </w:pPr>
            <w:r w:rsidRPr="00A164B9">
              <w:t>0.002</w:t>
            </w:r>
          </w:p>
        </w:tc>
      </w:tr>
      <w:tr w:rsidR="00C83186" w:rsidRPr="00A164B9" w14:paraId="156D2EA7" w14:textId="77777777" w:rsidTr="00A606F3">
        <w:trPr>
          <w:trHeight w:val="398"/>
        </w:trPr>
        <w:tc>
          <w:tcPr>
            <w:tcW w:w="3402" w:type="dxa"/>
            <w:noWrap/>
            <w:hideMark/>
          </w:tcPr>
          <w:p w14:paraId="4791B043" w14:textId="77777777" w:rsidR="00C83186" w:rsidRPr="00A164B9" w:rsidRDefault="00C83186" w:rsidP="003B0C1E">
            <w:pPr>
              <w:pStyle w:val="Textotabela"/>
            </w:pPr>
            <w:r w:rsidRPr="00A164B9">
              <w:t>Altura</w:t>
            </w:r>
          </w:p>
        </w:tc>
        <w:tc>
          <w:tcPr>
            <w:tcW w:w="2410" w:type="dxa"/>
            <w:noWrap/>
            <w:hideMark/>
          </w:tcPr>
          <w:p w14:paraId="3B23D0CF" w14:textId="77777777" w:rsidR="00C83186" w:rsidRPr="00A164B9" w:rsidRDefault="00C83186" w:rsidP="003B0C1E">
            <w:pPr>
              <w:pStyle w:val="Textotabela"/>
            </w:pPr>
            <w:r w:rsidRPr="00A164B9">
              <w:t>1.6 (1.6–1.7)</w:t>
            </w:r>
          </w:p>
        </w:tc>
        <w:tc>
          <w:tcPr>
            <w:tcW w:w="1825" w:type="dxa"/>
            <w:noWrap/>
            <w:hideMark/>
          </w:tcPr>
          <w:p w14:paraId="680E6033" w14:textId="77777777" w:rsidR="00C83186" w:rsidRPr="00A164B9" w:rsidRDefault="00C83186" w:rsidP="003B0C1E">
            <w:pPr>
              <w:pStyle w:val="Textotabela"/>
            </w:pPr>
            <w:r w:rsidRPr="00A164B9">
              <w:t>1.8 (1.7–1.8)</w:t>
            </w:r>
          </w:p>
        </w:tc>
        <w:tc>
          <w:tcPr>
            <w:tcW w:w="869" w:type="dxa"/>
            <w:noWrap/>
            <w:hideMark/>
          </w:tcPr>
          <w:p w14:paraId="0A8D7DEA" w14:textId="77777777" w:rsidR="00C83186" w:rsidRPr="00A164B9" w:rsidRDefault="00C83186" w:rsidP="003B0C1E">
            <w:pPr>
              <w:pStyle w:val="Textotabela"/>
            </w:pPr>
            <w:r w:rsidRPr="00A164B9">
              <w:t>-7.65</w:t>
            </w:r>
          </w:p>
        </w:tc>
        <w:tc>
          <w:tcPr>
            <w:tcW w:w="992" w:type="dxa"/>
            <w:noWrap/>
            <w:hideMark/>
          </w:tcPr>
          <w:p w14:paraId="7124375F" w14:textId="77777777" w:rsidR="00C83186" w:rsidRPr="00A164B9" w:rsidRDefault="00C83186" w:rsidP="003B0C1E">
            <w:pPr>
              <w:pStyle w:val="Textotabela"/>
            </w:pPr>
            <w:r w:rsidRPr="00A164B9">
              <w:t>&lt; 0.001</w:t>
            </w:r>
          </w:p>
        </w:tc>
      </w:tr>
      <w:tr w:rsidR="00C83186" w:rsidRPr="00A164B9" w14:paraId="1A06566E" w14:textId="77777777" w:rsidTr="00A606F3">
        <w:trPr>
          <w:trHeight w:val="398"/>
        </w:trPr>
        <w:tc>
          <w:tcPr>
            <w:tcW w:w="3402" w:type="dxa"/>
            <w:noWrap/>
            <w:hideMark/>
          </w:tcPr>
          <w:p w14:paraId="18A368CE" w14:textId="77777777" w:rsidR="00C83186" w:rsidRPr="00A164B9" w:rsidRDefault="00C83186" w:rsidP="003B0C1E">
            <w:pPr>
              <w:pStyle w:val="Textotabela"/>
            </w:pPr>
            <w:r w:rsidRPr="00A164B9">
              <w:t>Circunferência abdominal (metros)</w:t>
            </w:r>
          </w:p>
        </w:tc>
        <w:tc>
          <w:tcPr>
            <w:tcW w:w="2410" w:type="dxa"/>
            <w:noWrap/>
            <w:hideMark/>
          </w:tcPr>
          <w:p w14:paraId="4FF859C9" w14:textId="77777777" w:rsidR="00C83186" w:rsidRPr="00A164B9" w:rsidRDefault="00C83186" w:rsidP="003B0C1E">
            <w:pPr>
              <w:pStyle w:val="Textotabela"/>
            </w:pPr>
            <w:r w:rsidRPr="00A164B9">
              <w:t>1 (1–1)</w:t>
            </w:r>
          </w:p>
        </w:tc>
        <w:tc>
          <w:tcPr>
            <w:tcW w:w="1825" w:type="dxa"/>
            <w:noWrap/>
            <w:hideMark/>
          </w:tcPr>
          <w:p w14:paraId="059961A5" w14:textId="77777777" w:rsidR="00C83186" w:rsidRPr="00A164B9" w:rsidRDefault="00C83186" w:rsidP="003B0C1E">
            <w:pPr>
              <w:pStyle w:val="Textotabela"/>
            </w:pPr>
            <w:r w:rsidRPr="00A164B9">
              <w:t>1.1 (1–1.1)</w:t>
            </w:r>
          </w:p>
        </w:tc>
        <w:tc>
          <w:tcPr>
            <w:tcW w:w="869" w:type="dxa"/>
            <w:noWrap/>
            <w:hideMark/>
          </w:tcPr>
          <w:p w14:paraId="6843A073" w14:textId="77777777" w:rsidR="00C83186" w:rsidRPr="00A164B9" w:rsidRDefault="00C83186" w:rsidP="003B0C1E">
            <w:pPr>
              <w:pStyle w:val="Textotabela"/>
            </w:pPr>
            <w:r w:rsidRPr="00A164B9">
              <w:t>-3.08</w:t>
            </w:r>
          </w:p>
        </w:tc>
        <w:tc>
          <w:tcPr>
            <w:tcW w:w="992" w:type="dxa"/>
            <w:noWrap/>
            <w:hideMark/>
          </w:tcPr>
          <w:p w14:paraId="056F4DBF" w14:textId="77777777" w:rsidR="00C83186" w:rsidRPr="00A164B9" w:rsidRDefault="00C83186" w:rsidP="003B0C1E">
            <w:pPr>
              <w:pStyle w:val="Textotabela"/>
            </w:pPr>
            <w:r w:rsidRPr="00A164B9">
              <w:t>0.007</w:t>
            </w:r>
          </w:p>
        </w:tc>
      </w:tr>
      <w:tr w:rsidR="00C83186" w:rsidRPr="00A164B9" w14:paraId="3D8E7F3D" w14:textId="77777777" w:rsidTr="00A606F3">
        <w:trPr>
          <w:trHeight w:val="398"/>
        </w:trPr>
        <w:tc>
          <w:tcPr>
            <w:tcW w:w="3402" w:type="dxa"/>
            <w:noWrap/>
            <w:hideMark/>
          </w:tcPr>
          <w:p w14:paraId="002E7CBA" w14:textId="77777777" w:rsidR="00C83186" w:rsidRPr="00A164B9" w:rsidRDefault="00C83186" w:rsidP="003B0C1E">
            <w:pPr>
              <w:pStyle w:val="Textotabela"/>
            </w:pPr>
            <w:r w:rsidRPr="00A164B9">
              <w:t>Nível de Atividade Física</w:t>
            </w:r>
          </w:p>
        </w:tc>
        <w:tc>
          <w:tcPr>
            <w:tcW w:w="2410" w:type="dxa"/>
            <w:noWrap/>
            <w:hideMark/>
          </w:tcPr>
          <w:p w14:paraId="127398FB" w14:textId="77777777" w:rsidR="00C83186" w:rsidRPr="00A164B9" w:rsidRDefault="00C83186" w:rsidP="003B0C1E">
            <w:pPr>
              <w:pStyle w:val="Textotabela"/>
            </w:pPr>
            <w:r w:rsidRPr="00A164B9">
              <w:t>1.4 (1.3–1.4)</w:t>
            </w:r>
          </w:p>
        </w:tc>
        <w:tc>
          <w:tcPr>
            <w:tcW w:w="1825" w:type="dxa"/>
            <w:noWrap/>
            <w:hideMark/>
          </w:tcPr>
          <w:p w14:paraId="77C08B81" w14:textId="77777777" w:rsidR="00C83186" w:rsidRPr="00A164B9" w:rsidRDefault="00C83186" w:rsidP="003B0C1E">
            <w:pPr>
              <w:pStyle w:val="Textotabela"/>
            </w:pPr>
            <w:r w:rsidRPr="00A164B9">
              <w:t>1.4 (1.3–1.5)</w:t>
            </w:r>
          </w:p>
        </w:tc>
        <w:tc>
          <w:tcPr>
            <w:tcW w:w="869" w:type="dxa"/>
            <w:noWrap/>
            <w:hideMark/>
          </w:tcPr>
          <w:p w14:paraId="30B4D685" w14:textId="77777777" w:rsidR="00C83186" w:rsidRPr="00A164B9" w:rsidRDefault="00C83186" w:rsidP="003B0C1E">
            <w:pPr>
              <w:pStyle w:val="Textotabela"/>
            </w:pPr>
            <w:r w:rsidRPr="00A164B9">
              <w:t>-0.48</w:t>
            </w:r>
          </w:p>
        </w:tc>
        <w:tc>
          <w:tcPr>
            <w:tcW w:w="992" w:type="dxa"/>
            <w:noWrap/>
            <w:hideMark/>
          </w:tcPr>
          <w:p w14:paraId="2496858F" w14:textId="77777777" w:rsidR="00C83186" w:rsidRPr="00A164B9" w:rsidRDefault="00C83186" w:rsidP="003B0C1E">
            <w:pPr>
              <w:pStyle w:val="Textotabela"/>
            </w:pPr>
            <w:r w:rsidRPr="00A164B9">
              <w:t>0.644</w:t>
            </w:r>
          </w:p>
        </w:tc>
      </w:tr>
      <w:tr w:rsidR="00C83186" w:rsidRPr="00A164B9" w14:paraId="5F7B6910" w14:textId="77777777" w:rsidTr="00A606F3">
        <w:trPr>
          <w:trHeight w:val="398"/>
        </w:trPr>
        <w:tc>
          <w:tcPr>
            <w:tcW w:w="3402" w:type="dxa"/>
            <w:noWrap/>
            <w:hideMark/>
          </w:tcPr>
          <w:p w14:paraId="1EB41B28" w14:textId="77777777" w:rsidR="00C83186" w:rsidRPr="00A164B9" w:rsidRDefault="00C83186" w:rsidP="003B0C1E">
            <w:pPr>
              <w:pStyle w:val="Textotabela"/>
            </w:pPr>
            <w:r w:rsidRPr="00A164B9">
              <w:t>Índice de Massa Corporal</w:t>
            </w:r>
          </w:p>
        </w:tc>
        <w:tc>
          <w:tcPr>
            <w:tcW w:w="2410" w:type="dxa"/>
            <w:noWrap/>
            <w:hideMark/>
          </w:tcPr>
          <w:p w14:paraId="7E8298C1" w14:textId="77777777" w:rsidR="00C83186" w:rsidRPr="00A164B9" w:rsidRDefault="00C83186" w:rsidP="003B0C1E">
            <w:pPr>
              <w:pStyle w:val="Textotabela"/>
            </w:pPr>
            <w:r w:rsidRPr="00A164B9">
              <w:t>34.1 (32.1–36.1)</w:t>
            </w:r>
          </w:p>
        </w:tc>
        <w:tc>
          <w:tcPr>
            <w:tcW w:w="1825" w:type="dxa"/>
            <w:noWrap/>
            <w:hideMark/>
          </w:tcPr>
          <w:p w14:paraId="732B3266" w14:textId="77777777" w:rsidR="00C83186" w:rsidRPr="00A164B9" w:rsidRDefault="00C83186" w:rsidP="003B0C1E">
            <w:pPr>
              <w:pStyle w:val="Textotabela"/>
            </w:pPr>
            <w:r w:rsidRPr="00A164B9">
              <w:t>32.5 (31.4–33.6)</w:t>
            </w:r>
          </w:p>
        </w:tc>
        <w:tc>
          <w:tcPr>
            <w:tcW w:w="869" w:type="dxa"/>
            <w:noWrap/>
            <w:hideMark/>
          </w:tcPr>
          <w:p w14:paraId="5B3970DC" w14:textId="77777777" w:rsidR="00C83186" w:rsidRPr="00A164B9" w:rsidRDefault="00C83186" w:rsidP="003B0C1E">
            <w:pPr>
              <w:pStyle w:val="Textotabela"/>
            </w:pPr>
            <w:r w:rsidRPr="00A164B9">
              <w:t>1.36</w:t>
            </w:r>
          </w:p>
        </w:tc>
        <w:tc>
          <w:tcPr>
            <w:tcW w:w="992" w:type="dxa"/>
            <w:noWrap/>
            <w:hideMark/>
          </w:tcPr>
          <w:p w14:paraId="45AB80DD" w14:textId="77777777" w:rsidR="00C83186" w:rsidRPr="00A164B9" w:rsidRDefault="00C83186" w:rsidP="003B0C1E">
            <w:pPr>
              <w:pStyle w:val="Textotabela"/>
            </w:pPr>
            <w:r w:rsidRPr="00A164B9">
              <w:t>0.178</w:t>
            </w:r>
          </w:p>
        </w:tc>
      </w:tr>
      <w:tr w:rsidR="00C83186" w:rsidRPr="00A164B9" w14:paraId="15D0E454" w14:textId="77777777" w:rsidTr="00A606F3">
        <w:trPr>
          <w:trHeight w:val="398"/>
        </w:trPr>
        <w:tc>
          <w:tcPr>
            <w:tcW w:w="3402" w:type="dxa"/>
            <w:noWrap/>
            <w:hideMark/>
          </w:tcPr>
          <w:p w14:paraId="1C7A6F4B" w14:textId="77777777" w:rsidR="00C83186" w:rsidRPr="00A164B9" w:rsidRDefault="00C83186" w:rsidP="003B0C1E">
            <w:pPr>
              <w:pStyle w:val="Textotabela"/>
            </w:pPr>
            <w:r w:rsidRPr="00A164B9">
              <w:t>Gasto Energético Total</w:t>
            </w:r>
          </w:p>
        </w:tc>
        <w:tc>
          <w:tcPr>
            <w:tcW w:w="2410" w:type="dxa"/>
            <w:noWrap/>
            <w:hideMark/>
          </w:tcPr>
          <w:p w14:paraId="200C59FA" w14:textId="77777777" w:rsidR="00C83186" w:rsidRPr="00A164B9" w:rsidRDefault="00C83186" w:rsidP="003B0C1E">
            <w:pPr>
              <w:pStyle w:val="Textotabela"/>
            </w:pPr>
            <w:r w:rsidRPr="00A164B9">
              <w:t>9.1 (8.9–9.4)</w:t>
            </w:r>
          </w:p>
        </w:tc>
        <w:tc>
          <w:tcPr>
            <w:tcW w:w="1825" w:type="dxa"/>
            <w:noWrap/>
            <w:hideMark/>
          </w:tcPr>
          <w:p w14:paraId="14E49B79" w14:textId="77777777" w:rsidR="00C83186" w:rsidRPr="00A164B9" w:rsidRDefault="00C83186" w:rsidP="003B0C1E">
            <w:pPr>
              <w:pStyle w:val="Textotabela"/>
            </w:pPr>
            <w:r w:rsidRPr="00A164B9">
              <w:t>11.9 (10.8–13)</w:t>
            </w:r>
          </w:p>
        </w:tc>
        <w:tc>
          <w:tcPr>
            <w:tcW w:w="869" w:type="dxa"/>
            <w:noWrap/>
            <w:hideMark/>
          </w:tcPr>
          <w:p w14:paraId="212D27A8" w14:textId="77777777" w:rsidR="00C83186" w:rsidRPr="00A164B9" w:rsidRDefault="00C83186" w:rsidP="003B0C1E">
            <w:pPr>
              <w:pStyle w:val="Textotabela"/>
            </w:pPr>
            <w:r w:rsidRPr="00A164B9">
              <w:t>-4.71</w:t>
            </w:r>
          </w:p>
        </w:tc>
        <w:tc>
          <w:tcPr>
            <w:tcW w:w="992" w:type="dxa"/>
            <w:noWrap/>
            <w:hideMark/>
          </w:tcPr>
          <w:p w14:paraId="5C57226F" w14:textId="77777777" w:rsidR="00C83186" w:rsidRPr="00A164B9" w:rsidRDefault="00C83186" w:rsidP="003B0C1E">
            <w:pPr>
              <w:pStyle w:val="Textotabela"/>
            </w:pPr>
            <w:r w:rsidRPr="00A164B9">
              <w:t>&lt; 0.001</w:t>
            </w:r>
          </w:p>
        </w:tc>
      </w:tr>
      <w:tr w:rsidR="00C83186" w:rsidRPr="00A164B9" w14:paraId="155DEF8B" w14:textId="77777777" w:rsidTr="00A606F3">
        <w:trPr>
          <w:trHeight w:val="398"/>
        </w:trPr>
        <w:tc>
          <w:tcPr>
            <w:tcW w:w="3402" w:type="dxa"/>
            <w:noWrap/>
            <w:hideMark/>
          </w:tcPr>
          <w:p w14:paraId="09D4227E" w14:textId="77777777" w:rsidR="00C83186" w:rsidRPr="00A164B9" w:rsidRDefault="00C83186" w:rsidP="003B0C1E">
            <w:pPr>
              <w:pStyle w:val="Textotabela"/>
            </w:pPr>
            <w:r w:rsidRPr="00A164B9">
              <w:t>Gasto Energético em Repouso</w:t>
            </w:r>
          </w:p>
        </w:tc>
        <w:tc>
          <w:tcPr>
            <w:tcW w:w="2410" w:type="dxa"/>
            <w:noWrap/>
            <w:hideMark/>
          </w:tcPr>
          <w:p w14:paraId="2A3BE330" w14:textId="77777777" w:rsidR="00C83186" w:rsidRPr="00A164B9" w:rsidRDefault="00C83186" w:rsidP="003B0C1E">
            <w:pPr>
              <w:pStyle w:val="Textotabela"/>
            </w:pPr>
            <w:r w:rsidRPr="00A164B9">
              <w:t>6.8 (6.6–6.9)</w:t>
            </w:r>
          </w:p>
        </w:tc>
        <w:tc>
          <w:tcPr>
            <w:tcW w:w="1825" w:type="dxa"/>
            <w:noWrap/>
            <w:hideMark/>
          </w:tcPr>
          <w:p w14:paraId="568770BE" w14:textId="77777777" w:rsidR="00C83186" w:rsidRPr="00A164B9" w:rsidRDefault="00C83186" w:rsidP="003B0C1E">
            <w:pPr>
              <w:pStyle w:val="Textotabela"/>
            </w:pPr>
            <w:r w:rsidRPr="00A164B9">
              <w:t>8.6 (8.4–8.8)</w:t>
            </w:r>
          </w:p>
        </w:tc>
        <w:tc>
          <w:tcPr>
            <w:tcW w:w="869" w:type="dxa"/>
            <w:noWrap/>
            <w:hideMark/>
          </w:tcPr>
          <w:p w14:paraId="24FD0DBB" w14:textId="77777777" w:rsidR="00C83186" w:rsidRPr="00A164B9" w:rsidRDefault="00C83186" w:rsidP="003B0C1E">
            <w:pPr>
              <w:pStyle w:val="Textotabela"/>
            </w:pPr>
            <w:r w:rsidRPr="00A164B9">
              <w:t>-13.53</w:t>
            </w:r>
          </w:p>
        </w:tc>
        <w:tc>
          <w:tcPr>
            <w:tcW w:w="992" w:type="dxa"/>
            <w:noWrap/>
            <w:hideMark/>
          </w:tcPr>
          <w:p w14:paraId="1B047735" w14:textId="77777777" w:rsidR="00C83186" w:rsidRPr="00A164B9" w:rsidRDefault="00C83186" w:rsidP="003B0C1E">
            <w:pPr>
              <w:pStyle w:val="Textotabela"/>
            </w:pPr>
            <w:r w:rsidRPr="00A164B9">
              <w:t>&lt; 0.001</w:t>
            </w:r>
          </w:p>
        </w:tc>
      </w:tr>
      <w:tr w:rsidR="00C83186" w:rsidRPr="00A164B9" w14:paraId="3A073219" w14:textId="77777777" w:rsidTr="00A606F3">
        <w:trPr>
          <w:trHeight w:val="398"/>
        </w:trPr>
        <w:tc>
          <w:tcPr>
            <w:tcW w:w="3402" w:type="dxa"/>
            <w:noWrap/>
            <w:hideMark/>
          </w:tcPr>
          <w:p w14:paraId="4FBB5F51" w14:textId="77777777" w:rsidR="00C83186" w:rsidRPr="00A164B9" w:rsidRDefault="00C83186" w:rsidP="003B0C1E">
            <w:pPr>
              <w:pStyle w:val="Textotabela"/>
            </w:pPr>
            <w:r w:rsidRPr="00A164B9">
              <w:t>Energia Armazenada</w:t>
            </w:r>
          </w:p>
        </w:tc>
        <w:tc>
          <w:tcPr>
            <w:tcW w:w="2410" w:type="dxa"/>
            <w:noWrap/>
            <w:hideMark/>
          </w:tcPr>
          <w:p w14:paraId="62448CA0" w14:textId="77777777" w:rsidR="00C83186" w:rsidRPr="00A164B9" w:rsidRDefault="00C83186" w:rsidP="003B0C1E">
            <w:pPr>
              <w:pStyle w:val="Textotabela"/>
            </w:pPr>
            <w:r w:rsidRPr="00A164B9">
              <w:t>1899.3 (1804.8–1993.7)</w:t>
            </w:r>
          </w:p>
        </w:tc>
        <w:tc>
          <w:tcPr>
            <w:tcW w:w="1825" w:type="dxa"/>
            <w:noWrap/>
            <w:hideMark/>
          </w:tcPr>
          <w:p w14:paraId="7AD3CD08" w14:textId="77777777" w:rsidR="00C83186" w:rsidRPr="00A164B9" w:rsidRDefault="00C83186" w:rsidP="003B0C1E">
            <w:pPr>
              <w:pStyle w:val="Textotabela"/>
            </w:pPr>
            <w:r w:rsidRPr="00A164B9">
              <w:t>1673.7 (1549.8–1797.6)</w:t>
            </w:r>
          </w:p>
        </w:tc>
        <w:tc>
          <w:tcPr>
            <w:tcW w:w="869" w:type="dxa"/>
            <w:noWrap/>
            <w:hideMark/>
          </w:tcPr>
          <w:p w14:paraId="2A6DB63A" w14:textId="77777777" w:rsidR="00C83186" w:rsidRPr="00A164B9" w:rsidRDefault="00C83186" w:rsidP="003B0C1E">
            <w:pPr>
              <w:pStyle w:val="Textotabela"/>
            </w:pPr>
            <w:r w:rsidRPr="00A164B9">
              <w:t>2.84</w:t>
            </w:r>
          </w:p>
        </w:tc>
        <w:tc>
          <w:tcPr>
            <w:tcW w:w="992" w:type="dxa"/>
            <w:noWrap/>
            <w:hideMark/>
          </w:tcPr>
          <w:p w14:paraId="4DF48E62" w14:textId="77777777" w:rsidR="00C83186" w:rsidRPr="00A164B9" w:rsidRDefault="00C83186" w:rsidP="003B0C1E">
            <w:pPr>
              <w:pStyle w:val="Textotabela"/>
            </w:pPr>
            <w:r w:rsidRPr="00A164B9">
              <w:t>0.01</w:t>
            </w:r>
          </w:p>
        </w:tc>
      </w:tr>
      <w:tr w:rsidR="00C83186" w:rsidRPr="00A164B9" w14:paraId="38F4D0BE" w14:textId="77777777" w:rsidTr="00A606F3">
        <w:trPr>
          <w:trHeight w:val="398"/>
        </w:trPr>
        <w:tc>
          <w:tcPr>
            <w:tcW w:w="3402" w:type="dxa"/>
            <w:noWrap/>
            <w:hideMark/>
          </w:tcPr>
          <w:p w14:paraId="4119C385" w14:textId="77777777" w:rsidR="00C83186" w:rsidRPr="00A164B9" w:rsidRDefault="00C83186" w:rsidP="003B0C1E">
            <w:pPr>
              <w:pStyle w:val="Textotabela"/>
            </w:pPr>
            <w:r w:rsidRPr="00A164B9">
              <w:t>Massa de Gordura Absoluta</w:t>
            </w:r>
          </w:p>
        </w:tc>
        <w:tc>
          <w:tcPr>
            <w:tcW w:w="2410" w:type="dxa"/>
            <w:noWrap/>
            <w:hideMark/>
          </w:tcPr>
          <w:p w14:paraId="146EA860" w14:textId="77777777" w:rsidR="00C83186" w:rsidRPr="00A164B9" w:rsidRDefault="00C83186" w:rsidP="003B0C1E">
            <w:pPr>
              <w:pStyle w:val="Textotabela"/>
            </w:pPr>
            <w:r w:rsidRPr="00A164B9">
              <w:t>42.4 (39.9–44.9)</w:t>
            </w:r>
          </w:p>
        </w:tc>
        <w:tc>
          <w:tcPr>
            <w:tcW w:w="1825" w:type="dxa"/>
            <w:noWrap/>
            <w:hideMark/>
          </w:tcPr>
          <w:p w14:paraId="743E234B" w14:textId="77777777" w:rsidR="00C83186" w:rsidRPr="00A164B9" w:rsidRDefault="00C83186" w:rsidP="003B0C1E">
            <w:pPr>
              <w:pStyle w:val="Textotabela"/>
            </w:pPr>
            <w:r w:rsidRPr="00A164B9">
              <w:t>34.3 (31.1–37.5)</w:t>
            </w:r>
          </w:p>
        </w:tc>
        <w:tc>
          <w:tcPr>
            <w:tcW w:w="869" w:type="dxa"/>
            <w:noWrap/>
            <w:hideMark/>
          </w:tcPr>
          <w:p w14:paraId="0EDCEBD6" w14:textId="77777777" w:rsidR="00C83186" w:rsidRPr="00A164B9" w:rsidRDefault="00C83186" w:rsidP="003B0C1E">
            <w:pPr>
              <w:pStyle w:val="Textotabela"/>
            </w:pPr>
            <w:r w:rsidRPr="00A164B9">
              <w:t>3.93</w:t>
            </w:r>
          </w:p>
        </w:tc>
        <w:tc>
          <w:tcPr>
            <w:tcW w:w="992" w:type="dxa"/>
            <w:noWrap/>
            <w:hideMark/>
          </w:tcPr>
          <w:p w14:paraId="4C502052" w14:textId="77777777" w:rsidR="00C83186" w:rsidRPr="00A164B9" w:rsidRDefault="00C83186" w:rsidP="003B0C1E">
            <w:pPr>
              <w:pStyle w:val="Textotabela"/>
            </w:pPr>
            <w:r w:rsidRPr="00A164B9">
              <w:t>&lt; 0.001</w:t>
            </w:r>
          </w:p>
        </w:tc>
      </w:tr>
      <w:tr w:rsidR="00C83186" w:rsidRPr="00A164B9" w14:paraId="2C814E13" w14:textId="77777777" w:rsidTr="00A606F3">
        <w:trPr>
          <w:trHeight w:val="398"/>
        </w:trPr>
        <w:tc>
          <w:tcPr>
            <w:tcW w:w="3402" w:type="dxa"/>
            <w:noWrap/>
            <w:hideMark/>
          </w:tcPr>
          <w:p w14:paraId="22F8D288" w14:textId="77777777" w:rsidR="00C83186" w:rsidRPr="00A164B9" w:rsidRDefault="00C83186" w:rsidP="003B0C1E">
            <w:pPr>
              <w:pStyle w:val="Textotabela"/>
            </w:pPr>
            <w:r w:rsidRPr="00A164B9">
              <w:t>Índice de Massa de Gordura</w:t>
            </w:r>
          </w:p>
        </w:tc>
        <w:tc>
          <w:tcPr>
            <w:tcW w:w="2410" w:type="dxa"/>
            <w:noWrap/>
            <w:hideMark/>
          </w:tcPr>
          <w:p w14:paraId="3EB16627" w14:textId="77777777" w:rsidR="00C83186" w:rsidRPr="00A164B9" w:rsidRDefault="00C83186" w:rsidP="003B0C1E">
            <w:pPr>
              <w:pStyle w:val="Textotabela"/>
            </w:pPr>
            <w:r w:rsidRPr="00A164B9">
              <w:t>16.3 (14.5–18.1)</w:t>
            </w:r>
          </w:p>
        </w:tc>
        <w:tc>
          <w:tcPr>
            <w:tcW w:w="1825" w:type="dxa"/>
            <w:noWrap/>
            <w:hideMark/>
          </w:tcPr>
          <w:p w14:paraId="36A8A93B" w14:textId="77777777" w:rsidR="00C83186" w:rsidRPr="00A164B9" w:rsidRDefault="00C83186" w:rsidP="003B0C1E">
            <w:pPr>
              <w:pStyle w:val="Textotabela"/>
            </w:pPr>
            <w:r w:rsidRPr="00A164B9">
              <w:t>11 (10–11.9)</w:t>
            </w:r>
          </w:p>
        </w:tc>
        <w:tc>
          <w:tcPr>
            <w:tcW w:w="869" w:type="dxa"/>
            <w:noWrap/>
            <w:hideMark/>
          </w:tcPr>
          <w:p w14:paraId="7F7105B6" w14:textId="77777777" w:rsidR="00C83186" w:rsidRPr="00A164B9" w:rsidRDefault="00C83186" w:rsidP="003B0C1E">
            <w:pPr>
              <w:pStyle w:val="Textotabela"/>
            </w:pPr>
            <w:r w:rsidRPr="00A164B9">
              <w:t>5.05</w:t>
            </w:r>
          </w:p>
        </w:tc>
        <w:tc>
          <w:tcPr>
            <w:tcW w:w="992" w:type="dxa"/>
            <w:noWrap/>
            <w:hideMark/>
          </w:tcPr>
          <w:p w14:paraId="2DF509AF" w14:textId="77777777" w:rsidR="00C83186" w:rsidRPr="00A164B9" w:rsidRDefault="00C83186" w:rsidP="003B0C1E">
            <w:pPr>
              <w:pStyle w:val="Textotabela"/>
            </w:pPr>
            <w:r w:rsidRPr="00A164B9">
              <w:t>&lt; 0.001</w:t>
            </w:r>
          </w:p>
        </w:tc>
      </w:tr>
      <w:tr w:rsidR="00C83186" w:rsidRPr="00A164B9" w14:paraId="2D79857C" w14:textId="77777777" w:rsidTr="00A606F3">
        <w:trPr>
          <w:trHeight w:val="398"/>
        </w:trPr>
        <w:tc>
          <w:tcPr>
            <w:tcW w:w="3402" w:type="dxa"/>
            <w:noWrap/>
            <w:hideMark/>
          </w:tcPr>
          <w:p w14:paraId="779CFE06" w14:textId="77777777" w:rsidR="00C83186" w:rsidRPr="00A164B9" w:rsidRDefault="00C83186" w:rsidP="003B0C1E">
            <w:pPr>
              <w:pStyle w:val="Textotabela"/>
            </w:pPr>
            <w:r w:rsidRPr="00A164B9">
              <w:t>Massa de Gordura Relativa</w:t>
            </w:r>
          </w:p>
        </w:tc>
        <w:tc>
          <w:tcPr>
            <w:tcW w:w="2410" w:type="dxa"/>
            <w:noWrap/>
            <w:hideMark/>
          </w:tcPr>
          <w:p w14:paraId="5CCA2530" w14:textId="77777777" w:rsidR="00C83186" w:rsidRPr="00A164B9" w:rsidRDefault="00C83186" w:rsidP="003B0C1E">
            <w:pPr>
              <w:pStyle w:val="Textotabela"/>
            </w:pPr>
            <w:r w:rsidRPr="00A164B9">
              <w:t>46.8 (44.7–48.9)</w:t>
            </w:r>
          </w:p>
        </w:tc>
        <w:tc>
          <w:tcPr>
            <w:tcW w:w="1825" w:type="dxa"/>
            <w:noWrap/>
            <w:hideMark/>
          </w:tcPr>
          <w:p w14:paraId="520189C3" w14:textId="77777777" w:rsidR="00C83186" w:rsidRPr="00A164B9" w:rsidRDefault="00C83186" w:rsidP="003B0C1E">
            <w:pPr>
              <w:pStyle w:val="Textotabela"/>
            </w:pPr>
            <w:r w:rsidRPr="00A164B9">
              <w:t>33.7 (30.8–36.6)</w:t>
            </w:r>
          </w:p>
        </w:tc>
        <w:tc>
          <w:tcPr>
            <w:tcW w:w="869" w:type="dxa"/>
            <w:noWrap/>
            <w:hideMark/>
          </w:tcPr>
          <w:p w14:paraId="200EEA30" w14:textId="77777777" w:rsidR="00C83186" w:rsidRPr="00A164B9" w:rsidRDefault="00C83186" w:rsidP="003B0C1E">
            <w:pPr>
              <w:pStyle w:val="Textotabela"/>
            </w:pPr>
            <w:r w:rsidRPr="00A164B9">
              <w:t>7.1</w:t>
            </w:r>
          </w:p>
        </w:tc>
        <w:tc>
          <w:tcPr>
            <w:tcW w:w="992" w:type="dxa"/>
            <w:noWrap/>
            <w:hideMark/>
          </w:tcPr>
          <w:p w14:paraId="773AFFF0" w14:textId="77777777" w:rsidR="00C83186" w:rsidRPr="00A164B9" w:rsidRDefault="00C83186" w:rsidP="003B0C1E">
            <w:pPr>
              <w:pStyle w:val="Textotabela"/>
            </w:pPr>
            <w:r w:rsidRPr="00A164B9">
              <w:t>&lt; 0.001</w:t>
            </w:r>
          </w:p>
        </w:tc>
      </w:tr>
      <w:tr w:rsidR="00C83186" w:rsidRPr="00A164B9" w14:paraId="2C7AF0EB" w14:textId="77777777" w:rsidTr="00A606F3">
        <w:trPr>
          <w:trHeight w:val="398"/>
        </w:trPr>
        <w:tc>
          <w:tcPr>
            <w:tcW w:w="3402" w:type="dxa"/>
            <w:noWrap/>
            <w:hideMark/>
          </w:tcPr>
          <w:p w14:paraId="2A02C415" w14:textId="77777777" w:rsidR="00C83186" w:rsidRPr="00A164B9" w:rsidRDefault="00C83186" w:rsidP="003B0C1E">
            <w:pPr>
              <w:pStyle w:val="Textotabela"/>
            </w:pPr>
            <w:r w:rsidRPr="00A164B9">
              <w:t>Massa Livre de Gordura Absoluta</w:t>
            </w:r>
          </w:p>
        </w:tc>
        <w:tc>
          <w:tcPr>
            <w:tcW w:w="2410" w:type="dxa"/>
            <w:noWrap/>
            <w:hideMark/>
          </w:tcPr>
          <w:p w14:paraId="472931E5" w14:textId="77777777" w:rsidR="00C83186" w:rsidRPr="00A164B9" w:rsidRDefault="00C83186" w:rsidP="003B0C1E">
            <w:pPr>
              <w:pStyle w:val="Textotabela"/>
            </w:pPr>
            <w:r w:rsidRPr="00A164B9">
              <w:t>47.8 (45.7–50)</w:t>
            </w:r>
          </w:p>
        </w:tc>
        <w:tc>
          <w:tcPr>
            <w:tcW w:w="1825" w:type="dxa"/>
            <w:noWrap/>
            <w:hideMark/>
          </w:tcPr>
          <w:p w14:paraId="126BF6FC" w14:textId="77777777" w:rsidR="00C83186" w:rsidRPr="00A164B9" w:rsidRDefault="00C83186" w:rsidP="003B0C1E">
            <w:pPr>
              <w:pStyle w:val="Textotabela"/>
            </w:pPr>
            <w:r w:rsidRPr="00A164B9">
              <w:t>67.7 (62.8–72.5)</w:t>
            </w:r>
          </w:p>
        </w:tc>
        <w:tc>
          <w:tcPr>
            <w:tcW w:w="869" w:type="dxa"/>
            <w:noWrap/>
            <w:hideMark/>
          </w:tcPr>
          <w:p w14:paraId="52EEDE63" w14:textId="77777777" w:rsidR="00C83186" w:rsidRPr="00A164B9" w:rsidRDefault="00C83186" w:rsidP="003B0C1E">
            <w:pPr>
              <w:pStyle w:val="Textotabela"/>
            </w:pPr>
            <w:r w:rsidRPr="00A164B9">
              <w:t>-7.31</w:t>
            </w:r>
          </w:p>
        </w:tc>
        <w:tc>
          <w:tcPr>
            <w:tcW w:w="992" w:type="dxa"/>
            <w:noWrap/>
            <w:hideMark/>
          </w:tcPr>
          <w:p w14:paraId="30D668B0" w14:textId="77777777" w:rsidR="00C83186" w:rsidRPr="00A164B9" w:rsidRDefault="00C83186" w:rsidP="003B0C1E">
            <w:pPr>
              <w:pStyle w:val="Textotabela"/>
            </w:pPr>
            <w:r w:rsidRPr="00A164B9">
              <w:t>&lt; 0.001</w:t>
            </w:r>
          </w:p>
        </w:tc>
      </w:tr>
      <w:tr w:rsidR="00C83186" w:rsidRPr="00A164B9" w14:paraId="486E01ED" w14:textId="77777777" w:rsidTr="00A606F3">
        <w:trPr>
          <w:trHeight w:val="398"/>
        </w:trPr>
        <w:tc>
          <w:tcPr>
            <w:tcW w:w="3402" w:type="dxa"/>
            <w:noWrap/>
            <w:hideMark/>
          </w:tcPr>
          <w:p w14:paraId="03793E11" w14:textId="77777777" w:rsidR="00C83186" w:rsidRPr="00A164B9" w:rsidRDefault="00C83186" w:rsidP="003B0C1E">
            <w:pPr>
              <w:pStyle w:val="Textotabela"/>
            </w:pPr>
            <w:r w:rsidRPr="00A164B9">
              <w:t>Índice de Massa Livre de Gordura</w:t>
            </w:r>
          </w:p>
        </w:tc>
        <w:tc>
          <w:tcPr>
            <w:tcW w:w="2410" w:type="dxa"/>
            <w:noWrap/>
            <w:hideMark/>
          </w:tcPr>
          <w:p w14:paraId="5D4ECBB8" w14:textId="77777777" w:rsidR="00C83186" w:rsidRPr="00A164B9" w:rsidRDefault="00C83186" w:rsidP="003B0C1E">
            <w:pPr>
              <w:pStyle w:val="Textotabela"/>
            </w:pPr>
            <w:r w:rsidRPr="00A164B9">
              <w:t>17.8 (17.1–18.5)</w:t>
            </w:r>
          </w:p>
        </w:tc>
        <w:tc>
          <w:tcPr>
            <w:tcW w:w="1825" w:type="dxa"/>
            <w:noWrap/>
            <w:hideMark/>
          </w:tcPr>
          <w:p w14:paraId="32EA3EDE" w14:textId="77777777" w:rsidR="00C83186" w:rsidRPr="00A164B9" w:rsidRDefault="00C83186" w:rsidP="003B0C1E">
            <w:pPr>
              <w:pStyle w:val="Textotabela"/>
            </w:pPr>
            <w:r w:rsidRPr="00A164B9">
              <w:t>21.6 (20.3–22.8)</w:t>
            </w:r>
          </w:p>
        </w:tc>
        <w:tc>
          <w:tcPr>
            <w:tcW w:w="869" w:type="dxa"/>
            <w:noWrap/>
            <w:hideMark/>
          </w:tcPr>
          <w:p w14:paraId="5F7A8923" w14:textId="77777777" w:rsidR="00C83186" w:rsidRPr="00A164B9" w:rsidRDefault="00C83186" w:rsidP="003B0C1E">
            <w:pPr>
              <w:pStyle w:val="Textotabela"/>
            </w:pPr>
            <w:r w:rsidRPr="00A164B9">
              <w:t>-5.12</w:t>
            </w:r>
          </w:p>
        </w:tc>
        <w:tc>
          <w:tcPr>
            <w:tcW w:w="992" w:type="dxa"/>
            <w:noWrap/>
            <w:hideMark/>
          </w:tcPr>
          <w:p w14:paraId="7AEBF048" w14:textId="77777777" w:rsidR="00C83186" w:rsidRPr="00A164B9" w:rsidRDefault="00C83186" w:rsidP="003B0C1E">
            <w:pPr>
              <w:pStyle w:val="Textotabela"/>
            </w:pPr>
            <w:r w:rsidRPr="00A164B9">
              <w:t>&lt; 0.001</w:t>
            </w:r>
          </w:p>
        </w:tc>
      </w:tr>
      <w:tr w:rsidR="00C83186" w:rsidRPr="00A164B9" w14:paraId="793D74B8" w14:textId="77777777" w:rsidTr="00A606F3">
        <w:trPr>
          <w:trHeight w:val="398"/>
        </w:trPr>
        <w:tc>
          <w:tcPr>
            <w:tcW w:w="3402" w:type="dxa"/>
            <w:noWrap/>
            <w:hideMark/>
          </w:tcPr>
          <w:p w14:paraId="3F4CC008" w14:textId="77777777" w:rsidR="00C83186" w:rsidRPr="00A164B9" w:rsidRDefault="00C83186" w:rsidP="003B0C1E">
            <w:pPr>
              <w:pStyle w:val="Textotabela"/>
            </w:pPr>
            <w:r w:rsidRPr="00A164B9">
              <w:t>Massa Livre de Gordura Relativa</w:t>
            </w:r>
          </w:p>
        </w:tc>
        <w:tc>
          <w:tcPr>
            <w:tcW w:w="2410" w:type="dxa"/>
            <w:noWrap/>
            <w:hideMark/>
          </w:tcPr>
          <w:p w14:paraId="7E6FD210" w14:textId="77777777" w:rsidR="00C83186" w:rsidRPr="00A164B9" w:rsidRDefault="00C83186" w:rsidP="003B0C1E">
            <w:pPr>
              <w:pStyle w:val="Textotabela"/>
            </w:pPr>
            <w:r w:rsidRPr="00A164B9">
              <w:t>53.2 (51.1–55.3)</w:t>
            </w:r>
          </w:p>
        </w:tc>
        <w:tc>
          <w:tcPr>
            <w:tcW w:w="1825" w:type="dxa"/>
            <w:noWrap/>
            <w:hideMark/>
          </w:tcPr>
          <w:p w14:paraId="22DAA3E1" w14:textId="77777777" w:rsidR="00C83186" w:rsidRPr="00A164B9" w:rsidRDefault="00C83186" w:rsidP="003B0C1E">
            <w:pPr>
              <w:pStyle w:val="Textotabela"/>
            </w:pPr>
            <w:r w:rsidRPr="00A164B9">
              <w:t>66.3 (63.4–69.2)</w:t>
            </w:r>
          </w:p>
        </w:tc>
        <w:tc>
          <w:tcPr>
            <w:tcW w:w="869" w:type="dxa"/>
            <w:noWrap/>
            <w:hideMark/>
          </w:tcPr>
          <w:p w14:paraId="38CDB027" w14:textId="77777777" w:rsidR="00C83186" w:rsidRPr="00A164B9" w:rsidRDefault="00C83186" w:rsidP="003B0C1E">
            <w:pPr>
              <w:pStyle w:val="Textotabela"/>
            </w:pPr>
            <w:r w:rsidRPr="00A164B9">
              <w:t>-7.1</w:t>
            </w:r>
          </w:p>
        </w:tc>
        <w:tc>
          <w:tcPr>
            <w:tcW w:w="992" w:type="dxa"/>
            <w:noWrap/>
            <w:hideMark/>
          </w:tcPr>
          <w:p w14:paraId="45EB9199" w14:textId="77777777" w:rsidR="00C83186" w:rsidRPr="00A164B9" w:rsidRDefault="00C83186" w:rsidP="003B0C1E">
            <w:pPr>
              <w:pStyle w:val="Textotabela"/>
            </w:pPr>
            <w:r w:rsidRPr="00A164B9">
              <w:t>&lt; 0.001</w:t>
            </w:r>
          </w:p>
        </w:tc>
      </w:tr>
      <w:tr w:rsidR="00C83186" w:rsidRPr="00A164B9" w14:paraId="69DA2768" w14:textId="77777777" w:rsidTr="00A606F3">
        <w:trPr>
          <w:trHeight w:val="398"/>
        </w:trPr>
        <w:tc>
          <w:tcPr>
            <w:tcW w:w="3402" w:type="dxa"/>
            <w:noWrap/>
            <w:hideMark/>
          </w:tcPr>
          <w:p w14:paraId="45B3A464" w14:textId="77777777" w:rsidR="00C83186" w:rsidRPr="00A164B9" w:rsidRDefault="00C83186" w:rsidP="003B0C1E">
            <w:pPr>
              <w:pStyle w:val="Textotabela"/>
            </w:pPr>
            <w:r w:rsidRPr="00A164B9">
              <w:t>MME corporal total</w:t>
            </w:r>
          </w:p>
        </w:tc>
        <w:tc>
          <w:tcPr>
            <w:tcW w:w="2410" w:type="dxa"/>
            <w:noWrap/>
            <w:hideMark/>
          </w:tcPr>
          <w:p w14:paraId="17B6593C" w14:textId="77777777" w:rsidR="00C83186" w:rsidRPr="00A164B9" w:rsidRDefault="00C83186" w:rsidP="003B0C1E">
            <w:pPr>
              <w:pStyle w:val="Textotabela"/>
            </w:pPr>
            <w:r w:rsidRPr="00A164B9">
              <w:t>23.1 (21.8–24.4)</w:t>
            </w:r>
          </w:p>
        </w:tc>
        <w:tc>
          <w:tcPr>
            <w:tcW w:w="1825" w:type="dxa"/>
            <w:noWrap/>
            <w:hideMark/>
          </w:tcPr>
          <w:p w14:paraId="498A2285" w14:textId="77777777" w:rsidR="00C83186" w:rsidRPr="00A164B9" w:rsidRDefault="00C83186" w:rsidP="003B0C1E">
            <w:pPr>
              <w:pStyle w:val="Textotabela"/>
            </w:pPr>
            <w:r w:rsidRPr="00A164B9">
              <w:t>34.2 (31.9–36.4)</w:t>
            </w:r>
          </w:p>
        </w:tc>
        <w:tc>
          <w:tcPr>
            <w:tcW w:w="869" w:type="dxa"/>
            <w:noWrap/>
            <w:hideMark/>
          </w:tcPr>
          <w:p w14:paraId="535B2C58" w14:textId="77777777" w:rsidR="00C83186" w:rsidRPr="00A164B9" w:rsidRDefault="00C83186" w:rsidP="003B0C1E">
            <w:pPr>
              <w:pStyle w:val="Textotabela"/>
            </w:pPr>
            <w:r w:rsidRPr="00A164B9">
              <w:t>-8.4</w:t>
            </w:r>
          </w:p>
        </w:tc>
        <w:tc>
          <w:tcPr>
            <w:tcW w:w="992" w:type="dxa"/>
            <w:noWrap/>
            <w:hideMark/>
          </w:tcPr>
          <w:p w14:paraId="6BC1189D" w14:textId="77777777" w:rsidR="00C83186" w:rsidRPr="00A164B9" w:rsidRDefault="00C83186" w:rsidP="003B0C1E">
            <w:pPr>
              <w:pStyle w:val="Textotabela"/>
            </w:pPr>
            <w:r w:rsidRPr="00A164B9">
              <w:t>&lt; 0.001</w:t>
            </w:r>
          </w:p>
        </w:tc>
      </w:tr>
      <w:tr w:rsidR="00C83186" w:rsidRPr="00A164B9" w14:paraId="1F1BC0E2" w14:textId="77777777" w:rsidTr="00A606F3">
        <w:trPr>
          <w:trHeight w:val="398"/>
        </w:trPr>
        <w:tc>
          <w:tcPr>
            <w:tcW w:w="3402" w:type="dxa"/>
            <w:noWrap/>
            <w:hideMark/>
          </w:tcPr>
          <w:p w14:paraId="7126C208" w14:textId="77777777" w:rsidR="00C83186" w:rsidRPr="00A164B9" w:rsidRDefault="00C83186" w:rsidP="003B0C1E">
            <w:pPr>
              <w:pStyle w:val="Textotabela"/>
            </w:pPr>
            <w:r w:rsidRPr="00A164B9">
              <w:t>MME do Tronco</w:t>
            </w:r>
          </w:p>
        </w:tc>
        <w:tc>
          <w:tcPr>
            <w:tcW w:w="2410" w:type="dxa"/>
            <w:noWrap/>
            <w:hideMark/>
          </w:tcPr>
          <w:p w14:paraId="76EE9368" w14:textId="77777777" w:rsidR="00C83186" w:rsidRPr="00A164B9" w:rsidRDefault="00C83186" w:rsidP="003B0C1E">
            <w:pPr>
              <w:pStyle w:val="Textotabela"/>
            </w:pPr>
            <w:r w:rsidRPr="00A164B9">
              <w:t>10.3 (9.7–11)</w:t>
            </w:r>
          </w:p>
        </w:tc>
        <w:tc>
          <w:tcPr>
            <w:tcW w:w="1825" w:type="dxa"/>
            <w:noWrap/>
            <w:hideMark/>
          </w:tcPr>
          <w:p w14:paraId="3999E934" w14:textId="77777777" w:rsidR="00C83186" w:rsidRPr="00A164B9" w:rsidRDefault="00C83186" w:rsidP="003B0C1E">
            <w:pPr>
              <w:pStyle w:val="Textotabela"/>
            </w:pPr>
            <w:r w:rsidRPr="00A164B9">
              <w:t>15.6 (14.3–16.8)</w:t>
            </w:r>
          </w:p>
        </w:tc>
        <w:tc>
          <w:tcPr>
            <w:tcW w:w="869" w:type="dxa"/>
            <w:noWrap/>
            <w:hideMark/>
          </w:tcPr>
          <w:p w14:paraId="6094436F" w14:textId="77777777" w:rsidR="00C83186" w:rsidRPr="00A164B9" w:rsidRDefault="00C83186" w:rsidP="003B0C1E">
            <w:pPr>
              <w:pStyle w:val="Textotabela"/>
            </w:pPr>
            <w:r w:rsidRPr="00A164B9">
              <w:t>-7.3</w:t>
            </w:r>
          </w:p>
        </w:tc>
        <w:tc>
          <w:tcPr>
            <w:tcW w:w="992" w:type="dxa"/>
            <w:noWrap/>
            <w:hideMark/>
          </w:tcPr>
          <w:p w14:paraId="32EBE778" w14:textId="77777777" w:rsidR="00C83186" w:rsidRPr="00A164B9" w:rsidRDefault="00C83186" w:rsidP="003B0C1E">
            <w:pPr>
              <w:pStyle w:val="Textotabela"/>
            </w:pPr>
            <w:r w:rsidRPr="00A164B9">
              <w:t>&lt; 0.001</w:t>
            </w:r>
          </w:p>
        </w:tc>
      </w:tr>
      <w:tr w:rsidR="00C83186" w:rsidRPr="00A164B9" w14:paraId="120A8404" w14:textId="77777777" w:rsidTr="00A606F3">
        <w:trPr>
          <w:trHeight w:val="398"/>
        </w:trPr>
        <w:tc>
          <w:tcPr>
            <w:tcW w:w="3402" w:type="dxa"/>
            <w:noWrap/>
            <w:hideMark/>
          </w:tcPr>
          <w:p w14:paraId="06C37339" w14:textId="77777777" w:rsidR="00C83186" w:rsidRPr="00A164B9" w:rsidRDefault="00C83186" w:rsidP="003B0C1E">
            <w:pPr>
              <w:pStyle w:val="Textotabela"/>
            </w:pPr>
            <w:r w:rsidRPr="00A164B9">
              <w:t>MME do Braço Direito</w:t>
            </w:r>
          </w:p>
        </w:tc>
        <w:tc>
          <w:tcPr>
            <w:tcW w:w="2410" w:type="dxa"/>
            <w:noWrap/>
            <w:hideMark/>
          </w:tcPr>
          <w:p w14:paraId="13281260" w14:textId="77777777" w:rsidR="00C83186" w:rsidRPr="00A164B9" w:rsidRDefault="00C83186" w:rsidP="003B0C1E">
            <w:pPr>
              <w:pStyle w:val="Textotabela"/>
            </w:pPr>
            <w:r w:rsidRPr="00A164B9">
              <w:t>1.3 (1.2–1.4)</w:t>
            </w:r>
          </w:p>
        </w:tc>
        <w:tc>
          <w:tcPr>
            <w:tcW w:w="1825" w:type="dxa"/>
            <w:noWrap/>
            <w:hideMark/>
          </w:tcPr>
          <w:p w14:paraId="035596FD" w14:textId="77777777" w:rsidR="00C83186" w:rsidRPr="00A164B9" w:rsidRDefault="00C83186" w:rsidP="003B0C1E">
            <w:pPr>
              <w:pStyle w:val="Textotabela"/>
            </w:pPr>
            <w:r w:rsidRPr="00A164B9">
              <w:t>2.1 (1.9–2.3)</w:t>
            </w:r>
          </w:p>
        </w:tc>
        <w:tc>
          <w:tcPr>
            <w:tcW w:w="869" w:type="dxa"/>
            <w:noWrap/>
            <w:hideMark/>
          </w:tcPr>
          <w:p w14:paraId="058E1E89" w14:textId="77777777" w:rsidR="00C83186" w:rsidRPr="00A164B9" w:rsidRDefault="00C83186" w:rsidP="003B0C1E">
            <w:pPr>
              <w:pStyle w:val="Textotabela"/>
            </w:pPr>
            <w:r w:rsidRPr="00A164B9">
              <w:t>-7.54</w:t>
            </w:r>
          </w:p>
        </w:tc>
        <w:tc>
          <w:tcPr>
            <w:tcW w:w="992" w:type="dxa"/>
            <w:noWrap/>
            <w:hideMark/>
          </w:tcPr>
          <w:p w14:paraId="38363135" w14:textId="77777777" w:rsidR="00C83186" w:rsidRPr="00A164B9" w:rsidRDefault="00C83186" w:rsidP="003B0C1E">
            <w:pPr>
              <w:pStyle w:val="Textotabela"/>
            </w:pPr>
            <w:r w:rsidRPr="00A164B9">
              <w:t>&lt; 0.001</w:t>
            </w:r>
          </w:p>
        </w:tc>
      </w:tr>
      <w:tr w:rsidR="00C83186" w:rsidRPr="00A164B9" w14:paraId="55311924" w14:textId="77777777" w:rsidTr="00A606F3">
        <w:trPr>
          <w:trHeight w:val="398"/>
        </w:trPr>
        <w:tc>
          <w:tcPr>
            <w:tcW w:w="3402" w:type="dxa"/>
            <w:noWrap/>
            <w:hideMark/>
          </w:tcPr>
          <w:p w14:paraId="3877450D" w14:textId="77777777" w:rsidR="00C83186" w:rsidRPr="00A164B9" w:rsidRDefault="00C83186" w:rsidP="003B0C1E">
            <w:pPr>
              <w:pStyle w:val="Textotabela"/>
            </w:pPr>
            <w:r w:rsidRPr="00A164B9">
              <w:t>MME do Braço Esquerdo</w:t>
            </w:r>
          </w:p>
        </w:tc>
        <w:tc>
          <w:tcPr>
            <w:tcW w:w="2410" w:type="dxa"/>
            <w:noWrap/>
            <w:hideMark/>
          </w:tcPr>
          <w:p w14:paraId="52A0D505" w14:textId="77777777" w:rsidR="00C83186" w:rsidRPr="00A164B9" w:rsidRDefault="00C83186" w:rsidP="003B0C1E">
            <w:pPr>
              <w:pStyle w:val="Textotabela"/>
            </w:pPr>
            <w:r w:rsidRPr="00A164B9">
              <w:t>1.3 (1.2–1.4)</w:t>
            </w:r>
          </w:p>
        </w:tc>
        <w:tc>
          <w:tcPr>
            <w:tcW w:w="1825" w:type="dxa"/>
            <w:noWrap/>
            <w:hideMark/>
          </w:tcPr>
          <w:p w14:paraId="7F18FDB9" w14:textId="77777777" w:rsidR="00C83186" w:rsidRPr="00A164B9" w:rsidRDefault="00C83186" w:rsidP="003B0C1E">
            <w:pPr>
              <w:pStyle w:val="Textotabela"/>
            </w:pPr>
            <w:r w:rsidRPr="00A164B9">
              <w:t>2.1 (1.9–2.3)</w:t>
            </w:r>
          </w:p>
        </w:tc>
        <w:tc>
          <w:tcPr>
            <w:tcW w:w="869" w:type="dxa"/>
            <w:noWrap/>
            <w:hideMark/>
          </w:tcPr>
          <w:p w14:paraId="7CCAAB66" w14:textId="77777777" w:rsidR="00C83186" w:rsidRPr="00A164B9" w:rsidRDefault="00C83186" w:rsidP="003B0C1E">
            <w:pPr>
              <w:pStyle w:val="Textotabela"/>
            </w:pPr>
            <w:r w:rsidRPr="00A164B9">
              <w:t>-7.56</w:t>
            </w:r>
          </w:p>
        </w:tc>
        <w:tc>
          <w:tcPr>
            <w:tcW w:w="992" w:type="dxa"/>
            <w:noWrap/>
            <w:hideMark/>
          </w:tcPr>
          <w:p w14:paraId="061E5860" w14:textId="77777777" w:rsidR="00C83186" w:rsidRPr="00A164B9" w:rsidRDefault="00C83186" w:rsidP="003B0C1E">
            <w:pPr>
              <w:pStyle w:val="Textotabela"/>
            </w:pPr>
            <w:r w:rsidRPr="00A164B9">
              <w:t>&lt; 0.001</w:t>
            </w:r>
          </w:p>
        </w:tc>
      </w:tr>
      <w:tr w:rsidR="00C83186" w:rsidRPr="00A164B9" w14:paraId="41B4A547" w14:textId="77777777" w:rsidTr="00A606F3">
        <w:trPr>
          <w:trHeight w:val="398"/>
        </w:trPr>
        <w:tc>
          <w:tcPr>
            <w:tcW w:w="3402" w:type="dxa"/>
            <w:noWrap/>
            <w:hideMark/>
          </w:tcPr>
          <w:p w14:paraId="579E51BE" w14:textId="77777777" w:rsidR="00C83186" w:rsidRPr="00A164B9" w:rsidRDefault="00C83186" w:rsidP="003B0C1E">
            <w:pPr>
              <w:pStyle w:val="Textotabela"/>
            </w:pPr>
            <w:r w:rsidRPr="00A164B9">
              <w:t>MME da Perna Direita</w:t>
            </w:r>
          </w:p>
        </w:tc>
        <w:tc>
          <w:tcPr>
            <w:tcW w:w="2410" w:type="dxa"/>
            <w:noWrap/>
            <w:hideMark/>
          </w:tcPr>
          <w:p w14:paraId="6FB2D3CA" w14:textId="77777777" w:rsidR="00C83186" w:rsidRPr="00A164B9" w:rsidRDefault="00C83186" w:rsidP="003B0C1E">
            <w:pPr>
              <w:pStyle w:val="Textotabela"/>
            </w:pPr>
            <w:r w:rsidRPr="00A164B9">
              <w:t>5 (4.7–5.2)</w:t>
            </w:r>
          </w:p>
        </w:tc>
        <w:tc>
          <w:tcPr>
            <w:tcW w:w="1825" w:type="dxa"/>
            <w:noWrap/>
            <w:hideMark/>
          </w:tcPr>
          <w:p w14:paraId="3A73F08F" w14:textId="77777777" w:rsidR="00C83186" w:rsidRPr="00A164B9" w:rsidRDefault="00C83186" w:rsidP="003B0C1E">
            <w:pPr>
              <w:pStyle w:val="Textotabela"/>
            </w:pPr>
            <w:r w:rsidRPr="00A164B9">
              <w:t>7.1 (6.7–7.6)</w:t>
            </w:r>
          </w:p>
        </w:tc>
        <w:tc>
          <w:tcPr>
            <w:tcW w:w="869" w:type="dxa"/>
            <w:noWrap/>
            <w:hideMark/>
          </w:tcPr>
          <w:p w14:paraId="0CE06150" w14:textId="77777777" w:rsidR="00C83186" w:rsidRPr="00A164B9" w:rsidRDefault="00C83186" w:rsidP="003B0C1E">
            <w:pPr>
              <w:pStyle w:val="Textotabela"/>
            </w:pPr>
            <w:r w:rsidRPr="00A164B9">
              <w:t>-8.33</w:t>
            </w:r>
          </w:p>
        </w:tc>
        <w:tc>
          <w:tcPr>
            <w:tcW w:w="992" w:type="dxa"/>
            <w:noWrap/>
            <w:hideMark/>
          </w:tcPr>
          <w:p w14:paraId="1701F8DB" w14:textId="77777777" w:rsidR="00C83186" w:rsidRPr="00A164B9" w:rsidRDefault="00C83186" w:rsidP="003B0C1E">
            <w:pPr>
              <w:pStyle w:val="Textotabela"/>
            </w:pPr>
            <w:r w:rsidRPr="00A164B9">
              <w:t>&lt; 0.001</w:t>
            </w:r>
          </w:p>
        </w:tc>
      </w:tr>
      <w:tr w:rsidR="00C83186" w:rsidRPr="00A164B9" w14:paraId="7AA81EFB" w14:textId="77777777" w:rsidTr="00A606F3">
        <w:trPr>
          <w:trHeight w:val="398"/>
        </w:trPr>
        <w:tc>
          <w:tcPr>
            <w:tcW w:w="3402" w:type="dxa"/>
            <w:noWrap/>
            <w:hideMark/>
          </w:tcPr>
          <w:p w14:paraId="4A3565B7" w14:textId="77777777" w:rsidR="00C83186" w:rsidRPr="00A164B9" w:rsidRDefault="00C83186" w:rsidP="003B0C1E">
            <w:pPr>
              <w:pStyle w:val="Textotabela"/>
            </w:pPr>
            <w:r w:rsidRPr="00A164B9">
              <w:t>MME da Perna Esquerda</w:t>
            </w:r>
          </w:p>
        </w:tc>
        <w:tc>
          <w:tcPr>
            <w:tcW w:w="2410" w:type="dxa"/>
            <w:noWrap/>
            <w:hideMark/>
          </w:tcPr>
          <w:p w14:paraId="7D8BFDE9" w14:textId="77777777" w:rsidR="00C83186" w:rsidRPr="00A164B9" w:rsidRDefault="00C83186" w:rsidP="003B0C1E">
            <w:pPr>
              <w:pStyle w:val="Textotabela"/>
            </w:pPr>
            <w:r w:rsidRPr="00A164B9">
              <w:t>5.2 (4.8–5.5)</w:t>
            </w:r>
          </w:p>
        </w:tc>
        <w:tc>
          <w:tcPr>
            <w:tcW w:w="1825" w:type="dxa"/>
            <w:noWrap/>
            <w:hideMark/>
          </w:tcPr>
          <w:p w14:paraId="7E98CB14" w14:textId="77777777" w:rsidR="00C83186" w:rsidRPr="00A164B9" w:rsidRDefault="00C83186" w:rsidP="003B0C1E">
            <w:pPr>
              <w:pStyle w:val="Textotabela"/>
            </w:pPr>
            <w:r w:rsidRPr="00A164B9">
              <w:t>7.3 (6.9–7.7)</w:t>
            </w:r>
          </w:p>
        </w:tc>
        <w:tc>
          <w:tcPr>
            <w:tcW w:w="869" w:type="dxa"/>
            <w:noWrap/>
            <w:hideMark/>
          </w:tcPr>
          <w:p w14:paraId="46B3ACA3" w14:textId="77777777" w:rsidR="00C83186" w:rsidRPr="00A164B9" w:rsidRDefault="00C83186" w:rsidP="003B0C1E">
            <w:pPr>
              <w:pStyle w:val="Textotabela"/>
            </w:pPr>
            <w:r w:rsidRPr="00A164B9">
              <w:t>-8.24</w:t>
            </w:r>
          </w:p>
        </w:tc>
        <w:tc>
          <w:tcPr>
            <w:tcW w:w="992" w:type="dxa"/>
            <w:noWrap/>
            <w:hideMark/>
          </w:tcPr>
          <w:p w14:paraId="75F2B21E" w14:textId="77777777" w:rsidR="00C83186" w:rsidRPr="00A164B9" w:rsidRDefault="00C83186" w:rsidP="003B0C1E">
            <w:pPr>
              <w:pStyle w:val="Textotabela"/>
            </w:pPr>
            <w:r w:rsidRPr="00A164B9">
              <w:t>&lt; 0.001</w:t>
            </w:r>
          </w:p>
        </w:tc>
      </w:tr>
      <w:tr w:rsidR="00C83186" w:rsidRPr="00A164B9" w14:paraId="78D88E3F" w14:textId="77777777" w:rsidTr="00A606F3">
        <w:trPr>
          <w:trHeight w:val="398"/>
        </w:trPr>
        <w:tc>
          <w:tcPr>
            <w:tcW w:w="3402" w:type="dxa"/>
            <w:noWrap/>
            <w:hideMark/>
          </w:tcPr>
          <w:p w14:paraId="1EB98D94" w14:textId="77777777" w:rsidR="00C83186" w:rsidRPr="00A164B9" w:rsidRDefault="00C83186" w:rsidP="003B0C1E">
            <w:pPr>
              <w:pStyle w:val="Textotabela"/>
            </w:pPr>
            <w:r w:rsidRPr="00A164B9">
              <w:t>Tecido Adiposo Visceral</w:t>
            </w:r>
          </w:p>
        </w:tc>
        <w:tc>
          <w:tcPr>
            <w:tcW w:w="2410" w:type="dxa"/>
            <w:noWrap/>
            <w:hideMark/>
          </w:tcPr>
          <w:p w14:paraId="4F792D1F" w14:textId="77777777" w:rsidR="00C83186" w:rsidRPr="00A164B9" w:rsidRDefault="00C83186" w:rsidP="003B0C1E">
            <w:pPr>
              <w:pStyle w:val="Textotabela"/>
            </w:pPr>
            <w:r w:rsidRPr="00A164B9">
              <w:t>2.2 (2–2.4)</w:t>
            </w:r>
          </w:p>
        </w:tc>
        <w:tc>
          <w:tcPr>
            <w:tcW w:w="1825" w:type="dxa"/>
            <w:noWrap/>
            <w:hideMark/>
          </w:tcPr>
          <w:p w14:paraId="76C4ED9A" w14:textId="77777777" w:rsidR="00C83186" w:rsidRPr="00A164B9" w:rsidRDefault="00C83186" w:rsidP="003B0C1E">
            <w:pPr>
              <w:pStyle w:val="Textotabela"/>
            </w:pPr>
            <w:r w:rsidRPr="00A164B9">
              <w:t>4.5 (3.8–5.2)</w:t>
            </w:r>
          </w:p>
        </w:tc>
        <w:tc>
          <w:tcPr>
            <w:tcW w:w="869" w:type="dxa"/>
            <w:noWrap/>
            <w:hideMark/>
          </w:tcPr>
          <w:p w14:paraId="7BDC29FF" w14:textId="77777777" w:rsidR="00C83186" w:rsidRPr="00A164B9" w:rsidRDefault="00C83186" w:rsidP="003B0C1E">
            <w:pPr>
              <w:pStyle w:val="Textotabela"/>
            </w:pPr>
            <w:r w:rsidRPr="00A164B9">
              <w:t>-5.95</w:t>
            </w:r>
          </w:p>
        </w:tc>
        <w:tc>
          <w:tcPr>
            <w:tcW w:w="992" w:type="dxa"/>
            <w:noWrap/>
            <w:hideMark/>
          </w:tcPr>
          <w:p w14:paraId="484421FC" w14:textId="77777777" w:rsidR="00C83186" w:rsidRPr="00A164B9" w:rsidRDefault="00C83186" w:rsidP="003B0C1E">
            <w:pPr>
              <w:pStyle w:val="Textotabela"/>
            </w:pPr>
            <w:r w:rsidRPr="00A164B9">
              <w:t>&lt; 0.001</w:t>
            </w:r>
          </w:p>
        </w:tc>
      </w:tr>
      <w:tr w:rsidR="00C83186" w:rsidRPr="00A164B9" w14:paraId="2CB7F2E5" w14:textId="77777777" w:rsidTr="00A606F3">
        <w:trPr>
          <w:trHeight w:val="398"/>
        </w:trPr>
        <w:tc>
          <w:tcPr>
            <w:tcW w:w="3402" w:type="dxa"/>
            <w:noWrap/>
            <w:hideMark/>
          </w:tcPr>
          <w:p w14:paraId="26D5EE97" w14:textId="77777777" w:rsidR="00C83186" w:rsidRPr="00A164B9" w:rsidRDefault="00C83186" w:rsidP="003B0C1E">
            <w:pPr>
              <w:pStyle w:val="Textotabela"/>
            </w:pPr>
            <w:r w:rsidRPr="00A164B9">
              <w:t>Água Corporal Total</w:t>
            </w:r>
          </w:p>
        </w:tc>
        <w:tc>
          <w:tcPr>
            <w:tcW w:w="2410" w:type="dxa"/>
            <w:noWrap/>
            <w:hideMark/>
          </w:tcPr>
          <w:p w14:paraId="782ED950" w14:textId="77777777" w:rsidR="00C83186" w:rsidRPr="00A164B9" w:rsidRDefault="00C83186" w:rsidP="003B0C1E">
            <w:pPr>
              <w:pStyle w:val="Textotabela"/>
            </w:pPr>
            <w:r w:rsidRPr="00A164B9">
              <w:t>35.9 (34.3–37.5)</w:t>
            </w:r>
          </w:p>
        </w:tc>
        <w:tc>
          <w:tcPr>
            <w:tcW w:w="1825" w:type="dxa"/>
            <w:noWrap/>
            <w:hideMark/>
          </w:tcPr>
          <w:p w14:paraId="3853D6B0" w14:textId="77777777" w:rsidR="00C83186" w:rsidRPr="00A164B9" w:rsidRDefault="00C83186" w:rsidP="003B0C1E">
            <w:pPr>
              <w:pStyle w:val="Textotabela"/>
            </w:pPr>
            <w:r w:rsidRPr="00A164B9">
              <w:t>49.8 (46.2–53.4)</w:t>
            </w:r>
          </w:p>
        </w:tc>
        <w:tc>
          <w:tcPr>
            <w:tcW w:w="869" w:type="dxa"/>
            <w:noWrap/>
            <w:hideMark/>
          </w:tcPr>
          <w:p w14:paraId="035FE4C0" w14:textId="77777777" w:rsidR="00C83186" w:rsidRPr="00A164B9" w:rsidRDefault="00C83186" w:rsidP="003B0C1E">
            <w:pPr>
              <w:pStyle w:val="Textotabela"/>
            </w:pPr>
            <w:r w:rsidRPr="00A164B9">
              <w:t>-6.89</w:t>
            </w:r>
          </w:p>
        </w:tc>
        <w:tc>
          <w:tcPr>
            <w:tcW w:w="992" w:type="dxa"/>
            <w:noWrap/>
            <w:hideMark/>
          </w:tcPr>
          <w:p w14:paraId="10D73FD1" w14:textId="77777777" w:rsidR="00C83186" w:rsidRPr="00A164B9" w:rsidRDefault="00C83186" w:rsidP="003B0C1E">
            <w:pPr>
              <w:pStyle w:val="Textotabela"/>
            </w:pPr>
            <w:r w:rsidRPr="00A164B9">
              <w:t>&lt; 0.001</w:t>
            </w:r>
          </w:p>
        </w:tc>
      </w:tr>
      <w:tr w:rsidR="00C83186" w:rsidRPr="00A164B9" w14:paraId="17787FEE" w14:textId="77777777" w:rsidTr="00A606F3">
        <w:trPr>
          <w:cnfStyle w:val="010000000000" w:firstRow="0" w:lastRow="1" w:firstColumn="0" w:lastColumn="0" w:oddVBand="0" w:evenVBand="0" w:oddHBand="0" w:evenHBand="0" w:firstRowFirstColumn="0" w:firstRowLastColumn="0" w:lastRowFirstColumn="0" w:lastRowLastColumn="0"/>
          <w:trHeight w:val="398"/>
        </w:trPr>
        <w:tc>
          <w:tcPr>
            <w:tcW w:w="3402" w:type="dxa"/>
            <w:noWrap/>
            <w:hideMark/>
          </w:tcPr>
          <w:p w14:paraId="27EDF6FC" w14:textId="77777777" w:rsidR="00C83186" w:rsidRPr="00A164B9" w:rsidRDefault="00C83186" w:rsidP="003B0C1E">
            <w:pPr>
              <w:pStyle w:val="Textotabela"/>
            </w:pPr>
            <w:r w:rsidRPr="00A164B9">
              <w:lastRenderedPageBreak/>
              <w:t>Água Extracelular</w:t>
            </w:r>
          </w:p>
        </w:tc>
        <w:tc>
          <w:tcPr>
            <w:tcW w:w="2410" w:type="dxa"/>
            <w:noWrap/>
            <w:hideMark/>
          </w:tcPr>
          <w:p w14:paraId="6F28F96F" w14:textId="77777777" w:rsidR="00C83186" w:rsidRPr="00A164B9" w:rsidRDefault="00C83186" w:rsidP="003B0C1E">
            <w:pPr>
              <w:pStyle w:val="Textotabela"/>
            </w:pPr>
            <w:r w:rsidRPr="00A164B9">
              <w:t>15.9 (15.2–16.6)</w:t>
            </w:r>
          </w:p>
        </w:tc>
        <w:tc>
          <w:tcPr>
            <w:tcW w:w="1825" w:type="dxa"/>
            <w:noWrap/>
            <w:hideMark/>
          </w:tcPr>
          <w:p w14:paraId="11F61A01" w14:textId="77777777" w:rsidR="00C83186" w:rsidRPr="00A164B9" w:rsidRDefault="00C83186" w:rsidP="003B0C1E">
            <w:pPr>
              <w:pStyle w:val="Textotabela"/>
            </w:pPr>
            <w:r w:rsidRPr="00A164B9">
              <w:t>20.6 (19–22.2)</w:t>
            </w:r>
          </w:p>
        </w:tc>
        <w:tc>
          <w:tcPr>
            <w:tcW w:w="869" w:type="dxa"/>
            <w:noWrap/>
            <w:hideMark/>
          </w:tcPr>
          <w:p w14:paraId="29504373" w14:textId="77777777" w:rsidR="00C83186" w:rsidRPr="00A164B9" w:rsidRDefault="00C83186" w:rsidP="003B0C1E">
            <w:pPr>
              <w:pStyle w:val="Textotabela"/>
            </w:pPr>
            <w:r w:rsidRPr="00A164B9">
              <w:t>-5.32</w:t>
            </w:r>
          </w:p>
        </w:tc>
        <w:tc>
          <w:tcPr>
            <w:tcW w:w="992" w:type="dxa"/>
            <w:noWrap/>
            <w:hideMark/>
          </w:tcPr>
          <w:p w14:paraId="07385744" w14:textId="77777777" w:rsidR="00C83186" w:rsidRPr="00A164B9" w:rsidRDefault="00C83186" w:rsidP="003B0C1E">
            <w:pPr>
              <w:pStyle w:val="Textotabela"/>
            </w:pPr>
            <w:r w:rsidRPr="00A164B9">
              <w:t>&lt; 0.001</w:t>
            </w:r>
          </w:p>
        </w:tc>
      </w:tr>
    </w:tbl>
    <w:p w14:paraId="516780E6" w14:textId="70D6906D" w:rsidR="00C83186" w:rsidRPr="00A164B9" w:rsidRDefault="00C83186" w:rsidP="00A606F3">
      <w:pPr>
        <w:pStyle w:val="Legenda"/>
      </w:pPr>
      <w:r w:rsidRPr="00A164B9">
        <w:t xml:space="preserve">Legenda. MME: massa muscular esquelética. A comparação entre os grupos foi realizada por meio do Teste T de </w:t>
      </w:r>
      <w:proofErr w:type="spellStart"/>
      <w:r w:rsidRPr="00A164B9">
        <w:t>Student</w:t>
      </w:r>
      <w:proofErr w:type="spellEnd"/>
      <w:r w:rsidRPr="00A164B9">
        <w:t>.</w:t>
      </w:r>
    </w:p>
    <w:p w14:paraId="089217A9" w14:textId="726F946A" w:rsidR="00C83186" w:rsidRPr="00A164B9" w:rsidRDefault="00C83186" w:rsidP="00A606F3">
      <w:r w:rsidRPr="00A164B9">
        <w:t>A comparação da composição corporal basal dos participantes de pesquisa conforme o grupo de alocação também foi realizada por sexo, conforme descrito a seguir.</w:t>
      </w:r>
    </w:p>
    <w:p w14:paraId="67A25548" w14:textId="77777777" w:rsidR="00C83186" w:rsidRPr="00A164B9" w:rsidRDefault="00C83186" w:rsidP="00A606F3">
      <w:pPr>
        <w:pStyle w:val="Heading4"/>
        <w:rPr>
          <w:lang w:val="pt-BR"/>
        </w:rPr>
      </w:pPr>
      <w:r w:rsidRPr="00A164B9">
        <w:rPr>
          <w:lang w:val="pt-BR"/>
        </w:rPr>
        <w:t>Sexo masculino</w:t>
      </w:r>
    </w:p>
    <w:p w14:paraId="59AE8F69" w14:textId="4E0B1462" w:rsidR="00C83186" w:rsidRPr="00A164B9" w:rsidRDefault="00C83186" w:rsidP="00C83186">
      <w:r w:rsidRPr="00A164B9">
        <w:t xml:space="preserve">Dos dez participantes de pesquisa do sexo masculino incluídos no estudo, sete foram alocados no grupo placebo. Conforme previamente observado na </w:t>
      </w:r>
      <w:r w:rsidRPr="00A164B9">
        <w:fldChar w:fldCharType="begin"/>
      </w:r>
      <w:r w:rsidRPr="00A164B9">
        <w:instrText xml:space="preserve"> REF _Ref187513386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2</w:t>
      </w:r>
      <w:r w:rsidRPr="00A164B9">
        <w:fldChar w:fldCharType="end"/>
      </w:r>
      <w:r w:rsidRPr="00A164B9">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são menores, e o ângulo de fase é maior. A </w:t>
      </w:r>
      <w:r w:rsidRPr="00A164B9">
        <w:fldChar w:fldCharType="begin"/>
      </w:r>
      <w:r w:rsidRPr="00A164B9">
        <w:instrText xml:space="preserve"> REF _Ref187517753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5</w:t>
      </w:r>
      <w:r w:rsidRPr="00A164B9">
        <w:fldChar w:fldCharType="end"/>
      </w:r>
      <w:r w:rsidRPr="00A164B9">
        <w:t xml:space="preserve"> mostra a comparação da composição corporal basal dos participantes de pesquisa do sexo masculino segundo os grupos de alocação. </w:t>
      </w:r>
    </w:p>
    <w:p w14:paraId="18C08A56" w14:textId="77777777" w:rsidR="00C83186" w:rsidRPr="00A164B9" w:rsidRDefault="00C83186" w:rsidP="00C83186"/>
    <w:p w14:paraId="2D87BAE4" w14:textId="7FA3532C" w:rsidR="00C83186" w:rsidRPr="00A164B9" w:rsidRDefault="00C83186" w:rsidP="00A606F3">
      <w:pPr>
        <w:pStyle w:val="Normalsemrecuo"/>
      </w:pPr>
      <w:bookmarkStart w:id="180" w:name="_Ref187517753"/>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5</w:t>
      </w:r>
      <w:r w:rsidR="005F0591" w:rsidRPr="00A164B9">
        <w:fldChar w:fldCharType="end"/>
      </w:r>
      <w:bookmarkEnd w:id="180"/>
      <w:r w:rsidRPr="00A164B9">
        <w:t>. Comparação da análise de impedância bioelétrica corporal basal dos participantes de pesquisa do sexo masculino, conforme o grupo de alocação.</w:t>
      </w:r>
    </w:p>
    <w:p w14:paraId="4B1998C4" w14:textId="77777777" w:rsidR="00C83186" w:rsidRPr="00A164B9" w:rsidRDefault="00C83186" w:rsidP="00C83186"/>
    <w:tbl>
      <w:tblPr>
        <w:tblStyle w:val="Tabelapadro"/>
        <w:tblW w:w="9186" w:type="dxa"/>
        <w:tblLook w:val="04E0" w:firstRow="1" w:lastRow="1" w:firstColumn="1" w:lastColumn="0" w:noHBand="0" w:noVBand="1"/>
      </w:tblPr>
      <w:tblGrid>
        <w:gridCol w:w="3221"/>
        <w:gridCol w:w="2137"/>
        <w:gridCol w:w="2003"/>
        <w:gridCol w:w="1015"/>
        <w:gridCol w:w="850"/>
      </w:tblGrid>
      <w:tr w:rsidR="00C83186" w:rsidRPr="00A164B9" w14:paraId="4E917F7B" w14:textId="77777777" w:rsidTr="00A606F3">
        <w:trPr>
          <w:cnfStyle w:val="100000000000" w:firstRow="1" w:lastRow="0" w:firstColumn="0" w:lastColumn="0" w:oddVBand="0" w:evenVBand="0" w:oddHBand="0" w:evenHBand="0" w:firstRowFirstColumn="0" w:firstRowLastColumn="0" w:lastRowFirstColumn="0" w:lastRowLastColumn="0"/>
          <w:trHeight w:val="249"/>
        </w:trPr>
        <w:tc>
          <w:tcPr>
            <w:tcW w:w="3213" w:type="dxa"/>
            <w:noWrap/>
            <w:hideMark/>
          </w:tcPr>
          <w:p w14:paraId="30066C2C" w14:textId="77777777" w:rsidR="00C83186" w:rsidRPr="00A164B9" w:rsidRDefault="00C83186" w:rsidP="003B0C1E">
            <w:pPr>
              <w:pStyle w:val="Textotabela"/>
            </w:pPr>
          </w:p>
        </w:tc>
        <w:tc>
          <w:tcPr>
            <w:tcW w:w="2129" w:type="dxa"/>
            <w:noWrap/>
            <w:hideMark/>
          </w:tcPr>
          <w:p w14:paraId="0170AD14" w14:textId="77777777" w:rsidR="00C83186" w:rsidRPr="00A164B9" w:rsidRDefault="00C83186" w:rsidP="003B0C1E">
            <w:pPr>
              <w:pStyle w:val="Textotabela"/>
            </w:pPr>
            <w:r w:rsidRPr="00A164B9">
              <w:t>Grupo placebo</w:t>
            </w:r>
            <w:r w:rsidRPr="00A164B9">
              <w:br/>
              <w:t>média (IC 95%)</w:t>
            </w:r>
          </w:p>
        </w:tc>
        <w:tc>
          <w:tcPr>
            <w:tcW w:w="1995" w:type="dxa"/>
            <w:noWrap/>
            <w:hideMark/>
          </w:tcPr>
          <w:p w14:paraId="5AAC8A9E" w14:textId="77777777" w:rsidR="00C83186" w:rsidRPr="00A164B9" w:rsidRDefault="00C83186" w:rsidP="003B0C1E">
            <w:pPr>
              <w:pStyle w:val="Textotabela"/>
            </w:pPr>
            <w:r w:rsidRPr="00A164B9">
              <w:t xml:space="preserve">Grupo </w:t>
            </w:r>
            <w:proofErr w:type="spellStart"/>
            <w:r w:rsidRPr="00A164B9">
              <w:t>Eclipta</w:t>
            </w:r>
            <w:proofErr w:type="spellEnd"/>
          </w:p>
        </w:tc>
        <w:tc>
          <w:tcPr>
            <w:tcW w:w="1007" w:type="dxa"/>
            <w:noWrap/>
            <w:hideMark/>
          </w:tcPr>
          <w:p w14:paraId="284EABA3" w14:textId="77777777" w:rsidR="00C83186" w:rsidRPr="00A164B9" w:rsidRDefault="00C83186" w:rsidP="003B0C1E">
            <w:pPr>
              <w:pStyle w:val="Textotabela"/>
            </w:pPr>
            <w:r w:rsidRPr="00A164B9">
              <w:t>Teste T</w:t>
            </w:r>
          </w:p>
        </w:tc>
        <w:tc>
          <w:tcPr>
            <w:tcW w:w="842" w:type="dxa"/>
            <w:noWrap/>
            <w:hideMark/>
          </w:tcPr>
          <w:p w14:paraId="6D1B6228" w14:textId="77777777" w:rsidR="00C83186" w:rsidRPr="00A164B9" w:rsidRDefault="00C83186" w:rsidP="003B0C1E">
            <w:pPr>
              <w:pStyle w:val="Textotabela"/>
            </w:pPr>
            <w:r w:rsidRPr="00A164B9">
              <w:t>Valor p</w:t>
            </w:r>
          </w:p>
        </w:tc>
      </w:tr>
      <w:tr w:rsidR="00C83186" w:rsidRPr="00A164B9" w14:paraId="35C80851" w14:textId="77777777" w:rsidTr="00A606F3">
        <w:trPr>
          <w:trHeight w:val="285"/>
        </w:trPr>
        <w:tc>
          <w:tcPr>
            <w:tcW w:w="3213" w:type="dxa"/>
            <w:noWrap/>
          </w:tcPr>
          <w:p w14:paraId="3ED4818D" w14:textId="77777777" w:rsidR="00C83186" w:rsidRPr="00A164B9" w:rsidRDefault="00C83186" w:rsidP="003B0C1E">
            <w:pPr>
              <w:pStyle w:val="Textotabela"/>
            </w:pPr>
            <w:r w:rsidRPr="00A164B9">
              <w:t>Número de participantes</w:t>
            </w:r>
          </w:p>
        </w:tc>
        <w:tc>
          <w:tcPr>
            <w:tcW w:w="2129" w:type="dxa"/>
            <w:noWrap/>
          </w:tcPr>
          <w:p w14:paraId="797ADF54" w14:textId="77777777" w:rsidR="00C83186" w:rsidRPr="00A164B9" w:rsidRDefault="00C83186" w:rsidP="003B0C1E">
            <w:pPr>
              <w:pStyle w:val="Textotabela"/>
            </w:pPr>
            <w:r w:rsidRPr="00A164B9">
              <w:t>7</w:t>
            </w:r>
          </w:p>
        </w:tc>
        <w:tc>
          <w:tcPr>
            <w:tcW w:w="1995" w:type="dxa"/>
            <w:noWrap/>
          </w:tcPr>
          <w:p w14:paraId="79D682F0" w14:textId="77777777" w:rsidR="00C83186" w:rsidRPr="00A164B9" w:rsidRDefault="00C83186" w:rsidP="003B0C1E">
            <w:pPr>
              <w:pStyle w:val="Textotabela"/>
            </w:pPr>
            <w:r w:rsidRPr="00A164B9">
              <w:t>3</w:t>
            </w:r>
          </w:p>
        </w:tc>
        <w:tc>
          <w:tcPr>
            <w:tcW w:w="1007" w:type="dxa"/>
            <w:noWrap/>
          </w:tcPr>
          <w:p w14:paraId="356A20E8" w14:textId="77777777" w:rsidR="00C83186" w:rsidRPr="00A164B9" w:rsidRDefault="00C83186" w:rsidP="003B0C1E">
            <w:pPr>
              <w:pStyle w:val="Textotabela"/>
            </w:pPr>
          </w:p>
        </w:tc>
        <w:tc>
          <w:tcPr>
            <w:tcW w:w="842" w:type="dxa"/>
            <w:noWrap/>
          </w:tcPr>
          <w:p w14:paraId="437D3787" w14:textId="77777777" w:rsidR="00C83186" w:rsidRPr="00A164B9" w:rsidRDefault="00C83186" w:rsidP="003B0C1E">
            <w:pPr>
              <w:pStyle w:val="Textotabela"/>
            </w:pPr>
          </w:p>
        </w:tc>
      </w:tr>
      <w:tr w:rsidR="00C83186" w:rsidRPr="00A164B9" w14:paraId="427E65B7" w14:textId="77777777" w:rsidTr="00A606F3">
        <w:trPr>
          <w:trHeight w:val="285"/>
        </w:trPr>
        <w:tc>
          <w:tcPr>
            <w:tcW w:w="3213" w:type="dxa"/>
            <w:noWrap/>
            <w:hideMark/>
          </w:tcPr>
          <w:p w14:paraId="55F3CFD6" w14:textId="77777777" w:rsidR="00C83186" w:rsidRPr="00A164B9" w:rsidRDefault="00C83186" w:rsidP="003B0C1E">
            <w:pPr>
              <w:pStyle w:val="Textotabela"/>
            </w:pPr>
            <w:r w:rsidRPr="00A164B9">
              <w:t>Ângulo de Fase</w:t>
            </w:r>
          </w:p>
        </w:tc>
        <w:tc>
          <w:tcPr>
            <w:tcW w:w="2129" w:type="dxa"/>
            <w:noWrap/>
            <w:hideMark/>
          </w:tcPr>
          <w:p w14:paraId="0579185E" w14:textId="77777777" w:rsidR="00C83186" w:rsidRPr="00A164B9" w:rsidRDefault="00C83186" w:rsidP="003B0C1E">
            <w:pPr>
              <w:pStyle w:val="Textotabela"/>
            </w:pPr>
            <w:r w:rsidRPr="00A164B9">
              <w:t>7.2 (6.9–7.4)</w:t>
            </w:r>
          </w:p>
        </w:tc>
        <w:tc>
          <w:tcPr>
            <w:tcW w:w="1995" w:type="dxa"/>
            <w:noWrap/>
            <w:hideMark/>
          </w:tcPr>
          <w:p w14:paraId="11A8768A" w14:textId="77777777" w:rsidR="00C83186" w:rsidRPr="00A164B9" w:rsidRDefault="00C83186" w:rsidP="003B0C1E">
            <w:pPr>
              <w:pStyle w:val="Textotabela"/>
            </w:pPr>
            <w:r w:rsidRPr="00A164B9">
              <w:t>6.8 (6.6–6.9)</w:t>
            </w:r>
          </w:p>
        </w:tc>
        <w:tc>
          <w:tcPr>
            <w:tcW w:w="1007" w:type="dxa"/>
            <w:noWrap/>
            <w:hideMark/>
          </w:tcPr>
          <w:p w14:paraId="06D83BF1" w14:textId="77777777" w:rsidR="00C83186" w:rsidRPr="00A164B9" w:rsidRDefault="00C83186" w:rsidP="003B0C1E">
            <w:pPr>
              <w:pStyle w:val="Textotabela"/>
            </w:pPr>
            <w:r w:rsidRPr="00A164B9">
              <w:t>2.54</w:t>
            </w:r>
          </w:p>
        </w:tc>
        <w:tc>
          <w:tcPr>
            <w:tcW w:w="842" w:type="dxa"/>
            <w:noWrap/>
            <w:hideMark/>
          </w:tcPr>
          <w:p w14:paraId="30803BAF" w14:textId="77777777" w:rsidR="00C83186" w:rsidRPr="00A164B9" w:rsidRDefault="00C83186" w:rsidP="003B0C1E">
            <w:pPr>
              <w:pStyle w:val="Textotabela"/>
            </w:pPr>
            <w:r w:rsidRPr="00A164B9">
              <w:t>0.035*</w:t>
            </w:r>
          </w:p>
        </w:tc>
      </w:tr>
      <w:tr w:rsidR="00C83186" w:rsidRPr="00A164B9" w14:paraId="092A6972" w14:textId="77777777" w:rsidTr="00A606F3">
        <w:trPr>
          <w:trHeight w:val="285"/>
        </w:trPr>
        <w:tc>
          <w:tcPr>
            <w:tcW w:w="3213" w:type="dxa"/>
            <w:noWrap/>
            <w:hideMark/>
          </w:tcPr>
          <w:p w14:paraId="0610FFB7" w14:textId="77777777" w:rsidR="00C83186" w:rsidRPr="00A164B9" w:rsidRDefault="00C83186" w:rsidP="003B0C1E">
            <w:pPr>
              <w:pStyle w:val="Textotabela"/>
            </w:pPr>
            <w:r w:rsidRPr="00A164B9">
              <w:t>Média de Resistência</w:t>
            </w:r>
          </w:p>
        </w:tc>
        <w:tc>
          <w:tcPr>
            <w:tcW w:w="2129" w:type="dxa"/>
            <w:noWrap/>
            <w:hideMark/>
          </w:tcPr>
          <w:p w14:paraId="552EC7FA" w14:textId="77777777" w:rsidR="00C83186" w:rsidRPr="00A164B9" w:rsidRDefault="00C83186" w:rsidP="003B0C1E">
            <w:pPr>
              <w:pStyle w:val="Textotabela"/>
            </w:pPr>
            <w:r w:rsidRPr="00A164B9">
              <w:t>461.3 (415.5–507.1)</w:t>
            </w:r>
          </w:p>
        </w:tc>
        <w:tc>
          <w:tcPr>
            <w:tcW w:w="1995" w:type="dxa"/>
            <w:noWrap/>
            <w:hideMark/>
          </w:tcPr>
          <w:p w14:paraId="7EBA9A02" w14:textId="77777777" w:rsidR="00C83186" w:rsidRPr="00A164B9" w:rsidRDefault="00C83186" w:rsidP="003B0C1E">
            <w:pPr>
              <w:pStyle w:val="Textotabela"/>
            </w:pPr>
            <w:r w:rsidRPr="00A164B9">
              <w:t>410.6 (376.6–444.7)</w:t>
            </w:r>
          </w:p>
        </w:tc>
        <w:tc>
          <w:tcPr>
            <w:tcW w:w="1007" w:type="dxa"/>
            <w:noWrap/>
            <w:hideMark/>
          </w:tcPr>
          <w:p w14:paraId="57B336E9" w14:textId="77777777" w:rsidR="00C83186" w:rsidRPr="00A164B9" w:rsidRDefault="00C83186" w:rsidP="003B0C1E">
            <w:pPr>
              <w:pStyle w:val="Textotabela"/>
            </w:pPr>
            <w:r w:rsidRPr="00A164B9">
              <w:t>1.74</w:t>
            </w:r>
          </w:p>
        </w:tc>
        <w:tc>
          <w:tcPr>
            <w:tcW w:w="842" w:type="dxa"/>
            <w:noWrap/>
            <w:hideMark/>
          </w:tcPr>
          <w:p w14:paraId="114E6FF9" w14:textId="77777777" w:rsidR="00C83186" w:rsidRPr="00A164B9" w:rsidRDefault="00C83186" w:rsidP="003B0C1E">
            <w:pPr>
              <w:pStyle w:val="Textotabela"/>
            </w:pPr>
            <w:r w:rsidRPr="00A164B9">
              <w:t>0.122</w:t>
            </w:r>
          </w:p>
        </w:tc>
      </w:tr>
      <w:tr w:rsidR="00C83186" w:rsidRPr="00A164B9" w14:paraId="56C81BBC" w14:textId="77777777" w:rsidTr="00A606F3">
        <w:trPr>
          <w:trHeight w:val="303"/>
        </w:trPr>
        <w:tc>
          <w:tcPr>
            <w:tcW w:w="3213" w:type="dxa"/>
            <w:noWrap/>
            <w:hideMark/>
          </w:tcPr>
          <w:p w14:paraId="3B1BE08E" w14:textId="77777777" w:rsidR="00C83186" w:rsidRPr="00A164B9" w:rsidRDefault="00C83186" w:rsidP="003B0C1E">
            <w:pPr>
              <w:pStyle w:val="Textotabela"/>
            </w:pPr>
            <w:r w:rsidRPr="00A164B9">
              <w:t>Média de Reatância</w:t>
            </w:r>
          </w:p>
        </w:tc>
        <w:tc>
          <w:tcPr>
            <w:tcW w:w="2129" w:type="dxa"/>
            <w:noWrap/>
            <w:hideMark/>
          </w:tcPr>
          <w:p w14:paraId="37826C85" w14:textId="77777777" w:rsidR="00C83186" w:rsidRPr="00A164B9" w:rsidRDefault="00C83186" w:rsidP="003B0C1E">
            <w:pPr>
              <w:pStyle w:val="Textotabela"/>
            </w:pPr>
            <w:r w:rsidRPr="00A164B9">
              <w:t>57.8 (53–62.6)</w:t>
            </w:r>
          </w:p>
        </w:tc>
        <w:tc>
          <w:tcPr>
            <w:tcW w:w="1995" w:type="dxa"/>
            <w:noWrap/>
            <w:hideMark/>
          </w:tcPr>
          <w:p w14:paraId="218A085B" w14:textId="77777777" w:rsidR="00C83186" w:rsidRPr="00A164B9" w:rsidRDefault="00C83186" w:rsidP="003B0C1E">
            <w:pPr>
              <w:pStyle w:val="Textotabela"/>
            </w:pPr>
            <w:r w:rsidRPr="00A164B9">
              <w:t>48.8 (44.7–52.8)</w:t>
            </w:r>
          </w:p>
        </w:tc>
        <w:tc>
          <w:tcPr>
            <w:tcW w:w="1007" w:type="dxa"/>
            <w:noWrap/>
            <w:hideMark/>
          </w:tcPr>
          <w:p w14:paraId="476F3CF6" w14:textId="77777777" w:rsidR="00C83186" w:rsidRPr="00A164B9" w:rsidRDefault="00C83186" w:rsidP="003B0C1E">
            <w:pPr>
              <w:pStyle w:val="Textotabela"/>
            </w:pPr>
            <w:r w:rsidRPr="00A164B9">
              <w:t>2.82</w:t>
            </w:r>
          </w:p>
        </w:tc>
        <w:tc>
          <w:tcPr>
            <w:tcW w:w="842" w:type="dxa"/>
            <w:noWrap/>
            <w:hideMark/>
          </w:tcPr>
          <w:p w14:paraId="11828229" w14:textId="77777777" w:rsidR="00C83186" w:rsidRPr="00A164B9" w:rsidRDefault="00C83186" w:rsidP="003B0C1E">
            <w:pPr>
              <w:pStyle w:val="Textotabela"/>
            </w:pPr>
            <w:r w:rsidRPr="00A164B9">
              <w:t>0.026*</w:t>
            </w:r>
          </w:p>
        </w:tc>
      </w:tr>
      <w:tr w:rsidR="00C83186" w:rsidRPr="00A164B9" w14:paraId="0CC6D6D5" w14:textId="77777777" w:rsidTr="00A606F3">
        <w:trPr>
          <w:trHeight w:val="267"/>
        </w:trPr>
        <w:tc>
          <w:tcPr>
            <w:tcW w:w="3213" w:type="dxa"/>
            <w:noWrap/>
            <w:hideMark/>
          </w:tcPr>
          <w:p w14:paraId="55DCE804" w14:textId="77777777" w:rsidR="00C83186" w:rsidRPr="00A164B9" w:rsidRDefault="00C83186" w:rsidP="003B0C1E">
            <w:pPr>
              <w:pStyle w:val="Textotabela"/>
            </w:pPr>
            <w:r w:rsidRPr="00A164B9">
              <w:t>Peso</w:t>
            </w:r>
          </w:p>
        </w:tc>
        <w:tc>
          <w:tcPr>
            <w:tcW w:w="2129" w:type="dxa"/>
            <w:noWrap/>
            <w:hideMark/>
          </w:tcPr>
          <w:p w14:paraId="16BDD0CD" w14:textId="77777777" w:rsidR="00C83186" w:rsidRPr="00A164B9" w:rsidRDefault="00C83186" w:rsidP="003B0C1E">
            <w:pPr>
              <w:pStyle w:val="Textotabela"/>
            </w:pPr>
            <w:r w:rsidRPr="00A164B9">
              <w:t>99 (92.6–105.3)</w:t>
            </w:r>
          </w:p>
        </w:tc>
        <w:tc>
          <w:tcPr>
            <w:tcW w:w="1995" w:type="dxa"/>
            <w:noWrap/>
            <w:hideMark/>
          </w:tcPr>
          <w:p w14:paraId="0AFFF8CE" w14:textId="77777777" w:rsidR="00C83186" w:rsidRPr="00A164B9" w:rsidRDefault="00C83186" w:rsidP="003B0C1E">
            <w:pPr>
              <w:pStyle w:val="Textotabela"/>
            </w:pPr>
            <w:r w:rsidRPr="00A164B9">
              <w:t>109.1 (105.6–112.6)</w:t>
            </w:r>
          </w:p>
        </w:tc>
        <w:tc>
          <w:tcPr>
            <w:tcW w:w="1007" w:type="dxa"/>
            <w:noWrap/>
            <w:hideMark/>
          </w:tcPr>
          <w:p w14:paraId="18F8B062" w14:textId="77777777" w:rsidR="00C83186" w:rsidRPr="00A164B9" w:rsidRDefault="00C83186" w:rsidP="003B0C1E">
            <w:pPr>
              <w:pStyle w:val="Textotabela"/>
            </w:pPr>
            <w:r w:rsidRPr="00A164B9">
              <w:t>-2.72</w:t>
            </w:r>
          </w:p>
        </w:tc>
        <w:tc>
          <w:tcPr>
            <w:tcW w:w="842" w:type="dxa"/>
            <w:noWrap/>
            <w:hideMark/>
          </w:tcPr>
          <w:p w14:paraId="17936643" w14:textId="77777777" w:rsidR="00C83186" w:rsidRPr="00A164B9" w:rsidRDefault="00C83186" w:rsidP="003B0C1E">
            <w:pPr>
              <w:pStyle w:val="Textotabela"/>
            </w:pPr>
            <w:r w:rsidRPr="00A164B9">
              <w:t>0.026*</w:t>
            </w:r>
          </w:p>
        </w:tc>
      </w:tr>
      <w:tr w:rsidR="00C83186" w:rsidRPr="00A164B9" w14:paraId="0D56165D" w14:textId="77777777" w:rsidTr="00A606F3">
        <w:trPr>
          <w:trHeight w:val="267"/>
        </w:trPr>
        <w:tc>
          <w:tcPr>
            <w:tcW w:w="3213" w:type="dxa"/>
            <w:noWrap/>
            <w:hideMark/>
          </w:tcPr>
          <w:p w14:paraId="432C6F96" w14:textId="77777777" w:rsidR="00C83186" w:rsidRPr="00A164B9" w:rsidRDefault="00C83186" w:rsidP="003B0C1E">
            <w:pPr>
              <w:pStyle w:val="Textotabela"/>
            </w:pPr>
            <w:r w:rsidRPr="00A164B9">
              <w:t>Altura</w:t>
            </w:r>
          </w:p>
        </w:tc>
        <w:tc>
          <w:tcPr>
            <w:tcW w:w="2129" w:type="dxa"/>
            <w:noWrap/>
            <w:hideMark/>
          </w:tcPr>
          <w:p w14:paraId="1AC1AEE7" w14:textId="77777777" w:rsidR="00C83186" w:rsidRPr="00A164B9" w:rsidRDefault="00C83186" w:rsidP="003B0C1E">
            <w:pPr>
              <w:pStyle w:val="Textotabela"/>
            </w:pPr>
            <w:r w:rsidRPr="00A164B9">
              <w:t>1.8 (1.7–1.8)</w:t>
            </w:r>
          </w:p>
        </w:tc>
        <w:tc>
          <w:tcPr>
            <w:tcW w:w="1995" w:type="dxa"/>
            <w:noWrap/>
            <w:hideMark/>
          </w:tcPr>
          <w:p w14:paraId="135F8C7E" w14:textId="77777777" w:rsidR="00C83186" w:rsidRPr="00A164B9" w:rsidRDefault="00C83186" w:rsidP="003B0C1E">
            <w:pPr>
              <w:pStyle w:val="Textotabela"/>
            </w:pPr>
            <w:r w:rsidRPr="00A164B9">
              <w:t>1.8 (1.8–1.8)</w:t>
            </w:r>
          </w:p>
        </w:tc>
        <w:tc>
          <w:tcPr>
            <w:tcW w:w="1007" w:type="dxa"/>
            <w:noWrap/>
            <w:hideMark/>
          </w:tcPr>
          <w:p w14:paraId="539D7691" w14:textId="77777777" w:rsidR="00C83186" w:rsidRPr="00A164B9" w:rsidRDefault="00C83186" w:rsidP="003B0C1E">
            <w:pPr>
              <w:pStyle w:val="Textotabela"/>
            </w:pPr>
            <w:r w:rsidRPr="00A164B9">
              <w:t>-1.21</w:t>
            </w:r>
          </w:p>
        </w:tc>
        <w:tc>
          <w:tcPr>
            <w:tcW w:w="842" w:type="dxa"/>
            <w:noWrap/>
            <w:hideMark/>
          </w:tcPr>
          <w:p w14:paraId="5ADA8CBD" w14:textId="77777777" w:rsidR="00C83186" w:rsidRPr="00A164B9" w:rsidRDefault="00C83186" w:rsidP="003B0C1E">
            <w:pPr>
              <w:pStyle w:val="Textotabela"/>
            </w:pPr>
            <w:r w:rsidRPr="00A164B9">
              <w:t>0.267</w:t>
            </w:r>
          </w:p>
        </w:tc>
      </w:tr>
      <w:tr w:rsidR="00C83186" w:rsidRPr="00A164B9" w14:paraId="3CA0B952" w14:textId="77777777" w:rsidTr="00A606F3">
        <w:trPr>
          <w:trHeight w:val="267"/>
        </w:trPr>
        <w:tc>
          <w:tcPr>
            <w:tcW w:w="3213" w:type="dxa"/>
            <w:noWrap/>
            <w:hideMark/>
          </w:tcPr>
          <w:p w14:paraId="3AA4B03F" w14:textId="77777777" w:rsidR="00C83186" w:rsidRPr="00A164B9" w:rsidRDefault="00C83186" w:rsidP="003B0C1E">
            <w:pPr>
              <w:pStyle w:val="Textotabela"/>
            </w:pPr>
            <w:r w:rsidRPr="00A164B9">
              <w:t>Cintura</w:t>
            </w:r>
          </w:p>
        </w:tc>
        <w:tc>
          <w:tcPr>
            <w:tcW w:w="2129" w:type="dxa"/>
            <w:noWrap/>
            <w:hideMark/>
          </w:tcPr>
          <w:p w14:paraId="5B0A3F25" w14:textId="77777777" w:rsidR="00C83186" w:rsidRPr="00A164B9" w:rsidRDefault="00C83186" w:rsidP="003B0C1E">
            <w:pPr>
              <w:pStyle w:val="Textotabela"/>
            </w:pPr>
            <w:r w:rsidRPr="00A164B9">
              <w:t>1.1 (1–1.1)</w:t>
            </w:r>
          </w:p>
        </w:tc>
        <w:tc>
          <w:tcPr>
            <w:tcW w:w="1995" w:type="dxa"/>
            <w:noWrap/>
            <w:hideMark/>
          </w:tcPr>
          <w:p w14:paraId="33255B9D" w14:textId="77777777" w:rsidR="00C83186" w:rsidRPr="00A164B9" w:rsidRDefault="00C83186" w:rsidP="003B0C1E">
            <w:pPr>
              <w:pStyle w:val="Textotabela"/>
            </w:pPr>
            <w:r w:rsidRPr="00A164B9">
              <w:t>1.1 (1–1.2)</w:t>
            </w:r>
          </w:p>
        </w:tc>
        <w:tc>
          <w:tcPr>
            <w:tcW w:w="1007" w:type="dxa"/>
            <w:noWrap/>
            <w:hideMark/>
          </w:tcPr>
          <w:p w14:paraId="3B386276" w14:textId="77777777" w:rsidR="00C83186" w:rsidRPr="00A164B9" w:rsidRDefault="00C83186" w:rsidP="003B0C1E">
            <w:pPr>
              <w:pStyle w:val="Textotabela"/>
            </w:pPr>
            <w:r w:rsidRPr="00A164B9">
              <w:t>-0.38</w:t>
            </w:r>
          </w:p>
        </w:tc>
        <w:tc>
          <w:tcPr>
            <w:tcW w:w="842" w:type="dxa"/>
            <w:noWrap/>
            <w:hideMark/>
          </w:tcPr>
          <w:p w14:paraId="7D262D31" w14:textId="77777777" w:rsidR="00C83186" w:rsidRPr="00A164B9" w:rsidRDefault="00C83186" w:rsidP="003B0C1E">
            <w:pPr>
              <w:pStyle w:val="Textotabela"/>
            </w:pPr>
            <w:r w:rsidRPr="00A164B9">
              <w:t>0.726</w:t>
            </w:r>
          </w:p>
        </w:tc>
      </w:tr>
      <w:tr w:rsidR="00C83186" w:rsidRPr="00A164B9" w14:paraId="3522BC40" w14:textId="77777777" w:rsidTr="00A606F3">
        <w:trPr>
          <w:trHeight w:val="267"/>
        </w:trPr>
        <w:tc>
          <w:tcPr>
            <w:tcW w:w="3213" w:type="dxa"/>
            <w:noWrap/>
            <w:hideMark/>
          </w:tcPr>
          <w:p w14:paraId="7CF256AD" w14:textId="77777777" w:rsidR="00C83186" w:rsidRPr="00A164B9" w:rsidRDefault="00C83186" w:rsidP="003B0C1E">
            <w:pPr>
              <w:pStyle w:val="Textotabela"/>
            </w:pPr>
            <w:r w:rsidRPr="00A164B9">
              <w:t>Nível de Atividade Física</w:t>
            </w:r>
          </w:p>
        </w:tc>
        <w:tc>
          <w:tcPr>
            <w:tcW w:w="2129" w:type="dxa"/>
            <w:noWrap/>
            <w:hideMark/>
          </w:tcPr>
          <w:p w14:paraId="77F42D85" w14:textId="77777777" w:rsidR="00C83186" w:rsidRPr="00A164B9" w:rsidRDefault="00C83186" w:rsidP="003B0C1E">
            <w:pPr>
              <w:pStyle w:val="Textotabela"/>
            </w:pPr>
            <w:r w:rsidRPr="00A164B9">
              <w:t>1.4 (1.2–1.5)</w:t>
            </w:r>
          </w:p>
        </w:tc>
        <w:tc>
          <w:tcPr>
            <w:tcW w:w="1995" w:type="dxa"/>
            <w:noWrap/>
            <w:hideMark/>
          </w:tcPr>
          <w:p w14:paraId="6D833F20" w14:textId="77777777" w:rsidR="00C83186" w:rsidRPr="00A164B9" w:rsidRDefault="00C83186" w:rsidP="003B0C1E">
            <w:pPr>
              <w:pStyle w:val="Textotabela"/>
            </w:pPr>
            <w:r w:rsidRPr="00A164B9">
              <w:t>1.4 (1.2–1.6)</w:t>
            </w:r>
          </w:p>
        </w:tc>
        <w:tc>
          <w:tcPr>
            <w:tcW w:w="1007" w:type="dxa"/>
            <w:noWrap/>
            <w:hideMark/>
          </w:tcPr>
          <w:p w14:paraId="5F19998C" w14:textId="77777777" w:rsidR="00C83186" w:rsidRPr="00A164B9" w:rsidRDefault="00C83186" w:rsidP="003B0C1E">
            <w:pPr>
              <w:pStyle w:val="Textotabela"/>
            </w:pPr>
            <w:r w:rsidRPr="00A164B9">
              <w:t>-0.21</w:t>
            </w:r>
          </w:p>
        </w:tc>
        <w:tc>
          <w:tcPr>
            <w:tcW w:w="842" w:type="dxa"/>
            <w:noWrap/>
            <w:hideMark/>
          </w:tcPr>
          <w:p w14:paraId="7424717D" w14:textId="77777777" w:rsidR="00C83186" w:rsidRPr="00A164B9" w:rsidRDefault="00C83186" w:rsidP="003B0C1E">
            <w:pPr>
              <w:pStyle w:val="Textotabela"/>
            </w:pPr>
            <w:r w:rsidRPr="00A164B9">
              <w:t>0.843</w:t>
            </w:r>
          </w:p>
        </w:tc>
      </w:tr>
      <w:tr w:rsidR="00C83186" w:rsidRPr="00A164B9" w14:paraId="20695618" w14:textId="77777777" w:rsidTr="00A606F3">
        <w:trPr>
          <w:trHeight w:val="267"/>
        </w:trPr>
        <w:tc>
          <w:tcPr>
            <w:tcW w:w="3213" w:type="dxa"/>
            <w:noWrap/>
            <w:hideMark/>
          </w:tcPr>
          <w:p w14:paraId="109CB60D" w14:textId="77777777" w:rsidR="00C83186" w:rsidRPr="00A164B9" w:rsidRDefault="00C83186" w:rsidP="003B0C1E">
            <w:pPr>
              <w:pStyle w:val="Textotabela"/>
            </w:pPr>
            <w:r w:rsidRPr="00A164B9">
              <w:t>Índice de Massa Corporal</w:t>
            </w:r>
          </w:p>
        </w:tc>
        <w:tc>
          <w:tcPr>
            <w:tcW w:w="2129" w:type="dxa"/>
            <w:noWrap/>
            <w:hideMark/>
          </w:tcPr>
          <w:p w14:paraId="6700B92F" w14:textId="77777777" w:rsidR="00C83186" w:rsidRPr="00A164B9" w:rsidRDefault="00C83186" w:rsidP="003B0C1E">
            <w:pPr>
              <w:pStyle w:val="Textotabela"/>
            </w:pPr>
            <w:r w:rsidRPr="00A164B9">
              <w:t>31.8 (30.7–33)</w:t>
            </w:r>
          </w:p>
        </w:tc>
        <w:tc>
          <w:tcPr>
            <w:tcW w:w="1995" w:type="dxa"/>
            <w:noWrap/>
            <w:hideMark/>
          </w:tcPr>
          <w:p w14:paraId="21CD1D36" w14:textId="77777777" w:rsidR="00C83186" w:rsidRPr="00A164B9" w:rsidRDefault="00C83186" w:rsidP="003B0C1E">
            <w:pPr>
              <w:pStyle w:val="Textotabela"/>
            </w:pPr>
            <w:r w:rsidRPr="00A164B9">
              <w:t>34.1 (33.1–35.1)</w:t>
            </w:r>
          </w:p>
        </w:tc>
        <w:tc>
          <w:tcPr>
            <w:tcW w:w="1007" w:type="dxa"/>
            <w:noWrap/>
            <w:hideMark/>
          </w:tcPr>
          <w:p w14:paraId="54E671FD" w14:textId="77777777" w:rsidR="00C83186" w:rsidRPr="00A164B9" w:rsidRDefault="00C83186" w:rsidP="003B0C1E">
            <w:pPr>
              <w:pStyle w:val="Textotabela"/>
            </w:pPr>
            <w:r w:rsidRPr="00A164B9">
              <w:t>-2.85</w:t>
            </w:r>
          </w:p>
        </w:tc>
        <w:tc>
          <w:tcPr>
            <w:tcW w:w="842" w:type="dxa"/>
            <w:noWrap/>
            <w:hideMark/>
          </w:tcPr>
          <w:p w14:paraId="27AFDACB" w14:textId="77777777" w:rsidR="00C83186" w:rsidRPr="00A164B9" w:rsidRDefault="00C83186" w:rsidP="003B0C1E">
            <w:pPr>
              <w:pStyle w:val="Textotabela"/>
            </w:pPr>
            <w:r w:rsidRPr="00A164B9">
              <w:t>0.026*</w:t>
            </w:r>
          </w:p>
        </w:tc>
      </w:tr>
      <w:tr w:rsidR="00C83186" w:rsidRPr="00A164B9" w14:paraId="46FC10DA" w14:textId="77777777" w:rsidTr="00A606F3">
        <w:trPr>
          <w:trHeight w:val="267"/>
        </w:trPr>
        <w:tc>
          <w:tcPr>
            <w:tcW w:w="3213" w:type="dxa"/>
            <w:noWrap/>
            <w:hideMark/>
          </w:tcPr>
          <w:p w14:paraId="0418A0FA" w14:textId="77777777" w:rsidR="00C83186" w:rsidRPr="00A164B9" w:rsidRDefault="00C83186" w:rsidP="003B0C1E">
            <w:pPr>
              <w:pStyle w:val="Textotabela"/>
            </w:pPr>
            <w:r w:rsidRPr="00A164B9">
              <w:t>Gasto Energético Total</w:t>
            </w:r>
          </w:p>
        </w:tc>
        <w:tc>
          <w:tcPr>
            <w:tcW w:w="2129" w:type="dxa"/>
            <w:noWrap/>
            <w:hideMark/>
          </w:tcPr>
          <w:p w14:paraId="3FE44A85" w14:textId="77777777" w:rsidR="00C83186" w:rsidRPr="00A164B9" w:rsidRDefault="00C83186" w:rsidP="003B0C1E">
            <w:pPr>
              <w:pStyle w:val="Textotabela"/>
            </w:pPr>
            <w:r w:rsidRPr="00A164B9">
              <w:t>11.7 (10.3–13.1)</w:t>
            </w:r>
          </w:p>
        </w:tc>
        <w:tc>
          <w:tcPr>
            <w:tcW w:w="1995" w:type="dxa"/>
            <w:noWrap/>
            <w:hideMark/>
          </w:tcPr>
          <w:p w14:paraId="340BB6E5" w14:textId="77777777" w:rsidR="00C83186" w:rsidRPr="00A164B9" w:rsidRDefault="00C83186" w:rsidP="003B0C1E">
            <w:pPr>
              <w:pStyle w:val="Textotabela"/>
            </w:pPr>
            <w:r w:rsidRPr="00A164B9">
              <w:t>12.5 (10.3–14.6)</w:t>
            </w:r>
          </w:p>
        </w:tc>
        <w:tc>
          <w:tcPr>
            <w:tcW w:w="1007" w:type="dxa"/>
            <w:noWrap/>
            <w:hideMark/>
          </w:tcPr>
          <w:p w14:paraId="40743C38" w14:textId="77777777" w:rsidR="00C83186" w:rsidRPr="00A164B9" w:rsidRDefault="00C83186" w:rsidP="003B0C1E">
            <w:pPr>
              <w:pStyle w:val="Textotabela"/>
            </w:pPr>
            <w:r w:rsidRPr="00A164B9">
              <w:t>-0.6</w:t>
            </w:r>
          </w:p>
        </w:tc>
        <w:tc>
          <w:tcPr>
            <w:tcW w:w="842" w:type="dxa"/>
            <w:noWrap/>
            <w:hideMark/>
          </w:tcPr>
          <w:p w14:paraId="4636FFB1" w14:textId="77777777" w:rsidR="00C83186" w:rsidRPr="00A164B9" w:rsidRDefault="00C83186" w:rsidP="003B0C1E">
            <w:pPr>
              <w:pStyle w:val="Textotabela"/>
            </w:pPr>
            <w:r w:rsidRPr="00A164B9">
              <w:t>0.583</w:t>
            </w:r>
          </w:p>
        </w:tc>
      </w:tr>
      <w:tr w:rsidR="00C83186" w:rsidRPr="00A164B9" w14:paraId="2CADDA33" w14:textId="77777777" w:rsidTr="00A606F3">
        <w:trPr>
          <w:trHeight w:val="267"/>
        </w:trPr>
        <w:tc>
          <w:tcPr>
            <w:tcW w:w="3213" w:type="dxa"/>
            <w:noWrap/>
            <w:hideMark/>
          </w:tcPr>
          <w:p w14:paraId="4F1F5615" w14:textId="77777777" w:rsidR="00C83186" w:rsidRPr="00A164B9" w:rsidRDefault="00C83186" w:rsidP="003B0C1E">
            <w:pPr>
              <w:pStyle w:val="Textotabela"/>
            </w:pPr>
            <w:r w:rsidRPr="00A164B9">
              <w:t>Gasto Energético em Repouso</w:t>
            </w:r>
          </w:p>
        </w:tc>
        <w:tc>
          <w:tcPr>
            <w:tcW w:w="2129" w:type="dxa"/>
            <w:noWrap/>
            <w:hideMark/>
          </w:tcPr>
          <w:p w14:paraId="00364A23" w14:textId="77777777" w:rsidR="00C83186" w:rsidRPr="00A164B9" w:rsidRDefault="00C83186" w:rsidP="003B0C1E">
            <w:pPr>
              <w:pStyle w:val="Textotabela"/>
            </w:pPr>
            <w:r w:rsidRPr="00A164B9">
              <w:t>8.5 (8.2–8.8)</w:t>
            </w:r>
          </w:p>
        </w:tc>
        <w:tc>
          <w:tcPr>
            <w:tcW w:w="1995" w:type="dxa"/>
            <w:noWrap/>
            <w:hideMark/>
          </w:tcPr>
          <w:p w14:paraId="3DC6C069" w14:textId="77777777" w:rsidR="00C83186" w:rsidRPr="00A164B9" w:rsidRDefault="00C83186" w:rsidP="003B0C1E">
            <w:pPr>
              <w:pStyle w:val="Textotabela"/>
            </w:pPr>
            <w:r w:rsidRPr="00A164B9">
              <w:t>8.9 (8.7–9.1)</w:t>
            </w:r>
          </w:p>
        </w:tc>
        <w:tc>
          <w:tcPr>
            <w:tcW w:w="1007" w:type="dxa"/>
            <w:noWrap/>
            <w:hideMark/>
          </w:tcPr>
          <w:p w14:paraId="0CD04F9F" w14:textId="77777777" w:rsidR="00C83186" w:rsidRPr="00A164B9" w:rsidRDefault="00C83186" w:rsidP="003B0C1E">
            <w:pPr>
              <w:pStyle w:val="Textotabela"/>
            </w:pPr>
            <w:r w:rsidRPr="00A164B9">
              <w:t>-2.33</w:t>
            </w:r>
          </w:p>
        </w:tc>
        <w:tc>
          <w:tcPr>
            <w:tcW w:w="842" w:type="dxa"/>
            <w:noWrap/>
            <w:hideMark/>
          </w:tcPr>
          <w:p w14:paraId="2E8B2F99" w14:textId="77777777" w:rsidR="00C83186" w:rsidRPr="00A164B9" w:rsidRDefault="00C83186" w:rsidP="003B0C1E">
            <w:pPr>
              <w:pStyle w:val="Textotabela"/>
            </w:pPr>
            <w:r w:rsidRPr="00A164B9">
              <w:t>0.048*</w:t>
            </w:r>
          </w:p>
        </w:tc>
      </w:tr>
      <w:tr w:rsidR="00C83186" w:rsidRPr="00A164B9" w14:paraId="6322DC54" w14:textId="77777777" w:rsidTr="00A606F3">
        <w:trPr>
          <w:trHeight w:val="267"/>
        </w:trPr>
        <w:tc>
          <w:tcPr>
            <w:tcW w:w="3213" w:type="dxa"/>
            <w:noWrap/>
            <w:hideMark/>
          </w:tcPr>
          <w:p w14:paraId="2498934C" w14:textId="77777777" w:rsidR="00C83186" w:rsidRPr="00A164B9" w:rsidRDefault="00C83186" w:rsidP="003B0C1E">
            <w:pPr>
              <w:pStyle w:val="Textotabela"/>
            </w:pPr>
            <w:r w:rsidRPr="00A164B9">
              <w:t>Energia Armazenada</w:t>
            </w:r>
          </w:p>
        </w:tc>
        <w:tc>
          <w:tcPr>
            <w:tcW w:w="2129" w:type="dxa"/>
            <w:noWrap/>
            <w:hideMark/>
          </w:tcPr>
          <w:p w14:paraId="0C578A01" w14:textId="77777777" w:rsidR="00C83186" w:rsidRPr="00A164B9" w:rsidRDefault="00C83186" w:rsidP="003B0C1E">
            <w:pPr>
              <w:pStyle w:val="Textotabela"/>
            </w:pPr>
            <w:r w:rsidRPr="00A164B9">
              <w:t>1656.1 (1496.2–1816)</w:t>
            </w:r>
          </w:p>
        </w:tc>
        <w:tc>
          <w:tcPr>
            <w:tcW w:w="1995" w:type="dxa"/>
            <w:noWrap/>
            <w:hideMark/>
          </w:tcPr>
          <w:p w14:paraId="1555EF1B" w14:textId="77777777" w:rsidR="00C83186" w:rsidRPr="00A164B9" w:rsidRDefault="00C83186" w:rsidP="003B0C1E">
            <w:pPr>
              <w:pStyle w:val="Textotabela"/>
            </w:pPr>
            <w:r w:rsidRPr="00A164B9">
              <w:t>1714.7 (1498.3–1931.1)</w:t>
            </w:r>
          </w:p>
        </w:tc>
        <w:tc>
          <w:tcPr>
            <w:tcW w:w="1007" w:type="dxa"/>
            <w:noWrap/>
            <w:hideMark/>
          </w:tcPr>
          <w:p w14:paraId="1CC28EC4" w14:textId="77777777" w:rsidR="00C83186" w:rsidRPr="00A164B9" w:rsidRDefault="00C83186" w:rsidP="003B0C1E">
            <w:pPr>
              <w:pStyle w:val="Textotabela"/>
            </w:pPr>
            <w:r w:rsidRPr="00A164B9">
              <w:t>-0.43</w:t>
            </w:r>
          </w:p>
        </w:tc>
        <w:tc>
          <w:tcPr>
            <w:tcW w:w="842" w:type="dxa"/>
            <w:noWrap/>
            <w:hideMark/>
          </w:tcPr>
          <w:p w14:paraId="6EEBB244" w14:textId="77777777" w:rsidR="00C83186" w:rsidRPr="00A164B9" w:rsidRDefault="00C83186" w:rsidP="003B0C1E">
            <w:pPr>
              <w:pStyle w:val="Textotabela"/>
            </w:pPr>
            <w:r w:rsidRPr="00A164B9">
              <w:t>0.69</w:t>
            </w:r>
          </w:p>
        </w:tc>
      </w:tr>
      <w:tr w:rsidR="00C83186" w:rsidRPr="00A164B9" w14:paraId="576F95BA" w14:textId="77777777" w:rsidTr="00A606F3">
        <w:trPr>
          <w:trHeight w:val="267"/>
        </w:trPr>
        <w:tc>
          <w:tcPr>
            <w:tcW w:w="3213" w:type="dxa"/>
            <w:noWrap/>
            <w:hideMark/>
          </w:tcPr>
          <w:p w14:paraId="4B6B657F" w14:textId="77777777" w:rsidR="00C83186" w:rsidRPr="00A164B9" w:rsidRDefault="00C83186" w:rsidP="003B0C1E">
            <w:pPr>
              <w:pStyle w:val="Textotabela"/>
            </w:pPr>
            <w:r w:rsidRPr="00A164B9">
              <w:t>Massa de Gordura Absoluta</w:t>
            </w:r>
          </w:p>
        </w:tc>
        <w:tc>
          <w:tcPr>
            <w:tcW w:w="2129" w:type="dxa"/>
            <w:noWrap/>
            <w:hideMark/>
          </w:tcPr>
          <w:p w14:paraId="722190F3" w14:textId="77777777" w:rsidR="00C83186" w:rsidRPr="00A164B9" w:rsidRDefault="00C83186" w:rsidP="003B0C1E">
            <w:pPr>
              <w:pStyle w:val="Textotabela"/>
            </w:pPr>
            <w:r w:rsidRPr="00A164B9">
              <w:t>34.2 (30.1–38.3)</w:t>
            </w:r>
          </w:p>
        </w:tc>
        <w:tc>
          <w:tcPr>
            <w:tcW w:w="1995" w:type="dxa"/>
            <w:noWrap/>
            <w:hideMark/>
          </w:tcPr>
          <w:p w14:paraId="0CC2B5FD" w14:textId="77777777" w:rsidR="00C83186" w:rsidRPr="00A164B9" w:rsidRDefault="00C83186" w:rsidP="003B0C1E">
            <w:pPr>
              <w:pStyle w:val="Textotabela"/>
            </w:pPr>
            <w:r w:rsidRPr="00A164B9">
              <w:t>34.5 (28.7–40.4)</w:t>
            </w:r>
          </w:p>
        </w:tc>
        <w:tc>
          <w:tcPr>
            <w:tcW w:w="1007" w:type="dxa"/>
            <w:noWrap/>
            <w:hideMark/>
          </w:tcPr>
          <w:p w14:paraId="24CC5A31" w14:textId="77777777" w:rsidR="00C83186" w:rsidRPr="00A164B9" w:rsidRDefault="00C83186" w:rsidP="003B0C1E">
            <w:pPr>
              <w:pStyle w:val="Textotabela"/>
            </w:pPr>
            <w:r w:rsidRPr="00A164B9">
              <w:t>-0.09</w:t>
            </w:r>
          </w:p>
        </w:tc>
        <w:tc>
          <w:tcPr>
            <w:tcW w:w="842" w:type="dxa"/>
            <w:noWrap/>
            <w:hideMark/>
          </w:tcPr>
          <w:p w14:paraId="4EACD4E1" w14:textId="77777777" w:rsidR="00C83186" w:rsidRPr="00A164B9" w:rsidRDefault="00C83186" w:rsidP="003B0C1E">
            <w:pPr>
              <w:pStyle w:val="Textotabela"/>
            </w:pPr>
            <w:r w:rsidRPr="00A164B9">
              <w:t>0.934</w:t>
            </w:r>
          </w:p>
        </w:tc>
      </w:tr>
      <w:tr w:rsidR="00C83186" w:rsidRPr="00A164B9" w14:paraId="7E9AB435" w14:textId="77777777" w:rsidTr="00A606F3">
        <w:trPr>
          <w:trHeight w:val="267"/>
        </w:trPr>
        <w:tc>
          <w:tcPr>
            <w:tcW w:w="3213" w:type="dxa"/>
            <w:noWrap/>
            <w:hideMark/>
          </w:tcPr>
          <w:p w14:paraId="6ECFE02D" w14:textId="77777777" w:rsidR="00C83186" w:rsidRPr="00A164B9" w:rsidRDefault="00C83186" w:rsidP="003B0C1E">
            <w:pPr>
              <w:pStyle w:val="Textotabela"/>
            </w:pPr>
            <w:r w:rsidRPr="00A164B9">
              <w:t>Índice de Massa de Gordura</w:t>
            </w:r>
          </w:p>
        </w:tc>
        <w:tc>
          <w:tcPr>
            <w:tcW w:w="2129" w:type="dxa"/>
            <w:noWrap/>
            <w:hideMark/>
          </w:tcPr>
          <w:p w14:paraId="37D815DC" w14:textId="77777777" w:rsidR="00C83186" w:rsidRPr="00A164B9" w:rsidRDefault="00C83186" w:rsidP="003B0C1E">
            <w:pPr>
              <w:pStyle w:val="Textotabela"/>
            </w:pPr>
            <w:r w:rsidRPr="00A164B9">
              <w:t>11 (9.7–12.3)</w:t>
            </w:r>
          </w:p>
        </w:tc>
        <w:tc>
          <w:tcPr>
            <w:tcW w:w="1995" w:type="dxa"/>
            <w:noWrap/>
            <w:hideMark/>
          </w:tcPr>
          <w:p w14:paraId="77CB67F8" w14:textId="77777777" w:rsidR="00C83186" w:rsidRPr="00A164B9" w:rsidRDefault="00C83186" w:rsidP="003B0C1E">
            <w:pPr>
              <w:pStyle w:val="Textotabela"/>
            </w:pPr>
            <w:r w:rsidRPr="00A164B9">
              <w:t>10.8 (9.1–12.5)</w:t>
            </w:r>
          </w:p>
        </w:tc>
        <w:tc>
          <w:tcPr>
            <w:tcW w:w="1007" w:type="dxa"/>
            <w:noWrap/>
            <w:hideMark/>
          </w:tcPr>
          <w:p w14:paraId="51608722" w14:textId="77777777" w:rsidR="00C83186" w:rsidRPr="00A164B9" w:rsidRDefault="00C83186" w:rsidP="003B0C1E">
            <w:pPr>
              <w:pStyle w:val="Textotabela"/>
            </w:pPr>
            <w:r w:rsidRPr="00A164B9">
              <w:t>0.21</w:t>
            </w:r>
          </w:p>
        </w:tc>
        <w:tc>
          <w:tcPr>
            <w:tcW w:w="842" w:type="dxa"/>
            <w:noWrap/>
            <w:hideMark/>
          </w:tcPr>
          <w:p w14:paraId="7F2D0EB8" w14:textId="77777777" w:rsidR="00C83186" w:rsidRPr="00A164B9" w:rsidRDefault="00C83186" w:rsidP="003B0C1E">
            <w:pPr>
              <w:pStyle w:val="Textotabela"/>
            </w:pPr>
            <w:r w:rsidRPr="00A164B9">
              <w:t>0.846</w:t>
            </w:r>
          </w:p>
        </w:tc>
      </w:tr>
      <w:tr w:rsidR="00C83186" w:rsidRPr="00A164B9" w14:paraId="3F3AD8AC" w14:textId="77777777" w:rsidTr="00A606F3">
        <w:trPr>
          <w:trHeight w:val="267"/>
        </w:trPr>
        <w:tc>
          <w:tcPr>
            <w:tcW w:w="3213" w:type="dxa"/>
            <w:noWrap/>
            <w:hideMark/>
          </w:tcPr>
          <w:p w14:paraId="10004FC4" w14:textId="77777777" w:rsidR="00C83186" w:rsidRPr="00A164B9" w:rsidRDefault="00C83186" w:rsidP="003B0C1E">
            <w:pPr>
              <w:pStyle w:val="Textotabela"/>
            </w:pPr>
            <w:r w:rsidRPr="00A164B9">
              <w:t>Massa de Gordura Relativa</w:t>
            </w:r>
          </w:p>
        </w:tc>
        <w:tc>
          <w:tcPr>
            <w:tcW w:w="2129" w:type="dxa"/>
            <w:noWrap/>
            <w:hideMark/>
          </w:tcPr>
          <w:p w14:paraId="7700C514" w14:textId="77777777" w:rsidR="00C83186" w:rsidRPr="00A164B9" w:rsidRDefault="00C83186" w:rsidP="003B0C1E">
            <w:pPr>
              <w:pStyle w:val="Textotabela"/>
            </w:pPr>
            <w:r w:rsidRPr="00A164B9">
              <w:t>34.6 (30.9–38.3)</w:t>
            </w:r>
          </w:p>
        </w:tc>
        <w:tc>
          <w:tcPr>
            <w:tcW w:w="1995" w:type="dxa"/>
            <w:noWrap/>
            <w:hideMark/>
          </w:tcPr>
          <w:p w14:paraId="739576EA" w14:textId="77777777" w:rsidR="00C83186" w:rsidRPr="00A164B9" w:rsidRDefault="00C83186" w:rsidP="003B0C1E">
            <w:pPr>
              <w:pStyle w:val="Textotabela"/>
            </w:pPr>
            <w:r w:rsidRPr="00A164B9">
              <w:t>31.6 (27.1–36.1)</w:t>
            </w:r>
          </w:p>
        </w:tc>
        <w:tc>
          <w:tcPr>
            <w:tcW w:w="1007" w:type="dxa"/>
            <w:noWrap/>
            <w:hideMark/>
          </w:tcPr>
          <w:p w14:paraId="47FFE95E" w14:textId="77777777" w:rsidR="00C83186" w:rsidRPr="00A164B9" w:rsidRDefault="00C83186" w:rsidP="003B0C1E">
            <w:pPr>
              <w:pStyle w:val="Textotabela"/>
            </w:pPr>
            <w:r w:rsidRPr="00A164B9">
              <w:t>1.01</w:t>
            </w:r>
          </w:p>
        </w:tc>
        <w:tc>
          <w:tcPr>
            <w:tcW w:w="842" w:type="dxa"/>
            <w:noWrap/>
            <w:hideMark/>
          </w:tcPr>
          <w:p w14:paraId="3FA88674" w14:textId="77777777" w:rsidR="00C83186" w:rsidRPr="00A164B9" w:rsidRDefault="00C83186" w:rsidP="003B0C1E">
            <w:pPr>
              <w:pStyle w:val="Textotabela"/>
            </w:pPr>
            <w:r w:rsidRPr="00A164B9">
              <w:t>0.362</w:t>
            </w:r>
          </w:p>
        </w:tc>
      </w:tr>
      <w:tr w:rsidR="00C83186" w:rsidRPr="00A164B9" w14:paraId="28A3D7F8" w14:textId="77777777" w:rsidTr="00A606F3">
        <w:trPr>
          <w:trHeight w:val="267"/>
        </w:trPr>
        <w:tc>
          <w:tcPr>
            <w:tcW w:w="3213" w:type="dxa"/>
            <w:noWrap/>
            <w:hideMark/>
          </w:tcPr>
          <w:p w14:paraId="4F9711BB" w14:textId="77777777" w:rsidR="00C83186" w:rsidRPr="00A164B9" w:rsidRDefault="00C83186" w:rsidP="003B0C1E">
            <w:pPr>
              <w:pStyle w:val="Textotabela"/>
            </w:pPr>
            <w:r w:rsidRPr="00A164B9">
              <w:t>Massa Livre de Gordura Absoluta</w:t>
            </w:r>
          </w:p>
        </w:tc>
        <w:tc>
          <w:tcPr>
            <w:tcW w:w="2129" w:type="dxa"/>
            <w:noWrap/>
            <w:hideMark/>
          </w:tcPr>
          <w:p w14:paraId="71900534" w14:textId="77777777" w:rsidR="00C83186" w:rsidRPr="00A164B9" w:rsidRDefault="00C83186" w:rsidP="003B0C1E">
            <w:pPr>
              <w:pStyle w:val="Textotabela"/>
            </w:pPr>
            <w:r w:rsidRPr="00A164B9">
              <w:t>64.7 (59.2–70.3)</w:t>
            </w:r>
          </w:p>
        </w:tc>
        <w:tc>
          <w:tcPr>
            <w:tcW w:w="1995" w:type="dxa"/>
            <w:noWrap/>
            <w:hideMark/>
          </w:tcPr>
          <w:p w14:paraId="3D2486AA" w14:textId="77777777" w:rsidR="00C83186" w:rsidRPr="00A164B9" w:rsidRDefault="00C83186" w:rsidP="003B0C1E">
            <w:pPr>
              <w:pStyle w:val="Textotabela"/>
            </w:pPr>
            <w:r w:rsidRPr="00A164B9">
              <w:t>74.5 (70.8–78.2)</w:t>
            </w:r>
          </w:p>
        </w:tc>
        <w:tc>
          <w:tcPr>
            <w:tcW w:w="1007" w:type="dxa"/>
            <w:noWrap/>
            <w:hideMark/>
          </w:tcPr>
          <w:p w14:paraId="3D4EFB74" w14:textId="77777777" w:rsidR="00C83186" w:rsidRPr="00A164B9" w:rsidRDefault="00C83186" w:rsidP="003B0C1E">
            <w:pPr>
              <w:pStyle w:val="Textotabela"/>
            </w:pPr>
            <w:r w:rsidRPr="00A164B9">
              <w:t>-2.89</w:t>
            </w:r>
          </w:p>
        </w:tc>
        <w:tc>
          <w:tcPr>
            <w:tcW w:w="842" w:type="dxa"/>
            <w:noWrap/>
            <w:hideMark/>
          </w:tcPr>
          <w:p w14:paraId="1A1166DC" w14:textId="77777777" w:rsidR="00C83186" w:rsidRPr="00A164B9" w:rsidRDefault="00C83186" w:rsidP="003B0C1E">
            <w:pPr>
              <w:pStyle w:val="Textotabela"/>
            </w:pPr>
            <w:r w:rsidRPr="00A164B9">
              <w:t>0.021*</w:t>
            </w:r>
          </w:p>
        </w:tc>
      </w:tr>
      <w:tr w:rsidR="00C83186" w:rsidRPr="00A164B9" w14:paraId="6D834239" w14:textId="77777777" w:rsidTr="00A606F3">
        <w:trPr>
          <w:trHeight w:val="267"/>
        </w:trPr>
        <w:tc>
          <w:tcPr>
            <w:tcW w:w="3213" w:type="dxa"/>
            <w:noWrap/>
            <w:hideMark/>
          </w:tcPr>
          <w:p w14:paraId="30A11AF6" w14:textId="77777777" w:rsidR="00C83186" w:rsidRPr="00A164B9" w:rsidRDefault="00C83186" w:rsidP="003B0C1E">
            <w:pPr>
              <w:pStyle w:val="Textotabela"/>
            </w:pPr>
            <w:r w:rsidRPr="00A164B9">
              <w:t>Índice de Massa Livre de Gordura</w:t>
            </w:r>
          </w:p>
        </w:tc>
        <w:tc>
          <w:tcPr>
            <w:tcW w:w="2129" w:type="dxa"/>
            <w:noWrap/>
            <w:hideMark/>
          </w:tcPr>
          <w:p w14:paraId="2F942F5A" w14:textId="77777777" w:rsidR="00C83186" w:rsidRPr="00A164B9" w:rsidRDefault="00C83186" w:rsidP="003B0C1E">
            <w:pPr>
              <w:pStyle w:val="Textotabela"/>
            </w:pPr>
            <w:r w:rsidRPr="00A164B9">
              <w:t>20.8 (19.5–22.1)</w:t>
            </w:r>
          </w:p>
        </w:tc>
        <w:tc>
          <w:tcPr>
            <w:tcW w:w="1995" w:type="dxa"/>
            <w:noWrap/>
            <w:hideMark/>
          </w:tcPr>
          <w:p w14:paraId="62E95D52" w14:textId="77777777" w:rsidR="00C83186" w:rsidRPr="00A164B9" w:rsidRDefault="00C83186" w:rsidP="003B0C1E">
            <w:pPr>
              <w:pStyle w:val="Textotabela"/>
            </w:pPr>
            <w:r w:rsidRPr="00A164B9">
              <w:t>23.3 (21.9–24.7)</w:t>
            </w:r>
          </w:p>
        </w:tc>
        <w:tc>
          <w:tcPr>
            <w:tcW w:w="1007" w:type="dxa"/>
            <w:noWrap/>
            <w:hideMark/>
          </w:tcPr>
          <w:p w14:paraId="2DADF386" w14:textId="77777777" w:rsidR="00C83186" w:rsidRPr="00A164B9" w:rsidRDefault="00C83186" w:rsidP="003B0C1E">
            <w:pPr>
              <w:pStyle w:val="Textotabela"/>
            </w:pPr>
            <w:r w:rsidRPr="00A164B9">
              <w:t>-2.55</w:t>
            </w:r>
          </w:p>
        </w:tc>
        <w:tc>
          <w:tcPr>
            <w:tcW w:w="842" w:type="dxa"/>
            <w:noWrap/>
            <w:hideMark/>
          </w:tcPr>
          <w:p w14:paraId="05642244" w14:textId="77777777" w:rsidR="00C83186" w:rsidRPr="00A164B9" w:rsidRDefault="00C83186" w:rsidP="003B0C1E">
            <w:pPr>
              <w:pStyle w:val="Textotabela"/>
            </w:pPr>
            <w:r w:rsidRPr="00A164B9">
              <w:t>0.045*</w:t>
            </w:r>
          </w:p>
        </w:tc>
      </w:tr>
      <w:tr w:rsidR="00C83186" w:rsidRPr="00A164B9" w14:paraId="6C700313" w14:textId="77777777" w:rsidTr="00A606F3">
        <w:trPr>
          <w:trHeight w:val="267"/>
        </w:trPr>
        <w:tc>
          <w:tcPr>
            <w:tcW w:w="3213" w:type="dxa"/>
            <w:noWrap/>
            <w:hideMark/>
          </w:tcPr>
          <w:p w14:paraId="5F907566" w14:textId="77777777" w:rsidR="00C83186" w:rsidRPr="00A164B9" w:rsidRDefault="00C83186" w:rsidP="003B0C1E">
            <w:pPr>
              <w:pStyle w:val="Textotabela"/>
            </w:pPr>
            <w:r w:rsidRPr="00A164B9">
              <w:t>Massa Livre de Gordura Relativa</w:t>
            </w:r>
          </w:p>
        </w:tc>
        <w:tc>
          <w:tcPr>
            <w:tcW w:w="2129" w:type="dxa"/>
            <w:noWrap/>
            <w:hideMark/>
          </w:tcPr>
          <w:p w14:paraId="43F4AB16" w14:textId="77777777" w:rsidR="00C83186" w:rsidRPr="00A164B9" w:rsidRDefault="00C83186" w:rsidP="003B0C1E">
            <w:pPr>
              <w:pStyle w:val="Textotabela"/>
            </w:pPr>
            <w:r w:rsidRPr="00A164B9">
              <w:t>65.4 (61.7–69.1)</w:t>
            </w:r>
          </w:p>
        </w:tc>
        <w:tc>
          <w:tcPr>
            <w:tcW w:w="1995" w:type="dxa"/>
            <w:noWrap/>
            <w:hideMark/>
          </w:tcPr>
          <w:p w14:paraId="1C544D73" w14:textId="77777777" w:rsidR="00C83186" w:rsidRPr="00A164B9" w:rsidRDefault="00C83186" w:rsidP="003B0C1E">
            <w:pPr>
              <w:pStyle w:val="Textotabela"/>
            </w:pPr>
            <w:r w:rsidRPr="00A164B9">
              <w:t>68.4 (63.9–72.9)</w:t>
            </w:r>
          </w:p>
        </w:tc>
        <w:tc>
          <w:tcPr>
            <w:tcW w:w="1007" w:type="dxa"/>
            <w:noWrap/>
            <w:hideMark/>
          </w:tcPr>
          <w:p w14:paraId="692C022D" w14:textId="77777777" w:rsidR="00C83186" w:rsidRPr="00A164B9" w:rsidRDefault="00C83186" w:rsidP="003B0C1E">
            <w:pPr>
              <w:pStyle w:val="Textotabela"/>
            </w:pPr>
            <w:r w:rsidRPr="00A164B9">
              <w:t>-1.01</w:t>
            </w:r>
          </w:p>
        </w:tc>
        <w:tc>
          <w:tcPr>
            <w:tcW w:w="842" w:type="dxa"/>
            <w:noWrap/>
            <w:hideMark/>
          </w:tcPr>
          <w:p w14:paraId="585C6A8A" w14:textId="77777777" w:rsidR="00C83186" w:rsidRPr="00A164B9" w:rsidRDefault="00C83186" w:rsidP="003B0C1E">
            <w:pPr>
              <w:pStyle w:val="Textotabela"/>
            </w:pPr>
            <w:r w:rsidRPr="00A164B9">
              <w:t>0.362</w:t>
            </w:r>
          </w:p>
        </w:tc>
      </w:tr>
      <w:tr w:rsidR="00C83186" w:rsidRPr="00A164B9" w14:paraId="29C6435B" w14:textId="77777777" w:rsidTr="00A606F3">
        <w:trPr>
          <w:trHeight w:val="267"/>
        </w:trPr>
        <w:tc>
          <w:tcPr>
            <w:tcW w:w="3213" w:type="dxa"/>
            <w:noWrap/>
            <w:hideMark/>
          </w:tcPr>
          <w:p w14:paraId="2032F307" w14:textId="77777777" w:rsidR="00C83186" w:rsidRPr="00A164B9" w:rsidRDefault="00C83186" w:rsidP="003B0C1E">
            <w:pPr>
              <w:pStyle w:val="Textotabela"/>
            </w:pPr>
            <w:r w:rsidRPr="00A164B9">
              <w:t>MME corporal total</w:t>
            </w:r>
          </w:p>
        </w:tc>
        <w:tc>
          <w:tcPr>
            <w:tcW w:w="2129" w:type="dxa"/>
            <w:noWrap/>
            <w:hideMark/>
          </w:tcPr>
          <w:p w14:paraId="5DA2286F" w14:textId="77777777" w:rsidR="00C83186" w:rsidRPr="00A164B9" w:rsidRDefault="00C83186" w:rsidP="003B0C1E">
            <w:pPr>
              <w:pStyle w:val="Textotabela"/>
            </w:pPr>
            <w:r w:rsidRPr="00A164B9">
              <w:t>32.9 (30.3–35.6)</w:t>
            </w:r>
          </w:p>
        </w:tc>
        <w:tc>
          <w:tcPr>
            <w:tcW w:w="1995" w:type="dxa"/>
            <w:noWrap/>
            <w:hideMark/>
          </w:tcPr>
          <w:p w14:paraId="30F622CF" w14:textId="77777777" w:rsidR="00C83186" w:rsidRPr="00A164B9" w:rsidRDefault="00C83186" w:rsidP="003B0C1E">
            <w:pPr>
              <w:pStyle w:val="Textotabela"/>
            </w:pPr>
            <w:r w:rsidRPr="00A164B9">
              <w:t>37.1 (35.5–38.6)</w:t>
            </w:r>
          </w:p>
        </w:tc>
        <w:tc>
          <w:tcPr>
            <w:tcW w:w="1007" w:type="dxa"/>
            <w:noWrap/>
            <w:hideMark/>
          </w:tcPr>
          <w:p w14:paraId="6DA23C08" w14:textId="77777777" w:rsidR="00C83186" w:rsidRPr="00A164B9" w:rsidRDefault="00C83186" w:rsidP="003B0C1E">
            <w:pPr>
              <w:pStyle w:val="Textotabela"/>
            </w:pPr>
            <w:r w:rsidRPr="00A164B9">
              <w:t>-2.66</w:t>
            </w:r>
          </w:p>
        </w:tc>
        <w:tc>
          <w:tcPr>
            <w:tcW w:w="842" w:type="dxa"/>
            <w:noWrap/>
            <w:hideMark/>
          </w:tcPr>
          <w:p w14:paraId="03E60123" w14:textId="77777777" w:rsidR="00C83186" w:rsidRPr="00A164B9" w:rsidRDefault="00C83186" w:rsidP="003B0C1E">
            <w:pPr>
              <w:pStyle w:val="Textotabela"/>
            </w:pPr>
            <w:r w:rsidRPr="00A164B9">
              <w:t>0.029*</w:t>
            </w:r>
          </w:p>
        </w:tc>
      </w:tr>
      <w:tr w:rsidR="00C83186" w:rsidRPr="00A164B9" w14:paraId="1A2EFBA1" w14:textId="77777777" w:rsidTr="00A606F3">
        <w:trPr>
          <w:trHeight w:val="267"/>
        </w:trPr>
        <w:tc>
          <w:tcPr>
            <w:tcW w:w="3213" w:type="dxa"/>
            <w:noWrap/>
            <w:hideMark/>
          </w:tcPr>
          <w:p w14:paraId="3612B0E8" w14:textId="77777777" w:rsidR="00C83186" w:rsidRPr="00A164B9" w:rsidRDefault="00C83186" w:rsidP="003B0C1E">
            <w:pPr>
              <w:pStyle w:val="Textotabela"/>
            </w:pPr>
            <w:r w:rsidRPr="00A164B9">
              <w:t>MME do Tronco</w:t>
            </w:r>
          </w:p>
        </w:tc>
        <w:tc>
          <w:tcPr>
            <w:tcW w:w="2129" w:type="dxa"/>
            <w:noWrap/>
            <w:hideMark/>
          </w:tcPr>
          <w:p w14:paraId="06198CA0" w14:textId="77777777" w:rsidR="00C83186" w:rsidRPr="00A164B9" w:rsidRDefault="00C83186" w:rsidP="003B0C1E">
            <w:pPr>
              <w:pStyle w:val="Textotabela"/>
            </w:pPr>
            <w:r w:rsidRPr="00A164B9">
              <w:t>15.1 (13.5–16.7)</w:t>
            </w:r>
          </w:p>
        </w:tc>
        <w:tc>
          <w:tcPr>
            <w:tcW w:w="1995" w:type="dxa"/>
            <w:noWrap/>
            <w:hideMark/>
          </w:tcPr>
          <w:p w14:paraId="1D348F86" w14:textId="77777777" w:rsidR="00C83186" w:rsidRPr="00A164B9" w:rsidRDefault="00C83186" w:rsidP="003B0C1E">
            <w:pPr>
              <w:pStyle w:val="Textotabela"/>
            </w:pPr>
            <w:r w:rsidRPr="00A164B9">
              <w:t>16.7 (16–17.3)</w:t>
            </w:r>
          </w:p>
        </w:tc>
        <w:tc>
          <w:tcPr>
            <w:tcW w:w="1007" w:type="dxa"/>
            <w:noWrap/>
            <w:hideMark/>
          </w:tcPr>
          <w:p w14:paraId="0472C068" w14:textId="77777777" w:rsidR="00C83186" w:rsidRPr="00A164B9" w:rsidRDefault="00C83186" w:rsidP="003B0C1E">
            <w:pPr>
              <w:pStyle w:val="Textotabela"/>
            </w:pPr>
            <w:r w:rsidRPr="00A164B9">
              <w:t>-1.77</w:t>
            </w:r>
          </w:p>
        </w:tc>
        <w:tc>
          <w:tcPr>
            <w:tcW w:w="842" w:type="dxa"/>
            <w:noWrap/>
            <w:hideMark/>
          </w:tcPr>
          <w:p w14:paraId="414BF627" w14:textId="77777777" w:rsidR="00C83186" w:rsidRPr="00A164B9" w:rsidRDefault="00C83186" w:rsidP="003B0C1E">
            <w:pPr>
              <w:pStyle w:val="Textotabela"/>
            </w:pPr>
            <w:r w:rsidRPr="00A164B9">
              <w:t>0.118</w:t>
            </w:r>
          </w:p>
        </w:tc>
      </w:tr>
      <w:tr w:rsidR="00C83186" w:rsidRPr="00A164B9" w14:paraId="1A6B0E6E" w14:textId="77777777" w:rsidTr="00A606F3">
        <w:trPr>
          <w:trHeight w:val="267"/>
        </w:trPr>
        <w:tc>
          <w:tcPr>
            <w:tcW w:w="3213" w:type="dxa"/>
            <w:noWrap/>
            <w:hideMark/>
          </w:tcPr>
          <w:p w14:paraId="17781194" w14:textId="77777777" w:rsidR="00C83186" w:rsidRPr="00A164B9" w:rsidRDefault="00C83186" w:rsidP="003B0C1E">
            <w:pPr>
              <w:pStyle w:val="Textotabela"/>
            </w:pPr>
            <w:r w:rsidRPr="00A164B9">
              <w:t>MME do Braço Direito</w:t>
            </w:r>
          </w:p>
        </w:tc>
        <w:tc>
          <w:tcPr>
            <w:tcW w:w="2129" w:type="dxa"/>
            <w:noWrap/>
            <w:hideMark/>
          </w:tcPr>
          <w:p w14:paraId="7447162E" w14:textId="77777777" w:rsidR="00C83186" w:rsidRPr="00A164B9" w:rsidRDefault="00C83186" w:rsidP="003B0C1E">
            <w:pPr>
              <w:pStyle w:val="Textotabela"/>
            </w:pPr>
            <w:r w:rsidRPr="00A164B9">
              <w:t>2 (1.8–2.3)</w:t>
            </w:r>
          </w:p>
        </w:tc>
        <w:tc>
          <w:tcPr>
            <w:tcW w:w="1995" w:type="dxa"/>
            <w:noWrap/>
            <w:hideMark/>
          </w:tcPr>
          <w:p w14:paraId="662AE47C" w14:textId="77777777" w:rsidR="00C83186" w:rsidRPr="00A164B9" w:rsidRDefault="00C83186" w:rsidP="003B0C1E">
            <w:pPr>
              <w:pStyle w:val="Textotabela"/>
            </w:pPr>
            <w:r w:rsidRPr="00A164B9">
              <w:t>2.3 (2.2–2.4)</w:t>
            </w:r>
          </w:p>
        </w:tc>
        <w:tc>
          <w:tcPr>
            <w:tcW w:w="1007" w:type="dxa"/>
            <w:noWrap/>
            <w:hideMark/>
          </w:tcPr>
          <w:p w14:paraId="168C59F7" w14:textId="77777777" w:rsidR="00C83186" w:rsidRPr="00A164B9" w:rsidRDefault="00C83186" w:rsidP="003B0C1E">
            <w:pPr>
              <w:pStyle w:val="Textotabela"/>
            </w:pPr>
            <w:r w:rsidRPr="00A164B9">
              <w:t>-2.07</w:t>
            </w:r>
          </w:p>
        </w:tc>
        <w:tc>
          <w:tcPr>
            <w:tcW w:w="842" w:type="dxa"/>
            <w:noWrap/>
            <w:hideMark/>
          </w:tcPr>
          <w:p w14:paraId="2164284E" w14:textId="77777777" w:rsidR="00C83186" w:rsidRPr="00A164B9" w:rsidRDefault="00C83186" w:rsidP="003B0C1E">
            <w:pPr>
              <w:pStyle w:val="Textotabela"/>
            </w:pPr>
            <w:r w:rsidRPr="00A164B9">
              <w:t>0.076</w:t>
            </w:r>
          </w:p>
        </w:tc>
      </w:tr>
      <w:tr w:rsidR="00C83186" w:rsidRPr="00A164B9" w14:paraId="0262B6CB" w14:textId="77777777" w:rsidTr="00A606F3">
        <w:trPr>
          <w:trHeight w:val="267"/>
        </w:trPr>
        <w:tc>
          <w:tcPr>
            <w:tcW w:w="3213" w:type="dxa"/>
            <w:noWrap/>
            <w:hideMark/>
          </w:tcPr>
          <w:p w14:paraId="1815607D" w14:textId="77777777" w:rsidR="00C83186" w:rsidRPr="00A164B9" w:rsidRDefault="00C83186" w:rsidP="003B0C1E">
            <w:pPr>
              <w:pStyle w:val="Textotabela"/>
            </w:pPr>
            <w:r w:rsidRPr="00A164B9">
              <w:t>MME do Braço Esquerdo</w:t>
            </w:r>
          </w:p>
        </w:tc>
        <w:tc>
          <w:tcPr>
            <w:tcW w:w="2129" w:type="dxa"/>
            <w:noWrap/>
            <w:hideMark/>
          </w:tcPr>
          <w:p w14:paraId="07235CAD" w14:textId="77777777" w:rsidR="00C83186" w:rsidRPr="00A164B9" w:rsidRDefault="00C83186" w:rsidP="003B0C1E">
            <w:pPr>
              <w:pStyle w:val="Textotabela"/>
            </w:pPr>
            <w:r w:rsidRPr="00A164B9">
              <w:t>2 (1.8–2.2)</w:t>
            </w:r>
          </w:p>
        </w:tc>
        <w:tc>
          <w:tcPr>
            <w:tcW w:w="1995" w:type="dxa"/>
            <w:noWrap/>
            <w:hideMark/>
          </w:tcPr>
          <w:p w14:paraId="72A71457" w14:textId="77777777" w:rsidR="00C83186" w:rsidRPr="00A164B9" w:rsidRDefault="00C83186" w:rsidP="003B0C1E">
            <w:pPr>
              <w:pStyle w:val="Textotabela"/>
            </w:pPr>
            <w:r w:rsidRPr="00A164B9">
              <w:t>2.3 (2.2–2.4)</w:t>
            </w:r>
          </w:p>
        </w:tc>
        <w:tc>
          <w:tcPr>
            <w:tcW w:w="1007" w:type="dxa"/>
            <w:noWrap/>
            <w:hideMark/>
          </w:tcPr>
          <w:p w14:paraId="0EC42FFD" w14:textId="77777777" w:rsidR="00C83186" w:rsidRPr="00A164B9" w:rsidRDefault="00C83186" w:rsidP="003B0C1E">
            <w:pPr>
              <w:pStyle w:val="Textotabela"/>
            </w:pPr>
            <w:r w:rsidRPr="00A164B9">
              <w:t>-2.6</w:t>
            </w:r>
          </w:p>
        </w:tc>
        <w:tc>
          <w:tcPr>
            <w:tcW w:w="842" w:type="dxa"/>
            <w:noWrap/>
            <w:hideMark/>
          </w:tcPr>
          <w:p w14:paraId="1771C36C" w14:textId="77777777" w:rsidR="00C83186" w:rsidRPr="00A164B9" w:rsidRDefault="00C83186" w:rsidP="003B0C1E">
            <w:pPr>
              <w:pStyle w:val="Textotabela"/>
            </w:pPr>
            <w:r w:rsidRPr="00A164B9">
              <w:t>0.032*</w:t>
            </w:r>
          </w:p>
        </w:tc>
      </w:tr>
      <w:tr w:rsidR="00C83186" w:rsidRPr="00A164B9" w14:paraId="5643F33E" w14:textId="77777777" w:rsidTr="00A606F3">
        <w:trPr>
          <w:trHeight w:val="267"/>
        </w:trPr>
        <w:tc>
          <w:tcPr>
            <w:tcW w:w="3213" w:type="dxa"/>
            <w:noWrap/>
            <w:hideMark/>
          </w:tcPr>
          <w:p w14:paraId="200B31D6" w14:textId="77777777" w:rsidR="00C83186" w:rsidRPr="00A164B9" w:rsidRDefault="00C83186" w:rsidP="003B0C1E">
            <w:pPr>
              <w:pStyle w:val="Textotabela"/>
            </w:pPr>
            <w:r w:rsidRPr="00A164B9">
              <w:t>MME da Perna Direita</w:t>
            </w:r>
          </w:p>
        </w:tc>
        <w:tc>
          <w:tcPr>
            <w:tcW w:w="2129" w:type="dxa"/>
            <w:noWrap/>
            <w:hideMark/>
          </w:tcPr>
          <w:p w14:paraId="68839909" w14:textId="77777777" w:rsidR="00C83186" w:rsidRPr="00A164B9" w:rsidRDefault="00C83186" w:rsidP="003B0C1E">
            <w:pPr>
              <w:pStyle w:val="Textotabela"/>
            </w:pPr>
            <w:r w:rsidRPr="00A164B9">
              <w:t>6.8 (6.5–7.2)</w:t>
            </w:r>
          </w:p>
        </w:tc>
        <w:tc>
          <w:tcPr>
            <w:tcW w:w="1995" w:type="dxa"/>
            <w:noWrap/>
            <w:hideMark/>
          </w:tcPr>
          <w:p w14:paraId="1B92EB41" w14:textId="77777777" w:rsidR="00C83186" w:rsidRPr="00A164B9" w:rsidRDefault="00C83186" w:rsidP="003B0C1E">
            <w:pPr>
              <w:pStyle w:val="Textotabela"/>
            </w:pPr>
            <w:r w:rsidRPr="00A164B9">
              <w:t>7.8 (7.2–8.5)</w:t>
            </w:r>
          </w:p>
        </w:tc>
        <w:tc>
          <w:tcPr>
            <w:tcW w:w="1007" w:type="dxa"/>
            <w:noWrap/>
            <w:hideMark/>
          </w:tcPr>
          <w:p w14:paraId="6E57CF30" w14:textId="77777777" w:rsidR="00C83186" w:rsidRPr="00A164B9" w:rsidRDefault="00C83186" w:rsidP="003B0C1E">
            <w:pPr>
              <w:pStyle w:val="Textotabela"/>
            </w:pPr>
            <w:r w:rsidRPr="00A164B9">
              <w:t>-2.64</w:t>
            </w:r>
          </w:p>
        </w:tc>
        <w:tc>
          <w:tcPr>
            <w:tcW w:w="842" w:type="dxa"/>
            <w:noWrap/>
            <w:hideMark/>
          </w:tcPr>
          <w:p w14:paraId="39B45594" w14:textId="77777777" w:rsidR="00C83186" w:rsidRPr="00A164B9" w:rsidRDefault="00C83186" w:rsidP="003B0C1E">
            <w:pPr>
              <w:pStyle w:val="Textotabela"/>
            </w:pPr>
            <w:r w:rsidRPr="00A164B9">
              <w:t>0.073</w:t>
            </w:r>
          </w:p>
        </w:tc>
      </w:tr>
      <w:tr w:rsidR="00C83186" w:rsidRPr="00A164B9" w14:paraId="677C4550" w14:textId="77777777" w:rsidTr="00A606F3">
        <w:trPr>
          <w:trHeight w:val="267"/>
        </w:trPr>
        <w:tc>
          <w:tcPr>
            <w:tcW w:w="3213" w:type="dxa"/>
            <w:noWrap/>
            <w:hideMark/>
          </w:tcPr>
          <w:p w14:paraId="07D7819F" w14:textId="77777777" w:rsidR="00C83186" w:rsidRPr="00A164B9" w:rsidRDefault="00C83186" w:rsidP="003B0C1E">
            <w:pPr>
              <w:pStyle w:val="Textotabela"/>
            </w:pPr>
            <w:r w:rsidRPr="00A164B9">
              <w:t>MME da Perna Esquerda</w:t>
            </w:r>
          </w:p>
        </w:tc>
        <w:tc>
          <w:tcPr>
            <w:tcW w:w="2129" w:type="dxa"/>
            <w:noWrap/>
            <w:hideMark/>
          </w:tcPr>
          <w:p w14:paraId="71945A0B" w14:textId="77777777" w:rsidR="00C83186" w:rsidRPr="00A164B9" w:rsidRDefault="00C83186" w:rsidP="003B0C1E">
            <w:pPr>
              <w:pStyle w:val="Textotabela"/>
            </w:pPr>
            <w:r w:rsidRPr="00A164B9">
              <w:t>7 (6.6–7.4)</w:t>
            </w:r>
          </w:p>
        </w:tc>
        <w:tc>
          <w:tcPr>
            <w:tcW w:w="1995" w:type="dxa"/>
            <w:noWrap/>
            <w:hideMark/>
          </w:tcPr>
          <w:p w14:paraId="634F5B6B" w14:textId="77777777" w:rsidR="00C83186" w:rsidRPr="00A164B9" w:rsidRDefault="00C83186" w:rsidP="003B0C1E">
            <w:pPr>
              <w:pStyle w:val="Textotabela"/>
            </w:pPr>
            <w:r w:rsidRPr="00A164B9">
              <w:t>7.9 (7.4–8.4)</w:t>
            </w:r>
          </w:p>
        </w:tc>
        <w:tc>
          <w:tcPr>
            <w:tcW w:w="1007" w:type="dxa"/>
            <w:noWrap/>
            <w:hideMark/>
          </w:tcPr>
          <w:p w14:paraId="767308A3" w14:textId="77777777" w:rsidR="00C83186" w:rsidRPr="00A164B9" w:rsidRDefault="00C83186" w:rsidP="003B0C1E">
            <w:pPr>
              <w:pStyle w:val="Textotabela"/>
            </w:pPr>
            <w:r w:rsidRPr="00A164B9">
              <w:t>-2.96</w:t>
            </w:r>
          </w:p>
        </w:tc>
        <w:tc>
          <w:tcPr>
            <w:tcW w:w="842" w:type="dxa"/>
            <w:noWrap/>
            <w:hideMark/>
          </w:tcPr>
          <w:p w14:paraId="361F3D37" w14:textId="77777777" w:rsidR="00C83186" w:rsidRPr="00A164B9" w:rsidRDefault="00C83186" w:rsidP="003B0C1E">
            <w:pPr>
              <w:pStyle w:val="Textotabela"/>
            </w:pPr>
            <w:r w:rsidRPr="00A164B9">
              <w:t>0.036*</w:t>
            </w:r>
          </w:p>
        </w:tc>
      </w:tr>
      <w:tr w:rsidR="00C83186" w:rsidRPr="00A164B9" w14:paraId="1999E5E5" w14:textId="77777777" w:rsidTr="00A606F3">
        <w:trPr>
          <w:trHeight w:val="267"/>
        </w:trPr>
        <w:tc>
          <w:tcPr>
            <w:tcW w:w="3213" w:type="dxa"/>
            <w:noWrap/>
            <w:hideMark/>
          </w:tcPr>
          <w:p w14:paraId="257C0234" w14:textId="77777777" w:rsidR="00C83186" w:rsidRPr="00A164B9" w:rsidRDefault="00C83186" w:rsidP="003B0C1E">
            <w:pPr>
              <w:pStyle w:val="Textotabela"/>
            </w:pPr>
            <w:r w:rsidRPr="00A164B9">
              <w:t>Tecido Adiposo Visceral</w:t>
            </w:r>
          </w:p>
        </w:tc>
        <w:tc>
          <w:tcPr>
            <w:tcW w:w="2129" w:type="dxa"/>
            <w:noWrap/>
            <w:hideMark/>
          </w:tcPr>
          <w:p w14:paraId="216D4D33" w14:textId="77777777" w:rsidR="00C83186" w:rsidRPr="00A164B9" w:rsidRDefault="00C83186" w:rsidP="003B0C1E">
            <w:pPr>
              <w:pStyle w:val="Textotabela"/>
            </w:pPr>
            <w:r w:rsidRPr="00A164B9">
              <w:t>4.6 (3.8–5.5)</w:t>
            </w:r>
          </w:p>
        </w:tc>
        <w:tc>
          <w:tcPr>
            <w:tcW w:w="1995" w:type="dxa"/>
            <w:noWrap/>
            <w:hideMark/>
          </w:tcPr>
          <w:p w14:paraId="79375BDD" w14:textId="77777777" w:rsidR="00C83186" w:rsidRPr="00A164B9" w:rsidRDefault="00C83186" w:rsidP="003B0C1E">
            <w:pPr>
              <w:pStyle w:val="Textotabela"/>
            </w:pPr>
            <w:r w:rsidRPr="00A164B9">
              <w:t>4.2 (2.7–5.8)</w:t>
            </w:r>
          </w:p>
        </w:tc>
        <w:tc>
          <w:tcPr>
            <w:tcW w:w="1007" w:type="dxa"/>
            <w:noWrap/>
            <w:hideMark/>
          </w:tcPr>
          <w:p w14:paraId="5BCC3248" w14:textId="77777777" w:rsidR="00C83186" w:rsidRPr="00A164B9" w:rsidRDefault="00C83186" w:rsidP="003B0C1E">
            <w:pPr>
              <w:pStyle w:val="Textotabela"/>
            </w:pPr>
            <w:r w:rsidRPr="00A164B9">
              <w:t>0.41</w:t>
            </w:r>
          </w:p>
        </w:tc>
        <w:tc>
          <w:tcPr>
            <w:tcW w:w="842" w:type="dxa"/>
            <w:noWrap/>
            <w:hideMark/>
          </w:tcPr>
          <w:p w14:paraId="43B1DDE1" w14:textId="77777777" w:rsidR="00C83186" w:rsidRPr="00A164B9" w:rsidRDefault="00C83186" w:rsidP="003B0C1E">
            <w:pPr>
              <w:pStyle w:val="Textotabela"/>
            </w:pPr>
            <w:r w:rsidRPr="00A164B9">
              <w:t>0.71</w:t>
            </w:r>
          </w:p>
        </w:tc>
      </w:tr>
      <w:tr w:rsidR="00C83186" w:rsidRPr="00A164B9" w14:paraId="4592F806" w14:textId="77777777" w:rsidTr="00A606F3">
        <w:trPr>
          <w:trHeight w:val="267"/>
        </w:trPr>
        <w:tc>
          <w:tcPr>
            <w:tcW w:w="3213" w:type="dxa"/>
            <w:noWrap/>
            <w:hideMark/>
          </w:tcPr>
          <w:p w14:paraId="40153DE9" w14:textId="77777777" w:rsidR="00C83186" w:rsidRPr="00A164B9" w:rsidRDefault="00C83186" w:rsidP="003B0C1E">
            <w:pPr>
              <w:pStyle w:val="Textotabela"/>
            </w:pPr>
            <w:r w:rsidRPr="00A164B9">
              <w:t>Água Corporal Total</w:t>
            </w:r>
          </w:p>
        </w:tc>
        <w:tc>
          <w:tcPr>
            <w:tcW w:w="2129" w:type="dxa"/>
            <w:noWrap/>
            <w:hideMark/>
          </w:tcPr>
          <w:p w14:paraId="09F4E492" w14:textId="77777777" w:rsidR="00C83186" w:rsidRPr="00A164B9" w:rsidRDefault="00C83186" w:rsidP="003B0C1E">
            <w:pPr>
              <w:pStyle w:val="Textotabela"/>
            </w:pPr>
            <w:r w:rsidRPr="00A164B9">
              <w:t>47.6 (43.5–51.7)</w:t>
            </w:r>
          </w:p>
        </w:tc>
        <w:tc>
          <w:tcPr>
            <w:tcW w:w="1995" w:type="dxa"/>
            <w:noWrap/>
            <w:hideMark/>
          </w:tcPr>
          <w:p w14:paraId="12F16F1D" w14:textId="77777777" w:rsidR="00C83186" w:rsidRPr="00A164B9" w:rsidRDefault="00C83186" w:rsidP="003B0C1E">
            <w:pPr>
              <w:pStyle w:val="Textotabela"/>
            </w:pPr>
            <w:r w:rsidRPr="00A164B9">
              <w:t>54.8 (51.9–57.7)</w:t>
            </w:r>
          </w:p>
        </w:tc>
        <w:tc>
          <w:tcPr>
            <w:tcW w:w="1007" w:type="dxa"/>
            <w:noWrap/>
            <w:hideMark/>
          </w:tcPr>
          <w:p w14:paraId="5340563E" w14:textId="77777777" w:rsidR="00C83186" w:rsidRPr="00A164B9" w:rsidRDefault="00C83186" w:rsidP="003B0C1E">
            <w:pPr>
              <w:pStyle w:val="Textotabela"/>
            </w:pPr>
            <w:r w:rsidRPr="00A164B9">
              <w:t>-2.79</w:t>
            </w:r>
          </w:p>
        </w:tc>
        <w:tc>
          <w:tcPr>
            <w:tcW w:w="842" w:type="dxa"/>
            <w:noWrap/>
            <w:hideMark/>
          </w:tcPr>
          <w:p w14:paraId="663976E4" w14:textId="77777777" w:rsidR="00C83186" w:rsidRPr="00A164B9" w:rsidRDefault="00C83186" w:rsidP="003B0C1E">
            <w:pPr>
              <w:pStyle w:val="Textotabela"/>
            </w:pPr>
            <w:r w:rsidRPr="00A164B9">
              <w:t>0.025*</w:t>
            </w:r>
          </w:p>
        </w:tc>
      </w:tr>
      <w:tr w:rsidR="00C83186" w:rsidRPr="00A164B9" w14:paraId="5C4706F7" w14:textId="77777777" w:rsidTr="00A606F3">
        <w:trPr>
          <w:cnfStyle w:val="010000000000" w:firstRow="0" w:lastRow="1" w:firstColumn="0" w:lastColumn="0" w:oddVBand="0" w:evenVBand="0" w:oddHBand="0" w:evenHBand="0" w:firstRowFirstColumn="0" w:firstRowLastColumn="0" w:lastRowFirstColumn="0" w:lastRowLastColumn="0"/>
          <w:trHeight w:val="267"/>
        </w:trPr>
        <w:tc>
          <w:tcPr>
            <w:tcW w:w="3213" w:type="dxa"/>
            <w:noWrap/>
            <w:hideMark/>
          </w:tcPr>
          <w:p w14:paraId="3241C6F0" w14:textId="77777777" w:rsidR="00C83186" w:rsidRPr="00A164B9" w:rsidRDefault="00C83186" w:rsidP="003B0C1E">
            <w:pPr>
              <w:pStyle w:val="Textotabela"/>
            </w:pPr>
            <w:r w:rsidRPr="00A164B9">
              <w:t>Água Extracelular</w:t>
            </w:r>
          </w:p>
        </w:tc>
        <w:tc>
          <w:tcPr>
            <w:tcW w:w="2129" w:type="dxa"/>
            <w:noWrap/>
            <w:hideMark/>
          </w:tcPr>
          <w:p w14:paraId="2079A6FA" w14:textId="77777777" w:rsidR="00C83186" w:rsidRPr="00A164B9" w:rsidRDefault="00C83186" w:rsidP="003B0C1E">
            <w:pPr>
              <w:pStyle w:val="Textotabela"/>
            </w:pPr>
            <w:r w:rsidRPr="00A164B9">
              <w:t>19.6 (17.9–21.3)</w:t>
            </w:r>
          </w:p>
        </w:tc>
        <w:tc>
          <w:tcPr>
            <w:tcW w:w="1995" w:type="dxa"/>
            <w:noWrap/>
            <w:hideMark/>
          </w:tcPr>
          <w:p w14:paraId="76078ABA" w14:textId="77777777" w:rsidR="00C83186" w:rsidRPr="00A164B9" w:rsidRDefault="00C83186" w:rsidP="003B0C1E">
            <w:pPr>
              <w:pStyle w:val="Textotabela"/>
            </w:pPr>
            <w:r w:rsidRPr="00A164B9">
              <w:t>23.1 (21.7–24.4)</w:t>
            </w:r>
          </w:p>
        </w:tc>
        <w:tc>
          <w:tcPr>
            <w:tcW w:w="1007" w:type="dxa"/>
            <w:noWrap/>
            <w:hideMark/>
          </w:tcPr>
          <w:p w14:paraId="1A61ED78" w14:textId="77777777" w:rsidR="00C83186" w:rsidRPr="00A164B9" w:rsidRDefault="00C83186" w:rsidP="003B0C1E">
            <w:pPr>
              <w:pStyle w:val="Textotabela"/>
            </w:pPr>
            <w:r w:rsidRPr="00A164B9">
              <w:t>-3.13</w:t>
            </w:r>
          </w:p>
        </w:tc>
        <w:tc>
          <w:tcPr>
            <w:tcW w:w="842" w:type="dxa"/>
            <w:noWrap/>
            <w:hideMark/>
          </w:tcPr>
          <w:p w14:paraId="39DFDDA6" w14:textId="77777777" w:rsidR="00C83186" w:rsidRPr="00A164B9" w:rsidRDefault="00C83186" w:rsidP="003B0C1E">
            <w:pPr>
              <w:pStyle w:val="Textotabela"/>
            </w:pPr>
            <w:r w:rsidRPr="00A164B9">
              <w:t>0.016*</w:t>
            </w:r>
          </w:p>
        </w:tc>
      </w:tr>
    </w:tbl>
    <w:p w14:paraId="408A6E59" w14:textId="6D2B2EBE" w:rsidR="00C83186" w:rsidRPr="00A164B9" w:rsidRDefault="00C83186" w:rsidP="00A606F3">
      <w:pPr>
        <w:pStyle w:val="Legenda"/>
      </w:pPr>
      <w:r w:rsidRPr="00A164B9">
        <w:t xml:space="preserve">Legenda. MME: massa muscular esquelética. A comparação entre os grupos foi realizada por meio do Teste T de </w:t>
      </w:r>
      <w:proofErr w:type="spellStart"/>
      <w:r w:rsidRPr="00A164B9">
        <w:t>Student</w:t>
      </w:r>
      <w:proofErr w:type="spellEnd"/>
      <w:r w:rsidRPr="00A164B9">
        <w:t>. O asterisco denota comparações nas quais o valor p é menor que 0.05.</w:t>
      </w:r>
    </w:p>
    <w:p w14:paraId="19B82DAB" w14:textId="77777777" w:rsidR="00C83186" w:rsidRPr="00A164B9" w:rsidRDefault="00C83186" w:rsidP="00A606F3">
      <w:pPr>
        <w:pStyle w:val="Heading4"/>
        <w:rPr>
          <w:lang w:val="pt-BR"/>
        </w:rPr>
      </w:pPr>
      <w:r w:rsidRPr="00A164B9">
        <w:rPr>
          <w:lang w:val="pt-BR"/>
        </w:rPr>
        <w:t>Sexo feminino</w:t>
      </w:r>
    </w:p>
    <w:p w14:paraId="49BCAAB9" w14:textId="77777777" w:rsidR="00C83186" w:rsidRPr="00A164B9" w:rsidRDefault="00C83186" w:rsidP="00C83186">
      <w:r w:rsidRPr="00A164B9">
        <w:t xml:space="preserve">Nas participantes do sexo feminino, não houve diferença entre os grupos de alocação quanto ao peso, o IMC e o ângulo de fase. Foram encontradas diferenças estatísticas com relação ao compartimento de água, sem significância clínica. No entanto, uma diferença com </w:t>
      </w:r>
      <w:r w:rsidRPr="00A164B9">
        <w:lastRenderedPageBreak/>
        <w:t>potencial significância clínica diz respeito ao índice de massa livre de gordura, que foi maior nas participantes do grupo placebo.</w:t>
      </w:r>
    </w:p>
    <w:p w14:paraId="65EE5E7C" w14:textId="77777777" w:rsidR="00C83186" w:rsidRPr="00A164B9" w:rsidRDefault="00C83186" w:rsidP="00C83186"/>
    <w:p w14:paraId="04ABAEBD" w14:textId="12FD001E" w:rsidR="00C83186" w:rsidRPr="00A164B9" w:rsidRDefault="00C83186" w:rsidP="003552A6">
      <w:pPr>
        <w:pStyle w:val="Normalsemrecuo"/>
      </w:pPr>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6</w:t>
      </w:r>
      <w:r w:rsidR="005F0591" w:rsidRPr="00A164B9">
        <w:fldChar w:fldCharType="end"/>
      </w:r>
      <w:r w:rsidRPr="00A164B9">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261"/>
        <w:gridCol w:w="1984"/>
        <w:gridCol w:w="2126"/>
        <w:gridCol w:w="993"/>
        <w:gridCol w:w="992"/>
      </w:tblGrid>
      <w:tr w:rsidR="00C83186" w:rsidRPr="00A164B9" w14:paraId="38AF9F70" w14:textId="77777777" w:rsidTr="00A606F3">
        <w:trPr>
          <w:cnfStyle w:val="100000000000" w:firstRow="1" w:lastRow="0" w:firstColumn="0" w:lastColumn="0" w:oddVBand="0" w:evenVBand="0" w:oddHBand="0" w:evenHBand="0" w:firstRowFirstColumn="0" w:firstRowLastColumn="0" w:lastRowFirstColumn="0" w:lastRowLastColumn="0"/>
          <w:trHeight w:val="260"/>
        </w:trPr>
        <w:tc>
          <w:tcPr>
            <w:tcW w:w="3261" w:type="dxa"/>
            <w:noWrap/>
            <w:hideMark/>
          </w:tcPr>
          <w:p w14:paraId="495B4D85" w14:textId="77777777" w:rsidR="00C83186" w:rsidRPr="00A164B9" w:rsidRDefault="00C83186" w:rsidP="003B0C1E">
            <w:pPr>
              <w:pStyle w:val="Textotabela"/>
            </w:pPr>
          </w:p>
        </w:tc>
        <w:tc>
          <w:tcPr>
            <w:tcW w:w="1984" w:type="dxa"/>
            <w:noWrap/>
            <w:hideMark/>
          </w:tcPr>
          <w:p w14:paraId="4EB9BE62" w14:textId="77777777" w:rsidR="00C83186" w:rsidRPr="00A164B9" w:rsidRDefault="00C83186" w:rsidP="003B0C1E">
            <w:pPr>
              <w:pStyle w:val="Textotabela"/>
            </w:pPr>
            <w:r w:rsidRPr="00A164B9">
              <w:t>Grupo placebo</w:t>
            </w:r>
          </w:p>
          <w:p w14:paraId="46C991FD" w14:textId="77777777" w:rsidR="00C83186" w:rsidRPr="00A164B9" w:rsidRDefault="00C83186" w:rsidP="003B0C1E">
            <w:pPr>
              <w:pStyle w:val="Textotabela"/>
            </w:pPr>
            <w:r w:rsidRPr="00A164B9">
              <w:t>média (IC 95%)</w:t>
            </w:r>
          </w:p>
        </w:tc>
        <w:tc>
          <w:tcPr>
            <w:tcW w:w="2126" w:type="dxa"/>
            <w:noWrap/>
            <w:hideMark/>
          </w:tcPr>
          <w:p w14:paraId="3DF26F53" w14:textId="77777777" w:rsidR="00C83186" w:rsidRPr="00A164B9" w:rsidRDefault="00C83186" w:rsidP="003B0C1E">
            <w:pPr>
              <w:pStyle w:val="Textotabela"/>
            </w:pPr>
            <w:r w:rsidRPr="00A164B9">
              <w:t xml:space="preserve">Grupo </w:t>
            </w:r>
            <w:proofErr w:type="spellStart"/>
            <w:r w:rsidRPr="00A164B9">
              <w:t>Eclipta</w:t>
            </w:r>
            <w:proofErr w:type="spellEnd"/>
          </w:p>
          <w:p w14:paraId="18A5A9E2" w14:textId="77777777" w:rsidR="00C83186" w:rsidRPr="00A164B9" w:rsidRDefault="00C83186" w:rsidP="003B0C1E">
            <w:pPr>
              <w:pStyle w:val="Textotabela"/>
            </w:pPr>
            <w:r w:rsidRPr="00A164B9">
              <w:t>média (IC 95%)</w:t>
            </w:r>
          </w:p>
        </w:tc>
        <w:tc>
          <w:tcPr>
            <w:tcW w:w="993" w:type="dxa"/>
            <w:noWrap/>
            <w:hideMark/>
          </w:tcPr>
          <w:p w14:paraId="2672F7B4" w14:textId="77777777" w:rsidR="00C83186" w:rsidRPr="00A164B9" w:rsidRDefault="00C83186" w:rsidP="003B0C1E">
            <w:pPr>
              <w:pStyle w:val="Textotabela"/>
            </w:pPr>
            <w:r w:rsidRPr="00A164B9">
              <w:t>Teste T</w:t>
            </w:r>
          </w:p>
        </w:tc>
        <w:tc>
          <w:tcPr>
            <w:tcW w:w="992" w:type="dxa"/>
            <w:noWrap/>
            <w:hideMark/>
          </w:tcPr>
          <w:p w14:paraId="23957B80" w14:textId="77777777" w:rsidR="00C83186" w:rsidRPr="00A164B9" w:rsidRDefault="00C83186" w:rsidP="003B0C1E">
            <w:pPr>
              <w:pStyle w:val="Textotabela"/>
            </w:pPr>
            <w:r w:rsidRPr="00A164B9">
              <w:t>Valor p</w:t>
            </w:r>
          </w:p>
        </w:tc>
      </w:tr>
      <w:tr w:rsidR="00C83186" w:rsidRPr="00A164B9" w14:paraId="2F4A2E79" w14:textId="77777777" w:rsidTr="00A606F3">
        <w:trPr>
          <w:trHeight w:val="260"/>
        </w:trPr>
        <w:tc>
          <w:tcPr>
            <w:tcW w:w="3261" w:type="dxa"/>
            <w:noWrap/>
            <w:hideMark/>
          </w:tcPr>
          <w:p w14:paraId="44845F88" w14:textId="77777777" w:rsidR="00C83186" w:rsidRPr="00A164B9" w:rsidRDefault="00C83186" w:rsidP="003B0C1E">
            <w:pPr>
              <w:pStyle w:val="Textotabela"/>
            </w:pPr>
            <w:r w:rsidRPr="00A164B9">
              <w:t>Ângulo de Fase</w:t>
            </w:r>
          </w:p>
        </w:tc>
        <w:tc>
          <w:tcPr>
            <w:tcW w:w="1984" w:type="dxa"/>
            <w:noWrap/>
            <w:hideMark/>
          </w:tcPr>
          <w:p w14:paraId="2551C810" w14:textId="77777777" w:rsidR="00C83186" w:rsidRPr="00A164B9" w:rsidRDefault="00C83186" w:rsidP="003B0C1E">
            <w:pPr>
              <w:pStyle w:val="Textotabela"/>
            </w:pPr>
            <w:r w:rsidRPr="00A164B9">
              <w:t>6.5 (6.1–6.8)</w:t>
            </w:r>
          </w:p>
        </w:tc>
        <w:tc>
          <w:tcPr>
            <w:tcW w:w="2126" w:type="dxa"/>
            <w:noWrap/>
            <w:hideMark/>
          </w:tcPr>
          <w:p w14:paraId="4D74D79E" w14:textId="77777777" w:rsidR="00C83186" w:rsidRPr="00A164B9" w:rsidRDefault="00C83186" w:rsidP="003B0C1E">
            <w:pPr>
              <w:pStyle w:val="Textotabela"/>
            </w:pPr>
            <w:r w:rsidRPr="00A164B9">
              <w:t>6.3 (5.9–6.6)</w:t>
            </w:r>
          </w:p>
        </w:tc>
        <w:tc>
          <w:tcPr>
            <w:tcW w:w="993" w:type="dxa"/>
            <w:noWrap/>
            <w:hideMark/>
          </w:tcPr>
          <w:p w14:paraId="16809F05" w14:textId="77777777" w:rsidR="00C83186" w:rsidRPr="00A164B9" w:rsidRDefault="00C83186" w:rsidP="003B0C1E">
            <w:pPr>
              <w:pStyle w:val="Textotabela"/>
            </w:pPr>
            <w:r w:rsidRPr="00A164B9">
              <w:t>0.93</w:t>
            </w:r>
          </w:p>
        </w:tc>
        <w:tc>
          <w:tcPr>
            <w:tcW w:w="992" w:type="dxa"/>
            <w:noWrap/>
            <w:hideMark/>
          </w:tcPr>
          <w:p w14:paraId="5F613564" w14:textId="77777777" w:rsidR="00C83186" w:rsidRPr="00A164B9" w:rsidRDefault="00C83186" w:rsidP="003B0C1E">
            <w:pPr>
              <w:pStyle w:val="Textotabela"/>
            </w:pPr>
            <w:r w:rsidRPr="00A164B9">
              <w:t>0.354</w:t>
            </w:r>
          </w:p>
        </w:tc>
      </w:tr>
      <w:tr w:rsidR="00C83186" w:rsidRPr="00A164B9" w14:paraId="506EAB7B" w14:textId="77777777" w:rsidTr="00A606F3">
        <w:trPr>
          <w:trHeight w:val="260"/>
        </w:trPr>
        <w:tc>
          <w:tcPr>
            <w:tcW w:w="3261" w:type="dxa"/>
            <w:noWrap/>
            <w:hideMark/>
          </w:tcPr>
          <w:p w14:paraId="4BE59612" w14:textId="77777777" w:rsidR="00C83186" w:rsidRPr="00A164B9" w:rsidRDefault="00C83186" w:rsidP="003B0C1E">
            <w:pPr>
              <w:pStyle w:val="Textotabela"/>
            </w:pPr>
            <w:r w:rsidRPr="00A164B9">
              <w:t>Média de Resistência</w:t>
            </w:r>
          </w:p>
        </w:tc>
        <w:tc>
          <w:tcPr>
            <w:tcW w:w="1984" w:type="dxa"/>
            <w:noWrap/>
            <w:hideMark/>
          </w:tcPr>
          <w:p w14:paraId="41BB20A2" w14:textId="77777777" w:rsidR="00C83186" w:rsidRPr="00A164B9" w:rsidRDefault="00C83186" w:rsidP="003B0C1E">
            <w:pPr>
              <w:pStyle w:val="Textotabela"/>
            </w:pPr>
            <w:r w:rsidRPr="00A164B9">
              <w:t>538.2 (519.3–557)</w:t>
            </w:r>
          </w:p>
        </w:tc>
        <w:tc>
          <w:tcPr>
            <w:tcW w:w="2126" w:type="dxa"/>
            <w:noWrap/>
            <w:hideMark/>
          </w:tcPr>
          <w:p w14:paraId="42DFB680" w14:textId="77777777" w:rsidR="00C83186" w:rsidRPr="00A164B9" w:rsidRDefault="00C83186" w:rsidP="003B0C1E">
            <w:pPr>
              <w:pStyle w:val="Textotabela"/>
            </w:pPr>
            <w:r w:rsidRPr="00A164B9">
              <w:t>556.6 (537.3–575.9)</w:t>
            </w:r>
          </w:p>
        </w:tc>
        <w:tc>
          <w:tcPr>
            <w:tcW w:w="993" w:type="dxa"/>
            <w:noWrap/>
            <w:hideMark/>
          </w:tcPr>
          <w:p w14:paraId="1B692990" w14:textId="77777777" w:rsidR="00C83186" w:rsidRPr="00A164B9" w:rsidRDefault="00C83186" w:rsidP="003B0C1E">
            <w:pPr>
              <w:pStyle w:val="Textotabela"/>
            </w:pPr>
            <w:r w:rsidRPr="00A164B9">
              <w:t>-1.34</w:t>
            </w:r>
          </w:p>
        </w:tc>
        <w:tc>
          <w:tcPr>
            <w:tcW w:w="992" w:type="dxa"/>
            <w:noWrap/>
            <w:hideMark/>
          </w:tcPr>
          <w:p w14:paraId="2C6C43B8" w14:textId="77777777" w:rsidR="00C83186" w:rsidRPr="00A164B9" w:rsidRDefault="00C83186" w:rsidP="003B0C1E">
            <w:pPr>
              <w:pStyle w:val="Textotabela"/>
            </w:pPr>
            <w:r w:rsidRPr="00A164B9">
              <w:t>0.185</w:t>
            </w:r>
          </w:p>
        </w:tc>
      </w:tr>
      <w:tr w:rsidR="00C83186" w:rsidRPr="00A164B9" w14:paraId="585EE272" w14:textId="77777777" w:rsidTr="00A606F3">
        <w:trPr>
          <w:trHeight w:val="260"/>
        </w:trPr>
        <w:tc>
          <w:tcPr>
            <w:tcW w:w="3261" w:type="dxa"/>
            <w:noWrap/>
            <w:hideMark/>
          </w:tcPr>
          <w:p w14:paraId="40B56C05" w14:textId="77777777" w:rsidR="00C83186" w:rsidRPr="00A164B9" w:rsidRDefault="00C83186" w:rsidP="003B0C1E">
            <w:pPr>
              <w:pStyle w:val="Textotabela"/>
            </w:pPr>
            <w:r w:rsidRPr="00A164B9">
              <w:t>Média de Reatância</w:t>
            </w:r>
          </w:p>
        </w:tc>
        <w:tc>
          <w:tcPr>
            <w:tcW w:w="1984" w:type="dxa"/>
            <w:noWrap/>
            <w:hideMark/>
          </w:tcPr>
          <w:p w14:paraId="0AFDC998" w14:textId="77777777" w:rsidR="00C83186" w:rsidRPr="00A164B9" w:rsidRDefault="00C83186" w:rsidP="003B0C1E">
            <w:pPr>
              <w:pStyle w:val="Textotabela"/>
            </w:pPr>
            <w:r w:rsidRPr="00A164B9">
              <w:t>60.8 (57.8–63.8)</w:t>
            </w:r>
          </w:p>
        </w:tc>
        <w:tc>
          <w:tcPr>
            <w:tcW w:w="2126" w:type="dxa"/>
            <w:noWrap/>
            <w:hideMark/>
          </w:tcPr>
          <w:p w14:paraId="452B9486" w14:textId="77777777" w:rsidR="00C83186" w:rsidRPr="00A164B9" w:rsidRDefault="00C83186" w:rsidP="003B0C1E">
            <w:pPr>
              <w:pStyle w:val="Textotabela"/>
            </w:pPr>
            <w:r w:rsidRPr="00A164B9">
              <w:t>60.8 (57.5–64.1)</w:t>
            </w:r>
          </w:p>
        </w:tc>
        <w:tc>
          <w:tcPr>
            <w:tcW w:w="993" w:type="dxa"/>
            <w:noWrap/>
            <w:hideMark/>
          </w:tcPr>
          <w:p w14:paraId="33EDBD62" w14:textId="77777777" w:rsidR="00C83186" w:rsidRPr="00A164B9" w:rsidRDefault="00C83186" w:rsidP="003B0C1E">
            <w:pPr>
              <w:pStyle w:val="Textotabela"/>
            </w:pPr>
            <w:r w:rsidRPr="00A164B9">
              <w:t>0.02</w:t>
            </w:r>
          </w:p>
        </w:tc>
        <w:tc>
          <w:tcPr>
            <w:tcW w:w="992" w:type="dxa"/>
            <w:noWrap/>
            <w:hideMark/>
          </w:tcPr>
          <w:p w14:paraId="4287373C" w14:textId="77777777" w:rsidR="00C83186" w:rsidRPr="00A164B9" w:rsidRDefault="00C83186" w:rsidP="003B0C1E">
            <w:pPr>
              <w:pStyle w:val="Textotabela"/>
            </w:pPr>
            <w:r w:rsidRPr="00A164B9">
              <w:t>0.988</w:t>
            </w:r>
          </w:p>
        </w:tc>
      </w:tr>
      <w:tr w:rsidR="00C83186" w:rsidRPr="00A164B9" w14:paraId="0B49D4A6" w14:textId="77777777" w:rsidTr="00A606F3">
        <w:trPr>
          <w:trHeight w:val="260"/>
        </w:trPr>
        <w:tc>
          <w:tcPr>
            <w:tcW w:w="3261" w:type="dxa"/>
            <w:noWrap/>
            <w:hideMark/>
          </w:tcPr>
          <w:p w14:paraId="4B220D99" w14:textId="77777777" w:rsidR="00C83186" w:rsidRPr="00A164B9" w:rsidRDefault="00C83186" w:rsidP="003B0C1E">
            <w:pPr>
              <w:pStyle w:val="Textotabela"/>
            </w:pPr>
            <w:r w:rsidRPr="00A164B9">
              <w:t>Peso</w:t>
            </w:r>
          </w:p>
        </w:tc>
        <w:tc>
          <w:tcPr>
            <w:tcW w:w="1984" w:type="dxa"/>
            <w:noWrap/>
            <w:hideMark/>
          </w:tcPr>
          <w:p w14:paraId="74708CC8" w14:textId="77777777" w:rsidR="00C83186" w:rsidRPr="00A164B9" w:rsidRDefault="00C83186" w:rsidP="003B0C1E">
            <w:pPr>
              <w:pStyle w:val="Textotabela"/>
            </w:pPr>
            <w:r w:rsidRPr="00A164B9">
              <w:t>92 (87.5–96.4)</w:t>
            </w:r>
          </w:p>
        </w:tc>
        <w:tc>
          <w:tcPr>
            <w:tcW w:w="2126" w:type="dxa"/>
            <w:noWrap/>
            <w:hideMark/>
          </w:tcPr>
          <w:p w14:paraId="1CD5CB92" w14:textId="77777777" w:rsidR="00C83186" w:rsidRPr="00A164B9" w:rsidRDefault="00C83186" w:rsidP="003B0C1E">
            <w:pPr>
              <w:pStyle w:val="Textotabela"/>
            </w:pPr>
            <w:r w:rsidRPr="00A164B9">
              <w:t>88.7 (85.7–91.7)</w:t>
            </w:r>
          </w:p>
        </w:tc>
        <w:tc>
          <w:tcPr>
            <w:tcW w:w="993" w:type="dxa"/>
            <w:noWrap/>
            <w:hideMark/>
          </w:tcPr>
          <w:p w14:paraId="50EF5DB4" w14:textId="77777777" w:rsidR="00C83186" w:rsidRPr="00A164B9" w:rsidRDefault="00C83186" w:rsidP="003B0C1E">
            <w:pPr>
              <w:pStyle w:val="Textotabela"/>
            </w:pPr>
            <w:r w:rsidRPr="00A164B9">
              <w:t>1.18</w:t>
            </w:r>
          </w:p>
        </w:tc>
        <w:tc>
          <w:tcPr>
            <w:tcW w:w="992" w:type="dxa"/>
            <w:noWrap/>
            <w:hideMark/>
          </w:tcPr>
          <w:p w14:paraId="09EAAF0A" w14:textId="77777777" w:rsidR="00C83186" w:rsidRPr="00A164B9" w:rsidRDefault="00C83186" w:rsidP="003B0C1E">
            <w:pPr>
              <w:pStyle w:val="Textotabela"/>
            </w:pPr>
            <w:r w:rsidRPr="00A164B9">
              <w:t>0.243</w:t>
            </w:r>
          </w:p>
        </w:tc>
      </w:tr>
      <w:tr w:rsidR="00C83186" w:rsidRPr="00A164B9" w14:paraId="3943BEF2" w14:textId="77777777" w:rsidTr="00A606F3">
        <w:trPr>
          <w:trHeight w:val="260"/>
        </w:trPr>
        <w:tc>
          <w:tcPr>
            <w:tcW w:w="3261" w:type="dxa"/>
            <w:noWrap/>
            <w:hideMark/>
          </w:tcPr>
          <w:p w14:paraId="2A6F98C2" w14:textId="77777777" w:rsidR="00C83186" w:rsidRPr="00A164B9" w:rsidRDefault="00C83186" w:rsidP="003B0C1E">
            <w:pPr>
              <w:pStyle w:val="Textotabela"/>
            </w:pPr>
            <w:r w:rsidRPr="00A164B9">
              <w:t>Altura</w:t>
            </w:r>
          </w:p>
        </w:tc>
        <w:tc>
          <w:tcPr>
            <w:tcW w:w="1984" w:type="dxa"/>
            <w:noWrap/>
            <w:hideMark/>
          </w:tcPr>
          <w:p w14:paraId="164403A6" w14:textId="77777777" w:rsidR="00C83186" w:rsidRPr="00A164B9" w:rsidRDefault="00C83186" w:rsidP="003B0C1E">
            <w:pPr>
              <w:pStyle w:val="Textotabela"/>
            </w:pPr>
            <w:r w:rsidRPr="00A164B9">
              <w:t>1.6 (1.6–1.7)</w:t>
            </w:r>
          </w:p>
        </w:tc>
        <w:tc>
          <w:tcPr>
            <w:tcW w:w="2126" w:type="dxa"/>
            <w:noWrap/>
            <w:hideMark/>
          </w:tcPr>
          <w:p w14:paraId="4A4CC17C" w14:textId="77777777" w:rsidR="00C83186" w:rsidRPr="00A164B9" w:rsidRDefault="00C83186" w:rsidP="003B0C1E">
            <w:pPr>
              <w:pStyle w:val="Textotabela"/>
            </w:pPr>
            <w:r w:rsidRPr="00A164B9">
              <w:t>1.6 (1.6–1.7)</w:t>
            </w:r>
          </w:p>
        </w:tc>
        <w:tc>
          <w:tcPr>
            <w:tcW w:w="993" w:type="dxa"/>
            <w:noWrap/>
            <w:hideMark/>
          </w:tcPr>
          <w:p w14:paraId="7DA78524" w14:textId="77777777" w:rsidR="00C83186" w:rsidRPr="00A164B9" w:rsidRDefault="00C83186" w:rsidP="003B0C1E">
            <w:pPr>
              <w:pStyle w:val="Textotabela"/>
            </w:pPr>
            <w:r w:rsidRPr="00A164B9">
              <w:t>0.35</w:t>
            </w:r>
          </w:p>
        </w:tc>
        <w:tc>
          <w:tcPr>
            <w:tcW w:w="992" w:type="dxa"/>
            <w:noWrap/>
            <w:hideMark/>
          </w:tcPr>
          <w:p w14:paraId="1EABA0C7" w14:textId="77777777" w:rsidR="00C83186" w:rsidRPr="00A164B9" w:rsidRDefault="00C83186" w:rsidP="003B0C1E">
            <w:pPr>
              <w:pStyle w:val="Textotabela"/>
            </w:pPr>
            <w:r w:rsidRPr="00A164B9">
              <w:t>0.727</w:t>
            </w:r>
          </w:p>
        </w:tc>
      </w:tr>
      <w:tr w:rsidR="00C83186" w:rsidRPr="00A164B9" w14:paraId="65BA78AB" w14:textId="77777777" w:rsidTr="00A606F3">
        <w:trPr>
          <w:trHeight w:val="260"/>
        </w:trPr>
        <w:tc>
          <w:tcPr>
            <w:tcW w:w="3261" w:type="dxa"/>
            <w:noWrap/>
            <w:hideMark/>
          </w:tcPr>
          <w:p w14:paraId="77011CC8" w14:textId="77777777" w:rsidR="00C83186" w:rsidRPr="00A164B9" w:rsidRDefault="00C83186" w:rsidP="003B0C1E">
            <w:pPr>
              <w:pStyle w:val="Textotabela"/>
            </w:pPr>
            <w:r w:rsidRPr="00A164B9">
              <w:t>Cintura</w:t>
            </w:r>
          </w:p>
        </w:tc>
        <w:tc>
          <w:tcPr>
            <w:tcW w:w="1984" w:type="dxa"/>
            <w:noWrap/>
            <w:hideMark/>
          </w:tcPr>
          <w:p w14:paraId="00BA20D1" w14:textId="77777777" w:rsidR="00C83186" w:rsidRPr="00A164B9" w:rsidRDefault="00C83186" w:rsidP="003B0C1E">
            <w:pPr>
              <w:pStyle w:val="Textotabela"/>
            </w:pPr>
            <w:r w:rsidRPr="00A164B9">
              <w:t>1 (1–1)</w:t>
            </w:r>
          </w:p>
        </w:tc>
        <w:tc>
          <w:tcPr>
            <w:tcW w:w="2126" w:type="dxa"/>
            <w:noWrap/>
            <w:hideMark/>
          </w:tcPr>
          <w:p w14:paraId="7F89A4A6" w14:textId="77777777" w:rsidR="00C83186" w:rsidRPr="00A164B9" w:rsidRDefault="00C83186" w:rsidP="003B0C1E">
            <w:pPr>
              <w:pStyle w:val="Textotabela"/>
            </w:pPr>
            <w:r w:rsidRPr="00A164B9">
              <w:t>1 (0.9–1)</w:t>
            </w:r>
          </w:p>
        </w:tc>
        <w:tc>
          <w:tcPr>
            <w:tcW w:w="993" w:type="dxa"/>
            <w:noWrap/>
            <w:hideMark/>
          </w:tcPr>
          <w:p w14:paraId="5E7E7362" w14:textId="77777777" w:rsidR="00C83186" w:rsidRPr="00A164B9" w:rsidRDefault="00C83186" w:rsidP="003B0C1E">
            <w:pPr>
              <w:pStyle w:val="Textotabela"/>
            </w:pPr>
            <w:r w:rsidRPr="00A164B9">
              <w:t>1.5</w:t>
            </w:r>
          </w:p>
        </w:tc>
        <w:tc>
          <w:tcPr>
            <w:tcW w:w="992" w:type="dxa"/>
            <w:noWrap/>
            <w:hideMark/>
          </w:tcPr>
          <w:p w14:paraId="341D5E61" w14:textId="77777777" w:rsidR="00C83186" w:rsidRPr="00A164B9" w:rsidRDefault="00C83186" w:rsidP="003B0C1E">
            <w:pPr>
              <w:pStyle w:val="Textotabela"/>
            </w:pPr>
            <w:r w:rsidRPr="00A164B9">
              <w:t>0.139</w:t>
            </w:r>
          </w:p>
        </w:tc>
      </w:tr>
      <w:tr w:rsidR="00C83186" w:rsidRPr="00A164B9" w14:paraId="070E4960" w14:textId="77777777" w:rsidTr="00A606F3">
        <w:trPr>
          <w:trHeight w:val="260"/>
        </w:trPr>
        <w:tc>
          <w:tcPr>
            <w:tcW w:w="3261" w:type="dxa"/>
            <w:noWrap/>
            <w:hideMark/>
          </w:tcPr>
          <w:p w14:paraId="3DB41243" w14:textId="77777777" w:rsidR="00C83186" w:rsidRPr="00A164B9" w:rsidRDefault="00C83186" w:rsidP="003B0C1E">
            <w:pPr>
              <w:pStyle w:val="Textotabela"/>
            </w:pPr>
            <w:r w:rsidRPr="00A164B9">
              <w:t>Nível de Atividade Física</w:t>
            </w:r>
          </w:p>
        </w:tc>
        <w:tc>
          <w:tcPr>
            <w:tcW w:w="1984" w:type="dxa"/>
            <w:noWrap/>
            <w:hideMark/>
          </w:tcPr>
          <w:p w14:paraId="402D5B86" w14:textId="77777777" w:rsidR="00C83186" w:rsidRPr="00A164B9" w:rsidRDefault="00C83186" w:rsidP="003B0C1E">
            <w:pPr>
              <w:pStyle w:val="Textotabela"/>
            </w:pPr>
            <w:r w:rsidRPr="00A164B9">
              <w:t>1.3 (1.3–1.4)</w:t>
            </w:r>
          </w:p>
        </w:tc>
        <w:tc>
          <w:tcPr>
            <w:tcW w:w="2126" w:type="dxa"/>
            <w:noWrap/>
            <w:hideMark/>
          </w:tcPr>
          <w:p w14:paraId="271CEC96" w14:textId="77777777" w:rsidR="00C83186" w:rsidRPr="00A164B9" w:rsidRDefault="00C83186" w:rsidP="003B0C1E">
            <w:pPr>
              <w:pStyle w:val="Textotabela"/>
            </w:pPr>
            <w:r w:rsidRPr="00A164B9">
              <w:t>1.4 (1.3–1.4)</w:t>
            </w:r>
          </w:p>
        </w:tc>
        <w:tc>
          <w:tcPr>
            <w:tcW w:w="993" w:type="dxa"/>
            <w:noWrap/>
            <w:hideMark/>
          </w:tcPr>
          <w:p w14:paraId="1BAD0638" w14:textId="77777777" w:rsidR="00C83186" w:rsidRPr="00A164B9" w:rsidRDefault="00C83186" w:rsidP="003B0C1E">
            <w:pPr>
              <w:pStyle w:val="Textotabela"/>
            </w:pPr>
            <w:r w:rsidRPr="00A164B9">
              <w:t>-0.46</w:t>
            </w:r>
          </w:p>
        </w:tc>
        <w:tc>
          <w:tcPr>
            <w:tcW w:w="992" w:type="dxa"/>
            <w:noWrap/>
            <w:hideMark/>
          </w:tcPr>
          <w:p w14:paraId="57D45002" w14:textId="77777777" w:rsidR="00C83186" w:rsidRPr="00A164B9" w:rsidRDefault="00C83186" w:rsidP="003B0C1E">
            <w:pPr>
              <w:pStyle w:val="Textotabela"/>
            </w:pPr>
            <w:r w:rsidRPr="00A164B9">
              <w:t>0.645</w:t>
            </w:r>
          </w:p>
        </w:tc>
      </w:tr>
      <w:tr w:rsidR="00C83186" w:rsidRPr="00A164B9" w14:paraId="7B39932C" w14:textId="77777777" w:rsidTr="00A606F3">
        <w:trPr>
          <w:trHeight w:val="260"/>
        </w:trPr>
        <w:tc>
          <w:tcPr>
            <w:tcW w:w="3261" w:type="dxa"/>
            <w:noWrap/>
            <w:hideMark/>
          </w:tcPr>
          <w:p w14:paraId="4A21A9E3" w14:textId="77777777" w:rsidR="00C83186" w:rsidRPr="00A164B9" w:rsidRDefault="00C83186" w:rsidP="003B0C1E">
            <w:pPr>
              <w:pStyle w:val="Textotabela"/>
            </w:pPr>
            <w:r w:rsidRPr="00A164B9">
              <w:t>Índice de Massa Corporal</w:t>
            </w:r>
          </w:p>
        </w:tc>
        <w:tc>
          <w:tcPr>
            <w:tcW w:w="1984" w:type="dxa"/>
            <w:noWrap/>
            <w:hideMark/>
          </w:tcPr>
          <w:p w14:paraId="087F4448" w14:textId="77777777" w:rsidR="00C83186" w:rsidRPr="00A164B9" w:rsidRDefault="00C83186" w:rsidP="003B0C1E">
            <w:pPr>
              <w:pStyle w:val="Textotabela"/>
            </w:pPr>
            <w:r w:rsidRPr="00A164B9">
              <w:t>35.2 (31–39.4)</w:t>
            </w:r>
          </w:p>
        </w:tc>
        <w:tc>
          <w:tcPr>
            <w:tcW w:w="2126" w:type="dxa"/>
            <w:noWrap/>
            <w:hideMark/>
          </w:tcPr>
          <w:p w14:paraId="156B3754" w14:textId="77777777" w:rsidR="00C83186" w:rsidRPr="00A164B9" w:rsidRDefault="00C83186" w:rsidP="003B0C1E">
            <w:pPr>
              <w:pStyle w:val="Textotabela"/>
            </w:pPr>
            <w:r w:rsidRPr="00A164B9">
              <w:t>33.1 (32.4–33.9)</w:t>
            </w:r>
          </w:p>
        </w:tc>
        <w:tc>
          <w:tcPr>
            <w:tcW w:w="993" w:type="dxa"/>
            <w:noWrap/>
            <w:hideMark/>
          </w:tcPr>
          <w:p w14:paraId="4D365BB2" w14:textId="77777777" w:rsidR="00C83186" w:rsidRPr="00A164B9" w:rsidRDefault="00C83186" w:rsidP="003B0C1E">
            <w:pPr>
              <w:pStyle w:val="Textotabela"/>
            </w:pPr>
            <w:r w:rsidRPr="00A164B9">
              <w:t>0.95</w:t>
            </w:r>
          </w:p>
        </w:tc>
        <w:tc>
          <w:tcPr>
            <w:tcW w:w="992" w:type="dxa"/>
            <w:noWrap/>
            <w:hideMark/>
          </w:tcPr>
          <w:p w14:paraId="39688EC3" w14:textId="77777777" w:rsidR="00C83186" w:rsidRPr="00A164B9" w:rsidRDefault="00C83186" w:rsidP="003B0C1E">
            <w:pPr>
              <w:pStyle w:val="Textotabela"/>
            </w:pPr>
            <w:r w:rsidRPr="00A164B9">
              <w:t>0.349</w:t>
            </w:r>
          </w:p>
        </w:tc>
      </w:tr>
      <w:tr w:rsidR="00C83186" w:rsidRPr="00A164B9" w14:paraId="65919C7A" w14:textId="77777777" w:rsidTr="00A606F3">
        <w:trPr>
          <w:trHeight w:val="260"/>
        </w:trPr>
        <w:tc>
          <w:tcPr>
            <w:tcW w:w="3261" w:type="dxa"/>
            <w:noWrap/>
            <w:hideMark/>
          </w:tcPr>
          <w:p w14:paraId="6ACFF1FF" w14:textId="77777777" w:rsidR="00C83186" w:rsidRPr="00A164B9" w:rsidRDefault="00C83186" w:rsidP="003B0C1E">
            <w:pPr>
              <w:pStyle w:val="Textotabela"/>
            </w:pPr>
            <w:r w:rsidRPr="00A164B9">
              <w:t>Gasto Energético Total</w:t>
            </w:r>
          </w:p>
        </w:tc>
        <w:tc>
          <w:tcPr>
            <w:tcW w:w="1984" w:type="dxa"/>
            <w:noWrap/>
            <w:hideMark/>
          </w:tcPr>
          <w:p w14:paraId="4683BCF2" w14:textId="77777777" w:rsidR="00C83186" w:rsidRPr="00A164B9" w:rsidRDefault="00C83186" w:rsidP="003B0C1E">
            <w:pPr>
              <w:pStyle w:val="Textotabela"/>
            </w:pPr>
            <w:r w:rsidRPr="00A164B9">
              <w:t>9.1 (8.7–9.4)</w:t>
            </w:r>
          </w:p>
        </w:tc>
        <w:tc>
          <w:tcPr>
            <w:tcW w:w="2126" w:type="dxa"/>
            <w:noWrap/>
            <w:hideMark/>
          </w:tcPr>
          <w:p w14:paraId="46F46CC0" w14:textId="77777777" w:rsidR="00C83186" w:rsidRPr="00A164B9" w:rsidRDefault="00C83186" w:rsidP="003B0C1E">
            <w:pPr>
              <w:pStyle w:val="Textotabela"/>
            </w:pPr>
            <w:r w:rsidRPr="00A164B9">
              <w:t>9.2 (8.8–9.6)</w:t>
            </w:r>
          </w:p>
        </w:tc>
        <w:tc>
          <w:tcPr>
            <w:tcW w:w="993" w:type="dxa"/>
            <w:noWrap/>
            <w:hideMark/>
          </w:tcPr>
          <w:p w14:paraId="29FCDD9D" w14:textId="77777777" w:rsidR="00C83186" w:rsidRPr="00A164B9" w:rsidRDefault="00C83186" w:rsidP="003B0C1E">
            <w:pPr>
              <w:pStyle w:val="Textotabela"/>
            </w:pPr>
            <w:r w:rsidRPr="00A164B9">
              <w:t>-0.46</w:t>
            </w:r>
          </w:p>
        </w:tc>
        <w:tc>
          <w:tcPr>
            <w:tcW w:w="992" w:type="dxa"/>
            <w:noWrap/>
            <w:hideMark/>
          </w:tcPr>
          <w:p w14:paraId="64CE9E09" w14:textId="77777777" w:rsidR="00C83186" w:rsidRPr="00A164B9" w:rsidRDefault="00C83186" w:rsidP="003B0C1E">
            <w:pPr>
              <w:pStyle w:val="Textotabela"/>
            </w:pPr>
            <w:r w:rsidRPr="00A164B9">
              <w:t>0.644</w:t>
            </w:r>
          </w:p>
        </w:tc>
      </w:tr>
      <w:tr w:rsidR="00C83186" w:rsidRPr="00A164B9" w14:paraId="61A382EE" w14:textId="77777777" w:rsidTr="00A606F3">
        <w:trPr>
          <w:trHeight w:val="260"/>
        </w:trPr>
        <w:tc>
          <w:tcPr>
            <w:tcW w:w="3261" w:type="dxa"/>
            <w:noWrap/>
            <w:hideMark/>
          </w:tcPr>
          <w:p w14:paraId="1E2CF307" w14:textId="77777777" w:rsidR="00C83186" w:rsidRPr="00A164B9" w:rsidRDefault="00C83186" w:rsidP="003B0C1E">
            <w:pPr>
              <w:pStyle w:val="Textotabela"/>
            </w:pPr>
            <w:r w:rsidRPr="00A164B9">
              <w:t>Gasto Energético em Repouso</w:t>
            </w:r>
          </w:p>
        </w:tc>
        <w:tc>
          <w:tcPr>
            <w:tcW w:w="1984" w:type="dxa"/>
            <w:noWrap/>
            <w:hideMark/>
          </w:tcPr>
          <w:p w14:paraId="3D740CF0" w14:textId="77777777" w:rsidR="00C83186" w:rsidRPr="00A164B9" w:rsidRDefault="00C83186" w:rsidP="003B0C1E">
            <w:pPr>
              <w:pStyle w:val="Textotabela"/>
            </w:pPr>
            <w:r w:rsidRPr="00A164B9">
              <w:t>6.8 (6.6–7)</w:t>
            </w:r>
          </w:p>
        </w:tc>
        <w:tc>
          <w:tcPr>
            <w:tcW w:w="2126" w:type="dxa"/>
            <w:noWrap/>
            <w:hideMark/>
          </w:tcPr>
          <w:p w14:paraId="28213246" w14:textId="77777777" w:rsidR="00C83186" w:rsidRPr="00A164B9" w:rsidRDefault="00C83186" w:rsidP="003B0C1E">
            <w:pPr>
              <w:pStyle w:val="Textotabela"/>
            </w:pPr>
            <w:r w:rsidRPr="00A164B9">
              <w:t>6.8 (6.6–6.9)</w:t>
            </w:r>
          </w:p>
        </w:tc>
        <w:tc>
          <w:tcPr>
            <w:tcW w:w="993" w:type="dxa"/>
            <w:noWrap/>
            <w:hideMark/>
          </w:tcPr>
          <w:p w14:paraId="1C926E2A" w14:textId="77777777" w:rsidR="00C83186" w:rsidRPr="00A164B9" w:rsidRDefault="00C83186" w:rsidP="003B0C1E">
            <w:pPr>
              <w:pStyle w:val="Textotabela"/>
            </w:pPr>
            <w:r w:rsidRPr="00A164B9">
              <w:t>0.01</w:t>
            </w:r>
          </w:p>
        </w:tc>
        <w:tc>
          <w:tcPr>
            <w:tcW w:w="992" w:type="dxa"/>
            <w:noWrap/>
            <w:hideMark/>
          </w:tcPr>
          <w:p w14:paraId="389906B8" w14:textId="77777777" w:rsidR="00C83186" w:rsidRPr="00A164B9" w:rsidRDefault="00C83186" w:rsidP="003B0C1E">
            <w:pPr>
              <w:pStyle w:val="Textotabela"/>
            </w:pPr>
            <w:r w:rsidRPr="00A164B9">
              <w:t>0.99</w:t>
            </w:r>
          </w:p>
        </w:tc>
      </w:tr>
      <w:tr w:rsidR="00C83186" w:rsidRPr="00A164B9" w14:paraId="0AB46260" w14:textId="77777777" w:rsidTr="00A606F3">
        <w:trPr>
          <w:trHeight w:val="260"/>
        </w:trPr>
        <w:tc>
          <w:tcPr>
            <w:tcW w:w="3261" w:type="dxa"/>
            <w:noWrap/>
            <w:hideMark/>
          </w:tcPr>
          <w:p w14:paraId="58E2C63E" w14:textId="77777777" w:rsidR="00C83186" w:rsidRPr="00A164B9" w:rsidRDefault="00C83186" w:rsidP="003B0C1E">
            <w:pPr>
              <w:pStyle w:val="Textotabela"/>
            </w:pPr>
            <w:r w:rsidRPr="00A164B9">
              <w:t>Energia Armazenada</w:t>
            </w:r>
          </w:p>
        </w:tc>
        <w:tc>
          <w:tcPr>
            <w:tcW w:w="1984" w:type="dxa"/>
            <w:noWrap/>
            <w:hideMark/>
          </w:tcPr>
          <w:p w14:paraId="0EDC13F0" w14:textId="77777777" w:rsidR="00C83186" w:rsidRPr="00A164B9" w:rsidRDefault="00C83186" w:rsidP="003B0C1E">
            <w:pPr>
              <w:pStyle w:val="Textotabela"/>
            </w:pPr>
            <w:r w:rsidRPr="00A164B9">
              <w:t>1879.9 (1720.9–2039)</w:t>
            </w:r>
          </w:p>
        </w:tc>
        <w:tc>
          <w:tcPr>
            <w:tcW w:w="2126" w:type="dxa"/>
            <w:noWrap/>
            <w:hideMark/>
          </w:tcPr>
          <w:p w14:paraId="2BF5A8BE" w14:textId="77777777" w:rsidR="00C83186" w:rsidRPr="00A164B9" w:rsidRDefault="00C83186" w:rsidP="003B0C1E">
            <w:pPr>
              <w:pStyle w:val="Textotabela"/>
            </w:pPr>
            <w:r w:rsidRPr="00A164B9">
              <w:t>1915.8 (1803.4–2028.3)</w:t>
            </w:r>
          </w:p>
        </w:tc>
        <w:tc>
          <w:tcPr>
            <w:tcW w:w="993" w:type="dxa"/>
            <w:noWrap/>
            <w:hideMark/>
          </w:tcPr>
          <w:p w14:paraId="0A57509A" w14:textId="77777777" w:rsidR="00C83186" w:rsidRPr="00A164B9" w:rsidRDefault="00C83186" w:rsidP="003B0C1E">
            <w:pPr>
              <w:pStyle w:val="Textotabela"/>
            </w:pPr>
            <w:r w:rsidRPr="00A164B9">
              <w:t>-0.36</w:t>
            </w:r>
          </w:p>
        </w:tc>
        <w:tc>
          <w:tcPr>
            <w:tcW w:w="992" w:type="dxa"/>
            <w:noWrap/>
            <w:hideMark/>
          </w:tcPr>
          <w:p w14:paraId="52BBD3AC" w14:textId="77777777" w:rsidR="00C83186" w:rsidRPr="00A164B9" w:rsidRDefault="00C83186" w:rsidP="003B0C1E">
            <w:pPr>
              <w:pStyle w:val="Textotabela"/>
            </w:pPr>
            <w:r w:rsidRPr="00A164B9">
              <w:t>0.719</w:t>
            </w:r>
          </w:p>
        </w:tc>
      </w:tr>
      <w:tr w:rsidR="00C83186" w:rsidRPr="00A164B9" w14:paraId="73C3671B" w14:textId="77777777" w:rsidTr="00A606F3">
        <w:trPr>
          <w:trHeight w:val="260"/>
        </w:trPr>
        <w:tc>
          <w:tcPr>
            <w:tcW w:w="3261" w:type="dxa"/>
            <w:noWrap/>
            <w:hideMark/>
          </w:tcPr>
          <w:p w14:paraId="452EBE23" w14:textId="77777777" w:rsidR="00C83186" w:rsidRPr="00A164B9" w:rsidRDefault="00C83186" w:rsidP="003B0C1E">
            <w:pPr>
              <w:pStyle w:val="Textotabela"/>
            </w:pPr>
            <w:r w:rsidRPr="00A164B9">
              <w:t>Massa de Gordura Absoluta</w:t>
            </w:r>
          </w:p>
        </w:tc>
        <w:tc>
          <w:tcPr>
            <w:tcW w:w="1984" w:type="dxa"/>
            <w:noWrap/>
            <w:hideMark/>
          </w:tcPr>
          <w:p w14:paraId="2D412693" w14:textId="77777777" w:rsidR="00C83186" w:rsidRPr="00A164B9" w:rsidRDefault="00C83186" w:rsidP="003B0C1E">
            <w:pPr>
              <w:pStyle w:val="Textotabela"/>
            </w:pPr>
            <w:r w:rsidRPr="00A164B9">
              <w:t>41.6 (37.6–45.6)</w:t>
            </w:r>
          </w:p>
        </w:tc>
        <w:tc>
          <w:tcPr>
            <w:tcW w:w="2126" w:type="dxa"/>
            <w:noWrap/>
            <w:hideMark/>
          </w:tcPr>
          <w:p w14:paraId="3771916C" w14:textId="77777777" w:rsidR="00C83186" w:rsidRPr="00A164B9" w:rsidRDefault="00C83186" w:rsidP="003B0C1E">
            <w:pPr>
              <w:pStyle w:val="Textotabela"/>
            </w:pPr>
            <w:r w:rsidRPr="00A164B9">
              <w:t>43.1 (40–46.1)</w:t>
            </w:r>
          </w:p>
        </w:tc>
        <w:tc>
          <w:tcPr>
            <w:tcW w:w="993" w:type="dxa"/>
            <w:noWrap/>
            <w:hideMark/>
          </w:tcPr>
          <w:p w14:paraId="1AE4A2AB" w14:textId="77777777" w:rsidR="00C83186" w:rsidRPr="00A164B9" w:rsidRDefault="00C83186" w:rsidP="003B0C1E">
            <w:pPr>
              <w:pStyle w:val="Textotabela"/>
            </w:pPr>
            <w:r w:rsidRPr="00A164B9">
              <w:t>-0.57</w:t>
            </w:r>
          </w:p>
        </w:tc>
        <w:tc>
          <w:tcPr>
            <w:tcW w:w="992" w:type="dxa"/>
            <w:noWrap/>
            <w:hideMark/>
          </w:tcPr>
          <w:p w14:paraId="50414A12" w14:textId="77777777" w:rsidR="00C83186" w:rsidRPr="00A164B9" w:rsidRDefault="00C83186" w:rsidP="003B0C1E">
            <w:pPr>
              <w:pStyle w:val="Textotabela"/>
            </w:pPr>
            <w:r w:rsidRPr="00A164B9">
              <w:t>0.571</w:t>
            </w:r>
          </w:p>
        </w:tc>
      </w:tr>
      <w:tr w:rsidR="00C83186" w:rsidRPr="00A164B9" w14:paraId="4BC0A81B" w14:textId="77777777" w:rsidTr="00A606F3">
        <w:trPr>
          <w:trHeight w:val="260"/>
        </w:trPr>
        <w:tc>
          <w:tcPr>
            <w:tcW w:w="3261" w:type="dxa"/>
            <w:noWrap/>
            <w:hideMark/>
          </w:tcPr>
          <w:p w14:paraId="2A577D75" w14:textId="77777777" w:rsidR="00C83186" w:rsidRPr="00A164B9" w:rsidRDefault="00C83186" w:rsidP="003B0C1E">
            <w:pPr>
              <w:pStyle w:val="Textotabela"/>
            </w:pPr>
            <w:r w:rsidRPr="00A164B9">
              <w:t>Índice de Massa de Gordura</w:t>
            </w:r>
          </w:p>
        </w:tc>
        <w:tc>
          <w:tcPr>
            <w:tcW w:w="1984" w:type="dxa"/>
            <w:noWrap/>
            <w:hideMark/>
          </w:tcPr>
          <w:p w14:paraId="7974B4B6" w14:textId="77777777" w:rsidR="00C83186" w:rsidRPr="00A164B9" w:rsidRDefault="00C83186" w:rsidP="003B0C1E">
            <w:pPr>
              <w:pStyle w:val="Textotabela"/>
            </w:pPr>
            <w:r w:rsidRPr="00A164B9">
              <w:t>16.5 (12.7–20.2)</w:t>
            </w:r>
          </w:p>
        </w:tc>
        <w:tc>
          <w:tcPr>
            <w:tcW w:w="2126" w:type="dxa"/>
            <w:noWrap/>
            <w:hideMark/>
          </w:tcPr>
          <w:p w14:paraId="0D45A7B3" w14:textId="77777777" w:rsidR="00C83186" w:rsidRPr="00A164B9" w:rsidRDefault="00C83186" w:rsidP="003B0C1E">
            <w:pPr>
              <w:pStyle w:val="Textotabela"/>
            </w:pPr>
            <w:r w:rsidRPr="00A164B9">
              <w:t>16.1 (14.9–17.3)</w:t>
            </w:r>
          </w:p>
        </w:tc>
        <w:tc>
          <w:tcPr>
            <w:tcW w:w="993" w:type="dxa"/>
            <w:noWrap/>
            <w:hideMark/>
          </w:tcPr>
          <w:p w14:paraId="443F41FD" w14:textId="77777777" w:rsidR="00C83186" w:rsidRPr="00A164B9" w:rsidRDefault="00C83186" w:rsidP="003B0C1E">
            <w:pPr>
              <w:pStyle w:val="Textotabela"/>
            </w:pPr>
            <w:r w:rsidRPr="00A164B9">
              <w:t>0.17</w:t>
            </w:r>
          </w:p>
        </w:tc>
        <w:tc>
          <w:tcPr>
            <w:tcW w:w="992" w:type="dxa"/>
            <w:noWrap/>
            <w:hideMark/>
          </w:tcPr>
          <w:p w14:paraId="49D35715" w14:textId="77777777" w:rsidR="00C83186" w:rsidRPr="00A164B9" w:rsidRDefault="00C83186" w:rsidP="003B0C1E">
            <w:pPr>
              <w:pStyle w:val="Textotabela"/>
            </w:pPr>
            <w:r w:rsidRPr="00A164B9">
              <w:t>0.869</w:t>
            </w:r>
          </w:p>
        </w:tc>
      </w:tr>
      <w:tr w:rsidR="00C83186" w:rsidRPr="00A164B9" w14:paraId="703C3A13" w14:textId="77777777" w:rsidTr="00A606F3">
        <w:trPr>
          <w:trHeight w:val="260"/>
        </w:trPr>
        <w:tc>
          <w:tcPr>
            <w:tcW w:w="3261" w:type="dxa"/>
            <w:noWrap/>
            <w:hideMark/>
          </w:tcPr>
          <w:p w14:paraId="38FDE7BB" w14:textId="77777777" w:rsidR="00C83186" w:rsidRPr="00A164B9" w:rsidRDefault="00C83186" w:rsidP="003B0C1E">
            <w:pPr>
              <w:pStyle w:val="Textotabela"/>
            </w:pPr>
            <w:r w:rsidRPr="00A164B9">
              <w:t>Massa de Gordura Relativa</w:t>
            </w:r>
          </w:p>
        </w:tc>
        <w:tc>
          <w:tcPr>
            <w:tcW w:w="1984" w:type="dxa"/>
            <w:noWrap/>
            <w:hideMark/>
          </w:tcPr>
          <w:p w14:paraId="7FAFB531" w14:textId="77777777" w:rsidR="00C83186" w:rsidRPr="00A164B9" w:rsidRDefault="00C83186" w:rsidP="003B0C1E">
            <w:pPr>
              <w:pStyle w:val="Textotabela"/>
            </w:pPr>
            <w:r w:rsidRPr="00A164B9">
              <w:t>44.7 (42.6–46.8)</w:t>
            </w:r>
          </w:p>
        </w:tc>
        <w:tc>
          <w:tcPr>
            <w:tcW w:w="2126" w:type="dxa"/>
            <w:noWrap/>
            <w:hideMark/>
          </w:tcPr>
          <w:p w14:paraId="12C704DA" w14:textId="77777777" w:rsidR="00C83186" w:rsidRPr="00A164B9" w:rsidRDefault="00C83186" w:rsidP="003B0C1E">
            <w:pPr>
              <w:pStyle w:val="Textotabela"/>
            </w:pPr>
            <w:r w:rsidRPr="00A164B9">
              <w:t>48.6 (45.2–52.1)</w:t>
            </w:r>
          </w:p>
        </w:tc>
        <w:tc>
          <w:tcPr>
            <w:tcW w:w="993" w:type="dxa"/>
            <w:noWrap/>
            <w:hideMark/>
          </w:tcPr>
          <w:p w14:paraId="7811CFD2" w14:textId="77777777" w:rsidR="00C83186" w:rsidRPr="00A164B9" w:rsidRDefault="00C83186" w:rsidP="003B0C1E">
            <w:pPr>
              <w:pStyle w:val="Textotabela"/>
            </w:pPr>
            <w:r w:rsidRPr="00A164B9">
              <w:t>-1.91</w:t>
            </w:r>
          </w:p>
        </w:tc>
        <w:tc>
          <w:tcPr>
            <w:tcW w:w="992" w:type="dxa"/>
            <w:noWrap/>
            <w:hideMark/>
          </w:tcPr>
          <w:p w14:paraId="5E5EA712" w14:textId="77777777" w:rsidR="00C83186" w:rsidRPr="00A164B9" w:rsidRDefault="00C83186" w:rsidP="003B0C1E">
            <w:pPr>
              <w:pStyle w:val="Textotabela"/>
            </w:pPr>
            <w:r w:rsidRPr="00A164B9">
              <w:t>0.062</w:t>
            </w:r>
          </w:p>
        </w:tc>
      </w:tr>
      <w:tr w:rsidR="00C83186" w:rsidRPr="00A164B9" w14:paraId="6F034647" w14:textId="77777777" w:rsidTr="00A606F3">
        <w:trPr>
          <w:trHeight w:val="260"/>
        </w:trPr>
        <w:tc>
          <w:tcPr>
            <w:tcW w:w="3261" w:type="dxa"/>
            <w:noWrap/>
            <w:hideMark/>
          </w:tcPr>
          <w:p w14:paraId="518CD141" w14:textId="77777777" w:rsidR="00C83186" w:rsidRPr="00A164B9" w:rsidRDefault="00C83186" w:rsidP="003B0C1E">
            <w:pPr>
              <w:pStyle w:val="Textotabela"/>
            </w:pPr>
            <w:r w:rsidRPr="00A164B9">
              <w:t>Massa Livre de Gordura Absoluta</w:t>
            </w:r>
          </w:p>
        </w:tc>
        <w:tc>
          <w:tcPr>
            <w:tcW w:w="1984" w:type="dxa"/>
            <w:noWrap/>
            <w:hideMark/>
          </w:tcPr>
          <w:p w14:paraId="2244891A" w14:textId="77777777" w:rsidR="00C83186" w:rsidRPr="00A164B9" w:rsidRDefault="00C83186" w:rsidP="003B0C1E">
            <w:pPr>
              <w:pStyle w:val="Textotabela"/>
            </w:pPr>
            <w:r w:rsidRPr="00A164B9">
              <w:t>50.4 (48.1–52.7)</w:t>
            </w:r>
          </w:p>
        </w:tc>
        <w:tc>
          <w:tcPr>
            <w:tcW w:w="2126" w:type="dxa"/>
            <w:noWrap/>
            <w:hideMark/>
          </w:tcPr>
          <w:p w14:paraId="3A4C5FCC" w14:textId="77777777" w:rsidR="00C83186" w:rsidRPr="00A164B9" w:rsidRDefault="00C83186" w:rsidP="003B0C1E">
            <w:pPr>
              <w:pStyle w:val="Textotabela"/>
            </w:pPr>
            <w:r w:rsidRPr="00A164B9">
              <w:t>45.6 (42.4–48.9)</w:t>
            </w:r>
          </w:p>
        </w:tc>
        <w:tc>
          <w:tcPr>
            <w:tcW w:w="993" w:type="dxa"/>
            <w:noWrap/>
            <w:hideMark/>
          </w:tcPr>
          <w:p w14:paraId="1F03D52D" w14:textId="77777777" w:rsidR="00C83186" w:rsidRPr="00A164B9" w:rsidRDefault="00C83186" w:rsidP="003B0C1E">
            <w:pPr>
              <w:pStyle w:val="Textotabela"/>
            </w:pPr>
            <w:r w:rsidRPr="00A164B9">
              <w:t>2.31</w:t>
            </w:r>
          </w:p>
        </w:tc>
        <w:tc>
          <w:tcPr>
            <w:tcW w:w="992" w:type="dxa"/>
            <w:noWrap/>
            <w:hideMark/>
          </w:tcPr>
          <w:p w14:paraId="7115DE6F" w14:textId="77777777" w:rsidR="00C83186" w:rsidRPr="00A164B9" w:rsidRDefault="00C83186" w:rsidP="003B0C1E">
            <w:pPr>
              <w:pStyle w:val="Textotabela"/>
            </w:pPr>
            <w:r w:rsidRPr="00A164B9">
              <w:t>0.025*</w:t>
            </w:r>
          </w:p>
        </w:tc>
      </w:tr>
      <w:tr w:rsidR="00C83186" w:rsidRPr="00A164B9" w14:paraId="561AB346" w14:textId="77777777" w:rsidTr="00A606F3">
        <w:trPr>
          <w:trHeight w:val="260"/>
        </w:trPr>
        <w:tc>
          <w:tcPr>
            <w:tcW w:w="3261" w:type="dxa"/>
            <w:noWrap/>
            <w:hideMark/>
          </w:tcPr>
          <w:p w14:paraId="6BABF8AB" w14:textId="77777777" w:rsidR="00C83186" w:rsidRPr="00A164B9" w:rsidRDefault="00C83186" w:rsidP="003B0C1E">
            <w:pPr>
              <w:pStyle w:val="Textotabela"/>
            </w:pPr>
            <w:r w:rsidRPr="00A164B9">
              <w:t>Índice de Massa Livre de Gordura</w:t>
            </w:r>
          </w:p>
        </w:tc>
        <w:tc>
          <w:tcPr>
            <w:tcW w:w="1984" w:type="dxa"/>
            <w:noWrap/>
            <w:hideMark/>
          </w:tcPr>
          <w:p w14:paraId="3F6FA119" w14:textId="77777777" w:rsidR="00C83186" w:rsidRPr="00A164B9" w:rsidRDefault="00C83186" w:rsidP="003B0C1E">
            <w:pPr>
              <w:pStyle w:val="Textotabela"/>
            </w:pPr>
            <w:r w:rsidRPr="00A164B9">
              <w:t>18.7 (18–19.5)</w:t>
            </w:r>
          </w:p>
        </w:tc>
        <w:tc>
          <w:tcPr>
            <w:tcW w:w="2126" w:type="dxa"/>
            <w:noWrap/>
            <w:hideMark/>
          </w:tcPr>
          <w:p w14:paraId="388401FE" w14:textId="77777777" w:rsidR="00C83186" w:rsidRPr="00A164B9" w:rsidRDefault="00C83186" w:rsidP="003B0C1E">
            <w:pPr>
              <w:pStyle w:val="Textotabela"/>
            </w:pPr>
            <w:r w:rsidRPr="00A164B9">
              <w:t>17 (15.9–18.2)</w:t>
            </w:r>
          </w:p>
        </w:tc>
        <w:tc>
          <w:tcPr>
            <w:tcW w:w="993" w:type="dxa"/>
            <w:noWrap/>
            <w:hideMark/>
          </w:tcPr>
          <w:p w14:paraId="3B4D32CF" w14:textId="77777777" w:rsidR="00C83186" w:rsidRPr="00A164B9" w:rsidRDefault="00C83186" w:rsidP="003B0C1E">
            <w:pPr>
              <w:pStyle w:val="Textotabela"/>
            </w:pPr>
            <w:r w:rsidRPr="00A164B9">
              <w:t>2.47</w:t>
            </w:r>
          </w:p>
        </w:tc>
        <w:tc>
          <w:tcPr>
            <w:tcW w:w="992" w:type="dxa"/>
            <w:noWrap/>
            <w:hideMark/>
          </w:tcPr>
          <w:p w14:paraId="1BA2F842" w14:textId="77777777" w:rsidR="00C83186" w:rsidRPr="00A164B9" w:rsidRDefault="00C83186" w:rsidP="003B0C1E">
            <w:pPr>
              <w:pStyle w:val="Textotabela"/>
            </w:pPr>
            <w:r w:rsidRPr="00A164B9">
              <w:t>0.016*</w:t>
            </w:r>
          </w:p>
        </w:tc>
      </w:tr>
      <w:tr w:rsidR="00C83186" w:rsidRPr="00A164B9" w14:paraId="5F62B274" w14:textId="77777777" w:rsidTr="00A606F3">
        <w:trPr>
          <w:trHeight w:val="260"/>
        </w:trPr>
        <w:tc>
          <w:tcPr>
            <w:tcW w:w="3261" w:type="dxa"/>
            <w:noWrap/>
            <w:hideMark/>
          </w:tcPr>
          <w:p w14:paraId="595C6037" w14:textId="77777777" w:rsidR="00C83186" w:rsidRPr="00A164B9" w:rsidRDefault="00C83186" w:rsidP="003B0C1E">
            <w:pPr>
              <w:pStyle w:val="Textotabela"/>
            </w:pPr>
            <w:r w:rsidRPr="00A164B9">
              <w:t>Massa Livre de Gordura Relativa</w:t>
            </w:r>
          </w:p>
        </w:tc>
        <w:tc>
          <w:tcPr>
            <w:tcW w:w="1984" w:type="dxa"/>
            <w:noWrap/>
            <w:hideMark/>
          </w:tcPr>
          <w:p w14:paraId="47E40B60" w14:textId="77777777" w:rsidR="00C83186" w:rsidRPr="00A164B9" w:rsidRDefault="00C83186" w:rsidP="003B0C1E">
            <w:pPr>
              <w:pStyle w:val="Textotabela"/>
            </w:pPr>
            <w:r w:rsidRPr="00A164B9">
              <w:t>55.3 (53.2–57.4)</w:t>
            </w:r>
          </w:p>
        </w:tc>
        <w:tc>
          <w:tcPr>
            <w:tcW w:w="2126" w:type="dxa"/>
            <w:noWrap/>
            <w:hideMark/>
          </w:tcPr>
          <w:p w14:paraId="12954336" w14:textId="77777777" w:rsidR="00C83186" w:rsidRPr="00A164B9" w:rsidRDefault="00C83186" w:rsidP="003B0C1E">
            <w:pPr>
              <w:pStyle w:val="Textotabela"/>
            </w:pPr>
            <w:r w:rsidRPr="00A164B9">
              <w:t>51.4 (47.9–54.8)</w:t>
            </w:r>
          </w:p>
        </w:tc>
        <w:tc>
          <w:tcPr>
            <w:tcW w:w="993" w:type="dxa"/>
            <w:noWrap/>
            <w:hideMark/>
          </w:tcPr>
          <w:p w14:paraId="03402039" w14:textId="77777777" w:rsidR="00C83186" w:rsidRPr="00A164B9" w:rsidRDefault="00C83186" w:rsidP="003B0C1E">
            <w:pPr>
              <w:pStyle w:val="Textotabela"/>
            </w:pPr>
            <w:r w:rsidRPr="00A164B9">
              <w:t>1.91</w:t>
            </w:r>
          </w:p>
        </w:tc>
        <w:tc>
          <w:tcPr>
            <w:tcW w:w="992" w:type="dxa"/>
            <w:noWrap/>
            <w:hideMark/>
          </w:tcPr>
          <w:p w14:paraId="4E20E7A0" w14:textId="77777777" w:rsidR="00C83186" w:rsidRPr="00A164B9" w:rsidRDefault="00C83186" w:rsidP="003B0C1E">
            <w:pPr>
              <w:pStyle w:val="Textotabela"/>
            </w:pPr>
            <w:r w:rsidRPr="00A164B9">
              <w:t>0.062</w:t>
            </w:r>
          </w:p>
        </w:tc>
      </w:tr>
      <w:tr w:rsidR="00C83186" w:rsidRPr="00A164B9" w14:paraId="4D7EB925" w14:textId="77777777" w:rsidTr="00A606F3">
        <w:trPr>
          <w:trHeight w:val="260"/>
        </w:trPr>
        <w:tc>
          <w:tcPr>
            <w:tcW w:w="3261" w:type="dxa"/>
            <w:noWrap/>
            <w:hideMark/>
          </w:tcPr>
          <w:p w14:paraId="6864E800" w14:textId="77777777" w:rsidR="00C83186" w:rsidRPr="00A164B9" w:rsidRDefault="00C83186" w:rsidP="003B0C1E">
            <w:pPr>
              <w:pStyle w:val="Textotabela"/>
            </w:pPr>
            <w:r w:rsidRPr="00A164B9">
              <w:t>MME corporal total</w:t>
            </w:r>
          </w:p>
        </w:tc>
        <w:tc>
          <w:tcPr>
            <w:tcW w:w="1984" w:type="dxa"/>
            <w:noWrap/>
            <w:hideMark/>
          </w:tcPr>
          <w:p w14:paraId="02253C5E" w14:textId="77777777" w:rsidR="00C83186" w:rsidRPr="00A164B9" w:rsidRDefault="00C83186" w:rsidP="003B0C1E">
            <w:pPr>
              <w:pStyle w:val="Textotabela"/>
            </w:pPr>
            <w:r w:rsidRPr="00A164B9">
              <w:t>24.4 (23–25.8)</w:t>
            </w:r>
          </w:p>
        </w:tc>
        <w:tc>
          <w:tcPr>
            <w:tcW w:w="2126" w:type="dxa"/>
            <w:noWrap/>
            <w:hideMark/>
          </w:tcPr>
          <w:p w14:paraId="698998FE" w14:textId="77777777" w:rsidR="00C83186" w:rsidRPr="00A164B9" w:rsidRDefault="00C83186" w:rsidP="003B0C1E">
            <w:pPr>
              <w:pStyle w:val="Textotabela"/>
            </w:pPr>
            <w:r w:rsidRPr="00A164B9">
              <w:t>21.9 (19.9–24)</w:t>
            </w:r>
          </w:p>
        </w:tc>
        <w:tc>
          <w:tcPr>
            <w:tcW w:w="993" w:type="dxa"/>
            <w:noWrap/>
            <w:hideMark/>
          </w:tcPr>
          <w:p w14:paraId="5EBF46FA" w14:textId="77777777" w:rsidR="00C83186" w:rsidRPr="00A164B9" w:rsidRDefault="00C83186" w:rsidP="003B0C1E">
            <w:pPr>
              <w:pStyle w:val="Textotabela"/>
            </w:pPr>
            <w:r w:rsidRPr="00A164B9">
              <w:t>1.96</w:t>
            </w:r>
          </w:p>
        </w:tc>
        <w:tc>
          <w:tcPr>
            <w:tcW w:w="992" w:type="dxa"/>
            <w:noWrap/>
            <w:hideMark/>
          </w:tcPr>
          <w:p w14:paraId="6B12DB94" w14:textId="77777777" w:rsidR="00C83186" w:rsidRPr="00A164B9" w:rsidRDefault="00C83186" w:rsidP="003B0C1E">
            <w:pPr>
              <w:pStyle w:val="Textotabela"/>
            </w:pPr>
            <w:r w:rsidRPr="00A164B9">
              <w:t>0.054</w:t>
            </w:r>
          </w:p>
        </w:tc>
      </w:tr>
      <w:tr w:rsidR="00C83186" w:rsidRPr="00A164B9" w14:paraId="7E72B4A9" w14:textId="77777777" w:rsidTr="00A606F3">
        <w:trPr>
          <w:trHeight w:val="260"/>
        </w:trPr>
        <w:tc>
          <w:tcPr>
            <w:tcW w:w="3261" w:type="dxa"/>
            <w:noWrap/>
            <w:hideMark/>
          </w:tcPr>
          <w:p w14:paraId="1191AE5D" w14:textId="77777777" w:rsidR="00C83186" w:rsidRPr="00A164B9" w:rsidRDefault="00C83186" w:rsidP="003B0C1E">
            <w:pPr>
              <w:pStyle w:val="Textotabela"/>
            </w:pPr>
            <w:r w:rsidRPr="00A164B9">
              <w:t>MME do Tronco</w:t>
            </w:r>
          </w:p>
        </w:tc>
        <w:tc>
          <w:tcPr>
            <w:tcW w:w="1984" w:type="dxa"/>
            <w:noWrap/>
            <w:hideMark/>
          </w:tcPr>
          <w:p w14:paraId="1CDAEB2C" w14:textId="77777777" w:rsidR="00C83186" w:rsidRPr="00A164B9" w:rsidRDefault="00C83186" w:rsidP="003B0C1E">
            <w:pPr>
              <w:pStyle w:val="Textotabela"/>
            </w:pPr>
            <w:r w:rsidRPr="00A164B9">
              <w:t>11.1 (10.3–11.8)</w:t>
            </w:r>
          </w:p>
        </w:tc>
        <w:tc>
          <w:tcPr>
            <w:tcW w:w="2126" w:type="dxa"/>
            <w:noWrap/>
            <w:hideMark/>
          </w:tcPr>
          <w:p w14:paraId="157CB21B" w14:textId="77777777" w:rsidR="00C83186" w:rsidRPr="00A164B9" w:rsidRDefault="00C83186" w:rsidP="003B0C1E">
            <w:pPr>
              <w:pStyle w:val="Textotabela"/>
            </w:pPr>
            <w:r w:rsidRPr="00A164B9">
              <w:t>9.7 (8.6–10.8)</w:t>
            </w:r>
          </w:p>
        </w:tc>
        <w:tc>
          <w:tcPr>
            <w:tcW w:w="993" w:type="dxa"/>
            <w:noWrap/>
            <w:hideMark/>
          </w:tcPr>
          <w:p w14:paraId="6BC97558" w14:textId="77777777" w:rsidR="00C83186" w:rsidRPr="00A164B9" w:rsidRDefault="00C83186" w:rsidP="003B0C1E">
            <w:pPr>
              <w:pStyle w:val="Textotabela"/>
            </w:pPr>
            <w:r w:rsidRPr="00A164B9">
              <w:t>2.06</w:t>
            </w:r>
          </w:p>
        </w:tc>
        <w:tc>
          <w:tcPr>
            <w:tcW w:w="992" w:type="dxa"/>
            <w:noWrap/>
            <w:hideMark/>
          </w:tcPr>
          <w:p w14:paraId="2AA7B25F" w14:textId="77777777" w:rsidR="00C83186" w:rsidRPr="00A164B9" w:rsidRDefault="00C83186" w:rsidP="003B0C1E">
            <w:pPr>
              <w:pStyle w:val="Textotabela"/>
            </w:pPr>
            <w:r w:rsidRPr="00A164B9">
              <w:t>0.044*</w:t>
            </w:r>
          </w:p>
        </w:tc>
      </w:tr>
      <w:tr w:rsidR="00C83186" w:rsidRPr="00A164B9" w14:paraId="676DD8F0" w14:textId="77777777" w:rsidTr="00A606F3">
        <w:trPr>
          <w:trHeight w:val="260"/>
        </w:trPr>
        <w:tc>
          <w:tcPr>
            <w:tcW w:w="3261" w:type="dxa"/>
            <w:noWrap/>
            <w:hideMark/>
          </w:tcPr>
          <w:p w14:paraId="1189A28C" w14:textId="77777777" w:rsidR="00C83186" w:rsidRPr="00A164B9" w:rsidRDefault="00C83186" w:rsidP="003B0C1E">
            <w:pPr>
              <w:pStyle w:val="Textotabela"/>
            </w:pPr>
            <w:r w:rsidRPr="00A164B9">
              <w:t>MME do Braço Direito</w:t>
            </w:r>
          </w:p>
        </w:tc>
        <w:tc>
          <w:tcPr>
            <w:tcW w:w="1984" w:type="dxa"/>
            <w:noWrap/>
            <w:hideMark/>
          </w:tcPr>
          <w:p w14:paraId="682D7E98" w14:textId="77777777" w:rsidR="00C83186" w:rsidRPr="00A164B9" w:rsidRDefault="00C83186" w:rsidP="003B0C1E">
            <w:pPr>
              <w:pStyle w:val="Textotabela"/>
            </w:pPr>
            <w:r w:rsidRPr="00A164B9">
              <w:t>1.4 (1.2–1.5)</w:t>
            </w:r>
          </w:p>
        </w:tc>
        <w:tc>
          <w:tcPr>
            <w:tcW w:w="2126" w:type="dxa"/>
            <w:noWrap/>
            <w:hideMark/>
          </w:tcPr>
          <w:p w14:paraId="345E6DBA" w14:textId="77777777" w:rsidR="00C83186" w:rsidRPr="00A164B9" w:rsidRDefault="00C83186" w:rsidP="003B0C1E">
            <w:pPr>
              <w:pStyle w:val="Textotabela"/>
            </w:pPr>
            <w:r w:rsidRPr="00A164B9">
              <w:t>1.3 (1.2–1.3)</w:t>
            </w:r>
          </w:p>
        </w:tc>
        <w:tc>
          <w:tcPr>
            <w:tcW w:w="993" w:type="dxa"/>
            <w:noWrap/>
            <w:hideMark/>
          </w:tcPr>
          <w:p w14:paraId="25A4509D" w14:textId="77777777" w:rsidR="00C83186" w:rsidRPr="00A164B9" w:rsidRDefault="00C83186" w:rsidP="003B0C1E">
            <w:pPr>
              <w:pStyle w:val="Textotabela"/>
            </w:pPr>
            <w:r w:rsidRPr="00A164B9">
              <w:t>1.41</w:t>
            </w:r>
          </w:p>
        </w:tc>
        <w:tc>
          <w:tcPr>
            <w:tcW w:w="992" w:type="dxa"/>
            <w:noWrap/>
            <w:hideMark/>
          </w:tcPr>
          <w:p w14:paraId="2BB55AEC" w14:textId="77777777" w:rsidR="00C83186" w:rsidRPr="00A164B9" w:rsidRDefault="00C83186" w:rsidP="003B0C1E">
            <w:pPr>
              <w:pStyle w:val="Textotabela"/>
            </w:pPr>
            <w:r w:rsidRPr="00A164B9">
              <w:t>0.165</w:t>
            </w:r>
          </w:p>
        </w:tc>
      </w:tr>
      <w:tr w:rsidR="00C83186" w:rsidRPr="00A164B9" w14:paraId="5802F583" w14:textId="77777777" w:rsidTr="00A606F3">
        <w:trPr>
          <w:trHeight w:val="260"/>
        </w:trPr>
        <w:tc>
          <w:tcPr>
            <w:tcW w:w="3261" w:type="dxa"/>
            <w:noWrap/>
            <w:hideMark/>
          </w:tcPr>
          <w:p w14:paraId="7C285AC8" w14:textId="77777777" w:rsidR="00C83186" w:rsidRPr="00A164B9" w:rsidRDefault="00C83186" w:rsidP="003B0C1E">
            <w:pPr>
              <w:pStyle w:val="Textotabela"/>
            </w:pPr>
            <w:r w:rsidRPr="00A164B9">
              <w:t>MME do Braço Esquerdo</w:t>
            </w:r>
          </w:p>
        </w:tc>
        <w:tc>
          <w:tcPr>
            <w:tcW w:w="1984" w:type="dxa"/>
            <w:noWrap/>
            <w:hideMark/>
          </w:tcPr>
          <w:p w14:paraId="332FA491" w14:textId="77777777" w:rsidR="00C83186" w:rsidRPr="00A164B9" w:rsidRDefault="00C83186" w:rsidP="003B0C1E">
            <w:pPr>
              <w:pStyle w:val="Textotabela"/>
            </w:pPr>
            <w:r w:rsidRPr="00A164B9">
              <w:t>1.3 (1.2–1.5)</w:t>
            </w:r>
          </w:p>
        </w:tc>
        <w:tc>
          <w:tcPr>
            <w:tcW w:w="2126" w:type="dxa"/>
            <w:noWrap/>
            <w:hideMark/>
          </w:tcPr>
          <w:p w14:paraId="45C91688" w14:textId="77777777" w:rsidR="00C83186" w:rsidRPr="00A164B9" w:rsidRDefault="00C83186" w:rsidP="003B0C1E">
            <w:pPr>
              <w:pStyle w:val="Textotabela"/>
            </w:pPr>
            <w:r w:rsidRPr="00A164B9">
              <w:t>1.3 (1.1–1.4)</w:t>
            </w:r>
          </w:p>
        </w:tc>
        <w:tc>
          <w:tcPr>
            <w:tcW w:w="993" w:type="dxa"/>
            <w:noWrap/>
            <w:hideMark/>
          </w:tcPr>
          <w:p w14:paraId="4E7240AA" w14:textId="77777777" w:rsidR="00C83186" w:rsidRPr="00A164B9" w:rsidRDefault="00C83186" w:rsidP="003B0C1E">
            <w:pPr>
              <w:pStyle w:val="Textotabela"/>
            </w:pPr>
            <w:r w:rsidRPr="00A164B9">
              <w:t>1.04</w:t>
            </w:r>
          </w:p>
        </w:tc>
        <w:tc>
          <w:tcPr>
            <w:tcW w:w="992" w:type="dxa"/>
            <w:noWrap/>
            <w:hideMark/>
          </w:tcPr>
          <w:p w14:paraId="10278AC2" w14:textId="77777777" w:rsidR="00C83186" w:rsidRPr="00A164B9" w:rsidRDefault="00C83186" w:rsidP="003B0C1E">
            <w:pPr>
              <w:pStyle w:val="Textotabela"/>
            </w:pPr>
            <w:r w:rsidRPr="00A164B9">
              <w:t>0.3</w:t>
            </w:r>
          </w:p>
        </w:tc>
      </w:tr>
      <w:tr w:rsidR="00C83186" w:rsidRPr="00A164B9" w14:paraId="1801CB08" w14:textId="77777777" w:rsidTr="00A606F3">
        <w:trPr>
          <w:trHeight w:val="260"/>
        </w:trPr>
        <w:tc>
          <w:tcPr>
            <w:tcW w:w="3261" w:type="dxa"/>
            <w:noWrap/>
            <w:hideMark/>
          </w:tcPr>
          <w:p w14:paraId="049195E9" w14:textId="77777777" w:rsidR="00C83186" w:rsidRPr="00A164B9" w:rsidRDefault="00C83186" w:rsidP="003B0C1E">
            <w:pPr>
              <w:pStyle w:val="Textotabela"/>
            </w:pPr>
            <w:r w:rsidRPr="00A164B9">
              <w:t>MME da Perna Direita</w:t>
            </w:r>
          </w:p>
        </w:tc>
        <w:tc>
          <w:tcPr>
            <w:tcW w:w="1984" w:type="dxa"/>
            <w:noWrap/>
            <w:hideMark/>
          </w:tcPr>
          <w:p w14:paraId="6030ADA9" w14:textId="77777777" w:rsidR="00C83186" w:rsidRPr="00A164B9" w:rsidRDefault="00C83186" w:rsidP="003B0C1E">
            <w:pPr>
              <w:pStyle w:val="Textotabela"/>
            </w:pPr>
            <w:r w:rsidRPr="00A164B9">
              <w:t>5.2 (4.9–5.4)</w:t>
            </w:r>
          </w:p>
        </w:tc>
        <w:tc>
          <w:tcPr>
            <w:tcW w:w="2126" w:type="dxa"/>
            <w:noWrap/>
            <w:hideMark/>
          </w:tcPr>
          <w:p w14:paraId="46831811" w14:textId="77777777" w:rsidR="00C83186" w:rsidRPr="00A164B9" w:rsidRDefault="00C83186" w:rsidP="003B0C1E">
            <w:pPr>
              <w:pStyle w:val="Textotabela"/>
            </w:pPr>
            <w:r w:rsidRPr="00A164B9">
              <w:t>4.8 (4.3–5.2)</w:t>
            </w:r>
          </w:p>
        </w:tc>
        <w:tc>
          <w:tcPr>
            <w:tcW w:w="993" w:type="dxa"/>
            <w:noWrap/>
            <w:hideMark/>
          </w:tcPr>
          <w:p w14:paraId="2E3F1EB1" w14:textId="77777777" w:rsidR="00C83186" w:rsidRPr="00A164B9" w:rsidRDefault="00C83186" w:rsidP="003B0C1E">
            <w:pPr>
              <w:pStyle w:val="Textotabela"/>
            </w:pPr>
            <w:r w:rsidRPr="00A164B9">
              <w:t>1.6</w:t>
            </w:r>
          </w:p>
        </w:tc>
        <w:tc>
          <w:tcPr>
            <w:tcW w:w="992" w:type="dxa"/>
            <w:noWrap/>
            <w:hideMark/>
          </w:tcPr>
          <w:p w14:paraId="46892FF6" w14:textId="77777777" w:rsidR="00C83186" w:rsidRPr="00A164B9" w:rsidRDefault="00C83186" w:rsidP="003B0C1E">
            <w:pPr>
              <w:pStyle w:val="Textotabela"/>
            </w:pPr>
            <w:r w:rsidRPr="00A164B9">
              <w:t>0.117</w:t>
            </w:r>
          </w:p>
        </w:tc>
      </w:tr>
      <w:tr w:rsidR="00C83186" w:rsidRPr="00A164B9" w14:paraId="0BB81920" w14:textId="77777777" w:rsidTr="00A606F3">
        <w:trPr>
          <w:trHeight w:val="260"/>
        </w:trPr>
        <w:tc>
          <w:tcPr>
            <w:tcW w:w="3261" w:type="dxa"/>
            <w:noWrap/>
            <w:hideMark/>
          </w:tcPr>
          <w:p w14:paraId="17D6C382" w14:textId="77777777" w:rsidR="00C83186" w:rsidRPr="00A164B9" w:rsidRDefault="00C83186" w:rsidP="003B0C1E">
            <w:pPr>
              <w:pStyle w:val="Textotabela"/>
            </w:pPr>
            <w:r w:rsidRPr="00A164B9">
              <w:t>MME da Perna Esquerda</w:t>
            </w:r>
          </w:p>
        </w:tc>
        <w:tc>
          <w:tcPr>
            <w:tcW w:w="1984" w:type="dxa"/>
            <w:noWrap/>
            <w:hideMark/>
          </w:tcPr>
          <w:p w14:paraId="2516FE49" w14:textId="77777777" w:rsidR="00C83186" w:rsidRPr="00A164B9" w:rsidRDefault="00C83186" w:rsidP="003B0C1E">
            <w:pPr>
              <w:pStyle w:val="Textotabela"/>
            </w:pPr>
            <w:r w:rsidRPr="00A164B9">
              <w:t>5.4 (5.1–5.7)</w:t>
            </w:r>
          </w:p>
        </w:tc>
        <w:tc>
          <w:tcPr>
            <w:tcW w:w="2126" w:type="dxa"/>
            <w:noWrap/>
            <w:hideMark/>
          </w:tcPr>
          <w:p w14:paraId="7E2608DD" w14:textId="77777777" w:rsidR="00C83186" w:rsidRPr="00A164B9" w:rsidRDefault="00C83186" w:rsidP="003B0C1E">
            <w:pPr>
              <w:pStyle w:val="Textotabela"/>
            </w:pPr>
            <w:r w:rsidRPr="00A164B9">
              <w:t>4.9 (4.4–5.4)</w:t>
            </w:r>
          </w:p>
        </w:tc>
        <w:tc>
          <w:tcPr>
            <w:tcW w:w="993" w:type="dxa"/>
            <w:noWrap/>
            <w:hideMark/>
          </w:tcPr>
          <w:p w14:paraId="142EF808" w14:textId="77777777" w:rsidR="00C83186" w:rsidRPr="00A164B9" w:rsidRDefault="00C83186" w:rsidP="003B0C1E">
            <w:pPr>
              <w:pStyle w:val="Textotabela"/>
            </w:pPr>
            <w:r w:rsidRPr="00A164B9">
              <w:t>1.66</w:t>
            </w:r>
          </w:p>
        </w:tc>
        <w:tc>
          <w:tcPr>
            <w:tcW w:w="992" w:type="dxa"/>
            <w:noWrap/>
            <w:hideMark/>
          </w:tcPr>
          <w:p w14:paraId="68EDF40A" w14:textId="77777777" w:rsidR="00C83186" w:rsidRPr="00A164B9" w:rsidRDefault="00C83186" w:rsidP="003B0C1E">
            <w:pPr>
              <w:pStyle w:val="Textotabela"/>
            </w:pPr>
            <w:r w:rsidRPr="00A164B9">
              <w:t>0.102</w:t>
            </w:r>
          </w:p>
        </w:tc>
      </w:tr>
      <w:tr w:rsidR="00C83186" w:rsidRPr="00A164B9" w14:paraId="5383120E" w14:textId="77777777" w:rsidTr="00A606F3">
        <w:trPr>
          <w:trHeight w:val="260"/>
        </w:trPr>
        <w:tc>
          <w:tcPr>
            <w:tcW w:w="3261" w:type="dxa"/>
            <w:noWrap/>
            <w:hideMark/>
          </w:tcPr>
          <w:p w14:paraId="30A88CE9" w14:textId="77777777" w:rsidR="00C83186" w:rsidRPr="00A164B9" w:rsidRDefault="00C83186" w:rsidP="003B0C1E">
            <w:pPr>
              <w:pStyle w:val="Textotabela"/>
            </w:pPr>
            <w:r w:rsidRPr="00A164B9">
              <w:t>Tecido Adiposo Visceral</w:t>
            </w:r>
          </w:p>
        </w:tc>
        <w:tc>
          <w:tcPr>
            <w:tcW w:w="1984" w:type="dxa"/>
            <w:noWrap/>
            <w:hideMark/>
          </w:tcPr>
          <w:p w14:paraId="4D328788" w14:textId="77777777" w:rsidR="00C83186" w:rsidRPr="00A164B9" w:rsidRDefault="00C83186" w:rsidP="003B0C1E">
            <w:pPr>
              <w:pStyle w:val="Textotabela"/>
            </w:pPr>
            <w:r w:rsidRPr="00A164B9">
              <w:t>2.2 (1.9–2.5)</w:t>
            </w:r>
          </w:p>
        </w:tc>
        <w:tc>
          <w:tcPr>
            <w:tcW w:w="2126" w:type="dxa"/>
            <w:noWrap/>
            <w:hideMark/>
          </w:tcPr>
          <w:p w14:paraId="268651C9" w14:textId="77777777" w:rsidR="00C83186" w:rsidRPr="00A164B9" w:rsidRDefault="00C83186" w:rsidP="003B0C1E">
            <w:pPr>
              <w:pStyle w:val="Textotabela"/>
            </w:pPr>
            <w:r w:rsidRPr="00A164B9">
              <w:t>2.3 (2–2.5)</w:t>
            </w:r>
          </w:p>
        </w:tc>
        <w:tc>
          <w:tcPr>
            <w:tcW w:w="993" w:type="dxa"/>
            <w:noWrap/>
            <w:hideMark/>
          </w:tcPr>
          <w:p w14:paraId="09FC5CA5" w14:textId="77777777" w:rsidR="00C83186" w:rsidRPr="00A164B9" w:rsidRDefault="00C83186" w:rsidP="003B0C1E">
            <w:pPr>
              <w:pStyle w:val="Textotabela"/>
            </w:pPr>
            <w:r w:rsidRPr="00A164B9">
              <w:t>-0.27</w:t>
            </w:r>
          </w:p>
        </w:tc>
        <w:tc>
          <w:tcPr>
            <w:tcW w:w="992" w:type="dxa"/>
            <w:noWrap/>
            <w:hideMark/>
          </w:tcPr>
          <w:p w14:paraId="317AEA81" w14:textId="77777777" w:rsidR="00C83186" w:rsidRPr="00A164B9" w:rsidRDefault="00C83186" w:rsidP="003B0C1E">
            <w:pPr>
              <w:pStyle w:val="Textotabela"/>
            </w:pPr>
            <w:r w:rsidRPr="00A164B9">
              <w:t>0.785</w:t>
            </w:r>
          </w:p>
        </w:tc>
      </w:tr>
      <w:tr w:rsidR="00C83186" w:rsidRPr="00A164B9" w14:paraId="72D8748A" w14:textId="77777777" w:rsidTr="00A606F3">
        <w:trPr>
          <w:trHeight w:val="260"/>
        </w:trPr>
        <w:tc>
          <w:tcPr>
            <w:tcW w:w="3261" w:type="dxa"/>
            <w:noWrap/>
            <w:hideMark/>
          </w:tcPr>
          <w:p w14:paraId="66588FF4" w14:textId="77777777" w:rsidR="00C83186" w:rsidRPr="00A164B9" w:rsidRDefault="00C83186" w:rsidP="003B0C1E">
            <w:pPr>
              <w:pStyle w:val="Textotabela"/>
            </w:pPr>
            <w:r w:rsidRPr="00A164B9">
              <w:t>Água Corporal Total</w:t>
            </w:r>
          </w:p>
        </w:tc>
        <w:tc>
          <w:tcPr>
            <w:tcW w:w="1984" w:type="dxa"/>
            <w:noWrap/>
            <w:hideMark/>
          </w:tcPr>
          <w:p w14:paraId="6E9780EB" w14:textId="77777777" w:rsidR="00C83186" w:rsidRPr="00A164B9" w:rsidRDefault="00C83186" w:rsidP="003B0C1E">
            <w:pPr>
              <w:pStyle w:val="Textotabela"/>
            </w:pPr>
            <w:r w:rsidRPr="00A164B9">
              <w:t>37.8 (36.2–39.4)</w:t>
            </w:r>
          </w:p>
        </w:tc>
        <w:tc>
          <w:tcPr>
            <w:tcW w:w="2126" w:type="dxa"/>
            <w:noWrap/>
            <w:hideMark/>
          </w:tcPr>
          <w:p w14:paraId="4539AC2F" w14:textId="77777777" w:rsidR="00C83186" w:rsidRPr="00A164B9" w:rsidRDefault="00C83186" w:rsidP="003B0C1E">
            <w:pPr>
              <w:pStyle w:val="Textotabela"/>
            </w:pPr>
            <w:r w:rsidRPr="00A164B9">
              <w:t>34.2 (31.6–36.8)</w:t>
            </w:r>
          </w:p>
        </w:tc>
        <w:tc>
          <w:tcPr>
            <w:tcW w:w="993" w:type="dxa"/>
            <w:noWrap/>
            <w:hideMark/>
          </w:tcPr>
          <w:p w14:paraId="508F67CE" w14:textId="77777777" w:rsidR="00C83186" w:rsidRPr="00A164B9" w:rsidRDefault="00C83186" w:rsidP="003B0C1E">
            <w:pPr>
              <w:pStyle w:val="Textotabela"/>
            </w:pPr>
            <w:r w:rsidRPr="00A164B9">
              <w:t>2.32</w:t>
            </w:r>
          </w:p>
        </w:tc>
        <w:tc>
          <w:tcPr>
            <w:tcW w:w="992" w:type="dxa"/>
            <w:noWrap/>
            <w:hideMark/>
          </w:tcPr>
          <w:p w14:paraId="288E36C9" w14:textId="77777777" w:rsidR="00C83186" w:rsidRPr="00A164B9" w:rsidRDefault="00C83186" w:rsidP="003B0C1E">
            <w:pPr>
              <w:pStyle w:val="Textotabela"/>
            </w:pPr>
            <w:r w:rsidRPr="00A164B9">
              <w:t>0.024*</w:t>
            </w:r>
          </w:p>
        </w:tc>
      </w:tr>
      <w:tr w:rsidR="00C83186" w:rsidRPr="00A164B9" w14:paraId="4C4B7715" w14:textId="77777777" w:rsidTr="00A606F3">
        <w:trPr>
          <w:cnfStyle w:val="010000000000" w:firstRow="0" w:lastRow="1" w:firstColumn="0" w:lastColumn="0" w:oddVBand="0" w:evenVBand="0" w:oddHBand="0" w:evenHBand="0" w:firstRowFirstColumn="0" w:firstRowLastColumn="0" w:lastRowFirstColumn="0" w:lastRowLastColumn="0"/>
          <w:trHeight w:val="260"/>
        </w:trPr>
        <w:tc>
          <w:tcPr>
            <w:tcW w:w="3261" w:type="dxa"/>
            <w:noWrap/>
            <w:hideMark/>
          </w:tcPr>
          <w:p w14:paraId="74FBC2D2" w14:textId="77777777" w:rsidR="00C83186" w:rsidRPr="00A164B9" w:rsidRDefault="00C83186" w:rsidP="003B0C1E">
            <w:pPr>
              <w:pStyle w:val="Textotabela"/>
            </w:pPr>
            <w:r w:rsidRPr="00A164B9">
              <w:t>Água Extracelular</w:t>
            </w:r>
          </w:p>
        </w:tc>
        <w:tc>
          <w:tcPr>
            <w:tcW w:w="1984" w:type="dxa"/>
            <w:noWrap/>
            <w:hideMark/>
          </w:tcPr>
          <w:p w14:paraId="796DF9AE" w14:textId="77777777" w:rsidR="00C83186" w:rsidRPr="00A164B9" w:rsidRDefault="00C83186" w:rsidP="003B0C1E">
            <w:pPr>
              <w:pStyle w:val="Textotabela"/>
            </w:pPr>
            <w:r w:rsidRPr="00A164B9">
              <w:t>16.6 (16.1–17.2)</w:t>
            </w:r>
          </w:p>
        </w:tc>
        <w:tc>
          <w:tcPr>
            <w:tcW w:w="2126" w:type="dxa"/>
            <w:noWrap/>
            <w:hideMark/>
          </w:tcPr>
          <w:p w14:paraId="0B10911C" w14:textId="77777777" w:rsidR="00C83186" w:rsidRPr="00A164B9" w:rsidRDefault="00C83186" w:rsidP="003B0C1E">
            <w:pPr>
              <w:pStyle w:val="Textotabela"/>
            </w:pPr>
            <w:r w:rsidRPr="00A164B9">
              <w:t>15.3 (14.2–16.3)</w:t>
            </w:r>
          </w:p>
        </w:tc>
        <w:tc>
          <w:tcPr>
            <w:tcW w:w="993" w:type="dxa"/>
            <w:noWrap/>
            <w:hideMark/>
          </w:tcPr>
          <w:p w14:paraId="159B8D41" w14:textId="77777777" w:rsidR="00C83186" w:rsidRPr="00A164B9" w:rsidRDefault="00C83186" w:rsidP="003B0C1E">
            <w:pPr>
              <w:pStyle w:val="Textotabela"/>
            </w:pPr>
            <w:r w:rsidRPr="00A164B9">
              <w:t>2.22</w:t>
            </w:r>
          </w:p>
        </w:tc>
        <w:tc>
          <w:tcPr>
            <w:tcW w:w="992" w:type="dxa"/>
            <w:noWrap/>
            <w:hideMark/>
          </w:tcPr>
          <w:p w14:paraId="0B86C54B" w14:textId="77777777" w:rsidR="00C83186" w:rsidRPr="00A164B9" w:rsidRDefault="00C83186" w:rsidP="003B0C1E">
            <w:pPr>
              <w:pStyle w:val="Textotabela"/>
            </w:pPr>
            <w:r w:rsidRPr="00A164B9">
              <w:t>0.031*</w:t>
            </w:r>
          </w:p>
        </w:tc>
      </w:tr>
    </w:tbl>
    <w:p w14:paraId="06243A3F" w14:textId="77777777" w:rsidR="00C83186" w:rsidRPr="00A164B9" w:rsidRDefault="00C83186" w:rsidP="003552A6">
      <w:pPr>
        <w:pStyle w:val="Legenda"/>
      </w:pPr>
      <w:r w:rsidRPr="00A164B9">
        <w:t xml:space="preserve">Legenda. MME: massa muscular esquelética. A comparação entre os grupos foi realizada por meio do Teste T de </w:t>
      </w:r>
      <w:proofErr w:type="spellStart"/>
      <w:r w:rsidRPr="00A164B9">
        <w:t>Student</w:t>
      </w:r>
      <w:proofErr w:type="spellEnd"/>
      <w:r w:rsidRPr="00A164B9">
        <w:t>. O asterisco denota comparações nas quais o valor p é menor que 0.05.</w:t>
      </w:r>
    </w:p>
    <w:p w14:paraId="36DB3FA8" w14:textId="77777777" w:rsidR="00C83186" w:rsidRPr="00A164B9" w:rsidRDefault="00C83186" w:rsidP="00C83186"/>
    <w:p w14:paraId="1425CF6C" w14:textId="77777777" w:rsidR="00C83186" w:rsidRPr="00A164B9" w:rsidRDefault="00C83186" w:rsidP="00C83186">
      <w:pPr>
        <w:numPr>
          <w:ilvl w:val="2"/>
          <w:numId w:val="47"/>
        </w:numPr>
        <w:rPr>
          <w:b/>
          <w:bCs/>
        </w:rPr>
      </w:pPr>
      <w:r w:rsidRPr="00A164B9">
        <w:rPr>
          <w:b/>
          <w:bCs/>
        </w:rPr>
        <w:t>Questionários</w:t>
      </w:r>
    </w:p>
    <w:p w14:paraId="04336D62" w14:textId="76555359" w:rsidR="00C83186" w:rsidRPr="00A164B9" w:rsidRDefault="00C83186" w:rsidP="00A606F3">
      <w:r w:rsidRPr="00A164B9">
        <w:lastRenderedPageBreak/>
        <w:t>Não houve diferença entre os grupos de alocação com relação aos resultados de base associados a qualidade de vida e sintomas de depressão, ansiedade, estresse e compulsão alimentar (</w:t>
      </w:r>
      <w:r w:rsidRPr="00A164B9">
        <w:fldChar w:fldCharType="begin"/>
      </w:r>
      <w:r w:rsidRPr="00A164B9">
        <w:instrText xml:space="preserve"> REF _Ref187589114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7</w:t>
      </w:r>
      <w:r w:rsidRPr="00A164B9">
        <w:fldChar w:fldCharType="end"/>
      </w:r>
      <w:r w:rsidRPr="00A164B9">
        <w:t>).</w:t>
      </w:r>
    </w:p>
    <w:p w14:paraId="1BC7DA5A" w14:textId="2615550B" w:rsidR="00C83186" w:rsidRPr="00A164B9" w:rsidRDefault="00C83186" w:rsidP="00A606F3">
      <w:pPr>
        <w:pStyle w:val="Normalsemrecuo"/>
      </w:pPr>
      <w:bookmarkStart w:id="181" w:name="_Ref187589114"/>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7</w:t>
      </w:r>
      <w:r w:rsidR="005F0591" w:rsidRPr="00A164B9">
        <w:fldChar w:fldCharType="end"/>
      </w:r>
      <w:bookmarkEnd w:id="181"/>
      <w:r w:rsidRPr="00A164B9">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A164B9"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A164B9" w:rsidRDefault="00C83186" w:rsidP="003B0C1E">
            <w:pPr>
              <w:pStyle w:val="Textotabela"/>
            </w:pPr>
          </w:p>
        </w:tc>
        <w:tc>
          <w:tcPr>
            <w:tcW w:w="1701" w:type="dxa"/>
            <w:noWrap/>
            <w:hideMark/>
          </w:tcPr>
          <w:p w14:paraId="5D670C0B" w14:textId="77777777" w:rsidR="00C83186" w:rsidRPr="00A164B9" w:rsidRDefault="00C83186" w:rsidP="003B0C1E">
            <w:pPr>
              <w:pStyle w:val="Textotabela"/>
            </w:pPr>
            <w:r w:rsidRPr="00A164B9">
              <w:t>Global</w:t>
            </w:r>
          </w:p>
          <w:p w14:paraId="5545FA68" w14:textId="77777777" w:rsidR="00C83186" w:rsidRPr="00A164B9" w:rsidRDefault="00C83186" w:rsidP="003B0C1E">
            <w:pPr>
              <w:pStyle w:val="Textotabela"/>
            </w:pPr>
            <w:r w:rsidRPr="00A164B9">
              <w:t>média (IC 95%)</w:t>
            </w:r>
          </w:p>
        </w:tc>
        <w:tc>
          <w:tcPr>
            <w:tcW w:w="1701" w:type="dxa"/>
            <w:noWrap/>
            <w:hideMark/>
          </w:tcPr>
          <w:p w14:paraId="78A43DA5" w14:textId="77777777" w:rsidR="00C83186" w:rsidRPr="00A164B9" w:rsidRDefault="00C83186" w:rsidP="003B0C1E">
            <w:pPr>
              <w:pStyle w:val="Textotabela"/>
            </w:pPr>
            <w:r w:rsidRPr="00A164B9">
              <w:t>Grupo placebo</w:t>
            </w:r>
          </w:p>
          <w:p w14:paraId="4FDDE94A" w14:textId="77777777" w:rsidR="00C83186" w:rsidRPr="00A164B9" w:rsidRDefault="00C83186" w:rsidP="003B0C1E">
            <w:pPr>
              <w:pStyle w:val="Textotabela"/>
            </w:pPr>
            <w:r w:rsidRPr="00A164B9">
              <w:t>média (IC 95%)</w:t>
            </w:r>
          </w:p>
        </w:tc>
        <w:tc>
          <w:tcPr>
            <w:tcW w:w="1701" w:type="dxa"/>
            <w:noWrap/>
            <w:hideMark/>
          </w:tcPr>
          <w:p w14:paraId="0F4B8996" w14:textId="77777777" w:rsidR="00C83186" w:rsidRPr="00A164B9" w:rsidRDefault="00C83186" w:rsidP="003B0C1E">
            <w:pPr>
              <w:pStyle w:val="Textotabela"/>
            </w:pPr>
            <w:r w:rsidRPr="00A164B9">
              <w:t xml:space="preserve">Grupo </w:t>
            </w:r>
            <w:proofErr w:type="spellStart"/>
            <w:r w:rsidRPr="00A164B9">
              <w:t>Eclipta</w:t>
            </w:r>
            <w:proofErr w:type="spellEnd"/>
          </w:p>
          <w:p w14:paraId="5FEA00D4" w14:textId="77777777" w:rsidR="00C83186" w:rsidRPr="00A164B9" w:rsidRDefault="00C83186" w:rsidP="003B0C1E">
            <w:pPr>
              <w:pStyle w:val="Textotabela"/>
            </w:pPr>
            <w:r w:rsidRPr="00A164B9">
              <w:t>média (IC 95%)</w:t>
            </w:r>
          </w:p>
        </w:tc>
        <w:tc>
          <w:tcPr>
            <w:tcW w:w="1790" w:type="dxa"/>
            <w:noWrap/>
            <w:hideMark/>
          </w:tcPr>
          <w:p w14:paraId="2F2EADD7" w14:textId="77777777" w:rsidR="00C83186" w:rsidRPr="00A164B9" w:rsidRDefault="00C83186" w:rsidP="003B0C1E">
            <w:pPr>
              <w:pStyle w:val="Textotabela"/>
            </w:pPr>
            <w:r w:rsidRPr="00A164B9">
              <w:t>Teste T (valor p)</w:t>
            </w:r>
          </w:p>
        </w:tc>
      </w:tr>
      <w:tr w:rsidR="00C83186" w:rsidRPr="00A164B9" w14:paraId="2ECE4CE2" w14:textId="77777777" w:rsidTr="00A606F3">
        <w:trPr>
          <w:trHeight w:val="280"/>
        </w:trPr>
        <w:tc>
          <w:tcPr>
            <w:tcW w:w="2127" w:type="dxa"/>
            <w:noWrap/>
            <w:hideMark/>
          </w:tcPr>
          <w:p w14:paraId="401EAFF5" w14:textId="77777777" w:rsidR="00C83186" w:rsidRPr="00A164B9" w:rsidRDefault="00C83186" w:rsidP="003B0C1E">
            <w:pPr>
              <w:pStyle w:val="Textotabela"/>
            </w:pPr>
            <w:r w:rsidRPr="00A164B9">
              <w:t>Qualidade de vida</w:t>
            </w:r>
          </w:p>
        </w:tc>
        <w:tc>
          <w:tcPr>
            <w:tcW w:w="1701" w:type="dxa"/>
            <w:noWrap/>
            <w:hideMark/>
          </w:tcPr>
          <w:p w14:paraId="7451166E" w14:textId="77777777" w:rsidR="00C83186" w:rsidRPr="00A164B9" w:rsidRDefault="00C83186" w:rsidP="003B0C1E">
            <w:pPr>
              <w:pStyle w:val="Textotabela"/>
            </w:pPr>
            <w:r w:rsidRPr="00A164B9">
              <w:t>58.3 (53.5–63.2)</w:t>
            </w:r>
          </w:p>
        </w:tc>
        <w:tc>
          <w:tcPr>
            <w:tcW w:w="1701" w:type="dxa"/>
            <w:noWrap/>
            <w:hideMark/>
          </w:tcPr>
          <w:p w14:paraId="65D65E4A" w14:textId="77777777" w:rsidR="00C83186" w:rsidRPr="00A164B9" w:rsidRDefault="00C83186" w:rsidP="003B0C1E">
            <w:pPr>
              <w:pStyle w:val="Textotabela"/>
            </w:pPr>
            <w:r w:rsidRPr="00A164B9">
              <w:t>58.1 (50.7–65.5)</w:t>
            </w:r>
          </w:p>
        </w:tc>
        <w:tc>
          <w:tcPr>
            <w:tcW w:w="1701" w:type="dxa"/>
            <w:noWrap/>
            <w:hideMark/>
          </w:tcPr>
          <w:p w14:paraId="6BEC1F1D" w14:textId="77777777" w:rsidR="00C83186" w:rsidRPr="00A164B9" w:rsidRDefault="00C83186" w:rsidP="003B0C1E">
            <w:pPr>
              <w:pStyle w:val="Textotabela"/>
            </w:pPr>
            <w:r w:rsidRPr="00A164B9">
              <w:t>58.6 (52.1–65)</w:t>
            </w:r>
          </w:p>
        </w:tc>
        <w:tc>
          <w:tcPr>
            <w:tcW w:w="1790" w:type="dxa"/>
            <w:noWrap/>
            <w:hideMark/>
          </w:tcPr>
          <w:p w14:paraId="5C727A65" w14:textId="77777777" w:rsidR="00C83186" w:rsidRPr="00A164B9" w:rsidRDefault="00C83186" w:rsidP="003B0C1E">
            <w:pPr>
              <w:pStyle w:val="Textotabela"/>
            </w:pPr>
            <w:r w:rsidRPr="00A164B9">
              <w:t>-0.09 (0.929)</w:t>
            </w:r>
          </w:p>
        </w:tc>
      </w:tr>
      <w:tr w:rsidR="00C83186" w:rsidRPr="00A164B9" w14:paraId="76A6B020" w14:textId="77777777" w:rsidTr="00A606F3">
        <w:trPr>
          <w:trHeight w:val="280"/>
        </w:trPr>
        <w:tc>
          <w:tcPr>
            <w:tcW w:w="2127" w:type="dxa"/>
            <w:noWrap/>
            <w:hideMark/>
          </w:tcPr>
          <w:p w14:paraId="3B684BED" w14:textId="77777777" w:rsidR="00C83186" w:rsidRPr="00A164B9" w:rsidRDefault="00C83186" w:rsidP="003B0C1E">
            <w:pPr>
              <w:pStyle w:val="Textotabela"/>
            </w:pPr>
            <w:r w:rsidRPr="00A164B9">
              <w:t>Depressão</w:t>
            </w:r>
          </w:p>
        </w:tc>
        <w:tc>
          <w:tcPr>
            <w:tcW w:w="1701" w:type="dxa"/>
            <w:noWrap/>
            <w:hideMark/>
          </w:tcPr>
          <w:p w14:paraId="2B358410" w14:textId="77777777" w:rsidR="00C83186" w:rsidRPr="00A164B9" w:rsidRDefault="00C83186" w:rsidP="003B0C1E">
            <w:pPr>
              <w:pStyle w:val="Textotabela"/>
            </w:pPr>
            <w:r w:rsidRPr="00A164B9">
              <w:t>12.5 (10.1–14.8)</w:t>
            </w:r>
          </w:p>
        </w:tc>
        <w:tc>
          <w:tcPr>
            <w:tcW w:w="1701" w:type="dxa"/>
            <w:noWrap/>
            <w:hideMark/>
          </w:tcPr>
          <w:p w14:paraId="3F181FCC" w14:textId="77777777" w:rsidR="00C83186" w:rsidRPr="00A164B9" w:rsidRDefault="00C83186" w:rsidP="003B0C1E">
            <w:pPr>
              <w:pStyle w:val="Textotabela"/>
            </w:pPr>
            <w:r w:rsidRPr="00A164B9">
              <w:t>12.1 (8.5–15.7)</w:t>
            </w:r>
          </w:p>
        </w:tc>
        <w:tc>
          <w:tcPr>
            <w:tcW w:w="1701" w:type="dxa"/>
            <w:noWrap/>
            <w:hideMark/>
          </w:tcPr>
          <w:p w14:paraId="1B88A19D" w14:textId="77777777" w:rsidR="00C83186" w:rsidRPr="00A164B9" w:rsidRDefault="00C83186" w:rsidP="003B0C1E">
            <w:pPr>
              <w:pStyle w:val="Textotabela"/>
            </w:pPr>
            <w:r w:rsidRPr="00A164B9">
              <w:t>12.8 (9.8–15.9)</w:t>
            </w:r>
          </w:p>
        </w:tc>
        <w:tc>
          <w:tcPr>
            <w:tcW w:w="1790" w:type="dxa"/>
            <w:noWrap/>
            <w:hideMark/>
          </w:tcPr>
          <w:p w14:paraId="63ACC8F8" w14:textId="77777777" w:rsidR="00C83186" w:rsidRPr="00A164B9" w:rsidRDefault="00C83186" w:rsidP="003B0C1E">
            <w:pPr>
              <w:pStyle w:val="Textotabela"/>
            </w:pPr>
            <w:r w:rsidRPr="00A164B9">
              <w:t>-0.3 (0.761)</w:t>
            </w:r>
          </w:p>
        </w:tc>
      </w:tr>
      <w:tr w:rsidR="00C83186" w:rsidRPr="00A164B9" w14:paraId="64CD66E6" w14:textId="77777777" w:rsidTr="00A606F3">
        <w:trPr>
          <w:trHeight w:val="280"/>
        </w:trPr>
        <w:tc>
          <w:tcPr>
            <w:tcW w:w="2127" w:type="dxa"/>
            <w:noWrap/>
            <w:hideMark/>
          </w:tcPr>
          <w:p w14:paraId="73BFBA40" w14:textId="77777777" w:rsidR="00C83186" w:rsidRPr="00A164B9" w:rsidRDefault="00C83186" w:rsidP="003B0C1E">
            <w:pPr>
              <w:pStyle w:val="Textotabela"/>
            </w:pPr>
            <w:r w:rsidRPr="00A164B9">
              <w:t>Ansiedade</w:t>
            </w:r>
          </w:p>
        </w:tc>
        <w:tc>
          <w:tcPr>
            <w:tcW w:w="1701" w:type="dxa"/>
            <w:noWrap/>
            <w:hideMark/>
          </w:tcPr>
          <w:p w14:paraId="1D592868" w14:textId="77777777" w:rsidR="00C83186" w:rsidRPr="00A164B9" w:rsidRDefault="00C83186" w:rsidP="003B0C1E">
            <w:pPr>
              <w:pStyle w:val="Textotabela"/>
            </w:pPr>
            <w:r w:rsidRPr="00A164B9">
              <w:t>9 (7–11.1)</w:t>
            </w:r>
          </w:p>
        </w:tc>
        <w:tc>
          <w:tcPr>
            <w:tcW w:w="1701" w:type="dxa"/>
            <w:noWrap/>
            <w:hideMark/>
          </w:tcPr>
          <w:p w14:paraId="006FDAB4" w14:textId="77777777" w:rsidR="00C83186" w:rsidRPr="00A164B9" w:rsidRDefault="00C83186" w:rsidP="003B0C1E">
            <w:pPr>
              <w:pStyle w:val="Textotabela"/>
            </w:pPr>
            <w:r w:rsidRPr="00A164B9">
              <w:t>10 (6.6–13.4)</w:t>
            </w:r>
          </w:p>
        </w:tc>
        <w:tc>
          <w:tcPr>
            <w:tcW w:w="1701" w:type="dxa"/>
            <w:noWrap/>
            <w:hideMark/>
          </w:tcPr>
          <w:p w14:paraId="5E25D25A" w14:textId="77777777" w:rsidR="00C83186" w:rsidRPr="00A164B9" w:rsidRDefault="00C83186" w:rsidP="003B0C1E">
            <w:pPr>
              <w:pStyle w:val="Textotabela"/>
            </w:pPr>
            <w:r w:rsidRPr="00A164B9">
              <w:t>8.1 (5.7–10.4)</w:t>
            </w:r>
          </w:p>
        </w:tc>
        <w:tc>
          <w:tcPr>
            <w:tcW w:w="1790" w:type="dxa"/>
            <w:noWrap/>
            <w:hideMark/>
          </w:tcPr>
          <w:p w14:paraId="6C03B1EB" w14:textId="77777777" w:rsidR="00C83186" w:rsidRPr="00A164B9" w:rsidRDefault="00C83186" w:rsidP="003B0C1E">
            <w:pPr>
              <w:pStyle w:val="Textotabela"/>
            </w:pPr>
            <w:r w:rsidRPr="00A164B9">
              <w:t>0.92 (0.358)</w:t>
            </w:r>
          </w:p>
        </w:tc>
      </w:tr>
      <w:tr w:rsidR="00C83186" w:rsidRPr="00A164B9" w14:paraId="68487058" w14:textId="77777777" w:rsidTr="00A606F3">
        <w:trPr>
          <w:trHeight w:val="280"/>
        </w:trPr>
        <w:tc>
          <w:tcPr>
            <w:tcW w:w="2127" w:type="dxa"/>
            <w:noWrap/>
            <w:hideMark/>
          </w:tcPr>
          <w:p w14:paraId="36F1805D" w14:textId="77777777" w:rsidR="00C83186" w:rsidRPr="00A164B9" w:rsidRDefault="00C83186" w:rsidP="003B0C1E">
            <w:pPr>
              <w:pStyle w:val="Textotabela"/>
            </w:pPr>
            <w:r w:rsidRPr="00A164B9">
              <w:t>Estresse</w:t>
            </w:r>
          </w:p>
        </w:tc>
        <w:tc>
          <w:tcPr>
            <w:tcW w:w="1701" w:type="dxa"/>
            <w:noWrap/>
            <w:hideMark/>
          </w:tcPr>
          <w:p w14:paraId="69D63E75" w14:textId="77777777" w:rsidR="00C83186" w:rsidRPr="00A164B9" w:rsidRDefault="00C83186" w:rsidP="003B0C1E">
            <w:pPr>
              <w:pStyle w:val="Textotabela"/>
            </w:pPr>
            <w:r w:rsidRPr="00A164B9">
              <w:t>14.7 (12.2–17.2)</w:t>
            </w:r>
          </w:p>
        </w:tc>
        <w:tc>
          <w:tcPr>
            <w:tcW w:w="1701" w:type="dxa"/>
            <w:noWrap/>
            <w:hideMark/>
          </w:tcPr>
          <w:p w14:paraId="5B270411" w14:textId="77777777" w:rsidR="00C83186" w:rsidRPr="00A164B9" w:rsidRDefault="00C83186" w:rsidP="003B0C1E">
            <w:pPr>
              <w:pStyle w:val="Textotabela"/>
            </w:pPr>
            <w:r w:rsidRPr="00A164B9">
              <w:t>13.8 (10.1–17.4)</w:t>
            </w:r>
          </w:p>
        </w:tc>
        <w:tc>
          <w:tcPr>
            <w:tcW w:w="1701" w:type="dxa"/>
            <w:noWrap/>
            <w:hideMark/>
          </w:tcPr>
          <w:p w14:paraId="02D3D9CB" w14:textId="77777777" w:rsidR="00C83186" w:rsidRPr="00A164B9" w:rsidRDefault="00C83186" w:rsidP="003B0C1E">
            <w:pPr>
              <w:pStyle w:val="Textotabela"/>
            </w:pPr>
            <w:r w:rsidRPr="00A164B9">
              <w:t>15.6 (12.2–19.1)</w:t>
            </w:r>
          </w:p>
        </w:tc>
        <w:tc>
          <w:tcPr>
            <w:tcW w:w="1790" w:type="dxa"/>
            <w:noWrap/>
            <w:hideMark/>
          </w:tcPr>
          <w:p w14:paraId="1456FD84" w14:textId="77777777" w:rsidR="00C83186" w:rsidRPr="00A164B9" w:rsidRDefault="00C83186" w:rsidP="003B0C1E">
            <w:pPr>
              <w:pStyle w:val="Textotabela"/>
            </w:pPr>
            <w:r w:rsidRPr="00A164B9">
              <w:t>-0.72 (0.473)</w:t>
            </w:r>
          </w:p>
        </w:tc>
      </w:tr>
      <w:tr w:rsidR="00C83186" w:rsidRPr="00A164B9"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A164B9" w:rsidRDefault="00C83186" w:rsidP="003B0C1E">
            <w:pPr>
              <w:pStyle w:val="Textotabela"/>
            </w:pPr>
            <w:r w:rsidRPr="00A164B9">
              <w:t>Compulsão alimentar</w:t>
            </w:r>
          </w:p>
        </w:tc>
        <w:tc>
          <w:tcPr>
            <w:tcW w:w="1701" w:type="dxa"/>
            <w:noWrap/>
            <w:hideMark/>
          </w:tcPr>
          <w:p w14:paraId="3E10DA27" w14:textId="77777777" w:rsidR="00C83186" w:rsidRPr="00A164B9" w:rsidRDefault="00C83186" w:rsidP="003B0C1E">
            <w:pPr>
              <w:pStyle w:val="Textotabela"/>
            </w:pPr>
            <w:r w:rsidRPr="00A164B9">
              <w:t>16.3 (14.4–18.2)</w:t>
            </w:r>
          </w:p>
        </w:tc>
        <w:tc>
          <w:tcPr>
            <w:tcW w:w="1701" w:type="dxa"/>
            <w:noWrap/>
            <w:hideMark/>
          </w:tcPr>
          <w:p w14:paraId="278DEE6D" w14:textId="77777777" w:rsidR="00C83186" w:rsidRPr="00A164B9" w:rsidRDefault="00C83186" w:rsidP="003B0C1E">
            <w:pPr>
              <w:pStyle w:val="Textotabela"/>
            </w:pPr>
            <w:r w:rsidRPr="00A164B9">
              <w:t>17.7 (14.9–20.5)</w:t>
            </w:r>
          </w:p>
        </w:tc>
        <w:tc>
          <w:tcPr>
            <w:tcW w:w="1701" w:type="dxa"/>
            <w:noWrap/>
            <w:hideMark/>
          </w:tcPr>
          <w:p w14:paraId="0B00806D" w14:textId="77777777" w:rsidR="00C83186" w:rsidRPr="00A164B9" w:rsidRDefault="00C83186" w:rsidP="003B0C1E">
            <w:pPr>
              <w:pStyle w:val="Textotabela"/>
            </w:pPr>
            <w:r w:rsidRPr="00A164B9">
              <w:t>14.9 (12.4–17.3)</w:t>
            </w:r>
          </w:p>
        </w:tc>
        <w:tc>
          <w:tcPr>
            <w:tcW w:w="1790" w:type="dxa"/>
            <w:noWrap/>
            <w:hideMark/>
          </w:tcPr>
          <w:p w14:paraId="2D4B8B3F" w14:textId="77777777" w:rsidR="00C83186" w:rsidRPr="00A164B9" w:rsidRDefault="00C83186" w:rsidP="003B0C1E">
            <w:pPr>
              <w:pStyle w:val="Textotabela"/>
            </w:pPr>
            <w:r w:rsidRPr="00A164B9">
              <w:t>1.48 (0.142)</w:t>
            </w:r>
          </w:p>
        </w:tc>
      </w:tr>
    </w:tbl>
    <w:p w14:paraId="4C7D329F" w14:textId="77777777" w:rsidR="00C83186" w:rsidRPr="00A164B9" w:rsidRDefault="00C83186" w:rsidP="00077F05">
      <w:pPr>
        <w:pStyle w:val="Legenda"/>
      </w:pPr>
      <w:r w:rsidRPr="00A164B9">
        <w:t xml:space="preserve">Legenda: Qualidade de vida global – WHOQOL-BREF; Depressão, Ansiedade e Estresse – DASS; Compulsão alimentar – ECAP. A comparação entre os grupos foi realizada por meio do Teste T de </w:t>
      </w:r>
      <w:proofErr w:type="spellStart"/>
      <w:r w:rsidRPr="00A164B9">
        <w:t>Student</w:t>
      </w:r>
      <w:proofErr w:type="spellEnd"/>
      <w:r w:rsidRPr="00A164B9">
        <w:t>.</w:t>
      </w:r>
    </w:p>
    <w:p w14:paraId="7A0BD6D9" w14:textId="77777777" w:rsidR="00C83186" w:rsidRPr="00A164B9" w:rsidRDefault="00C83186" w:rsidP="00C83186"/>
    <w:p w14:paraId="767363E1" w14:textId="506A8264" w:rsidR="00C83186" w:rsidRPr="00A164B9" w:rsidRDefault="00C83186" w:rsidP="003552A6">
      <w:r w:rsidRPr="00A164B9">
        <w:t>No entanto, há exceção do escore de ansiedade, houve diferença entre os sexos na avaliação de base (</w:t>
      </w:r>
      <w:r w:rsidRPr="00A164B9">
        <w:fldChar w:fldCharType="begin"/>
      </w:r>
      <w:r w:rsidRPr="00A164B9">
        <w:instrText xml:space="preserve"> REF _Ref187589293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8</w:t>
      </w:r>
      <w:r w:rsidRPr="00A164B9">
        <w:fldChar w:fldCharType="end"/>
      </w:r>
      <w:r w:rsidRPr="00A164B9">
        <w:t>). Notadamente, os participantes do sexo feminino apresentaram percepção de qualidade de vida inferior aos homens, ao mesmo tempo que pontuaram maior gravidade nos sintomas de depressão, estresse e compulsão alimentar.</w:t>
      </w:r>
    </w:p>
    <w:p w14:paraId="75B5DFBB" w14:textId="0DEF470F" w:rsidR="00C83186" w:rsidRPr="00A164B9" w:rsidRDefault="00C83186" w:rsidP="003552A6">
      <w:pPr>
        <w:pStyle w:val="Normalsemrecuo"/>
      </w:pPr>
      <w:bookmarkStart w:id="182" w:name="_Ref187589293"/>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8</w:t>
      </w:r>
      <w:r w:rsidR="005F0591" w:rsidRPr="00A164B9">
        <w:fldChar w:fldCharType="end"/>
      </w:r>
      <w:bookmarkEnd w:id="182"/>
      <w:r w:rsidRPr="00A164B9">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A164B9"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A164B9" w:rsidRDefault="00C83186" w:rsidP="003B0C1E">
            <w:pPr>
              <w:pStyle w:val="Textotabela"/>
            </w:pPr>
            <w:r w:rsidRPr="00A164B9">
              <w:t>Variável</w:t>
            </w:r>
          </w:p>
        </w:tc>
        <w:tc>
          <w:tcPr>
            <w:tcW w:w="1968" w:type="dxa"/>
            <w:noWrap/>
            <w:hideMark/>
          </w:tcPr>
          <w:p w14:paraId="225AB4BE" w14:textId="77777777" w:rsidR="00C83186" w:rsidRPr="00A164B9" w:rsidRDefault="00C83186" w:rsidP="003B0C1E">
            <w:pPr>
              <w:pStyle w:val="Textotabela"/>
            </w:pPr>
            <w:r w:rsidRPr="00A164B9">
              <w:t>Sexo feminino</w:t>
            </w:r>
          </w:p>
          <w:p w14:paraId="0CD4A1D0" w14:textId="77777777" w:rsidR="00C83186" w:rsidRPr="00A164B9" w:rsidRDefault="00C83186" w:rsidP="003B0C1E">
            <w:pPr>
              <w:pStyle w:val="Textotabela"/>
            </w:pPr>
            <w:r w:rsidRPr="00A164B9">
              <w:t>média (IC 95%)</w:t>
            </w:r>
          </w:p>
        </w:tc>
        <w:tc>
          <w:tcPr>
            <w:tcW w:w="1881" w:type="dxa"/>
            <w:noWrap/>
            <w:hideMark/>
          </w:tcPr>
          <w:p w14:paraId="5450524C" w14:textId="77777777" w:rsidR="00C83186" w:rsidRPr="00A164B9" w:rsidRDefault="00C83186" w:rsidP="003B0C1E">
            <w:pPr>
              <w:pStyle w:val="Textotabela"/>
            </w:pPr>
            <w:r w:rsidRPr="00A164B9">
              <w:t>Sexo masculino</w:t>
            </w:r>
          </w:p>
          <w:p w14:paraId="28720E1E" w14:textId="77777777" w:rsidR="00C83186" w:rsidRPr="00A164B9" w:rsidRDefault="00C83186" w:rsidP="003B0C1E">
            <w:pPr>
              <w:pStyle w:val="Textotabela"/>
            </w:pPr>
            <w:r w:rsidRPr="00A164B9">
              <w:t>média (IC 95%)</w:t>
            </w:r>
          </w:p>
        </w:tc>
        <w:tc>
          <w:tcPr>
            <w:tcW w:w="1098" w:type="dxa"/>
            <w:noWrap/>
            <w:hideMark/>
          </w:tcPr>
          <w:p w14:paraId="3A946CF1" w14:textId="77777777" w:rsidR="00C83186" w:rsidRPr="00A164B9" w:rsidRDefault="00C83186" w:rsidP="003B0C1E">
            <w:pPr>
              <w:pStyle w:val="Textotabela"/>
            </w:pPr>
            <w:r w:rsidRPr="00A164B9">
              <w:t>Teste T</w:t>
            </w:r>
          </w:p>
        </w:tc>
        <w:tc>
          <w:tcPr>
            <w:tcW w:w="921" w:type="dxa"/>
            <w:noWrap/>
            <w:hideMark/>
          </w:tcPr>
          <w:p w14:paraId="6B241D6F" w14:textId="77777777" w:rsidR="00C83186" w:rsidRPr="00A164B9" w:rsidRDefault="00C83186" w:rsidP="003B0C1E">
            <w:pPr>
              <w:pStyle w:val="Textotabela"/>
            </w:pPr>
            <w:r w:rsidRPr="00A164B9">
              <w:t>valor p</w:t>
            </w:r>
          </w:p>
        </w:tc>
      </w:tr>
      <w:tr w:rsidR="00C83186" w:rsidRPr="00A164B9" w14:paraId="53801152" w14:textId="77777777" w:rsidTr="00077F05">
        <w:trPr>
          <w:trHeight w:val="260"/>
        </w:trPr>
        <w:tc>
          <w:tcPr>
            <w:tcW w:w="2421" w:type="dxa"/>
            <w:noWrap/>
            <w:hideMark/>
          </w:tcPr>
          <w:p w14:paraId="44368880" w14:textId="77777777" w:rsidR="00C83186" w:rsidRPr="00A164B9" w:rsidRDefault="00C83186" w:rsidP="003B0C1E">
            <w:pPr>
              <w:pStyle w:val="Textotabela"/>
            </w:pPr>
            <w:r w:rsidRPr="00A164B9">
              <w:t>Qualidade de vida</w:t>
            </w:r>
          </w:p>
        </w:tc>
        <w:tc>
          <w:tcPr>
            <w:tcW w:w="1968" w:type="dxa"/>
            <w:noWrap/>
            <w:hideMark/>
          </w:tcPr>
          <w:p w14:paraId="7B1F7103" w14:textId="77777777" w:rsidR="00C83186" w:rsidRPr="00A164B9" w:rsidRDefault="00C83186" w:rsidP="003B0C1E">
            <w:pPr>
              <w:pStyle w:val="Textotabela"/>
            </w:pPr>
            <w:r w:rsidRPr="00A164B9">
              <w:t>56.2 (51–61.3)</w:t>
            </w:r>
          </w:p>
        </w:tc>
        <w:tc>
          <w:tcPr>
            <w:tcW w:w="1881" w:type="dxa"/>
            <w:noWrap/>
            <w:hideMark/>
          </w:tcPr>
          <w:p w14:paraId="003F6A1E" w14:textId="77777777" w:rsidR="00C83186" w:rsidRPr="00A164B9" w:rsidRDefault="00C83186" w:rsidP="003B0C1E">
            <w:pPr>
              <w:pStyle w:val="Textotabela"/>
            </w:pPr>
            <w:r w:rsidRPr="00A164B9">
              <w:t>72.5 (61.1–83.9)</w:t>
            </w:r>
          </w:p>
        </w:tc>
        <w:tc>
          <w:tcPr>
            <w:tcW w:w="1098" w:type="dxa"/>
            <w:noWrap/>
            <w:hideMark/>
          </w:tcPr>
          <w:p w14:paraId="1BD6B547" w14:textId="77777777" w:rsidR="00C83186" w:rsidRPr="00A164B9" w:rsidRDefault="00C83186" w:rsidP="003B0C1E">
            <w:pPr>
              <w:pStyle w:val="Textotabela"/>
            </w:pPr>
            <w:r w:rsidRPr="00A164B9">
              <w:t>-2.55</w:t>
            </w:r>
          </w:p>
        </w:tc>
        <w:tc>
          <w:tcPr>
            <w:tcW w:w="921" w:type="dxa"/>
            <w:noWrap/>
            <w:hideMark/>
          </w:tcPr>
          <w:p w14:paraId="16F51700" w14:textId="77777777" w:rsidR="00C83186" w:rsidRPr="00A164B9" w:rsidRDefault="00C83186" w:rsidP="003B0C1E">
            <w:pPr>
              <w:pStyle w:val="Textotabela"/>
            </w:pPr>
            <w:r w:rsidRPr="00A164B9">
              <w:t>0.024*</w:t>
            </w:r>
          </w:p>
        </w:tc>
      </w:tr>
      <w:tr w:rsidR="00C83186" w:rsidRPr="00A164B9" w14:paraId="5320D21F" w14:textId="77777777" w:rsidTr="00077F05">
        <w:trPr>
          <w:trHeight w:val="260"/>
        </w:trPr>
        <w:tc>
          <w:tcPr>
            <w:tcW w:w="2421" w:type="dxa"/>
            <w:noWrap/>
            <w:hideMark/>
          </w:tcPr>
          <w:p w14:paraId="73256B13" w14:textId="77777777" w:rsidR="00C83186" w:rsidRPr="00A164B9" w:rsidRDefault="00C83186" w:rsidP="003B0C1E">
            <w:pPr>
              <w:pStyle w:val="Textotabela"/>
            </w:pPr>
            <w:r w:rsidRPr="00A164B9">
              <w:t>Depressão</w:t>
            </w:r>
          </w:p>
        </w:tc>
        <w:tc>
          <w:tcPr>
            <w:tcW w:w="1968" w:type="dxa"/>
            <w:noWrap/>
            <w:hideMark/>
          </w:tcPr>
          <w:p w14:paraId="7D89B481" w14:textId="77777777" w:rsidR="00C83186" w:rsidRPr="00A164B9" w:rsidRDefault="00C83186" w:rsidP="003B0C1E">
            <w:pPr>
              <w:pStyle w:val="Textotabela"/>
            </w:pPr>
            <w:r w:rsidRPr="00A164B9">
              <w:t>13.4 (10.8–15.9)</w:t>
            </w:r>
          </w:p>
        </w:tc>
        <w:tc>
          <w:tcPr>
            <w:tcW w:w="1881" w:type="dxa"/>
            <w:noWrap/>
            <w:hideMark/>
          </w:tcPr>
          <w:p w14:paraId="26DEBBC4" w14:textId="77777777" w:rsidR="00C83186" w:rsidRPr="00A164B9" w:rsidRDefault="00C83186" w:rsidP="003B0C1E">
            <w:pPr>
              <w:pStyle w:val="Textotabela"/>
            </w:pPr>
            <w:r w:rsidRPr="00A164B9">
              <w:t>6.8 (3.3–10.3)</w:t>
            </w:r>
          </w:p>
        </w:tc>
        <w:tc>
          <w:tcPr>
            <w:tcW w:w="1098" w:type="dxa"/>
            <w:noWrap/>
            <w:hideMark/>
          </w:tcPr>
          <w:p w14:paraId="49D60E44" w14:textId="77777777" w:rsidR="00C83186" w:rsidRPr="00A164B9" w:rsidRDefault="00C83186" w:rsidP="003B0C1E">
            <w:pPr>
              <w:pStyle w:val="Textotabela"/>
            </w:pPr>
            <w:r w:rsidRPr="00A164B9">
              <w:t>2.94</w:t>
            </w:r>
          </w:p>
        </w:tc>
        <w:tc>
          <w:tcPr>
            <w:tcW w:w="921" w:type="dxa"/>
            <w:noWrap/>
            <w:hideMark/>
          </w:tcPr>
          <w:p w14:paraId="33EE2C28" w14:textId="77777777" w:rsidR="00C83186" w:rsidRPr="00A164B9" w:rsidRDefault="00C83186" w:rsidP="003B0C1E">
            <w:pPr>
              <w:pStyle w:val="Textotabela"/>
            </w:pPr>
            <w:r w:rsidRPr="00A164B9">
              <w:t>0.008*</w:t>
            </w:r>
          </w:p>
        </w:tc>
      </w:tr>
      <w:tr w:rsidR="00C83186" w:rsidRPr="00A164B9" w14:paraId="138170E4" w14:textId="77777777" w:rsidTr="00077F05">
        <w:trPr>
          <w:trHeight w:val="260"/>
        </w:trPr>
        <w:tc>
          <w:tcPr>
            <w:tcW w:w="2421" w:type="dxa"/>
            <w:noWrap/>
            <w:hideMark/>
          </w:tcPr>
          <w:p w14:paraId="2D29D611" w14:textId="77777777" w:rsidR="00C83186" w:rsidRPr="00A164B9" w:rsidRDefault="00C83186" w:rsidP="003B0C1E">
            <w:pPr>
              <w:pStyle w:val="Textotabela"/>
            </w:pPr>
            <w:r w:rsidRPr="00A164B9">
              <w:t>Ansiedade</w:t>
            </w:r>
          </w:p>
        </w:tc>
        <w:tc>
          <w:tcPr>
            <w:tcW w:w="1968" w:type="dxa"/>
            <w:noWrap/>
            <w:hideMark/>
          </w:tcPr>
          <w:p w14:paraId="390605BF" w14:textId="77777777" w:rsidR="00C83186" w:rsidRPr="00A164B9" w:rsidRDefault="00C83186" w:rsidP="003B0C1E">
            <w:pPr>
              <w:pStyle w:val="Textotabela"/>
            </w:pPr>
            <w:r w:rsidRPr="00A164B9">
              <w:t>9.5 (7.2–11.8)</w:t>
            </w:r>
          </w:p>
        </w:tc>
        <w:tc>
          <w:tcPr>
            <w:tcW w:w="1881" w:type="dxa"/>
            <w:noWrap/>
            <w:hideMark/>
          </w:tcPr>
          <w:p w14:paraId="37173360" w14:textId="77777777" w:rsidR="00C83186" w:rsidRPr="00A164B9" w:rsidRDefault="00C83186" w:rsidP="003B0C1E">
            <w:pPr>
              <w:pStyle w:val="Textotabela"/>
            </w:pPr>
            <w:r w:rsidRPr="00A164B9">
              <w:t>5.8 (2–9.6)</w:t>
            </w:r>
          </w:p>
        </w:tc>
        <w:tc>
          <w:tcPr>
            <w:tcW w:w="1098" w:type="dxa"/>
            <w:noWrap/>
            <w:hideMark/>
          </w:tcPr>
          <w:p w14:paraId="101AAC31" w14:textId="77777777" w:rsidR="00C83186" w:rsidRPr="00A164B9" w:rsidRDefault="00C83186" w:rsidP="003B0C1E">
            <w:pPr>
              <w:pStyle w:val="Textotabela"/>
            </w:pPr>
            <w:r w:rsidRPr="00A164B9">
              <w:t>1.65</w:t>
            </w:r>
          </w:p>
        </w:tc>
        <w:tc>
          <w:tcPr>
            <w:tcW w:w="921" w:type="dxa"/>
            <w:noWrap/>
            <w:hideMark/>
          </w:tcPr>
          <w:p w14:paraId="6A4C7DC2" w14:textId="77777777" w:rsidR="00C83186" w:rsidRPr="00A164B9" w:rsidRDefault="00C83186" w:rsidP="003B0C1E">
            <w:pPr>
              <w:pStyle w:val="Textotabela"/>
            </w:pPr>
            <w:r w:rsidRPr="00A164B9">
              <w:t>0.118</w:t>
            </w:r>
          </w:p>
        </w:tc>
      </w:tr>
      <w:tr w:rsidR="00C83186" w:rsidRPr="00A164B9" w14:paraId="75AF65FE" w14:textId="77777777" w:rsidTr="00077F05">
        <w:trPr>
          <w:trHeight w:val="260"/>
        </w:trPr>
        <w:tc>
          <w:tcPr>
            <w:tcW w:w="2421" w:type="dxa"/>
            <w:noWrap/>
            <w:hideMark/>
          </w:tcPr>
          <w:p w14:paraId="67D4A681" w14:textId="77777777" w:rsidR="00C83186" w:rsidRPr="00A164B9" w:rsidRDefault="00C83186" w:rsidP="003B0C1E">
            <w:pPr>
              <w:pStyle w:val="Textotabela"/>
            </w:pPr>
            <w:r w:rsidRPr="00A164B9">
              <w:t>Estresse</w:t>
            </w:r>
          </w:p>
        </w:tc>
        <w:tc>
          <w:tcPr>
            <w:tcW w:w="1968" w:type="dxa"/>
            <w:noWrap/>
            <w:hideMark/>
          </w:tcPr>
          <w:p w14:paraId="64048E3C" w14:textId="77777777" w:rsidR="00C83186" w:rsidRPr="00A164B9" w:rsidRDefault="00C83186" w:rsidP="003B0C1E">
            <w:pPr>
              <w:pStyle w:val="Textotabela"/>
            </w:pPr>
            <w:r w:rsidRPr="00A164B9">
              <w:t>15.8 (13.1–18.5)</w:t>
            </w:r>
          </w:p>
        </w:tc>
        <w:tc>
          <w:tcPr>
            <w:tcW w:w="1881" w:type="dxa"/>
            <w:noWrap/>
            <w:hideMark/>
          </w:tcPr>
          <w:p w14:paraId="1DD178CD" w14:textId="77777777" w:rsidR="00C83186" w:rsidRPr="00A164B9" w:rsidRDefault="00C83186" w:rsidP="003B0C1E">
            <w:pPr>
              <w:pStyle w:val="Textotabela"/>
            </w:pPr>
            <w:r w:rsidRPr="00A164B9">
              <w:t>7.6 (3.5–11.7)</w:t>
            </w:r>
          </w:p>
        </w:tc>
        <w:tc>
          <w:tcPr>
            <w:tcW w:w="1098" w:type="dxa"/>
            <w:noWrap/>
            <w:hideMark/>
          </w:tcPr>
          <w:p w14:paraId="0814249F" w14:textId="77777777" w:rsidR="00C83186" w:rsidRPr="00A164B9" w:rsidRDefault="00C83186" w:rsidP="003B0C1E">
            <w:pPr>
              <w:pStyle w:val="Textotabela"/>
            </w:pPr>
            <w:r w:rsidRPr="00A164B9">
              <w:t>3.26</w:t>
            </w:r>
          </w:p>
        </w:tc>
        <w:tc>
          <w:tcPr>
            <w:tcW w:w="921" w:type="dxa"/>
            <w:noWrap/>
            <w:hideMark/>
          </w:tcPr>
          <w:p w14:paraId="07CD9A91" w14:textId="77777777" w:rsidR="00C83186" w:rsidRPr="00A164B9" w:rsidRDefault="00C83186" w:rsidP="003B0C1E">
            <w:pPr>
              <w:pStyle w:val="Textotabela"/>
            </w:pPr>
            <w:r w:rsidRPr="00A164B9">
              <w:t>0.004*</w:t>
            </w:r>
          </w:p>
        </w:tc>
      </w:tr>
      <w:tr w:rsidR="00C83186" w:rsidRPr="00A164B9"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A164B9" w:rsidRDefault="00C83186" w:rsidP="003B0C1E">
            <w:pPr>
              <w:pStyle w:val="Textotabela"/>
            </w:pPr>
            <w:r w:rsidRPr="00A164B9">
              <w:t>Compulsão alimentar</w:t>
            </w:r>
          </w:p>
        </w:tc>
        <w:tc>
          <w:tcPr>
            <w:tcW w:w="1968" w:type="dxa"/>
            <w:noWrap/>
            <w:hideMark/>
          </w:tcPr>
          <w:p w14:paraId="501119F7" w14:textId="77777777" w:rsidR="00C83186" w:rsidRPr="00A164B9" w:rsidRDefault="00C83186" w:rsidP="003B0C1E">
            <w:pPr>
              <w:pStyle w:val="Textotabela"/>
            </w:pPr>
            <w:r w:rsidRPr="00A164B9">
              <w:t>17.1 (15.1–19.2)</w:t>
            </w:r>
          </w:p>
        </w:tc>
        <w:tc>
          <w:tcPr>
            <w:tcW w:w="1881" w:type="dxa"/>
            <w:noWrap/>
            <w:hideMark/>
          </w:tcPr>
          <w:p w14:paraId="3B1E042E" w14:textId="77777777" w:rsidR="00C83186" w:rsidRPr="00A164B9" w:rsidRDefault="00C83186" w:rsidP="003B0C1E">
            <w:pPr>
              <w:pStyle w:val="Textotabela"/>
            </w:pPr>
            <w:r w:rsidRPr="00A164B9">
              <w:t>10.6 (6.8–14.4)</w:t>
            </w:r>
          </w:p>
        </w:tc>
        <w:tc>
          <w:tcPr>
            <w:tcW w:w="1098" w:type="dxa"/>
            <w:noWrap/>
            <w:hideMark/>
          </w:tcPr>
          <w:p w14:paraId="09931E53" w14:textId="77777777" w:rsidR="00C83186" w:rsidRPr="00A164B9" w:rsidRDefault="00C83186" w:rsidP="003B0C1E">
            <w:pPr>
              <w:pStyle w:val="Textotabela"/>
            </w:pPr>
            <w:r w:rsidRPr="00A164B9">
              <w:t>3</w:t>
            </w:r>
          </w:p>
        </w:tc>
        <w:tc>
          <w:tcPr>
            <w:tcW w:w="921" w:type="dxa"/>
            <w:noWrap/>
            <w:hideMark/>
          </w:tcPr>
          <w:p w14:paraId="6BFEFFCF" w14:textId="77777777" w:rsidR="00C83186" w:rsidRPr="00A164B9" w:rsidRDefault="00C83186" w:rsidP="003B0C1E">
            <w:pPr>
              <w:pStyle w:val="Textotabela"/>
            </w:pPr>
            <w:r w:rsidRPr="00A164B9">
              <w:t>0.009*</w:t>
            </w:r>
          </w:p>
        </w:tc>
      </w:tr>
    </w:tbl>
    <w:p w14:paraId="5145C9AE" w14:textId="77777777" w:rsidR="00C83186" w:rsidRPr="00A164B9" w:rsidRDefault="00C83186" w:rsidP="00C83186"/>
    <w:p w14:paraId="7D57090D" w14:textId="77777777" w:rsidR="00C83186" w:rsidRPr="00A164B9" w:rsidRDefault="00C83186" w:rsidP="00C83186">
      <w:r w:rsidRPr="00A164B9">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A164B9" w:rsidRDefault="00C83186" w:rsidP="00C83186">
      <w:pPr>
        <w:numPr>
          <w:ilvl w:val="1"/>
          <w:numId w:val="47"/>
        </w:numPr>
        <w:rPr>
          <w:b/>
          <w:bCs/>
        </w:rPr>
      </w:pPr>
      <w:r w:rsidRPr="00A164B9">
        <w:rPr>
          <w:b/>
          <w:bCs/>
        </w:rPr>
        <w:t>Participantes que não completaram a intervenção.</w:t>
      </w:r>
    </w:p>
    <w:p w14:paraId="06F02E98" w14:textId="77777777" w:rsidR="00C83186" w:rsidRPr="00A164B9" w:rsidRDefault="00C83186" w:rsidP="00C83186">
      <w:r w:rsidRPr="00A164B9">
        <w:lastRenderedPageBreak/>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A164B9"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A164B9" w:rsidRDefault="00C83186" w:rsidP="003B0C1E">
            <w:pPr>
              <w:pStyle w:val="Textotabela"/>
            </w:pPr>
            <w:r w:rsidRPr="00A164B9">
              <w:t>Grupo de alocação</w:t>
            </w:r>
          </w:p>
        </w:tc>
        <w:tc>
          <w:tcPr>
            <w:tcW w:w="1100" w:type="dxa"/>
            <w:noWrap/>
            <w:hideMark/>
          </w:tcPr>
          <w:p w14:paraId="50FBD67C" w14:textId="77777777" w:rsidR="00C83186" w:rsidRPr="00A164B9" w:rsidRDefault="00C83186" w:rsidP="003B0C1E">
            <w:pPr>
              <w:pStyle w:val="Textotabela"/>
            </w:pPr>
          </w:p>
        </w:tc>
        <w:tc>
          <w:tcPr>
            <w:tcW w:w="1100" w:type="dxa"/>
            <w:noWrap/>
            <w:hideMark/>
          </w:tcPr>
          <w:p w14:paraId="68602385" w14:textId="77777777" w:rsidR="00C83186" w:rsidRPr="00A164B9" w:rsidRDefault="00C83186" w:rsidP="003B0C1E">
            <w:pPr>
              <w:pStyle w:val="Textotabela"/>
            </w:pPr>
          </w:p>
        </w:tc>
      </w:tr>
      <w:tr w:rsidR="00C83186" w:rsidRPr="00A164B9" w14:paraId="1E7D071C" w14:textId="77777777" w:rsidTr="00077F05">
        <w:trPr>
          <w:trHeight w:val="280"/>
        </w:trPr>
        <w:tc>
          <w:tcPr>
            <w:tcW w:w="222" w:type="dxa"/>
            <w:noWrap/>
            <w:hideMark/>
          </w:tcPr>
          <w:p w14:paraId="5E76ADC5" w14:textId="77777777" w:rsidR="00C83186" w:rsidRPr="00A164B9" w:rsidRDefault="00C83186" w:rsidP="003B0C1E">
            <w:pPr>
              <w:pStyle w:val="Textotabela"/>
            </w:pPr>
          </w:p>
        </w:tc>
        <w:tc>
          <w:tcPr>
            <w:tcW w:w="4275" w:type="dxa"/>
            <w:noWrap/>
            <w:hideMark/>
          </w:tcPr>
          <w:p w14:paraId="09F54AB1" w14:textId="77777777" w:rsidR="00C83186" w:rsidRPr="00A164B9" w:rsidRDefault="00C83186" w:rsidP="003B0C1E">
            <w:pPr>
              <w:pStyle w:val="Textotabela"/>
            </w:pPr>
            <w:r w:rsidRPr="00A164B9">
              <w:t>Placebo</w:t>
            </w:r>
          </w:p>
        </w:tc>
        <w:tc>
          <w:tcPr>
            <w:tcW w:w="1100" w:type="dxa"/>
            <w:noWrap/>
            <w:hideMark/>
          </w:tcPr>
          <w:p w14:paraId="223F1FE6" w14:textId="77777777" w:rsidR="00C83186" w:rsidRPr="00A164B9" w:rsidRDefault="00C83186" w:rsidP="003B0C1E">
            <w:pPr>
              <w:pStyle w:val="Textotabela"/>
            </w:pPr>
            <w:r w:rsidRPr="00A164B9">
              <w:t>37</w:t>
            </w:r>
          </w:p>
        </w:tc>
        <w:tc>
          <w:tcPr>
            <w:tcW w:w="1100" w:type="dxa"/>
            <w:noWrap/>
            <w:hideMark/>
          </w:tcPr>
          <w:p w14:paraId="6AB78BD9" w14:textId="77777777" w:rsidR="00C83186" w:rsidRPr="00A164B9" w:rsidRDefault="00C83186" w:rsidP="003B0C1E">
            <w:pPr>
              <w:pStyle w:val="Textotabela"/>
            </w:pPr>
            <w:r w:rsidRPr="00A164B9">
              <w:t>49.3</w:t>
            </w:r>
          </w:p>
        </w:tc>
      </w:tr>
      <w:tr w:rsidR="00C83186" w:rsidRPr="00A164B9" w14:paraId="0590E460" w14:textId="77777777" w:rsidTr="00077F05">
        <w:trPr>
          <w:trHeight w:val="280"/>
        </w:trPr>
        <w:tc>
          <w:tcPr>
            <w:tcW w:w="222" w:type="dxa"/>
            <w:noWrap/>
            <w:hideMark/>
          </w:tcPr>
          <w:p w14:paraId="3D8679A4" w14:textId="77777777" w:rsidR="00C83186" w:rsidRPr="00A164B9" w:rsidRDefault="00C83186" w:rsidP="003B0C1E">
            <w:pPr>
              <w:pStyle w:val="Textotabela"/>
            </w:pPr>
          </w:p>
        </w:tc>
        <w:tc>
          <w:tcPr>
            <w:tcW w:w="4275" w:type="dxa"/>
            <w:noWrap/>
            <w:hideMark/>
          </w:tcPr>
          <w:p w14:paraId="6AF55275" w14:textId="77777777" w:rsidR="00C83186" w:rsidRPr="00A164B9" w:rsidRDefault="00C83186" w:rsidP="003B0C1E">
            <w:pPr>
              <w:pStyle w:val="Textotabela"/>
            </w:pPr>
            <w:r w:rsidRPr="00A164B9">
              <w:t>Intervenção</w:t>
            </w:r>
          </w:p>
        </w:tc>
        <w:tc>
          <w:tcPr>
            <w:tcW w:w="1100" w:type="dxa"/>
            <w:noWrap/>
            <w:hideMark/>
          </w:tcPr>
          <w:p w14:paraId="60693016" w14:textId="77777777" w:rsidR="00C83186" w:rsidRPr="00A164B9" w:rsidRDefault="00C83186" w:rsidP="003B0C1E">
            <w:pPr>
              <w:pStyle w:val="Textotabela"/>
            </w:pPr>
            <w:r w:rsidRPr="00A164B9">
              <w:t>38</w:t>
            </w:r>
          </w:p>
        </w:tc>
        <w:tc>
          <w:tcPr>
            <w:tcW w:w="1100" w:type="dxa"/>
            <w:noWrap/>
            <w:hideMark/>
          </w:tcPr>
          <w:p w14:paraId="3E66B740" w14:textId="77777777" w:rsidR="00C83186" w:rsidRPr="00A164B9" w:rsidRDefault="00C83186" w:rsidP="003B0C1E">
            <w:pPr>
              <w:pStyle w:val="Textotabela"/>
            </w:pPr>
            <w:r w:rsidRPr="00A164B9">
              <w:t>50.7</w:t>
            </w:r>
          </w:p>
        </w:tc>
      </w:tr>
      <w:tr w:rsidR="00C83186" w:rsidRPr="00A164B9" w14:paraId="064BA78C" w14:textId="77777777" w:rsidTr="00077F05">
        <w:trPr>
          <w:trHeight w:val="280"/>
        </w:trPr>
        <w:tc>
          <w:tcPr>
            <w:tcW w:w="4497" w:type="dxa"/>
            <w:gridSpan w:val="2"/>
            <w:noWrap/>
            <w:hideMark/>
          </w:tcPr>
          <w:p w14:paraId="2295ED5A" w14:textId="77777777" w:rsidR="00C83186" w:rsidRPr="00A164B9" w:rsidRDefault="00C83186" w:rsidP="003B0C1E">
            <w:pPr>
              <w:pStyle w:val="Textotabela"/>
            </w:pPr>
            <w:r w:rsidRPr="00A164B9">
              <w:t>Completou a intervenção</w:t>
            </w:r>
          </w:p>
        </w:tc>
        <w:tc>
          <w:tcPr>
            <w:tcW w:w="1100" w:type="dxa"/>
            <w:noWrap/>
            <w:hideMark/>
          </w:tcPr>
          <w:p w14:paraId="6CBF4B31" w14:textId="77777777" w:rsidR="00C83186" w:rsidRPr="00A164B9" w:rsidRDefault="00C83186" w:rsidP="003B0C1E">
            <w:pPr>
              <w:pStyle w:val="Textotabela"/>
            </w:pPr>
          </w:p>
        </w:tc>
        <w:tc>
          <w:tcPr>
            <w:tcW w:w="1100" w:type="dxa"/>
            <w:noWrap/>
            <w:hideMark/>
          </w:tcPr>
          <w:p w14:paraId="01B48B2B" w14:textId="77777777" w:rsidR="00C83186" w:rsidRPr="00A164B9" w:rsidRDefault="00C83186" w:rsidP="003B0C1E">
            <w:pPr>
              <w:pStyle w:val="Textotabela"/>
            </w:pPr>
          </w:p>
        </w:tc>
      </w:tr>
      <w:tr w:rsidR="00C83186" w:rsidRPr="00A164B9" w14:paraId="19E5773B" w14:textId="77777777" w:rsidTr="00077F05">
        <w:trPr>
          <w:trHeight w:val="280"/>
        </w:trPr>
        <w:tc>
          <w:tcPr>
            <w:tcW w:w="222" w:type="dxa"/>
            <w:noWrap/>
            <w:hideMark/>
          </w:tcPr>
          <w:p w14:paraId="1F675ECF" w14:textId="77777777" w:rsidR="00C83186" w:rsidRPr="00A164B9" w:rsidRDefault="00C83186" w:rsidP="003B0C1E">
            <w:pPr>
              <w:pStyle w:val="Textotabela"/>
            </w:pPr>
          </w:p>
        </w:tc>
        <w:tc>
          <w:tcPr>
            <w:tcW w:w="4275" w:type="dxa"/>
            <w:noWrap/>
            <w:hideMark/>
          </w:tcPr>
          <w:p w14:paraId="5BACF778" w14:textId="77777777" w:rsidR="00C83186" w:rsidRPr="00A164B9" w:rsidRDefault="00C83186" w:rsidP="003B0C1E">
            <w:pPr>
              <w:pStyle w:val="Textotabela"/>
            </w:pPr>
            <w:r w:rsidRPr="00A164B9">
              <w:t>Não</w:t>
            </w:r>
          </w:p>
        </w:tc>
        <w:tc>
          <w:tcPr>
            <w:tcW w:w="1100" w:type="dxa"/>
            <w:noWrap/>
            <w:hideMark/>
          </w:tcPr>
          <w:p w14:paraId="159EABB6" w14:textId="77777777" w:rsidR="00C83186" w:rsidRPr="00A164B9" w:rsidRDefault="00C83186" w:rsidP="003B0C1E">
            <w:pPr>
              <w:pStyle w:val="Textotabela"/>
            </w:pPr>
            <w:r w:rsidRPr="00A164B9">
              <w:t>23</w:t>
            </w:r>
          </w:p>
        </w:tc>
        <w:tc>
          <w:tcPr>
            <w:tcW w:w="1100" w:type="dxa"/>
            <w:noWrap/>
            <w:hideMark/>
          </w:tcPr>
          <w:p w14:paraId="032E14ED" w14:textId="77777777" w:rsidR="00C83186" w:rsidRPr="00A164B9" w:rsidRDefault="00C83186" w:rsidP="003B0C1E">
            <w:pPr>
              <w:pStyle w:val="Textotabela"/>
            </w:pPr>
            <w:r w:rsidRPr="00A164B9">
              <w:t>30.7</w:t>
            </w:r>
          </w:p>
        </w:tc>
      </w:tr>
      <w:tr w:rsidR="00C83186" w:rsidRPr="00A164B9" w14:paraId="3BD255C5" w14:textId="77777777" w:rsidTr="00077F05">
        <w:trPr>
          <w:trHeight w:val="280"/>
        </w:trPr>
        <w:tc>
          <w:tcPr>
            <w:tcW w:w="222" w:type="dxa"/>
            <w:noWrap/>
            <w:hideMark/>
          </w:tcPr>
          <w:p w14:paraId="131BCF95" w14:textId="77777777" w:rsidR="00C83186" w:rsidRPr="00A164B9" w:rsidRDefault="00C83186" w:rsidP="003B0C1E">
            <w:pPr>
              <w:pStyle w:val="Textotabela"/>
            </w:pPr>
          </w:p>
        </w:tc>
        <w:tc>
          <w:tcPr>
            <w:tcW w:w="4275" w:type="dxa"/>
            <w:noWrap/>
            <w:hideMark/>
          </w:tcPr>
          <w:p w14:paraId="2CF733A3" w14:textId="77777777" w:rsidR="00C83186" w:rsidRPr="00A164B9" w:rsidRDefault="00C83186" w:rsidP="003B0C1E">
            <w:pPr>
              <w:pStyle w:val="Textotabela"/>
            </w:pPr>
            <w:r w:rsidRPr="00A164B9">
              <w:t>Sim</w:t>
            </w:r>
          </w:p>
        </w:tc>
        <w:tc>
          <w:tcPr>
            <w:tcW w:w="1100" w:type="dxa"/>
            <w:noWrap/>
            <w:hideMark/>
          </w:tcPr>
          <w:p w14:paraId="2284CA03" w14:textId="77777777" w:rsidR="00C83186" w:rsidRPr="00A164B9" w:rsidRDefault="00C83186" w:rsidP="003B0C1E">
            <w:pPr>
              <w:pStyle w:val="Textotabela"/>
            </w:pPr>
            <w:r w:rsidRPr="00A164B9">
              <w:t>52</w:t>
            </w:r>
          </w:p>
        </w:tc>
        <w:tc>
          <w:tcPr>
            <w:tcW w:w="1100" w:type="dxa"/>
            <w:noWrap/>
            <w:hideMark/>
          </w:tcPr>
          <w:p w14:paraId="5B4687BD" w14:textId="77777777" w:rsidR="00C83186" w:rsidRPr="00A164B9" w:rsidRDefault="00C83186" w:rsidP="003B0C1E">
            <w:pPr>
              <w:pStyle w:val="Textotabela"/>
            </w:pPr>
            <w:r w:rsidRPr="00A164B9">
              <w:t>69.3</w:t>
            </w:r>
          </w:p>
        </w:tc>
      </w:tr>
      <w:tr w:rsidR="00C83186" w:rsidRPr="00A164B9" w14:paraId="311BFF46" w14:textId="77777777" w:rsidTr="00077F05">
        <w:trPr>
          <w:trHeight w:val="280"/>
        </w:trPr>
        <w:tc>
          <w:tcPr>
            <w:tcW w:w="4497" w:type="dxa"/>
            <w:gridSpan w:val="2"/>
            <w:noWrap/>
            <w:hideMark/>
          </w:tcPr>
          <w:p w14:paraId="0F3146ED" w14:textId="77777777" w:rsidR="00C83186" w:rsidRPr="00A164B9" w:rsidRDefault="00C83186" w:rsidP="003B0C1E">
            <w:pPr>
              <w:pStyle w:val="Textotabela"/>
            </w:pPr>
            <w:r w:rsidRPr="00A164B9">
              <w:t>Motivo da não conclusão</w:t>
            </w:r>
          </w:p>
        </w:tc>
        <w:tc>
          <w:tcPr>
            <w:tcW w:w="1100" w:type="dxa"/>
            <w:noWrap/>
            <w:hideMark/>
          </w:tcPr>
          <w:p w14:paraId="707ABC33" w14:textId="77777777" w:rsidR="00C83186" w:rsidRPr="00A164B9" w:rsidRDefault="00C83186" w:rsidP="003B0C1E">
            <w:pPr>
              <w:pStyle w:val="Textotabela"/>
            </w:pPr>
          </w:p>
        </w:tc>
        <w:tc>
          <w:tcPr>
            <w:tcW w:w="1100" w:type="dxa"/>
            <w:noWrap/>
            <w:hideMark/>
          </w:tcPr>
          <w:p w14:paraId="2F92E305" w14:textId="77777777" w:rsidR="00C83186" w:rsidRPr="00A164B9" w:rsidRDefault="00C83186" w:rsidP="003B0C1E">
            <w:pPr>
              <w:pStyle w:val="Textotabela"/>
            </w:pPr>
          </w:p>
        </w:tc>
      </w:tr>
      <w:tr w:rsidR="00C83186" w:rsidRPr="00A164B9" w14:paraId="4E161E3E" w14:textId="77777777" w:rsidTr="00077F05">
        <w:trPr>
          <w:trHeight w:val="280"/>
        </w:trPr>
        <w:tc>
          <w:tcPr>
            <w:tcW w:w="222" w:type="dxa"/>
            <w:noWrap/>
            <w:hideMark/>
          </w:tcPr>
          <w:p w14:paraId="1A1CECB6" w14:textId="77777777" w:rsidR="00C83186" w:rsidRPr="00A164B9" w:rsidRDefault="00C83186" w:rsidP="003B0C1E">
            <w:pPr>
              <w:pStyle w:val="Textotabela"/>
            </w:pPr>
          </w:p>
        </w:tc>
        <w:tc>
          <w:tcPr>
            <w:tcW w:w="4275" w:type="dxa"/>
            <w:noWrap/>
            <w:hideMark/>
          </w:tcPr>
          <w:p w14:paraId="62B1B225" w14:textId="77777777" w:rsidR="00C83186" w:rsidRPr="00A164B9" w:rsidRDefault="00C83186" w:rsidP="003B0C1E">
            <w:pPr>
              <w:pStyle w:val="Textotabela"/>
            </w:pPr>
            <w:r w:rsidRPr="00A164B9">
              <w:t>Não está se beneficiando clinicamente</w:t>
            </w:r>
          </w:p>
        </w:tc>
        <w:tc>
          <w:tcPr>
            <w:tcW w:w="1100" w:type="dxa"/>
            <w:noWrap/>
            <w:hideMark/>
          </w:tcPr>
          <w:p w14:paraId="560C1FD7" w14:textId="77777777" w:rsidR="00C83186" w:rsidRPr="00A164B9" w:rsidRDefault="00C83186" w:rsidP="003B0C1E">
            <w:pPr>
              <w:pStyle w:val="Textotabela"/>
            </w:pPr>
            <w:r w:rsidRPr="00A164B9">
              <w:t>1</w:t>
            </w:r>
          </w:p>
        </w:tc>
        <w:tc>
          <w:tcPr>
            <w:tcW w:w="1100" w:type="dxa"/>
            <w:noWrap/>
            <w:hideMark/>
          </w:tcPr>
          <w:p w14:paraId="2A2E5240" w14:textId="77777777" w:rsidR="00C83186" w:rsidRPr="00A164B9" w:rsidRDefault="00C83186" w:rsidP="003B0C1E">
            <w:pPr>
              <w:pStyle w:val="Textotabela"/>
            </w:pPr>
            <w:r w:rsidRPr="00A164B9">
              <w:t>1.3</w:t>
            </w:r>
          </w:p>
        </w:tc>
      </w:tr>
      <w:tr w:rsidR="00C83186" w:rsidRPr="00A164B9" w14:paraId="1A2CEE52" w14:textId="77777777" w:rsidTr="00077F05">
        <w:trPr>
          <w:trHeight w:val="280"/>
        </w:trPr>
        <w:tc>
          <w:tcPr>
            <w:tcW w:w="222" w:type="dxa"/>
            <w:noWrap/>
            <w:hideMark/>
          </w:tcPr>
          <w:p w14:paraId="419304D1" w14:textId="77777777" w:rsidR="00C83186" w:rsidRPr="00A164B9" w:rsidRDefault="00C83186" w:rsidP="003B0C1E">
            <w:pPr>
              <w:pStyle w:val="Textotabela"/>
            </w:pPr>
          </w:p>
        </w:tc>
        <w:tc>
          <w:tcPr>
            <w:tcW w:w="4275" w:type="dxa"/>
            <w:noWrap/>
            <w:hideMark/>
          </w:tcPr>
          <w:p w14:paraId="402CAD07" w14:textId="77777777" w:rsidR="00C83186" w:rsidRPr="00A164B9" w:rsidRDefault="00C83186" w:rsidP="003B0C1E">
            <w:pPr>
              <w:pStyle w:val="Textotabela"/>
            </w:pPr>
            <w:r w:rsidRPr="00A164B9">
              <w:t>Participante atendeu a critério de exclusão</w:t>
            </w:r>
          </w:p>
        </w:tc>
        <w:tc>
          <w:tcPr>
            <w:tcW w:w="1100" w:type="dxa"/>
            <w:noWrap/>
            <w:hideMark/>
          </w:tcPr>
          <w:p w14:paraId="0CF6BCFD" w14:textId="77777777" w:rsidR="00C83186" w:rsidRPr="00A164B9" w:rsidRDefault="00C83186" w:rsidP="003B0C1E">
            <w:pPr>
              <w:pStyle w:val="Textotabela"/>
            </w:pPr>
            <w:r w:rsidRPr="00A164B9">
              <w:t>1</w:t>
            </w:r>
          </w:p>
        </w:tc>
        <w:tc>
          <w:tcPr>
            <w:tcW w:w="1100" w:type="dxa"/>
            <w:noWrap/>
            <w:hideMark/>
          </w:tcPr>
          <w:p w14:paraId="70BCE869" w14:textId="77777777" w:rsidR="00C83186" w:rsidRPr="00A164B9" w:rsidRDefault="00C83186" w:rsidP="003B0C1E">
            <w:pPr>
              <w:pStyle w:val="Textotabela"/>
            </w:pPr>
            <w:r w:rsidRPr="00A164B9">
              <w:t>1.3</w:t>
            </w:r>
          </w:p>
        </w:tc>
      </w:tr>
      <w:tr w:rsidR="00C83186" w:rsidRPr="00A164B9" w14:paraId="16EB3826" w14:textId="77777777" w:rsidTr="00077F05">
        <w:trPr>
          <w:trHeight w:val="280"/>
        </w:trPr>
        <w:tc>
          <w:tcPr>
            <w:tcW w:w="222" w:type="dxa"/>
            <w:noWrap/>
            <w:hideMark/>
          </w:tcPr>
          <w:p w14:paraId="48BF821A" w14:textId="77777777" w:rsidR="00C83186" w:rsidRPr="00A164B9" w:rsidRDefault="00C83186" w:rsidP="003B0C1E">
            <w:pPr>
              <w:pStyle w:val="Textotabela"/>
            </w:pPr>
          </w:p>
        </w:tc>
        <w:tc>
          <w:tcPr>
            <w:tcW w:w="4275" w:type="dxa"/>
            <w:noWrap/>
            <w:hideMark/>
          </w:tcPr>
          <w:p w14:paraId="75EEEFC4" w14:textId="77777777" w:rsidR="00C83186" w:rsidRPr="00A164B9" w:rsidRDefault="00C83186" w:rsidP="003B0C1E">
            <w:pPr>
              <w:pStyle w:val="Textotabela"/>
            </w:pPr>
            <w:r w:rsidRPr="00A164B9">
              <w:t>Perda de seguimento</w:t>
            </w:r>
          </w:p>
        </w:tc>
        <w:tc>
          <w:tcPr>
            <w:tcW w:w="1100" w:type="dxa"/>
            <w:noWrap/>
            <w:hideMark/>
          </w:tcPr>
          <w:p w14:paraId="6A71279D" w14:textId="77777777" w:rsidR="00C83186" w:rsidRPr="00A164B9" w:rsidRDefault="00C83186" w:rsidP="003B0C1E">
            <w:pPr>
              <w:pStyle w:val="Textotabela"/>
            </w:pPr>
            <w:r w:rsidRPr="00A164B9">
              <w:t>3</w:t>
            </w:r>
          </w:p>
        </w:tc>
        <w:tc>
          <w:tcPr>
            <w:tcW w:w="1100" w:type="dxa"/>
            <w:noWrap/>
            <w:hideMark/>
          </w:tcPr>
          <w:p w14:paraId="1209A427" w14:textId="77777777" w:rsidR="00C83186" w:rsidRPr="00A164B9" w:rsidRDefault="00C83186" w:rsidP="003B0C1E">
            <w:pPr>
              <w:pStyle w:val="Textotabela"/>
            </w:pPr>
            <w:r w:rsidRPr="00A164B9">
              <w:t>4</w:t>
            </w:r>
          </w:p>
        </w:tc>
      </w:tr>
      <w:tr w:rsidR="00C83186" w:rsidRPr="00A164B9" w14:paraId="220AE32B" w14:textId="77777777" w:rsidTr="00077F05">
        <w:trPr>
          <w:trHeight w:val="280"/>
        </w:trPr>
        <w:tc>
          <w:tcPr>
            <w:tcW w:w="222" w:type="dxa"/>
            <w:noWrap/>
            <w:hideMark/>
          </w:tcPr>
          <w:p w14:paraId="58D5C453" w14:textId="77777777" w:rsidR="00C83186" w:rsidRPr="00A164B9" w:rsidRDefault="00C83186" w:rsidP="003B0C1E">
            <w:pPr>
              <w:pStyle w:val="Textotabela"/>
            </w:pPr>
          </w:p>
        </w:tc>
        <w:tc>
          <w:tcPr>
            <w:tcW w:w="4275" w:type="dxa"/>
            <w:noWrap/>
            <w:hideMark/>
          </w:tcPr>
          <w:p w14:paraId="1BD978AD" w14:textId="77777777" w:rsidR="00C83186" w:rsidRPr="00A164B9" w:rsidRDefault="00C83186" w:rsidP="003B0C1E">
            <w:pPr>
              <w:pStyle w:val="Textotabela"/>
            </w:pPr>
            <w:r w:rsidRPr="00A164B9">
              <w:t>Problema logístico com o estudo clínico</w:t>
            </w:r>
          </w:p>
        </w:tc>
        <w:tc>
          <w:tcPr>
            <w:tcW w:w="1100" w:type="dxa"/>
            <w:noWrap/>
            <w:hideMark/>
          </w:tcPr>
          <w:p w14:paraId="00F73422" w14:textId="77777777" w:rsidR="00C83186" w:rsidRPr="00A164B9" w:rsidRDefault="00C83186" w:rsidP="003B0C1E">
            <w:pPr>
              <w:pStyle w:val="Textotabela"/>
            </w:pPr>
            <w:r w:rsidRPr="00A164B9">
              <w:t>2</w:t>
            </w:r>
          </w:p>
        </w:tc>
        <w:tc>
          <w:tcPr>
            <w:tcW w:w="1100" w:type="dxa"/>
            <w:noWrap/>
            <w:hideMark/>
          </w:tcPr>
          <w:p w14:paraId="2697A111" w14:textId="77777777" w:rsidR="00C83186" w:rsidRPr="00A164B9" w:rsidRDefault="00C83186" w:rsidP="003B0C1E">
            <w:pPr>
              <w:pStyle w:val="Textotabela"/>
            </w:pPr>
            <w:r w:rsidRPr="00A164B9">
              <w:t>2.7</w:t>
            </w:r>
          </w:p>
        </w:tc>
      </w:tr>
      <w:tr w:rsidR="00C83186" w:rsidRPr="00A164B9"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A164B9" w:rsidRDefault="00C83186" w:rsidP="003B0C1E">
            <w:pPr>
              <w:pStyle w:val="Textotabela"/>
            </w:pPr>
          </w:p>
        </w:tc>
        <w:tc>
          <w:tcPr>
            <w:tcW w:w="4275" w:type="dxa"/>
            <w:noWrap/>
            <w:hideMark/>
          </w:tcPr>
          <w:p w14:paraId="6C3CCEF1" w14:textId="77777777" w:rsidR="00C83186" w:rsidRPr="00A164B9" w:rsidRDefault="00C83186" w:rsidP="003B0C1E">
            <w:pPr>
              <w:pStyle w:val="Textotabela"/>
            </w:pPr>
            <w:r w:rsidRPr="00A164B9">
              <w:t>Retirada pelo participante</w:t>
            </w:r>
          </w:p>
        </w:tc>
        <w:tc>
          <w:tcPr>
            <w:tcW w:w="1100" w:type="dxa"/>
            <w:noWrap/>
            <w:hideMark/>
          </w:tcPr>
          <w:p w14:paraId="73DBE94C" w14:textId="77777777" w:rsidR="00C83186" w:rsidRPr="00A164B9" w:rsidRDefault="00C83186" w:rsidP="003B0C1E">
            <w:pPr>
              <w:pStyle w:val="Textotabela"/>
            </w:pPr>
            <w:r w:rsidRPr="00A164B9">
              <w:t>16</w:t>
            </w:r>
          </w:p>
        </w:tc>
        <w:tc>
          <w:tcPr>
            <w:tcW w:w="1100" w:type="dxa"/>
            <w:noWrap/>
            <w:hideMark/>
          </w:tcPr>
          <w:p w14:paraId="569206DD" w14:textId="77777777" w:rsidR="00C83186" w:rsidRPr="00A164B9" w:rsidRDefault="00C83186" w:rsidP="003B0C1E">
            <w:pPr>
              <w:pStyle w:val="Textotabela"/>
            </w:pPr>
            <w:r w:rsidRPr="00A164B9">
              <w:t>21.3</w:t>
            </w:r>
          </w:p>
        </w:tc>
      </w:tr>
    </w:tbl>
    <w:p w14:paraId="0F0B26E7" w14:textId="77777777" w:rsidR="00C83186" w:rsidRPr="00A164B9" w:rsidRDefault="00C83186" w:rsidP="00C83186"/>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A164B9"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A164B9" w:rsidRDefault="00C83186" w:rsidP="003B0C1E">
            <w:pPr>
              <w:pStyle w:val="Textotabela"/>
            </w:pPr>
          </w:p>
        </w:tc>
        <w:tc>
          <w:tcPr>
            <w:tcW w:w="2443" w:type="dxa"/>
            <w:noWrap/>
            <w:hideMark/>
          </w:tcPr>
          <w:p w14:paraId="680FA11E" w14:textId="77777777" w:rsidR="00C83186" w:rsidRPr="00A164B9" w:rsidRDefault="00C83186" w:rsidP="003B0C1E">
            <w:pPr>
              <w:pStyle w:val="Textotabela"/>
            </w:pPr>
          </w:p>
        </w:tc>
        <w:tc>
          <w:tcPr>
            <w:tcW w:w="2264" w:type="dxa"/>
            <w:gridSpan w:val="2"/>
            <w:noWrap/>
            <w:hideMark/>
          </w:tcPr>
          <w:p w14:paraId="3AA4E95F" w14:textId="77777777" w:rsidR="00C83186" w:rsidRPr="00A164B9" w:rsidRDefault="00C83186" w:rsidP="003B0C1E">
            <w:pPr>
              <w:pStyle w:val="Textotabela"/>
            </w:pPr>
            <w:r w:rsidRPr="00A164B9">
              <w:t>Grupo Placebo</w:t>
            </w:r>
          </w:p>
        </w:tc>
        <w:tc>
          <w:tcPr>
            <w:tcW w:w="2300" w:type="dxa"/>
            <w:gridSpan w:val="2"/>
            <w:noWrap/>
            <w:hideMark/>
          </w:tcPr>
          <w:p w14:paraId="6399A372" w14:textId="77777777" w:rsidR="00C83186" w:rsidRPr="00A164B9" w:rsidRDefault="00C83186" w:rsidP="003B0C1E">
            <w:pPr>
              <w:pStyle w:val="Textotabela"/>
            </w:pPr>
            <w:r w:rsidRPr="00A164B9">
              <w:t>Grupo Intervenção</w:t>
            </w:r>
          </w:p>
        </w:tc>
        <w:tc>
          <w:tcPr>
            <w:tcW w:w="829" w:type="dxa"/>
            <w:noWrap/>
            <w:hideMark/>
          </w:tcPr>
          <w:p w14:paraId="182046A0" w14:textId="77777777" w:rsidR="00C83186" w:rsidRPr="00A164B9" w:rsidRDefault="00C83186" w:rsidP="003B0C1E">
            <w:pPr>
              <w:pStyle w:val="Textotabela"/>
            </w:pPr>
          </w:p>
        </w:tc>
        <w:tc>
          <w:tcPr>
            <w:tcW w:w="863" w:type="dxa"/>
            <w:noWrap/>
            <w:hideMark/>
          </w:tcPr>
          <w:p w14:paraId="2942256B" w14:textId="77777777" w:rsidR="00C83186" w:rsidRPr="00A164B9" w:rsidRDefault="00C83186" w:rsidP="003B0C1E">
            <w:pPr>
              <w:pStyle w:val="Textotabela"/>
            </w:pPr>
          </w:p>
        </w:tc>
        <w:tc>
          <w:tcPr>
            <w:tcW w:w="705" w:type="dxa"/>
            <w:noWrap/>
            <w:hideMark/>
          </w:tcPr>
          <w:p w14:paraId="69A243AC" w14:textId="77777777" w:rsidR="00C83186" w:rsidRPr="00A164B9" w:rsidRDefault="00C83186" w:rsidP="003B0C1E">
            <w:pPr>
              <w:pStyle w:val="Textotabela"/>
            </w:pPr>
          </w:p>
        </w:tc>
      </w:tr>
      <w:tr w:rsidR="00077F05" w:rsidRPr="00A164B9" w14:paraId="7BC65158" w14:textId="77777777" w:rsidTr="003552A6">
        <w:trPr>
          <w:trHeight w:val="200"/>
        </w:trPr>
        <w:tc>
          <w:tcPr>
            <w:tcW w:w="246" w:type="dxa"/>
            <w:noWrap/>
            <w:hideMark/>
          </w:tcPr>
          <w:p w14:paraId="7203202B" w14:textId="77777777" w:rsidR="00C83186" w:rsidRPr="00A164B9" w:rsidRDefault="00C83186" w:rsidP="003B0C1E">
            <w:pPr>
              <w:pStyle w:val="Textotabela"/>
            </w:pPr>
          </w:p>
        </w:tc>
        <w:tc>
          <w:tcPr>
            <w:tcW w:w="2443" w:type="dxa"/>
            <w:noWrap/>
            <w:hideMark/>
          </w:tcPr>
          <w:p w14:paraId="7CF602C2" w14:textId="77777777" w:rsidR="00C83186" w:rsidRPr="00A164B9" w:rsidRDefault="00C83186" w:rsidP="003B0C1E">
            <w:pPr>
              <w:pStyle w:val="Textotabela"/>
            </w:pPr>
          </w:p>
        </w:tc>
        <w:tc>
          <w:tcPr>
            <w:tcW w:w="848" w:type="dxa"/>
            <w:noWrap/>
            <w:hideMark/>
          </w:tcPr>
          <w:p w14:paraId="04D4D753" w14:textId="77777777" w:rsidR="00C83186" w:rsidRPr="00A164B9" w:rsidRDefault="00C83186" w:rsidP="003B0C1E">
            <w:pPr>
              <w:pStyle w:val="Textotabela"/>
            </w:pPr>
            <w:r w:rsidRPr="00A164B9">
              <w:t>N=10</w:t>
            </w:r>
          </w:p>
        </w:tc>
        <w:tc>
          <w:tcPr>
            <w:tcW w:w="1415" w:type="dxa"/>
            <w:noWrap/>
            <w:hideMark/>
          </w:tcPr>
          <w:p w14:paraId="74552E97" w14:textId="77777777" w:rsidR="00C83186" w:rsidRPr="00A164B9" w:rsidRDefault="00C83186" w:rsidP="003B0C1E">
            <w:pPr>
              <w:pStyle w:val="Textotabela"/>
            </w:pPr>
            <w:r w:rsidRPr="00A164B9">
              <w:t>%</w:t>
            </w:r>
          </w:p>
        </w:tc>
        <w:tc>
          <w:tcPr>
            <w:tcW w:w="848" w:type="dxa"/>
            <w:noWrap/>
            <w:hideMark/>
          </w:tcPr>
          <w:p w14:paraId="02E953D7" w14:textId="77777777" w:rsidR="00C83186" w:rsidRPr="00A164B9" w:rsidRDefault="00C83186" w:rsidP="003B0C1E">
            <w:pPr>
              <w:pStyle w:val="Textotabela"/>
            </w:pPr>
            <w:r w:rsidRPr="00A164B9">
              <w:t>N=13</w:t>
            </w:r>
          </w:p>
        </w:tc>
        <w:tc>
          <w:tcPr>
            <w:tcW w:w="1451" w:type="dxa"/>
            <w:noWrap/>
            <w:hideMark/>
          </w:tcPr>
          <w:p w14:paraId="4C4211AF" w14:textId="77777777" w:rsidR="00C83186" w:rsidRPr="00A164B9" w:rsidRDefault="00C83186" w:rsidP="003B0C1E">
            <w:pPr>
              <w:pStyle w:val="Textotabela"/>
            </w:pPr>
            <w:r w:rsidRPr="00A164B9">
              <w:t>%</w:t>
            </w:r>
          </w:p>
        </w:tc>
        <w:tc>
          <w:tcPr>
            <w:tcW w:w="829" w:type="dxa"/>
            <w:noWrap/>
            <w:hideMark/>
          </w:tcPr>
          <w:p w14:paraId="1DAD315B" w14:textId="77777777" w:rsidR="00C83186" w:rsidRPr="00A164B9" w:rsidRDefault="00C83186" w:rsidP="003B0C1E">
            <w:pPr>
              <w:pStyle w:val="Textotabela"/>
            </w:pPr>
          </w:p>
        </w:tc>
        <w:tc>
          <w:tcPr>
            <w:tcW w:w="863" w:type="dxa"/>
            <w:noWrap/>
            <w:hideMark/>
          </w:tcPr>
          <w:p w14:paraId="184B452E" w14:textId="77777777" w:rsidR="00C83186" w:rsidRPr="00A164B9" w:rsidRDefault="00C83186" w:rsidP="003B0C1E">
            <w:pPr>
              <w:pStyle w:val="Textotabela"/>
            </w:pPr>
          </w:p>
        </w:tc>
        <w:tc>
          <w:tcPr>
            <w:tcW w:w="705" w:type="dxa"/>
            <w:noWrap/>
            <w:hideMark/>
          </w:tcPr>
          <w:p w14:paraId="1AA9B660" w14:textId="77777777" w:rsidR="00C83186" w:rsidRPr="00A164B9" w:rsidRDefault="00C83186" w:rsidP="003B0C1E">
            <w:pPr>
              <w:pStyle w:val="Textotabela"/>
            </w:pPr>
          </w:p>
        </w:tc>
      </w:tr>
      <w:tr w:rsidR="00077F05" w:rsidRPr="00A164B9" w14:paraId="2D5159CF" w14:textId="77777777" w:rsidTr="003552A6">
        <w:trPr>
          <w:trHeight w:val="200"/>
        </w:trPr>
        <w:tc>
          <w:tcPr>
            <w:tcW w:w="2690" w:type="dxa"/>
            <w:gridSpan w:val="2"/>
            <w:noWrap/>
            <w:hideMark/>
          </w:tcPr>
          <w:p w14:paraId="022BA052" w14:textId="77777777" w:rsidR="00C83186" w:rsidRPr="00A164B9" w:rsidRDefault="00C83186" w:rsidP="003B0C1E">
            <w:pPr>
              <w:pStyle w:val="Textotabela"/>
            </w:pPr>
            <w:r w:rsidRPr="00A164B9">
              <w:t>Numero de participantes (media e IC 95%)</w:t>
            </w:r>
          </w:p>
        </w:tc>
        <w:tc>
          <w:tcPr>
            <w:tcW w:w="848" w:type="dxa"/>
            <w:noWrap/>
            <w:hideMark/>
          </w:tcPr>
          <w:p w14:paraId="5EB22D4C" w14:textId="77777777" w:rsidR="00C83186" w:rsidRPr="00A164B9" w:rsidRDefault="00C83186" w:rsidP="003B0C1E">
            <w:pPr>
              <w:pStyle w:val="Textotabela"/>
            </w:pPr>
            <w:r w:rsidRPr="00A164B9">
              <w:t>37</w:t>
            </w:r>
          </w:p>
        </w:tc>
        <w:tc>
          <w:tcPr>
            <w:tcW w:w="1415" w:type="dxa"/>
            <w:noWrap/>
            <w:hideMark/>
          </w:tcPr>
          <w:p w14:paraId="7480AFB3" w14:textId="77777777" w:rsidR="00C83186" w:rsidRPr="00A164B9" w:rsidRDefault="00C83186" w:rsidP="003B0C1E">
            <w:pPr>
              <w:pStyle w:val="Textotabela"/>
            </w:pPr>
            <w:r w:rsidRPr="00A164B9">
              <w:t>49</w:t>
            </w:r>
          </w:p>
        </w:tc>
        <w:tc>
          <w:tcPr>
            <w:tcW w:w="848" w:type="dxa"/>
            <w:noWrap/>
            <w:hideMark/>
          </w:tcPr>
          <w:p w14:paraId="07E156E0" w14:textId="77777777" w:rsidR="00C83186" w:rsidRPr="00A164B9" w:rsidRDefault="00C83186" w:rsidP="003B0C1E">
            <w:pPr>
              <w:pStyle w:val="Textotabela"/>
            </w:pPr>
            <w:r w:rsidRPr="00A164B9">
              <w:t>38</w:t>
            </w:r>
          </w:p>
        </w:tc>
        <w:tc>
          <w:tcPr>
            <w:tcW w:w="1451" w:type="dxa"/>
            <w:noWrap/>
            <w:hideMark/>
          </w:tcPr>
          <w:p w14:paraId="6ACE719D" w14:textId="77777777" w:rsidR="00C83186" w:rsidRPr="00A164B9" w:rsidRDefault="00C83186" w:rsidP="003B0C1E">
            <w:pPr>
              <w:pStyle w:val="Textotabela"/>
            </w:pPr>
            <w:r w:rsidRPr="00A164B9">
              <w:t>51</w:t>
            </w:r>
          </w:p>
        </w:tc>
        <w:tc>
          <w:tcPr>
            <w:tcW w:w="829" w:type="dxa"/>
            <w:noWrap/>
            <w:hideMark/>
          </w:tcPr>
          <w:p w14:paraId="0CE9949E" w14:textId="77777777" w:rsidR="00C83186" w:rsidRPr="00A164B9" w:rsidRDefault="00C83186" w:rsidP="003B0C1E">
            <w:pPr>
              <w:pStyle w:val="Textotabela"/>
            </w:pPr>
          </w:p>
        </w:tc>
        <w:tc>
          <w:tcPr>
            <w:tcW w:w="863" w:type="dxa"/>
            <w:noWrap/>
            <w:hideMark/>
          </w:tcPr>
          <w:p w14:paraId="77F7192F" w14:textId="77777777" w:rsidR="00C83186" w:rsidRPr="00A164B9" w:rsidRDefault="00C83186" w:rsidP="003B0C1E">
            <w:pPr>
              <w:pStyle w:val="Textotabela"/>
            </w:pPr>
          </w:p>
        </w:tc>
        <w:tc>
          <w:tcPr>
            <w:tcW w:w="705" w:type="dxa"/>
            <w:noWrap/>
            <w:hideMark/>
          </w:tcPr>
          <w:p w14:paraId="5D8E0B38" w14:textId="77777777" w:rsidR="00C83186" w:rsidRPr="00A164B9" w:rsidRDefault="00C83186" w:rsidP="003B0C1E">
            <w:pPr>
              <w:pStyle w:val="Textotabela"/>
            </w:pPr>
          </w:p>
        </w:tc>
      </w:tr>
      <w:tr w:rsidR="00077F05" w:rsidRPr="00A164B9" w14:paraId="7B3F8083" w14:textId="77777777" w:rsidTr="003552A6">
        <w:trPr>
          <w:trHeight w:val="200"/>
        </w:trPr>
        <w:tc>
          <w:tcPr>
            <w:tcW w:w="2690" w:type="dxa"/>
            <w:gridSpan w:val="2"/>
            <w:noWrap/>
            <w:hideMark/>
          </w:tcPr>
          <w:p w14:paraId="24EF1458" w14:textId="77777777" w:rsidR="00C83186" w:rsidRPr="00A164B9" w:rsidRDefault="00C83186" w:rsidP="003B0C1E">
            <w:pPr>
              <w:pStyle w:val="Textotabela"/>
            </w:pPr>
            <w:r w:rsidRPr="00A164B9">
              <w:t>Completou a intervenção</w:t>
            </w:r>
          </w:p>
        </w:tc>
        <w:tc>
          <w:tcPr>
            <w:tcW w:w="848" w:type="dxa"/>
            <w:noWrap/>
            <w:hideMark/>
          </w:tcPr>
          <w:p w14:paraId="02EC4C03" w14:textId="77777777" w:rsidR="00C83186" w:rsidRPr="00A164B9" w:rsidRDefault="00C83186" w:rsidP="003B0C1E">
            <w:pPr>
              <w:pStyle w:val="Textotabela"/>
            </w:pPr>
          </w:p>
        </w:tc>
        <w:tc>
          <w:tcPr>
            <w:tcW w:w="1415" w:type="dxa"/>
            <w:noWrap/>
            <w:hideMark/>
          </w:tcPr>
          <w:p w14:paraId="3E2CD2FA" w14:textId="77777777" w:rsidR="00C83186" w:rsidRPr="00A164B9" w:rsidRDefault="00C83186" w:rsidP="003B0C1E">
            <w:pPr>
              <w:pStyle w:val="Textotabela"/>
            </w:pPr>
          </w:p>
        </w:tc>
        <w:tc>
          <w:tcPr>
            <w:tcW w:w="848" w:type="dxa"/>
            <w:noWrap/>
            <w:hideMark/>
          </w:tcPr>
          <w:p w14:paraId="58A68A07" w14:textId="77777777" w:rsidR="00C83186" w:rsidRPr="00A164B9" w:rsidRDefault="00C83186" w:rsidP="003B0C1E">
            <w:pPr>
              <w:pStyle w:val="Textotabela"/>
            </w:pPr>
          </w:p>
        </w:tc>
        <w:tc>
          <w:tcPr>
            <w:tcW w:w="1451" w:type="dxa"/>
            <w:noWrap/>
            <w:hideMark/>
          </w:tcPr>
          <w:p w14:paraId="080A0AC9" w14:textId="77777777" w:rsidR="00C83186" w:rsidRPr="00A164B9" w:rsidRDefault="00C83186" w:rsidP="003B0C1E">
            <w:pPr>
              <w:pStyle w:val="Textotabela"/>
            </w:pPr>
          </w:p>
        </w:tc>
        <w:tc>
          <w:tcPr>
            <w:tcW w:w="829" w:type="dxa"/>
            <w:noWrap/>
            <w:hideMark/>
          </w:tcPr>
          <w:p w14:paraId="044C6524" w14:textId="77777777" w:rsidR="00C83186" w:rsidRPr="00A164B9" w:rsidRDefault="00C83186" w:rsidP="003B0C1E">
            <w:pPr>
              <w:pStyle w:val="Textotabela"/>
            </w:pPr>
            <w:r w:rsidRPr="00A164B9">
              <w:t>0.18</w:t>
            </w:r>
          </w:p>
        </w:tc>
        <w:tc>
          <w:tcPr>
            <w:tcW w:w="863" w:type="dxa"/>
            <w:noWrap/>
            <w:hideMark/>
          </w:tcPr>
          <w:p w14:paraId="01D0B853" w14:textId="77777777" w:rsidR="00C83186" w:rsidRPr="00A164B9" w:rsidRDefault="00C83186" w:rsidP="003B0C1E">
            <w:pPr>
              <w:pStyle w:val="Textotabela"/>
            </w:pPr>
            <w:r w:rsidRPr="00A164B9">
              <w:t>0.6715</w:t>
            </w:r>
          </w:p>
        </w:tc>
        <w:tc>
          <w:tcPr>
            <w:tcW w:w="705" w:type="dxa"/>
            <w:noWrap/>
            <w:hideMark/>
          </w:tcPr>
          <w:p w14:paraId="3F3BFC01" w14:textId="77777777" w:rsidR="00C83186" w:rsidRPr="00A164B9" w:rsidRDefault="00C83186" w:rsidP="003B0C1E">
            <w:pPr>
              <w:pStyle w:val="Textotabela"/>
            </w:pPr>
            <w:r w:rsidRPr="00A164B9">
              <w:rPr>
                <w:rFonts w:ascii="Cambria Math" w:hAnsi="Cambria Math" w:cs="Cambria Math"/>
              </w:rPr>
              <w:t>𝜒</w:t>
            </w:r>
            <w:r w:rsidRPr="00A164B9">
              <w:t>²</w:t>
            </w:r>
          </w:p>
        </w:tc>
      </w:tr>
      <w:tr w:rsidR="00077F05" w:rsidRPr="00A164B9" w14:paraId="4DE4C10C" w14:textId="77777777" w:rsidTr="003552A6">
        <w:trPr>
          <w:trHeight w:val="200"/>
        </w:trPr>
        <w:tc>
          <w:tcPr>
            <w:tcW w:w="246" w:type="dxa"/>
            <w:noWrap/>
            <w:hideMark/>
          </w:tcPr>
          <w:p w14:paraId="4E3223BD" w14:textId="77777777" w:rsidR="00C83186" w:rsidRPr="00A164B9" w:rsidRDefault="00C83186" w:rsidP="003B0C1E">
            <w:pPr>
              <w:pStyle w:val="Textotabela"/>
            </w:pPr>
          </w:p>
        </w:tc>
        <w:tc>
          <w:tcPr>
            <w:tcW w:w="2443" w:type="dxa"/>
            <w:noWrap/>
            <w:hideMark/>
          </w:tcPr>
          <w:p w14:paraId="7491F721" w14:textId="77777777" w:rsidR="00C83186" w:rsidRPr="00A164B9" w:rsidRDefault="00C83186" w:rsidP="003B0C1E">
            <w:pPr>
              <w:pStyle w:val="Textotabela"/>
            </w:pPr>
            <w:r w:rsidRPr="00A164B9">
              <w:t>Não</w:t>
            </w:r>
          </w:p>
        </w:tc>
        <w:tc>
          <w:tcPr>
            <w:tcW w:w="848" w:type="dxa"/>
            <w:noWrap/>
            <w:hideMark/>
          </w:tcPr>
          <w:p w14:paraId="1EC2954A" w14:textId="77777777" w:rsidR="00C83186" w:rsidRPr="00A164B9" w:rsidRDefault="00C83186" w:rsidP="003B0C1E">
            <w:pPr>
              <w:pStyle w:val="Textotabela"/>
            </w:pPr>
            <w:r w:rsidRPr="00A164B9">
              <w:t>10</w:t>
            </w:r>
          </w:p>
        </w:tc>
        <w:tc>
          <w:tcPr>
            <w:tcW w:w="1415" w:type="dxa"/>
            <w:noWrap/>
            <w:hideMark/>
          </w:tcPr>
          <w:p w14:paraId="29E60BBB" w14:textId="77777777" w:rsidR="00C83186" w:rsidRPr="00A164B9" w:rsidRDefault="00C83186" w:rsidP="003B0C1E">
            <w:pPr>
              <w:pStyle w:val="Textotabela"/>
            </w:pPr>
            <w:r w:rsidRPr="00A164B9">
              <w:t>27</w:t>
            </w:r>
          </w:p>
        </w:tc>
        <w:tc>
          <w:tcPr>
            <w:tcW w:w="848" w:type="dxa"/>
            <w:noWrap/>
            <w:hideMark/>
          </w:tcPr>
          <w:p w14:paraId="795CC239" w14:textId="77777777" w:rsidR="00C83186" w:rsidRPr="00A164B9" w:rsidRDefault="00C83186" w:rsidP="003B0C1E">
            <w:pPr>
              <w:pStyle w:val="Textotabela"/>
            </w:pPr>
            <w:r w:rsidRPr="00A164B9">
              <w:t>13</w:t>
            </w:r>
          </w:p>
        </w:tc>
        <w:tc>
          <w:tcPr>
            <w:tcW w:w="1451" w:type="dxa"/>
            <w:noWrap/>
            <w:hideMark/>
          </w:tcPr>
          <w:p w14:paraId="7693F4DF" w14:textId="77777777" w:rsidR="00C83186" w:rsidRPr="00A164B9" w:rsidRDefault="00C83186" w:rsidP="003B0C1E">
            <w:pPr>
              <w:pStyle w:val="Textotabela"/>
            </w:pPr>
            <w:r w:rsidRPr="00A164B9">
              <w:t>34.2</w:t>
            </w:r>
          </w:p>
        </w:tc>
        <w:tc>
          <w:tcPr>
            <w:tcW w:w="829" w:type="dxa"/>
            <w:noWrap/>
            <w:hideMark/>
          </w:tcPr>
          <w:p w14:paraId="25260C12" w14:textId="77777777" w:rsidR="00C83186" w:rsidRPr="00A164B9" w:rsidRDefault="00C83186" w:rsidP="003B0C1E">
            <w:pPr>
              <w:pStyle w:val="Textotabela"/>
            </w:pPr>
          </w:p>
        </w:tc>
        <w:tc>
          <w:tcPr>
            <w:tcW w:w="863" w:type="dxa"/>
            <w:noWrap/>
            <w:hideMark/>
          </w:tcPr>
          <w:p w14:paraId="3FA9C829" w14:textId="77777777" w:rsidR="00C83186" w:rsidRPr="00A164B9" w:rsidRDefault="00C83186" w:rsidP="003B0C1E">
            <w:pPr>
              <w:pStyle w:val="Textotabela"/>
            </w:pPr>
          </w:p>
        </w:tc>
        <w:tc>
          <w:tcPr>
            <w:tcW w:w="705" w:type="dxa"/>
            <w:noWrap/>
            <w:hideMark/>
          </w:tcPr>
          <w:p w14:paraId="6F709A85" w14:textId="77777777" w:rsidR="00C83186" w:rsidRPr="00A164B9" w:rsidRDefault="00C83186" w:rsidP="003B0C1E">
            <w:pPr>
              <w:pStyle w:val="Textotabela"/>
            </w:pPr>
          </w:p>
        </w:tc>
      </w:tr>
      <w:tr w:rsidR="00077F05" w:rsidRPr="00A164B9" w14:paraId="46376648" w14:textId="77777777" w:rsidTr="003552A6">
        <w:trPr>
          <w:trHeight w:val="200"/>
        </w:trPr>
        <w:tc>
          <w:tcPr>
            <w:tcW w:w="246" w:type="dxa"/>
            <w:noWrap/>
            <w:hideMark/>
          </w:tcPr>
          <w:p w14:paraId="5BCED661" w14:textId="77777777" w:rsidR="00C83186" w:rsidRPr="00A164B9" w:rsidRDefault="00C83186" w:rsidP="003B0C1E">
            <w:pPr>
              <w:pStyle w:val="Textotabela"/>
            </w:pPr>
          </w:p>
        </w:tc>
        <w:tc>
          <w:tcPr>
            <w:tcW w:w="2443" w:type="dxa"/>
            <w:noWrap/>
            <w:hideMark/>
          </w:tcPr>
          <w:p w14:paraId="29032C18" w14:textId="77777777" w:rsidR="00C83186" w:rsidRPr="00A164B9" w:rsidRDefault="00C83186" w:rsidP="003B0C1E">
            <w:pPr>
              <w:pStyle w:val="Textotabela"/>
            </w:pPr>
            <w:r w:rsidRPr="00A164B9">
              <w:t>Sim</w:t>
            </w:r>
          </w:p>
        </w:tc>
        <w:tc>
          <w:tcPr>
            <w:tcW w:w="848" w:type="dxa"/>
            <w:noWrap/>
            <w:hideMark/>
          </w:tcPr>
          <w:p w14:paraId="79BF5AEC" w14:textId="77777777" w:rsidR="00C83186" w:rsidRPr="00A164B9" w:rsidRDefault="00C83186" w:rsidP="003B0C1E">
            <w:pPr>
              <w:pStyle w:val="Textotabela"/>
            </w:pPr>
            <w:r w:rsidRPr="00A164B9">
              <w:t>27</w:t>
            </w:r>
          </w:p>
        </w:tc>
        <w:tc>
          <w:tcPr>
            <w:tcW w:w="1415" w:type="dxa"/>
            <w:noWrap/>
            <w:hideMark/>
          </w:tcPr>
          <w:p w14:paraId="3D101781" w14:textId="77777777" w:rsidR="00C83186" w:rsidRPr="00A164B9" w:rsidRDefault="00C83186" w:rsidP="003B0C1E">
            <w:pPr>
              <w:pStyle w:val="Textotabela"/>
            </w:pPr>
            <w:r w:rsidRPr="00A164B9">
              <w:t>73</w:t>
            </w:r>
          </w:p>
        </w:tc>
        <w:tc>
          <w:tcPr>
            <w:tcW w:w="848" w:type="dxa"/>
            <w:noWrap/>
            <w:hideMark/>
          </w:tcPr>
          <w:p w14:paraId="2D628ECD" w14:textId="77777777" w:rsidR="00C83186" w:rsidRPr="00A164B9" w:rsidRDefault="00C83186" w:rsidP="003B0C1E">
            <w:pPr>
              <w:pStyle w:val="Textotabela"/>
            </w:pPr>
            <w:r w:rsidRPr="00A164B9">
              <w:t>25</w:t>
            </w:r>
          </w:p>
        </w:tc>
        <w:tc>
          <w:tcPr>
            <w:tcW w:w="1451" w:type="dxa"/>
            <w:noWrap/>
            <w:hideMark/>
          </w:tcPr>
          <w:p w14:paraId="390D0745" w14:textId="77777777" w:rsidR="00C83186" w:rsidRPr="00A164B9" w:rsidRDefault="00C83186" w:rsidP="003B0C1E">
            <w:pPr>
              <w:pStyle w:val="Textotabela"/>
            </w:pPr>
            <w:r w:rsidRPr="00A164B9">
              <w:t>65.8</w:t>
            </w:r>
          </w:p>
        </w:tc>
        <w:tc>
          <w:tcPr>
            <w:tcW w:w="829" w:type="dxa"/>
            <w:noWrap/>
            <w:hideMark/>
          </w:tcPr>
          <w:p w14:paraId="43DCAFC4" w14:textId="77777777" w:rsidR="00C83186" w:rsidRPr="00A164B9" w:rsidRDefault="00C83186" w:rsidP="003B0C1E">
            <w:pPr>
              <w:pStyle w:val="Textotabela"/>
            </w:pPr>
          </w:p>
        </w:tc>
        <w:tc>
          <w:tcPr>
            <w:tcW w:w="863" w:type="dxa"/>
            <w:noWrap/>
            <w:hideMark/>
          </w:tcPr>
          <w:p w14:paraId="044FD9E8" w14:textId="77777777" w:rsidR="00C83186" w:rsidRPr="00A164B9" w:rsidRDefault="00C83186" w:rsidP="003B0C1E">
            <w:pPr>
              <w:pStyle w:val="Textotabela"/>
            </w:pPr>
          </w:p>
        </w:tc>
        <w:tc>
          <w:tcPr>
            <w:tcW w:w="705" w:type="dxa"/>
            <w:noWrap/>
            <w:hideMark/>
          </w:tcPr>
          <w:p w14:paraId="06675BBF" w14:textId="77777777" w:rsidR="00C83186" w:rsidRPr="00A164B9" w:rsidRDefault="00C83186" w:rsidP="003B0C1E">
            <w:pPr>
              <w:pStyle w:val="Textotabela"/>
            </w:pPr>
          </w:p>
        </w:tc>
      </w:tr>
      <w:tr w:rsidR="00077F05" w:rsidRPr="00A164B9"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A164B9" w:rsidRDefault="00C83186" w:rsidP="003B0C1E">
            <w:pPr>
              <w:pStyle w:val="Textotabela"/>
            </w:pPr>
            <w:r w:rsidRPr="00A164B9">
              <w:t>Tempo da intervenção em dias (media e IC 95%)</w:t>
            </w:r>
          </w:p>
        </w:tc>
        <w:tc>
          <w:tcPr>
            <w:tcW w:w="848" w:type="dxa"/>
            <w:noWrap/>
            <w:hideMark/>
          </w:tcPr>
          <w:p w14:paraId="19ADF3F2" w14:textId="77777777" w:rsidR="00C83186" w:rsidRPr="00A164B9" w:rsidRDefault="00C83186" w:rsidP="003B0C1E">
            <w:pPr>
              <w:pStyle w:val="Textotabela"/>
            </w:pPr>
            <w:r w:rsidRPr="00A164B9">
              <w:t>97.6</w:t>
            </w:r>
          </w:p>
        </w:tc>
        <w:tc>
          <w:tcPr>
            <w:tcW w:w="1415" w:type="dxa"/>
            <w:noWrap/>
            <w:hideMark/>
          </w:tcPr>
          <w:p w14:paraId="417448E1" w14:textId="77777777" w:rsidR="00C83186" w:rsidRPr="00A164B9" w:rsidRDefault="00C83186" w:rsidP="003B0C1E">
            <w:pPr>
              <w:pStyle w:val="Textotabela"/>
            </w:pPr>
            <w:r w:rsidRPr="00A164B9">
              <w:t>89.1–106.2</w:t>
            </w:r>
          </w:p>
        </w:tc>
        <w:tc>
          <w:tcPr>
            <w:tcW w:w="848" w:type="dxa"/>
            <w:noWrap/>
            <w:hideMark/>
          </w:tcPr>
          <w:p w14:paraId="251CC1E5" w14:textId="77777777" w:rsidR="00C83186" w:rsidRPr="00A164B9" w:rsidRDefault="00C83186" w:rsidP="003B0C1E">
            <w:pPr>
              <w:pStyle w:val="Textotabela"/>
            </w:pPr>
            <w:r w:rsidRPr="00A164B9">
              <w:t>91.2</w:t>
            </w:r>
          </w:p>
        </w:tc>
        <w:tc>
          <w:tcPr>
            <w:tcW w:w="1451" w:type="dxa"/>
            <w:noWrap/>
            <w:hideMark/>
          </w:tcPr>
          <w:p w14:paraId="5B474615" w14:textId="77777777" w:rsidR="00C83186" w:rsidRPr="00A164B9" w:rsidRDefault="00C83186" w:rsidP="003B0C1E">
            <w:pPr>
              <w:pStyle w:val="Textotabela"/>
            </w:pPr>
            <w:r w:rsidRPr="00A164B9">
              <w:t>84–98.4</w:t>
            </w:r>
          </w:p>
        </w:tc>
        <w:tc>
          <w:tcPr>
            <w:tcW w:w="829" w:type="dxa"/>
            <w:noWrap/>
            <w:hideMark/>
          </w:tcPr>
          <w:p w14:paraId="58586FF0" w14:textId="77777777" w:rsidR="00C83186" w:rsidRPr="00A164B9" w:rsidRDefault="00C83186" w:rsidP="003B0C1E">
            <w:pPr>
              <w:pStyle w:val="Textotabela"/>
            </w:pPr>
            <w:r w:rsidRPr="00A164B9">
              <w:t>1.13</w:t>
            </w:r>
          </w:p>
        </w:tc>
        <w:tc>
          <w:tcPr>
            <w:tcW w:w="863" w:type="dxa"/>
            <w:noWrap/>
            <w:hideMark/>
          </w:tcPr>
          <w:p w14:paraId="53CB41FF" w14:textId="77777777" w:rsidR="00C83186" w:rsidRPr="00A164B9" w:rsidRDefault="00C83186" w:rsidP="003B0C1E">
            <w:pPr>
              <w:pStyle w:val="Textotabela"/>
            </w:pPr>
            <w:r w:rsidRPr="00A164B9">
              <w:t>0.263</w:t>
            </w:r>
          </w:p>
        </w:tc>
        <w:tc>
          <w:tcPr>
            <w:tcW w:w="705" w:type="dxa"/>
            <w:noWrap/>
            <w:hideMark/>
          </w:tcPr>
          <w:p w14:paraId="37AFBE7C" w14:textId="77777777" w:rsidR="00C83186" w:rsidRPr="00A164B9" w:rsidRDefault="00C83186" w:rsidP="003B0C1E">
            <w:pPr>
              <w:pStyle w:val="Textotabela"/>
            </w:pPr>
            <w:proofErr w:type="spellStart"/>
            <w:r w:rsidRPr="00A164B9">
              <w:t>Tt</w:t>
            </w:r>
            <w:proofErr w:type="spellEnd"/>
          </w:p>
        </w:tc>
      </w:tr>
    </w:tbl>
    <w:p w14:paraId="5A4CB8D8" w14:textId="77777777" w:rsidR="00C83186" w:rsidRPr="00A164B9" w:rsidRDefault="00C83186" w:rsidP="00C83186"/>
    <w:p w14:paraId="4C5C0D03" w14:textId="77777777" w:rsidR="00C83186" w:rsidRPr="00A164B9" w:rsidRDefault="00C83186" w:rsidP="00077F05">
      <w:pPr>
        <w:pStyle w:val="Heading2"/>
        <w:rPr>
          <w:lang w:val="pt-BR"/>
        </w:rPr>
      </w:pPr>
      <w:bookmarkStart w:id="183" w:name="_Toc187787286"/>
      <w:r w:rsidRPr="00A164B9">
        <w:rPr>
          <w:lang w:val="pt-BR"/>
        </w:rPr>
        <w:lastRenderedPageBreak/>
        <w:t>Participantes que não completaram a intervenção</w:t>
      </w:r>
      <w:bookmarkEnd w:id="183"/>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A164B9"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A164B9" w:rsidRDefault="00C83186" w:rsidP="003B0C1E">
            <w:pPr>
              <w:pStyle w:val="Textotabela"/>
            </w:pPr>
          </w:p>
        </w:tc>
        <w:tc>
          <w:tcPr>
            <w:tcW w:w="1701" w:type="dxa"/>
            <w:gridSpan w:val="2"/>
            <w:noWrap/>
            <w:hideMark/>
          </w:tcPr>
          <w:p w14:paraId="03FE7AB7" w14:textId="77777777" w:rsidR="00C83186" w:rsidRPr="00A164B9" w:rsidRDefault="00C83186" w:rsidP="003B0C1E">
            <w:pPr>
              <w:pStyle w:val="Textotabela"/>
            </w:pPr>
            <w:r w:rsidRPr="00A164B9">
              <w:t>Grupo Placebo</w:t>
            </w:r>
          </w:p>
        </w:tc>
        <w:tc>
          <w:tcPr>
            <w:tcW w:w="1985" w:type="dxa"/>
            <w:gridSpan w:val="2"/>
            <w:noWrap/>
            <w:hideMark/>
          </w:tcPr>
          <w:p w14:paraId="54B67C39" w14:textId="77777777" w:rsidR="00C83186" w:rsidRPr="00A164B9" w:rsidRDefault="00C83186" w:rsidP="003B0C1E">
            <w:pPr>
              <w:pStyle w:val="Textotabela"/>
            </w:pPr>
            <w:r w:rsidRPr="00A164B9">
              <w:t>Grupo Intervenção</w:t>
            </w:r>
          </w:p>
        </w:tc>
        <w:tc>
          <w:tcPr>
            <w:tcW w:w="707" w:type="dxa"/>
            <w:noWrap/>
            <w:hideMark/>
          </w:tcPr>
          <w:p w14:paraId="77C87AF4" w14:textId="77777777" w:rsidR="00C83186" w:rsidRPr="00A164B9" w:rsidRDefault="00C83186" w:rsidP="003B0C1E">
            <w:pPr>
              <w:pStyle w:val="Textotabela"/>
            </w:pPr>
          </w:p>
        </w:tc>
        <w:tc>
          <w:tcPr>
            <w:tcW w:w="820" w:type="dxa"/>
            <w:noWrap/>
            <w:hideMark/>
          </w:tcPr>
          <w:p w14:paraId="6121DC8C" w14:textId="77777777" w:rsidR="00C83186" w:rsidRPr="00A164B9" w:rsidRDefault="00C83186" w:rsidP="003B0C1E">
            <w:pPr>
              <w:pStyle w:val="Textotabela"/>
            </w:pPr>
          </w:p>
        </w:tc>
      </w:tr>
      <w:tr w:rsidR="00077F05" w:rsidRPr="00A164B9" w14:paraId="7972E019" w14:textId="77777777" w:rsidTr="00077F05">
        <w:trPr>
          <w:trHeight w:val="280"/>
        </w:trPr>
        <w:tc>
          <w:tcPr>
            <w:tcW w:w="4536" w:type="dxa"/>
            <w:gridSpan w:val="2"/>
            <w:noWrap/>
            <w:hideMark/>
          </w:tcPr>
          <w:p w14:paraId="65F94185" w14:textId="77777777" w:rsidR="00C83186" w:rsidRPr="00A164B9" w:rsidRDefault="00C83186" w:rsidP="003B0C1E">
            <w:pPr>
              <w:pStyle w:val="Textotabela"/>
            </w:pPr>
            <w:r w:rsidRPr="00A164B9">
              <w:t>Motivo da não conclusão</w:t>
            </w:r>
          </w:p>
        </w:tc>
        <w:tc>
          <w:tcPr>
            <w:tcW w:w="723" w:type="dxa"/>
            <w:noWrap/>
            <w:hideMark/>
          </w:tcPr>
          <w:p w14:paraId="265382AE" w14:textId="77777777" w:rsidR="00C83186" w:rsidRPr="00A164B9" w:rsidRDefault="00C83186" w:rsidP="003B0C1E">
            <w:pPr>
              <w:pStyle w:val="Textotabela"/>
            </w:pPr>
            <w:r w:rsidRPr="00A164B9">
              <w:t>N=10</w:t>
            </w:r>
          </w:p>
        </w:tc>
        <w:tc>
          <w:tcPr>
            <w:tcW w:w="978" w:type="dxa"/>
            <w:noWrap/>
            <w:hideMark/>
          </w:tcPr>
          <w:p w14:paraId="6CC90E3F" w14:textId="77777777" w:rsidR="00C83186" w:rsidRPr="00A164B9" w:rsidRDefault="00C83186" w:rsidP="003B0C1E">
            <w:pPr>
              <w:pStyle w:val="Textotabela"/>
            </w:pPr>
            <w:r w:rsidRPr="00A164B9">
              <w:t>%</w:t>
            </w:r>
          </w:p>
        </w:tc>
        <w:tc>
          <w:tcPr>
            <w:tcW w:w="988" w:type="dxa"/>
            <w:noWrap/>
            <w:hideMark/>
          </w:tcPr>
          <w:p w14:paraId="78347A33" w14:textId="77777777" w:rsidR="00C83186" w:rsidRPr="00A164B9" w:rsidRDefault="00C83186" w:rsidP="003B0C1E">
            <w:pPr>
              <w:pStyle w:val="Textotabela"/>
            </w:pPr>
            <w:r w:rsidRPr="00A164B9">
              <w:t>N=13</w:t>
            </w:r>
          </w:p>
        </w:tc>
        <w:tc>
          <w:tcPr>
            <w:tcW w:w="997" w:type="dxa"/>
            <w:noWrap/>
            <w:hideMark/>
          </w:tcPr>
          <w:p w14:paraId="1040E559" w14:textId="77777777" w:rsidR="00C83186" w:rsidRPr="00A164B9" w:rsidRDefault="00C83186" w:rsidP="003B0C1E">
            <w:pPr>
              <w:pStyle w:val="Textotabela"/>
            </w:pPr>
            <w:r w:rsidRPr="00A164B9">
              <w:t>%</w:t>
            </w:r>
          </w:p>
        </w:tc>
        <w:tc>
          <w:tcPr>
            <w:tcW w:w="707" w:type="dxa"/>
            <w:noWrap/>
            <w:hideMark/>
          </w:tcPr>
          <w:p w14:paraId="24AB53B0" w14:textId="77777777" w:rsidR="00C83186" w:rsidRPr="00A164B9" w:rsidRDefault="00C83186" w:rsidP="003B0C1E">
            <w:pPr>
              <w:pStyle w:val="Textotabela"/>
            </w:pPr>
            <w:r w:rsidRPr="00A164B9">
              <w:t>0.1125</w:t>
            </w:r>
          </w:p>
        </w:tc>
        <w:tc>
          <w:tcPr>
            <w:tcW w:w="820" w:type="dxa"/>
            <w:noWrap/>
            <w:hideMark/>
          </w:tcPr>
          <w:p w14:paraId="5BB63DEF" w14:textId="77777777" w:rsidR="00C83186" w:rsidRPr="00A164B9" w:rsidRDefault="00C83186" w:rsidP="003B0C1E">
            <w:pPr>
              <w:pStyle w:val="Textotabela"/>
            </w:pPr>
            <w:r w:rsidRPr="00A164B9">
              <w:t>FET</w:t>
            </w:r>
          </w:p>
        </w:tc>
      </w:tr>
      <w:tr w:rsidR="00077F05" w:rsidRPr="00A164B9" w14:paraId="410A8B3A" w14:textId="77777777" w:rsidTr="00077F05">
        <w:trPr>
          <w:trHeight w:val="280"/>
        </w:trPr>
        <w:tc>
          <w:tcPr>
            <w:tcW w:w="222" w:type="dxa"/>
            <w:noWrap/>
            <w:hideMark/>
          </w:tcPr>
          <w:p w14:paraId="470C1CF6" w14:textId="77777777" w:rsidR="00C83186" w:rsidRPr="00A164B9" w:rsidRDefault="00C83186" w:rsidP="003B0C1E">
            <w:pPr>
              <w:pStyle w:val="Textotabela"/>
            </w:pPr>
          </w:p>
        </w:tc>
        <w:tc>
          <w:tcPr>
            <w:tcW w:w="4314" w:type="dxa"/>
            <w:noWrap/>
            <w:hideMark/>
          </w:tcPr>
          <w:p w14:paraId="36BFE934" w14:textId="77777777" w:rsidR="00C83186" w:rsidRPr="00A164B9" w:rsidRDefault="00C83186" w:rsidP="003B0C1E">
            <w:pPr>
              <w:pStyle w:val="Textotabela"/>
            </w:pPr>
            <w:r w:rsidRPr="00A164B9">
              <w:t>Não está se beneficiando clinicamente</w:t>
            </w:r>
          </w:p>
        </w:tc>
        <w:tc>
          <w:tcPr>
            <w:tcW w:w="723" w:type="dxa"/>
            <w:noWrap/>
            <w:hideMark/>
          </w:tcPr>
          <w:p w14:paraId="7B622F94" w14:textId="77777777" w:rsidR="00C83186" w:rsidRPr="00A164B9" w:rsidRDefault="00C83186" w:rsidP="003B0C1E">
            <w:pPr>
              <w:pStyle w:val="Textotabela"/>
            </w:pPr>
            <w:r w:rsidRPr="00A164B9">
              <w:t>1</w:t>
            </w:r>
          </w:p>
        </w:tc>
        <w:tc>
          <w:tcPr>
            <w:tcW w:w="978" w:type="dxa"/>
            <w:noWrap/>
            <w:hideMark/>
          </w:tcPr>
          <w:p w14:paraId="00C829BF" w14:textId="77777777" w:rsidR="00C83186" w:rsidRPr="00A164B9" w:rsidRDefault="00C83186" w:rsidP="003B0C1E">
            <w:pPr>
              <w:pStyle w:val="Textotabela"/>
            </w:pPr>
            <w:r w:rsidRPr="00A164B9">
              <w:t>4.3</w:t>
            </w:r>
          </w:p>
        </w:tc>
        <w:tc>
          <w:tcPr>
            <w:tcW w:w="988" w:type="dxa"/>
            <w:noWrap/>
            <w:hideMark/>
          </w:tcPr>
          <w:p w14:paraId="19F623EF" w14:textId="77777777" w:rsidR="00C83186" w:rsidRPr="00A164B9" w:rsidRDefault="00C83186" w:rsidP="003B0C1E">
            <w:pPr>
              <w:pStyle w:val="Textotabela"/>
            </w:pPr>
            <w:r w:rsidRPr="00A164B9">
              <w:t>0</w:t>
            </w:r>
          </w:p>
        </w:tc>
        <w:tc>
          <w:tcPr>
            <w:tcW w:w="997" w:type="dxa"/>
            <w:noWrap/>
            <w:hideMark/>
          </w:tcPr>
          <w:p w14:paraId="12CD4D5D" w14:textId="77777777" w:rsidR="00C83186" w:rsidRPr="00A164B9" w:rsidRDefault="00C83186" w:rsidP="003B0C1E">
            <w:pPr>
              <w:pStyle w:val="Textotabela"/>
            </w:pPr>
            <w:r w:rsidRPr="00A164B9">
              <w:t>0</w:t>
            </w:r>
          </w:p>
        </w:tc>
        <w:tc>
          <w:tcPr>
            <w:tcW w:w="707" w:type="dxa"/>
            <w:noWrap/>
            <w:hideMark/>
          </w:tcPr>
          <w:p w14:paraId="691D96FA" w14:textId="77777777" w:rsidR="00C83186" w:rsidRPr="00A164B9" w:rsidRDefault="00C83186" w:rsidP="003B0C1E">
            <w:pPr>
              <w:pStyle w:val="Textotabela"/>
            </w:pPr>
          </w:p>
        </w:tc>
        <w:tc>
          <w:tcPr>
            <w:tcW w:w="820" w:type="dxa"/>
            <w:noWrap/>
            <w:hideMark/>
          </w:tcPr>
          <w:p w14:paraId="2F35E121" w14:textId="77777777" w:rsidR="00C83186" w:rsidRPr="00A164B9" w:rsidRDefault="00C83186" w:rsidP="003B0C1E">
            <w:pPr>
              <w:pStyle w:val="Textotabela"/>
            </w:pPr>
          </w:p>
        </w:tc>
      </w:tr>
      <w:tr w:rsidR="00077F05" w:rsidRPr="00A164B9" w14:paraId="67BA4AA4" w14:textId="77777777" w:rsidTr="00077F05">
        <w:trPr>
          <w:trHeight w:val="280"/>
        </w:trPr>
        <w:tc>
          <w:tcPr>
            <w:tcW w:w="222" w:type="dxa"/>
            <w:noWrap/>
            <w:hideMark/>
          </w:tcPr>
          <w:p w14:paraId="4C8BFA8C" w14:textId="77777777" w:rsidR="00C83186" w:rsidRPr="00A164B9" w:rsidRDefault="00C83186" w:rsidP="003B0C1E">
            <w:pPr>
              <w:pStyle w:val="Textotabela"/>
            </w:pPr>
          </w:p>
        </w:tc>
        <w:tc>
          <w:tcPr>
            <w:tcW w:w="4314" w:type="dxa"/>
            <w:noWrap/>
            <w:hideMark/>
          </w:tcPr>
          <w:p w14:paraId="3117BBD4" w14:textId="77777777" w:rsidR="00C83186" w:rsidRPr="00A164B9" w:rsidRDefault="00C83186" w:rsidP="003B0C1E">
            <w:pPr>
              <w:pStyle w:val="Textotabela"/>
            </w:pPr>
            <w:r w:rsidRPr="00A164B9">
              <w:t>Participante atendeu a critério de exclusão</w:t>
            </w:r>
          </w:p>
        </w:tc>
        <w:tc>
          <w:tcPr>
            <w:tcW w:w="723" w:type="dxa"/>
            <w:noWrap/>
            <w:hideMark/>
          </w:tcPr>
          <w:p w14:paraId="768D8E3A" w14:textId="77777777" w:rsidR="00C83186" w:rsidRPr="00A164B9" w:rsidRDefault="00C83186" w:rsidP="003B0C1E">
            <w:pPr>
              <w:pStyle w:val="Textotabela"/>
            </w:pPr>
            <w:r w:rsidRPr="00A164B9">
              <w:t>0</w:t>
            </w:r>
          </w:p>
        </w:tc>
        <w:tc>
          <w:tcPr>
            <w:tcW w:w="978" w:type="dxa"/>
            <w:noWrap/>
            <w:hideMark/>
          </w:tcPr>
          <w:p w14:paraId="2F963B96" w14:textId="77777777" w:rsidR="00C83186" w:rsidRPr="00A164B9" w:rsidRDefault="00C83186" w:rsidP="003B0C1E">
            <w:pPr>
              <w:pStyle w:val="Textotabela"/>
            </w:pPr>
            <w:r w:rsidRPr="00A164B9">
              <w:t>0</w:t>
            </w:r>
          </w:p>
        </w:tc>
        <w:tc>
          <w:tcPr>
            <w:tcW w:w="988" w:type="dxa"/>
            <w:noWrap/>
            <w:hideMark/>
          </w:tcPr>
          <w:p w14:paraId="3178AE5A" w14:textId="77777777" w:rsidR="00C83186" w:rsidRPr="00A164B9" w:rsidRDefault="00C83186" w:rsidP="003B0C1E">
            <w:pPr>
              <w:pStyle w:val="Textotabela"/>
            </w:pPr>
            <w:r w:rsidRPr="00A164B9">
              <w:t>1</w:t>
            </w:r>
          </w:p>
        </w:tc>
        <w:tc>
          <w:tcPr>
            <w:tcW w:w="997" w:type="dxa"/>
            <w:noWrap/>
            <w:hideMark/>
          </w:tcPr>
          <w:p w14:paraId="7DC589C2" w14:textId="77777777" w:rsidR="00C83186" w:rsidRPr="00A164B9" w:rsidRDefault="00C83186" w:rsidP="003B0C1E">
            <w:pPr>
              <w:pStyle w:val="Textotabela"/>
            </w:pPr>
            <w:r w:rsidRPr="00A164B9">
              <w:t>4.3</w:t>
            </w:r>
          </w:p>
        </w:tc>
        <w:tc>
          <w:tcPr>
            <w:tcW w:w="707" w:type="dxa"/>
            <w:noWrap/>
            <w:hideMark/>
          </w:tcPr>
          <w:p w14:paraId="1E42DA3B" w14:textId="77777777" w:rsidR="00C83186" w:rsidRPr="00A164B9" w:rsidRDefault="00C83186" w:rsidP="003B0C1E">
            <w:pPr>
              <w:pStyle w:val="Textotabela"/>
            </w:pPr>
          </w:p>
        </w:tc>
        <w:tc>
          <w:tcPr>
            <w:tcW w:w="820" w:type="dxa"/>
            <w:noWrap/>
            <w:hideMark/>
          </w:tcPr>
          <w:p w14:paraId="05BABB91" w14:textId="77777777" w:rsidR="00C83186" w:rsidRPr="00A164B9" w:rsidRDefault="00C83186" w:rsidP="003B0C1E">
            <w:pPr>
              <w:pStyle w:val="Textotabela"/>
            </w:pPr>
          </w:p>
        </w:tc>
      </w:tr>
      <w:tr w:rsidR="00077F05" w:rsidRPr="00A164B9" w14:paraId="6F4A8F29" w14:textId="77777777" w:rsidTr="00077F05">
        <w:trPr>
          <w:trHeight w:val="280"/>
        </w:trPr>
        <w:tc>
          <w:tcPr>
            <w:tcW w:w="222" w:type="dxa"/>
            <w:noWrap/>
            <w:hideMark/>
          </w:tcPr>
          <w:p w14:paraId="70CE72C8" w14:textId="77777777" w:rsidR="00C83186" w:rsidRPr="00A164B9" w:rsidRDefault="00C83186" w:rsidP="003B0C1E">
            <w:pPr>
              <w:pStyle w:val="Textotabela"/>
            </w:pPr>
          </w:p>
        </w:tc>
        <w:tc>
          <w:tcPr>
            <w:tcW w:w="4314" w:type="dxa"/>
            <w:noWrap/>
            <w:hideMark/>
          </w:tcPr>
          <w:p w14:paraId="3B165080" w14:textId="77777777" w:rsidR="00C83186" w:rsidRPr="00A164B9" w:rsidRDefault="00C83186" w:rsidP="003B0C1E">
            <w:pPr>
              <w:pStyle w:val="Textotabela"/>
            </w:pPr>
            <w:r w:rsidRPr="00A164B9">
              <w:t>Perda de seguimento</w:t>
            </w:r>
          </w:p>
        </w:tc>
        <w:tc>
          <w:tcPr>
            <w:tcW w:w="723" w:type="dxa"/>
            <w:noWrap/>
            <w:hideMark/>
          </w:tcPr>
          <w:p w14:paraId="621B2347" w14:textId="77777777" w:rsidR="00C83186" w:rsidRPr="00A164B9" w:rsidRDefault="00C83186" w:rsidP="003B0C1E">
            <w:pPr>
              <w:pStyle w:val="Textotabela"/>
            </w:pPr>
            <w:r w:rsidRPr="00A164B9">
              <w:t>0</w:t>
            </w:r>
          </w:p>
        </w:tc>
        <w:tc>
          <w:tcPr>
            <w:tcW w:w="978" w:type="dxa"/>
            <w:noWrap/>
            <w:hideMark/>
          </w:tcPr>
          <w:p w14:paraId="46254065" w14:textId="77777777" w:rsidR="00C83186" w:rsidRPr="00A164B9" w:rsidRDefault="00C83186" w:rsidP="003B0C1E">
            <w:pPr>
              <w:pStyle w:val="Textotabela"/>
            </w:pPr>
            <w:r w:rsidRPr="00A164B9">
              <w:t>0</w:t>
            </w:r>
          </w:p>
        </w:tc>
        <w:tc>
          <w:tcPr>
            <w:tcW w:w="988" w:type="dxa"/>
            <w:noWrap/>
            <w:hideMark/>
          </w:tcPr>
          <w:p w14:paraId="1E244839" w14:textId="77777777" w:rsidR="00C83186" w:rsidRPr="00A164B9" w:rsidRDefault="00C83186" w:rsidP="003B0C1E">
            <w:pPr>
              <w:pStyle w:val="Textotabela"/>
            </w:pPr>
            <w:r w:rsidRPr="00A164B9">
              <w:t>3</w:t>
            </w:r>
          </w:p>
        </w:tc>
        <w:tc>
          <w:tcPr>
            <w:tcW w:w="997" w:type="dxa"/>
            <w:noWrap/>
            <w:hideMark/>
          </w:tcPr>
          <w:p w14:paraId="70F36AE7" w14:textId="77777777" w:rsidR="00C83186" w:rsidRPr="00A164B9" w:rsidRDefault="00C83186" w:rsidP="003B0C1E">
            <w:pPr>
              <w:pStyle w:val="Textotabela"/>
            </w:pPr>
            <w:r w:rsidRPr="00A164B9">
              <w:t>13</w:t>
            </w:r>
          </w:p>
        </w:tc>
        <w:tc>
          <w:tcPr>
            <w:tcW w:w="707" w:type="dxa"/>
            <w:noWrap/>
            <w:hideMark/>
          </w:tcPr>
          <w:p w14:paraId="45590299" w14:textId="77777777" w:rsidR="00C83186" w:rsidRPr="00A164B9" w:rsidRDefault="00C83186" w:rsidP="003B0C1E">
            <w:pPr>
              <w:pStyle w:val="Textotabela"/>
            </w:pPr>
          </w:p>
        </w:tc>
        <w:tc>
          <w:tcPr>
            <w:tcW w:w="820" w:type="dxa"/>
            <w:noWrap/>
            <w:hideMark/>
          </w:tcPr>
          <w:p w14:paraId="02C589F8" w14:textId="77777777" w:rsidR="00C83186" w:rsidRPr="00A164B9" w:rsidRDefault="00C83186" w:rsidP="003B0C1E">
            <w:pPr>
              <w:pStyle w:val="Textotabela"/>
            </w:pPr>
          </w:p>
        </w:tc>
      </w:tr>
      <w:tr w:rsidR="00077F05" w:rsidRPr="00A164B9" w14:paraId="6C8F501D" w14:textId="77777777" w:rsidTr="00077F05">
        <w:trPr>
          <w:trHeight w:val="280"/>
        </w:trPr>
        <w:tc>
          <w:tcPr>
            <w:tcW w:w="222" w:type="dxa"/>
            <w:noWrap/>
            <w:hideMark/>
          </w:tcPr>
          <w:p w14:paraId="1A630E36" w14:textId="77777777" w:rsidR="00C83186" w:rsidRPr="00A164B9" w:rsidRDefault="00C83186" w:rsidP="003B0C1E">
            <w:pPr>
              <w:pStyle w:val="Textotabela"/>
            </w:pPr>
          </w:p>
        </w:tc>
        <w:tc>
          <w:tcPr>
            <w:tcW w:w="4314" w:type="dxa"/>
            <w:noWrap/>
            <w:hideMark/>
          </w:tcPr>
          <w:p w14:paraId="6524F0D3" w14:textId="77777777" w:rsidR="00C83186" w:rsidRPr="00A164B9" w:rsidRDefault="00C83186" w:rsidP="003B0C1E">
            <w:pPr>
              <w:pStyle w:val="Textotabela"/>
            </w:pPr>
            <w:r w:rsidRPr="00A164B9">
              <w:t>Problema logístico com o estudo clínico</w:t>
            </w:r>
          </w:p>
        </w:tc>
        <w:tc>
          <w:tcPr>
            <w:tcW w:w="723" w:type="dxa"/>
            <w:noWrap/>
            <w:hideMark/>
          </w:tcPr>
          <w:p w14:paraId="5537CC3B" w14:textId="77777777" w:rsidR="00C83186" w:rsidRPr="00A164B9" w:rsidRDefault="00C83186" w:rsidP="003B0C1E">
            <w:pPr>
              <w:pStyle w:val="Textotabela"/>
            </w:pPr>
            <w:r w:rsidRPr="00A164B9">
              <w:t>0</w:t>
            </w:r>
          </w:p>
        </w:tc>
        <w:tc>
          <w:tcPr>
            <w:tcW w:w="978" w:type="dxa"/>
            <w:noWrap/>
            <w:hideMark/>
          </w:tcPr>
          <w:p w14:paraId="58A2DDC1" w14:textId="77777777" w:rsidR="00C83186" w:rsidRPr="00A164B9" w:rsidRDefault="00C83186" w:rsidP="003B0C1E">
            <w:pPr>
              <w:pStyle w:val="Textotabela"/>
            </w:pPr>
            <w:r w:rsidRPr="00A164B9">
              <w:t>0</w:t>
            </w:r>
          </w:p>
        </w:tc>
        <w:tc>
          <w:tcPr>
            <w:tcW w:w="988" w:type="dxa"/>
            <w:noWrap/>
            <w:hideMark/>
          </w:tcPr>
          <w:p w14:paraId="7B222BA6" w14:textId="77777777" w:rsidR="00C83186" w:rsidRPr="00A164B9" w:rsidRDefault="00C83186" w:rsidP="003B0C1E">
            <w:pPr>
              <w:pStyle w:val="Textotabela"/>
            </w:pPr>
            <w:r w:rsidRPr="00A164B9">
              <w:t>2</w:t>
            </w:r>
          </w:p>
        </w:tc>
        <w:tc>
          <w:tcPr>
            <w:tcW w:w="997" w:type="dxa"/>
            <w:noWrap/>
            <w:hideMark/>
          </w:tcPr>
          <w:p w14:paraId="68F166C7" w14:textId="77777777" w:rsidR="00C83186" w:rsidRPr="00A164B9" w:rsidRDefault="00C83186" w:rsidP="003B0C1E">
            <w:pPr>
              <w:pStyle w:val="Textotabela"/>
            </w:pPr>
            <w:r w:rsidRPr="00A164B9">
              <w:t>8.7</w:t>
            </w:r>
          </w:p>
        </w:tc>
        <w:tc>
          <w:tcPr>
            <w:tcW w:w="707" w:type="dxa"/>
            <w:noWrap/>
            <w:hideMark/>
          </w:tcPr>
          <w:p w14:paraId="1000DAA7" w14:textId="77777777" w:rsidR="00C83186" w:rsidRPr="00A164B9" w:rsidRDefault="00C83186" w:rsidP="003B0C1E">
            <w:pPr>
              <w:pStyle w:val="Textotabela"/>
            </w:pPr>
          </w:p>
        </w:tc>
        <w:tc>
          <w:tcPr>
            <w:tcW w:w="820" w:type="dxa"/>
            <w:noWrap/>
            <w:hideMark/>
          </w:tcPr>
          <w:p w14:paraId="0BD103E6" w14:textId="77777777" w:rsidR="00C83186" w:rsidRPr="00A164B9" w:rsidRDefault="00C83186" w:rsidP="003B0C1E">
            <w:pPr>
              <w:pStyle w:val="Textotabela"/>
            </w:pPr>
          </w:p>
        </w:tc>
      </w:tr>
      <w:tr w:rsidR="00077F05" w:rsidRPr="00A164B9"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A164B9" w:rsidRDefault="00C83186" w:rsidP="003B0C1E">
            <w:pPr>
              <w:pStyle w:val="Textotabela"/>
            </w:pPr>
          </w:p>
        </w:tc>
        <w:tc>
          <w:tcPr>
            <w:tcW w:w="4314" w:type="dxa"/>
            <w:noWrap/>
            <w:hideMark/>
          </w:tcPr>
          <w:p w14:paraId="3DBD109A" w14:textId="77777777" w:rsidR="00C83186" w:rsidRPr="00A164B9" w:rsidRDefault="00C83186" w:rsidP="003B0C1E">
            <w:pPr>
              <w:pStyle w:val="Textotabela"/>
            </w:pPr>
            <w:r w:rsidRPr="00A164B9">
              <w:t>Retirada pelo participante</w:t>
            </w:r>
          </w:p>
        </w:tc>
        <w:tc>
          <w:tcPr>
            <w:tcW w:w="723" w:type="dxa"/>
            <w:noWrap/>
            <w:hideMark/>
          </w:tcPr>
          <w:p w14:paraId="1932ABE1" w14:textId="77777777" w:rsidR="00C83186" w:rsidRPr="00A164B9" w:rsidRDefault="00C83186" w:rsidP="003B0C1E">
            <w:pPr>
              <w:pStyle w:val="Textotabela"/>
            </w:pPr>
            <w:r w:rsidRPr="00A164B9">
              <w:t>9</w:t>
            </w:r>
          </w:p>
        </w:tc>
        <w:tc>
          <w:tcPr>
            <w:tcW w:w="978" w:type="dxa"/>
            <w:noWrap/>
            <w:hideMark/>
          </w:tcPr>
          <w:p w14:paraId="47F8989A" w14:textId="77777777" w:rsidR="00C83186" w:rsidRPr="00A164B9" w:rsidRDefault="00C83186" w:rsidP="003B0C1E">
            <w:pPr>
              <w:pStyle w:val="Textotabela"/>
            </w:pPr>
            <w:r w:rsidRPr="00A164B9">
              <w:t>39.1</w:t>
            </w:r>
          </w:p>
        </w:tc>
        <w:tc>
          <w:tcPr>
            <w:tcW w:w="988" w:type="dxa"/>
            <w:noWrap/>
            <w:hideMark/>
          </w:tcPr>
          <w:p w14:paraId="270318D3" w14:textId="77777777" w:rsidR="00C83186" w:rsidRPr="00A164B9" w:rsidRDefault="00C83186" w:rsidP="003B0C1E">
            <w:pPr>
              <w:pStyle w:val="Textotabela"/>
            </w:pPr>
            <w:r w:rsidRPr="00A164B9">
              <w:t>7</w:t>
            </w:r>
          </w:p>
        </w:tc>
        <w:tc>
          <w:tcPr>
            <w:tcW w:w="997" w:type="dxa"/>
            <w:noWrap/>
            <w:hideMark/>
          </w:tcPr>
          <w:p w14:paraId="3CDC1811" w14:textId="77777777" w:rsidR="00C83186" w:rsidRPr="00A164B9" w:rsidRDefault="00C83186" w:rsidP="003B0C1E">
            <w:pPr>
              <w:pStyle w:val="Textotabela"/>
            </w:pPr>
            <w:r w:rsidRPr="00A164B9">
              <w:t>30.4</w:t>
            </w:r>
          </w:p>
        </w:tc>
        <w:tc>
          <w:tcPr>
            <w:tcW w:w="707" w:type="dxa"/>
            <w:noWrap/>
            <w:hideMark/>
          </w:tcPr>
          <w:p w14:paraId="62940D9B" w14:textId="77777777" w:rsidR="00C83186" w:rsidRPr="00A164B9" w:rsidRDefault="00C83186" w:rsidP="003B0C1E">
            <w:pPr>
              <w:pStyle w:val="Textotabela"/>
            </w:pPr>
          </w:p>
        </w:tc>
        <w:tc>
          <w:tcPr>
            <w:tcW w:w="820" w:type="dxa"/>
            <w:noWrap/>
            <w:hideMark/>
          </w:tcPr>
          <w:p w14:paraId="64DACD72" w14:textId="77777777" w:rsidR="00C83186" w:rsidRPr="00A164B9" w:rsidRDefault="00C83186" w:rsidP="003B0C1E">
            <w:pPr>
              <w:pStyle w:val="Textotabela"/>
            </w:pPr>
          </w:p>
        </w:tc>
      </w:tr>
    </w:tbl>
    <w:p w14:paraId="15885546" w14:textId="77777777" w:rsidR="00C83186" w:rsidRPr="00A164B9" w:rsidRDefault="00C83186" w:rsidP="00077F05">
      <w:pPr>
        <w:pStyle w:val="Heading2"/>
        <w:rPr>
          <w:lang w:val="pt-BR"/>
        </w:rPr>
      </w:pPr>
      <w:bookmarkStart w:id="184" w:name="_Toc187787287"/>
      <w:r w:rsidRPr="00A164B9">
        <w:rPr>
          <w:lang w:val="pt-BR"/>
        </w:rPr>
        <w:t>Eventos adversos</w:t>
      </w:r>
      <w:bookmarkEnd w:id="184"/>
    </w:p>
    <w:p w14:paraId="2A3C2E28" w14:textId="77777777" w:rsidR="00C83186" w:rsidRPr="00A164B9" w:rsidRDefault="00C83186" w:rsidP="00C83186">
      <w:r w:rsidRPr="00A164B9">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7495DDAB" w:rsidR="00C83186" w:rsidRPr="00A164B9" w:rsidRDefault="00C83186" w:rsidP="00C83186">
      <w:r w:rsidRPr="00A164B9">
        <w:t xml:space="preserve">A </w:t>
      </w:r>
      <w:r w:rsidRPr="00A164B9">
        <w:fldChar w:fldCharType="begin"/>
      </w:r>
      <w:r w:rsidRPr="00A164B9">
        <w:instrText xml:space="preserve"> REF _Ref187694766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9</w:t>
      </w:r>
      <w:r w:rsidRPr="00A164B9">
        <w:fldChar w:fldCharType="end"/>
      </w:r>
      <w:r w:rsidRPr="00A164B9">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A164B9" w:rsidRDefault="00C83186" w:rsidP="00C83186">
      <w:pPr>
        <w:rPr>
          <w:iCs/>
        </w:rPr>
      </w:pPr>
    </w:p>
    <w:p w14:paraId="14F0F194" w14:textId="0AA91A1C" w:rsidR="00C83186" w:rsidRPr="00A164B9" w:rsidRDefault="00C83186" w:rsidP="00077F05">
      <w:pPr>
        <w:pStyle w:val="Normalsemrecuo"/>
      </w:pPr>
      <w:bookmarkStart w:id="185" w:name="_Ref187694766"/>
      <w:bookmarkStart w:id="186" w:name="_Ref187694756"/>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9</w:t>
      </w:r>
      <w:r w:rsidR="005F0591" w:rsidRPr="00A164B9">
        <w:fldChar w:fldCharType="end"/>
      </w:r>
      <w:bookmarkEnd w:id="185"/>
      <w:r w:rsidRPr="00A164B9">
        <w:t>. Eventos adversos.</w:t>
      </w:r>
      <w:bookmarkEnd w:id="186"/>
    </w:p>
    <w:tbl>
      <w:tblPr>
        <w:tblStyle w:val="Tabelapadro"/>
        <w:tblW w:w="6260" w:type="dxa"/>
        <w:tblLook w:val="04E0" w:firstRow="1" w:lastRow="1" w:firstColumn="1" w:lastColumn="0" w:noHBand="0" w:noVBand="1"/>
      </w:tblPr>
      <w:tblGrid>
        <w:gridCol w:w="230"/>
        <w:gridCol w:w="3846"/>
        <w:gridCol w:w="1108"/>
        <w:gridCol w:w="1108"/>
      </w:tblGrid>
      <w:tr w:rsidR="00C83186" w:rsidRPr="00A164B9"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A164B9" w:rsidRDefault="00C83186" w:rsidP="003B0C1E">
            <w:pPr>
              <w:pStyle w:val="Textotabela"/>
            </w:pPr>
            <w:r w:rsidRPr="00A164B9">
              <w:lastRenderedPageBreak/>
              <w:t>Variável</w:t>
            </w:r>
          </w:p>
        </w:tc>
        <w:tc>
          <w:tcPr>
            <w:tcW w:w="1100" w:type="dxa"/>
            <w:noWrap/>
            <w:hideMark/>
          </w:tcPr>
          <w:p w14:paraId="46677084" w14:textId="77777777" w:rsidR="00C83186" w:rsidRPr="00A164B9" w:rsidRDefault="00C83186" w:rsidP="003B0C1E">
            <w:pPr>
              <w:pStyle w:val="Textotabela"/>
            </w:pPr>
            <w:r w:rsidRPr="00A164B9">
              <w:t>N</w:t>
            </w:r>
          </w:p>
        </w:tc>
        <w:tc>
          <w:tcPr>
            <w:tcW w:w="1100" w:type="dxa"/>
            <w:noWrap/>
            <w:hideMark/>
          </w:tcPr>
          <w:p w14:paraId="09544236" w14:textId="77777777" w:rsidR="00C83186" w:rsidRPr="00A164B9" w:rsidRDefault="00C83186" w:rsidP="003B0C1E">
            <w:pPr>
              <w:pStyle w:val="Textotabela"/>
            </w:pPr>
            <w:r w:rsidRPr="00A164B9">
              <w:t>%</w:t>
            </w:r>
          </w:p>
        </w:tc>
      </w:tr>
      <w:tr w:rsidR="00C83186" w:rsidRPr="00A164B9" w14:paraId="3E18319D" w14:textId="77777777" w:rsidTr="003552A6">
        <w:trPr>
          <w:trHeight w:val="280"/>
        </w:trPr>
        <w:tc>
          <w:tcPr>
            <w:tcW w:w="4060" w:type="dxa"/>
            <w:gridSpan w:val="2"/>
            <w:noWrap/>
            <w:hideMark/>
          </w:tcPr>
          <w:p w14:paraId="4DAA9B01" w14:textId="77777777" w:rsidR="00C83186" w:rsidRPr="00A164B9" w:rsidRDefault="00C83186" w:rsidP="003B0C1E">
            <w:pPr>
              <w:pStyle w:val="Textotabela"/>
            </w:pPr>
            <w:r w:rsidRPr="00A164B9">
              <w:t>Visita</w:t>
            </w:r>
          </w:p>
        </w:tc>
        <w:tc>
          <w:tcPr>
            <w:tcW w:w="1100" w:type="dxa"/>
            <w:noWrap/>
            <w:hideMark/>
          </w:tcPr>
          <w:p w14:paraId="25094265" w14:textId="77777777" w:rsidR="00C83186" w:rsidRPr="00A164B9" w:rsidRDefault="00C83186" w:rsidP="003B0C1E">
            <w:pPr>
              <w:pStyle w:val="Textotabela"/>
            </w:pPr>
          </w:p>
        </w:tc>
        <w:tc>
          <w:tcPr>
            <w:tcW w:w="1100" w:type="dxa"/>
            <w:noWrap/>
            <w:hideMark/>
          </w:tcPr>
          <w:p w14:paraId="6F44D123" w14:textId="77777777" w:rsidR="00C83186" w:rsidRPr="00A164B9" w:rsidRDefault="00C83186" w:rsidP="003B0C1E">
            <w:pPr>
              <w:pStyle w:val="Textotabela"/>
            </w:pPr>
          </w:p>
        </w:tc>
      </w:tr>
      <w:tr w:rsidR="00C83186" w:rsidRPr="00A164B9" w14:paraId="23B3E5D3" w14:textId="77777777" w:rsidTr="003552A6">
        <w:trPr>
          <w:trHeight w:val="280"/>
        </w:trPr>
        <w:tc>
          <w:tcPr>
            <w:tcW w:w="222" w:type="dxa"/>
            <w:noWrap/>
            <w:hideMark/>
          </w:tcPr>
          <w:p w14:paraId="41341E4A" w14:textId="77777777" w:rsidR="00C83186" w:rsidRPr="00A164B9" w:rsidRDefault="00C83186" w:rsidP="003B0C1E">
            <w:pPr>
              <w:pStyle w:val="Textotabela"/>
            </w:pPr>
          </w:p>
        </w:tc>
        <w:tc>
          <w:tcPr>
            <w:tcW w:w="3838" w:type="dxa"/>
            <w:noWrap/>
            <w:hideMark/>
          </w:tcPr>
          <w:p w14:paraId="077AD6F3" w14:textId="77777777" w:rsidR="00C83186" w:rsidRPr="00A164B9" w:rsidRDefault="00C83186" w:rsidP="003B0C1E">
            <w:pPr>
              <w:pStyle w:val="Textotabela"/>
            </w:pPr>
            <w:r w:rsidRPr="00A164B9">
              <w:t>1ª visita</w:t>
            </w:r>
          </w:p>
        </w:tc>
        <w:tc>
          <w:tcPr>
            <w:tcW w:w="1100" w:type="dxa"/>
            <w:noWrap/>
            <w:hideMark/>
          </w:tcPr>
          <w:p w14:paraId="0E94E87F" w14:textId="77777777" w:rsidR="00C83186" w:rsidRPr="00A164B9" w:rsidRDefault="00C83186" w:rsidP="003B0C1E">
            <w:pPr>
              <w:pStyle w:val="Textotabela"/>
            </w:pPr>
            <w:r w:rsidRPr="00A164B9">
              <w:t>8</w:t>
            </w:r>
          </w:p>
        </w:tc>
        <w:tc>
          <w:tcPr>
            <w:tcW w:w="1100" w:type="dxa"/>
            <w:noWrap/>
            <w:hideMark/>
          </w:tcPr>
          <w:p w14:paraId="01A7F6CE" w14:textId="77777777" w:rsidR="00C83186" w:rsidRPr="00A164B9" w:rsidRDefault="00C83186" w:rsidP="003B0C1E">
            <w:pPr>
              <w:pStyle w:val="Textotabela"/>
            </w:pPr>
            <w:r w:rsidRPr="00A164B9">
              <w:t>16</w:t>
            </w:r>
          </w:p>
        </w:tc>
      </w:tr>
      <w:tr w:rsidR="00C83186" w:rsidRPr="00A164B9" w14:paraId="0F44E43D" w14:textId="77777777" w:rsidTr="003552A6">
        <w:trPr>
          <w:trHeight w:val="280"/>
        </w:trPr>
        <w:tc>
          <w:tcPr>
            <w:tcW w:w="222" w:type="dxa"/>
            <w:noWrap/>
            <w:hideMark/>
          </w:tcPr>
          <w:p w14:paraId="478490D7" w14:textId="77777777" w:rsidR="00C83186" w:rsidRPr="00A164B9" w:rsidRDefault="00C83186" w:rsidP="003B0C1E">
            <w:pPr>
              <w:pStyle w:val="Textotabela"/>
            </w:pPr>
          </w:p>
        </w:tc>
        <w:tc>
          <w:tcPr>
            <w:tcW w:w="3838" w:type="dxa"/>
            <w:noWrap/>
            <w:hideMark/>
          </w:tcPr>
          <w:p w14:paraId="43B56E7F" w14:textId="77777777" w:rsidR="00C83186" w:rsidRPr="00A164B9" w:rsidRDefault="00C83186" w:rsidP="003B0C1E">
            <w:pPr>
              <w:pStyle w:val="Textotabela"/>
            </w:pPr>
            <w:r w:rsidRPr="00A164B9">
              <w:t>2ª visita</w:t>
            </w:r>
          </w:p>
        </w:tc>
        <w:tc>
          <w:tcPr>
            <w:tcW w:w="1100" w:type="dxa"/>
            <w:noWrap/>
            <w:hideMark/>
          </w:tcPr>
          <w:p w14:paraId="225CCCF7" w14:textId="77777777" w:rsidR="00C83186" w:rsidRPr="00A164B9" w:rsidRDefault="00C83186" w:rsidP="003B0C1E">
            <w:pPr>
              <w:pStyle w:val="Textotabela"/>
            </w:pPr>
            <w:r w:rsidRPr="00A164B9">
              <w:t>19</w:t>
            </w:r>
          </w:p>
        </w:tc>
        <w:tc>
          <w:tcPr>
            <w:tcW w:w="1100" w:type="dxa"/>
            <w:noWrap/>
            <w:hideMark/>
          </w:tcPr>
          <w:p w14:paraId="5D2FD680" w14:textId="77777777" w:rsidR="00C83186" w:rsidRPr="00A164B9" w:rsidRDefault="00C83186" w:rsidP="003B0C1E">
            <w:pPr>
              <w:pStyle w:val="Textotabela"/>
            </w:pPr>
            <w:r w:rsidRPr="00A164B9">
              <w:t>38</w:t>
            </w:r>
          </w:p>
        </w:tc>
      </w:tr>
      <w:tr w:rsidR="00C83186" w:rsidRPr="00A164B9" w14:paraId="3F33BF38" w14:textId="77777777" w:rsidTr="003552A6">
        <w:trPr>
          <w:trHeight w:val="280"/>
        </w:trPr>
        <w:tc>
          <w:tcPr>
            <w:tcW w:w="222" w:type="dxa"/>
            <w:noWrap/>
            <w:hideMark/>
          </w:tcPr>
          <w:p w14:paraId="60F4B5AD" w14:textId="77777777" w:rsidR="00C83186" w:rsidRPr="00A164B9" w:rsidRDefault="00C83186" w:rsidP="003B0C1E">
            <w:pPr>
              <w:pStyle w:val="Textotabela"/>
            </w:pPr>
          </w:p>
        </w:tc>
        <w:tc>
          <w:tcPr>
            <w:tcW w:w="3838" w:type="dxa"/>
            <w:noWrap/>
            <w:hideMark/>
          </w:tcPr>
          <w:p w14:paraId="26EA8C8F" w14:textId="77777777" w:rsidR="00C83186" w:rsidRPr="00A164B9" w:rsidRDefault="00C83186" w:rsidP="003B0C1E">
            <w:pPr>
              <w:pStyle w:val="Textotabela"/>
            </w:pPr>
            <w:r w:rsidRPr="00A164B9">
              <w:t>3ª visita</w:t>
            </w:r>
          </w:p>
        </w:tc>
        <w:tc>
          <w:tcPr>
            <w:tcW w:w="1100" w:type="dxa"/>
            <w:noWrap/>
            <w:hideMark/>
          </w:tcPr>
          <w:p w14:paraId="0F1F1435" w14:textId="77777777" w:rsidR="00C83186" w:rsidRPr="00A164B9" w:rsidRDefault="00C83186" w:rsidP="003B0C1E">
            <w:pPr>
              <w:pStyle w:val="Textotabela"/>
            </w:pPr>
            <w:r w:rsidRPr="00A164B9">
              <w:t>23</w:t>
            </w:r>
          </w:p>
        </w:tc>
        <w:tc>
          <w:tcPr>
            <w:tcW w:w="1100" w:type="dxa"/>
            <w:noWrap/>
            <w:hideMark/>
          </w:tcPr>
          <w:p w14:paraId="3656E8F5" w14:textId="77777777" w:rsidR="00C83186" w:rsidRPr="00A164B9" w:rsidRDefault="00C83186" w:rsidP="003B0C1E">
            <w:pPr>
              <w:pStyle w:val="Textotabela"/>
            </w:pPr>
            <w:r w:rsidRPr="00A164B9">
              <w:t>46</w:t>
            </w:r>
          </w:p>
        </w:tc>
      </w:tr>
      <w:tr w:rsidR="00C83186" w:rsidRPr="00A164B9" w14:paraId="020786D9" w14:textId="77777777" w:rsidTr="003552A6">
        <w:trPr>
          <w:trHeight w:val="280"/>
        </w:trPr>
        <w:tc>
          <w:tcPr>
            <w:tcW w:w="4060" w:type="dxa"/>
            <w:gridSpan w:val="2"/>
            <w:noWrap/>
            <w:hideMark/>
          </w:tcPr>
          <w:p w14:paraId="3F3B945F" w14:textId="77777777" w:rsidR="00C83186" w:rsidRPr="00A164B9" w:rsidRDefault="00C83186" w:rsidP="003B0C1E">
            <w:pPr>
              <w:pStyle w:val="Textotabela"/>
            </w:pPr>
            <w:r w:rsidRPr="00A164B9">
              <w:t>Gravidade</w:t>
            </w:r>
          </w:p>
        </w:tc>
        <w:tc>
          <w:tcPr>
            <w:tcW w:w="1100" w:type="dxa"/>
            <w:noWrap/>
            <w:hideMark/>
          </w:tcPr>
          <w:p w14:paraId="6BB7CFDC" w14:textId="77777777" w:rsidR="00C83186" w:rsidRPr="00A164B9" w:rsidRDefault="00C83186" w:rsidP="003B0C1E">
            <w:pPr>
              <w:pStyle w:val="Textotabela"/>
            </w:pPr>
          </w:p>
        </w:tc>
        <w:tc>
          <w:tcPr>
            <w:tcW w:w="1100" w:type="dxa"/>
            <w:noWrap/>
            <w:hideMark/>
          </w:tcPr>
          <w:p w14:paraId="05AE127A" w14:textId="77777777" w:rsidR="00C83186" w:rsidRPr="00A164B9" w:rsidRDefault="00C83186" w:rsidP="003B0C1E">
            <w:pPr>
              <w:pStyle w:val="Textotabela"/>
            </w:pPr>
          </w:p>
        </w:tc>
      </w:tr>
      <w:tr w:rsidR="00C83186" w:rsidRPr="00A164B9" w14:paraId="354547FD" w14:textId="77777777" w:rsidTr="003552A6">
        <w:trPr>
          <w:trHeight w:val="280"/>
        </w:trPr>
        <w:tc>
          <w:tcPr>
            <w:tcW w:w="222" w:type="dxa"/>
            <w:noWrap/>
            <w:hideMark/>
          </w:tcPr>
          <w:p w14:paraId="75CCF2F8" w14:textId="77777777" w:rsidR="00C83186" w:rsidRPr="00A164B9" w:rsidRDefault="00C83186" w:rsidP="003B0C1E">
            <w:pPr>
              <w:pStyle w:val="Textotabela"/>
            </w:pPr>
          </w:p>
        </w:tc>
        <w:tc>
          <w:tcPr>
            <w:tcW w:w="3838" w:type="dxa"/>
            <w:noWrap/>
            <w:hideMark/>
          </w:tcPr>
          <w:p w14:paraId="52920084" w14:textId="77777777" w:rsidR="00C83186" w:rsidRPr="00A164B9" w:rsidRDefault="00C83186" w:rsidP="003B0C1E">
            <w:pPr>
              <w:pStyle w:val="Textotabela"/>
            </w:pPr>
            <w:r w:rsidRPr="00A164B9">
              <w:t>Leve</w:t>
            </w:r>
          </w:p>
        </w:tc>
        <w:tc>
          <w:tcPr>
            <w:tcW w:w="1100" w:type="dxa"/>
            <w:noWrap/>
            <w:hideMark/>
          </w:tcPr>
          <w:p w14:paraId="462AB26D" w14:textId="77777777" w:rsidR="00C83186" w:rsidRPr="00A164B9" w:rsidRDefault="00C83186" w:rsidP="003B0C1E">
            <w:pPr>
              <w:pStyle w:val="Textotabela"/>
            </w:pPr>
            <w:r w:rsidRPr="00A164B9">
              <w:t>32</w:t>
            </w:r>
          </w:p>
        </w:tc>
        <w:tc>
          <w:tcPr>
            <w:tcW w:w="1100" w:type="dxa"/>
            <w:noWrap/>
            <w:hideMark/>
          </w:tcPr>
          <w:p w14:paraId="6F0BDDB4" w14:textId="77777777" w:rsidR="00C83186" w:rsidRPr="00A164B9" w:rsidRDefault="00C83186" w:rsidP="003B0C1E">
            <w:pPr>
              <w:pStyle w:val="Textotabela"/>
            </w:pPr>
            <w:r w:rsidRPr="00A164B9">
              <w:t>64</w:t>
            </w:r>
          </w:p>
        </w:tc>
      </w:tr>
      <w:tr w:rsidR="00C83186" w:rsidRPr="00A164B9" w14:paraId="4A18C43A" w14:textId="77777777" w:rsidTr="003552A6">
        <w:trPr>
          <w:trHeight w:val="280"/>
        </w:trPr>
        <w:tc>
          <w:tcPr>
            <w:tcW w:w="222" w:type="dxa"/>
            <w:noWrap/>
            <w:hideMark/>
          </w:tcPr>
          <w:p w14:paraId="3DE789A8" w14:textId="77777777" w:rsidR="00C83186" w:rsidRPr="00A164B9" w:rsidRDefault="00C83186" w:rsidP="003B0C1E">
            <w:pPr>
              <w:pStyle w:val="Textotabela"/>
            </w:pPr>
          </w:p>
        </w:tc>
        <w:tc>
          <w:tcPr>
            <w:tcW w:w="3838" w:type="dxa"/>
            <w:noWrap/>
            <w:hideMark/>
          </w:tcPr>
          <w:p w14:paraId="7698B637" w14:textId="77777777" w:rsidR="00C83186" w:rsidRPr="00A164B9" w:rsidRDefault="00C83186" w:rsidP="003B0C1E">
            <w:pPr>
              <w:pStyle w:val="Textotabela"/>
            </w:pPr>
            <w:r w:rsidRPr="00A164B9">
              <w:t>Moderado</w:t>
            </w:r>
          </w:p>
        </w:tc>
        <w:tc>
          <w:tcPr>
            <w:tcW w:w="1100" w:type="dxa"/>
            <w:noWrap/>
            <w:hideMark/>
          </w:tcPr>
          <w:p w14:paraId="5B93410F" w14:textId="77777777" w:rsidR="00C83186" w:rsidRPr="00A164B9" w:rsidRDefault="00C83186" w:rsidP="003B0C1E">
            <w:pPr>
              <w:pStyle w:val="Textotabela"/>
            </w:pPr>
            <w:r w:rsidRPr="00A164B9">
              <w:t>14</w:t>
            </w:r>
          </w:p>
        </w:tc>
        <w:tc>
          <w:tcPr>
            <w:tcW w:w="1100" w:type="dxa"/>
            <w:noWrap/>
            <w:hideMark/>
          </w:tcPr>
          <w:p w14:paraId="3B33B7A3" w14:textId="77777777" w:rsidR="00C83186" w:rsidRPr="00A164B9" w:rsidRDefault="00C83186" w:rsidP="003B0C1E">
            <w:pPr>
              <w:pStyle w:val="Textotabela"/>
            </w:pPr>
            <w:r w:rsidRPr="00A164B9">
              <w:t>28</w:t>
            </w:r>
          </w:p>
        </w:tc>
      </w:tr>
      <w:tr w:rsidR="00C83186" w:rsidRPr="00A164B9" w14:paraId="4BE37841" w14:textId="77777777" w:rsidTr="003552A6">
        <w:trPr>
          <w:trHeight w:val="280"/>
        </w:trPr>
        <w:tc>
          <w:tcPr>
            <w:tcW w:w="222" w:type="dxa"/>
            <w:noWrap/>
            <w:hideMark/>
          </w:tcPr>
          <w:p w14:paraId="332CC102" w14:textId="77777777" w:rsidR="00C83186" w:rsidRPr="00A164B9" w:rsidRDefault="00C83186" w:rsidP="003B0C1E">
            <w:pPr>
              <w:pStyle w:val="Textotabela"/>
            </w:pPr>
          </w:p>
        </w:tc>
        <w:tc>
          <w:tcPr>
            <w:tcW w:w="3838" w:type="dxa"/>
            <w:noWrap/>
            <w:hideMark/>
          </w:tcPr>
          <w:p w14:paraId="56F53EB2" w14:textId="77777777" w:rsidR="00C83186" w:rsidRPr="00A164B9" w:rsidRDefault="00C83186" w:rsidP="003B0C1E">
            <w:pPr>
              <w:pStyle w:val="Textotabela"/>
            </w:pPr>
            <w:r w:rsidRPr="00A164B9">
              <w:t>Grave</w:t>
            </w:r>
          </w:p>
        </w:tc>
        <w:tc>
          <w:tcPr>
            <w:tcW w:w="1100" w:type="dxa"/>
            <w:noWrap/>
            <w:hideMark/>
          </w:tcPr>
          <w:p w14:paraId="19730BC2" w14:textId="77777777" w:rsidR="00C83186" w:rsidRPr="00A164B9" w:rsidRDefault="00C83186" w:rsidP="003B0C1E">
            <w:pPr>
              <w:pStyle w:val="Textotabela"/>
            </w:pPr>
            <w:r w:rsidRPr="00A164B9">
              <w:t>2</w:t>
            </w:r>
          </w:p>
        </w:tc>
        <w:tc>
          <w:tcPr>
            <w:tcW w:w="1100" w:type="dxa"/>
            <w:noWrap/>
            <w:hideMark/>
          </w:tcPr>
          <w:p w14:paraId="6D96C3D3" w14:textId="77777777" w:rsidR="00C83186" w:rsidRPr="00A164B9" w:rsidRDefault="00C83186" w:rsidP="003B0C1E">
            <w:pPr>
              <w:pStyle w:val="Textotabela"/>
            </w:pPr>
            <w:r w:rsidRPr="00A164B9">
              <w:t>4</w:t>
            </w:r>
          </w:p>
        </w:tc>
      </w:tr>
      <w:tr w:rsidR="00C83186" w:rsidRPr="00A164B9" w14:paraId="72C01920" w14:textId="77777777" w:rsidTr="003552A6">
        <w:trPr>
          <w:trHeight w:val="280"/>
        </w:trPr>
        <w:tc>
          <w:tcPr>
            <w:tcW w:w="222" w:type="dxa"/>
            <w:noWrap/>
            <w:hideMark/>
          </w:tcPr>
          <w:p w14:paraId="7089202A" w14:textId="77777777" w:rsidR="00C83186" w:rsidRPr="00A164B9" w:rsidRDefault="00C83186" w:rsidP="003B0C1E">
            <w:pPr>
              <w:pStyle w:val="Textotabela"/>
            </w:pPr>
          </w:p>
        </w:tc>
        <w:tc>
          <w:tcPr>
            <w:tcW w:w="3838" w:type="dxa"/>
            <w:noWrap/>
            <w:hideMark/>
          </w:tcPr>
          <w:p w14:paraId="57A3E132" w14:textId="77777777" w:rsidR="00C83186" w:rsidRPr="00A164B9" w:rsidRDefault="00C83186" w:rsidP="003B0C1E">
            <w:pPr>
              <w:pStyle w:val="Textotabela"/>
            </w:pPr>
            <w:r w:rsidRPr="00A164B9">
              <w:t>Não clínico</w:t>
            </w:r>
          </w:p>
        </w:tc>
        <w:tc>
          <w:tcPr>
            <w:tcW w:w="1100" w:type="dxa"/>
            <w:noWrap/>
            <w:hideMark/>
          </w:tcPr>
          <w:p w14:paraId="45031142" w14:textId="77777777" w:rsidR="00C83186" w:rsidRPr="00A164B9" w:rsidRDefault="00C83186" w:rsidP="003B0C1E">
            <w:pPr>
              <w:pStyle w:val="Textotabela"/>
            </w:pPr>
            <w:r w:rsidRPr="00A164B9">
              <w:t>2</w:t>
            </w:r>
          </w:p>
        </w:tc>
        <w:tc>
          <w:tcPr>
            <w:tcW w:w="1100" w:type="dxa"/>
            <w:noWrap/>
            <w:hideMark/>
          </w:tcPr>
          <w:p w14:paraId="21B9DF81" w14:textId="77777777" w:rsidR="00C83186" w:rsidRPr="00A164B9" w:rsidRDefault="00C83186" w:rsidP="003B0C1E">
            <w:pPr>
              <w:pStyle w:val="Textotabela"/>
            </w:pPr>
            <w:r w:rsidRPr="00A164B9">
              <w:t>4</w:t>
            </w:r>
          </w:p>
        </w:tc>
      </w:tr>
      <w:tr w:rsidR="00C83186" w:rsidRPr="00A164B9" w14:paraId="15A85DA0" w14:textId="77777777" w:rsidTr="003552A6">
        <w:trPr>
          <w:trHeight w:val="280"/>
        </w:trPr>
        <w:tc>
          <w:tcPr>
            <w:tcW w:w="4060" w:type="dxa"/>
            <w:gridSpan w:val="2"/>
            <w:noWrap/>
            <w:hideMark/>
          </w:tcPr>
          <w:p w14:paraId="4E90C27B" w14:textId="77777777" w:rsidR="00C83186" w:rsidRPr="00A164B9" w:rsidRDefault="00C83186" w:rsidP="003B0C1E">
            <w:pPr>
              <w:pStyle w:val="Textotabela"/>
            </w:pPr>
            <w:r w:rsidRPr="00A164B9">
              <w:t>Classificação</w:t>
            </w:r>
          </w:p>
        </w:tc>
        <w:tc>
          <w:tcPr>
            <w:tcW w:w="1100" w:type="dxa"/>
            <w:noWrap/>
            <w:hideMark/>
          </w:tcPr>
          <w:p w14:paraId="2281CB11" w14:textId="77777777" w:rsidR="00C83186" w:rsidRPr="00A164B9" w:rsidRDefault="00C83186" w:rsidP="003B0C1E">
            <w:pPr>
              <w:pStyle w:val="Textotabela"/>
            </w:pPr>
          </w:p>
        </w:tc>
        <w:tc>
          <w:tcPr>
            <w:tcW w:w="1100" w:type="dxa"/>
            <w:noWrap/>
            <w:hideMark/>
          </w:tcPr>
          <w:p w14:paraId="6858119B" w14:textId="77777777" w:rsidR="00C83186" w:rsidRPr="00A164B9" w:rsidRDefault="00C83186" w:rsidP="003B0C1E">
            <w:pPr>
              <w:pStyle w:val="Textotabela"/>
            </w:pPr>
          </w:p>
        </w:tc>
      </w:tr>
      <w:tr w:rsidR="00C83186" w:rsidRPr="00A164B9" w14:paraId="4DDDE786" w14:textId="77777777" w:rsidTr="003552A6">
        <w:trPr>
          <w:trHeight w:val="280"/>
        </w:trPr>
        <w:tc>
          <w:tcPr>
            <w:tcW w:w="222" w:type="dxa"/>
            <w:noWrap/>
            <w:hideMark/>
          </w:tcPr>
          <w:p w14:paraId="771C6F54" w14:textId="77777777" w:rsidR="00C83186" w:rsidRPr="00A164B9" w:rsidRDefault="00C83186" w:rsidP="003B0C1E">
            <w:pPr>
              <w:pStyle w:val="Textotabela"/>
            </w:pPr>
          </w:p>
        </w:tc>
        <w:tc>
          <w:tcPr>
            <w:tcW w:w="3838" w:type="dxa"/>
            <w:noWrap/>
            <w:hideMark/>
          </w:tcPr>
          <w:p w14:paraId="18E7F02A" w14:textId="77777777" w:rsidR="00C83186" w:rsidRPr="00A164B9" w:rsidRDefault="00C83186" w:rsidP="003B0C1E">
            <w:pPr>
              <w:pStyle w:val="Textotabela"/>
            </w:pPr>
            <w:r w:rsidRPr="00A164B9">
              <w:t>Gastrointestinal</w:t>
            </w:r>
          </w:p>
        </w:tc>
        <w:tc>
          <w:tcPr>
            <w:tcW w:w="1100" w:type="dxa"/>
            <w:noWrap/>
            <w:hideMark/>
          </w:tcPr>
          <w:p w14:paraId="14F53E79" w14:textId="77777777" w:rsidR="00C83186" w:rsidRPr="00A164B9" w:rsidRDefault="00C83186" w:rsidP="003B0C1E">
            <w:pPr>
              <w:pStyle w:val="Textotabela"/>
            </w:pPr>
            <w:r w:rsidRPr="00A164B9">
              <w:t>18</w:t>
            </w:r>
          </w:p>
        </w:tc>
        <w:tc>
          <w:tcPr>
            <w:tcW w:w="1100" w:type="dxa"/>
            <w:noWrap/>
            <w:hideMark/>
          </w:tcPr>
          <w:p w14:paraId="1F6A58D0" w14:textId="77777777" w:rsidR="00C83186" w:rsidRPr="00A164B9" w:rsidRDefault="00C83186" w:rsidP="003B0C1E">
            <w:pPr>
              <w:pStyle w:val="Textotabela"/>
            </w:pPr>
            <w:r w:rsidRPr="00A164B9">
              <w:t>36</w:t>
            </w:r>
          </w:p>
        </w:tc>
      </w:tr>
      <w:tr w:rsidR="00C83186" w:rsidRPr="00A164B9" w14:paraId="4854E0AE" w14:textId="77777777" w:rsidTr="003552A6">
        <w:trPr>
          <w:trHeight w:val="280"/>
        </w:trPr>
        <w:tc>
          <w:tcPr>
            <w:tcW w:w="222" w:type="dxa"/>
            <w:noWrap/>
            <w:hideMark/>
          </w:tcPr>
          <w:p w14:paraId="5507CFDA" w14:textId="77777777" w:rsidR="00C83186" w:rsidRPr="00A164B9" w:rsidRDefault="00C83186" w:rsidP="003B0C1E">
            <w:pPr>
              <w:pStyle w:val="Textotabela"/>
            </w:pPr>
          </w:p>
        </w:tc>
        <w:tc>
          <w:tcPr>
            <w:tcW w:w="3838" w:type="dxa"/>
            <w:noWrap/>
            <w:hideMark/>
          </w:tcPr>
          <w:p w14:paraId="27BDC5AC" w14:textId="77777777" w:rsidR="00C83186" w:rsidRPr="00A164B9" w:rsidRDefault="00C83186" w:rsidP="003B0C1E">
            <w:pPr>
              <w:pStyle w:val="Textotabela"/>
            </w:pPr>
            <w:r w:rsidRPr="00A164B9">
              <w:t>Infecção</w:t>
            </w:r>
          </w:p>
        </w:tc>
        <w:tc>
          <w:tcPr>
            <w:tcW w:w="1100" w:type="dxa"/>
            <w:noWrap/>
            <w:hideMark/>
          </w:tcPr>
          <w:p w14:paraId="36552B68" w14:textId="77777777" w:rsidR="00C83186" w:rsidRPr="00A164B9" w:rsidRDefault="00C83186" w:rsidP="003B0C1E">
            <w:pPr>
              <w:pStyle w:val="Textotabela"/>
            </w:pPr>
            <w:r w:rsidRPr="00A164B9">
              <w:t>6</w:t>
            </w:r>
          </w:p>
        </w:tc>
        <w:tc>
          <w:tcPr>
            <w:tcW w:w="1100" w:type="dxa"/>
            <w:noWrap/>
            <w:hideMark/>
          </w:tcPr>
          <w:p w14:paraId="7C6EF90A" w14:textId="77777777" w:rsidR="00C83186" w:rsidRPr="00A164B9" w:rsidRDefault="00C83186" w:rsidP="003B0C1E">
            <w:pPr>
              <w:pStyle w:val="Textotabela"/>
            </w:pPr>
            <w:r w:rsidRPr="00A164B9">
              <w:t>12</w:t>
            </w:r>
          </w:p>
        </w:tc>
      </w:tr>
      <w:tr w:rsidR="00C83186" w:rsidRPr="00A164B9" w14:paraId="63CF794A" w14:textId="77777777" w:rsidTr="003552A6">
        <w:trPr>
          <w:trHeight w:val="280"/>
        </w:trPr>
        <w:tc>
          <w:tcPr>
            <w:tcW w:w="222" w:type="dxa"/>
            <w:noWrap/>
            <w:hideMark/>
          </w:tcPr>
          <w:p w14:paraId="7B3C4A33" w14:textId="77777777" w:rsidR="00C83186" w:rsidRPr="00A164B9" w:rsidRDefault="00C83186" w:rsidP="003B0C1E">
            <w:pPr>
              <w:pStyle w:val="Textotabela"/>
            </w:pPr>
          </w:p>
        </w:tc>
        <w:tc>
          <w:tcPr>
            <w:tcW w:w="3838" w:type="dxa"/>
            <w:noWrap/>
            <w:hideMark/>
          </w:tcPr>
          <w:p w14:paraId="52F7824F" w14:textId="77777777" w:rsidR="00C83186" w:rsidRPr="00A164B9" w:rsidRDefault="00C83186" w:rsidP="003B0C1E">
            <w:pPr>
              <w:pStyle w:val="Textotabela"/>
            </w:pPr>
            <w:r w:rsidRPr="00A164B9">
              <w:t>Musculoesquelético/Tecido Conjuntivo</w:t>
            </w:r>
          </w:p>
        </w:tc>
        <w:tc>
          <w:tcPr>
            <w:tcW w:w="1100" w:type="dxa"/>
            <w:noWrap/>
            <w:hideMark/>
          </w:tcPr>
          <w:p w14:paraId="7C4EED3B" w14:textId="77777777" w:rsidR="00C83186" w:rsidRPr="00A164B9" w:rsidRDefault="00C83186" w:rsidP="003B0C1E">
            <w:pPr>
              <w:pStyle w:val="Textotabela"/>
            </w:pPr>
            <w:r w:rsidRPr="00A164B9">
              <w:t>4</w:t>
            </w:r>
          </w:p>
        </w:tc>
        <w:tc>
          <w:tcPr>
            <w:tcW w:w="1100" w:type="dxa"/>
            <w:noWrap/>
            <w:hideMark/>
          </w:tcPr>
          <w:p w14:paraId="7AEFFD25" w14:textId="77777777" w:rsidR="00C83186" w:rsidRPr="00A164B9" w:rsidRDefault="00C83186" w:rsidP="003B0C1E">
            <w:pPr>
              <w:pStyle w:val="Textotabela"/>
            </w:pPr>
            <w:r w:rsidRPr="00A164B9">
              <w:t>8</w:t>
            </w:r>
          </w:p>
        </w:tc>
      </w:tr>
      <w:tr w:rsidR="00C83186" w:rsidRPr="00A164B9" w14:paraId="5A9F2953" w14:textId="77777777" w:rsidTr="003552A6">
        <w:trPr>
          <w:trHeight w:val="280"/>
        </w:trPr>
        <w:tc>
          <w:tcPr>
            <w:tcW w:w="222" w:type="dxa"/>
            <w:noWrap/>
            <w:hideMark/>
          </w:tcPr>
          <w:p w14:paraId="296CE7AC" w14:textId="77777777" w:rsidR="00C83186" w:rsidRPr="00A164B9" w:rsidRDefault="00C83186" w:rsidP="003B0C1E">
            <w:pPr>
              <w:pStyle w:val="Textotabela"/>
            </w:pPr>
          </w:p>
        </w:tc>
        <w:tc>
          <w:tcPr>
            <w:tcW w:w="3838" w:type="dxa"/>
            <w:noWrap/>
            <w:hideMark/>
          </w:tcPr>
          <w:p w14:paraId="52007884" w14:textId="77777777" w:rsidR="00C83186" w:rsidRPr="00A164B9" w:rsidRDefault="00C83186" w:rsidP="003B0C1E">
            <w:pPr>
              <w:pStyle w:val="Textotabela"/>
            </w:pPr>
            <w:r w:rsidRPr="00A164B9">
              <w:t>Neurologia</w:t>
            </w:r>
          </w:p>
        </w:tc>
        <w:tc>
          <w:tcPr>
            <w:tcW w:w="1100" w:type="dxa"/>
            <w:noWrap/>
            <w:hideMark/>
          </w:tcPr>
          <w:p w14:paraId="771C4148" w14:textId="77777777" w:rsidR="00C83186" w:rsidRPr="00A164B9" w:rsidRDefault="00C83186" w:rsidP="003B0C1E">
            <w:pPr>
              <w:pStyle w:val="Textotabela"/>
            </w:pPr>
            <w:r w:rsidRPr="00A164B9">
              <w:t>4</w:t>
            </w:r>
          </w:p>
        </w:tc>
        <w:tc>
          <w:tcPr>
            <w:tcW w:w="1100" w:type="dxa"/>
            <w:noWrap/>
            <w:hideMark/>
          </w:tcPr>
          <w:p w14:paraId="1201657D" w14:textId="77777777" w:rsidR="00C83186" w:rsidRPr="00A164B9" w:rsidRDefault="00C83186" w:rsidP="003B0C1E">
            <w:pPr>
              <w:pStyle w:val="Textotabela"/>
            </w:pPr>
            <w:r w:rsidRPr="00A164B9">
              <w:t>8</w:t>
            </w:r>
          </w:p>
        </w:tc>
      </w:tr>
      <w:tr w:rsidR="00C83186" w:rsidRPr="00A164B9" w14:paraId="0FB61C72" w14:textId="77777777" w:rsidTr="003552A6">
        <w:trPr>
          <w:trHeight w:val="280"/>
        </w:trPr>
        <w:tc>
          <w:tcPr>
            <w:tcW w:w="222" w:type="dxa"/>
            <w:noWrap/>
            <w:hideMark/>
          </w:tcPr>
          <w:p w14:paraId="270148D8" w14:textId="77777777" w:rsidR="00C83186" w:rsidRPr="00A164B9" w:rsidRDefault="00C83186" w:rsidP="003B0C1E">
            <w:pPr>
              <w:pStyle w:val="Textotabela"/>
            </w:pPr>
          </w:p>
        </w:tc>
        <w:tc>
          <w:tcPr>
            <w:tcW w:w="3838" w:type="dxa"/>
            <w:noWrap/>
            <w:hideMark/>
          </w:tcPr>
          <w:p w14:paraId="77544B53" w14:textId="77777777" w:rsidR="00C83186" w:rsidRPr="00A164B9" w:rsidRDefault="00C83186" w:rsidP="003B0C1E">
            <w:pPr>
              <w:pStyle w:val="Textotabela"/>
            </w:pPr>
            <w:r w:rsidRPr="00A164B9">
              <w:t>Outros</w:t>
            </w:r>
          </w:p>
        </w:tc>
        <w:tc>
          <w:tcPr>
            <w:tcW w:w="1100" w:type="dxa"/>
            <w:noWrap/>
            <w:hideMark/>
          </w:tcPr>
          <w:p w14:paraId="77DAAC94" w14:textId="77777777" w:rsidR="00C83186" w:rsidRPr="00A164B9" w:rsidRDefault="00C83186" w:rsidP="003B0C1E">
            <w:pPr>
              <w:pStyle w:val="Textotabela"/>
            </w:pPr>
            <w:r w:rsidRPr="00A164B9">
              <w:t>4</w:t>
            </w:r>
          </w:p>
        </w:tc>
        <w:tc>
          <w:tcPr>
            <w:tcW w:w="1100" w:type="dxa"/>
            <w:noWrap/>
            <w:hideMark/>
          </w:tcPr>
          <w:p w14:paraId="1B1BAC85" w14:textId="77777777" w:rsidR="00C83186" w:rsidRPr="00A164B9" w:rsidRDefault="00C83186" w:rsidP="003B0C1E">
            <w:pPr>
              <w:pStyle w:val="Textotabela"/>
            </w:pPr>
            <w:r w:rsidRPr="00A164B9">
              <w:t>8</w:t>
            </w:r>
          </w:p>
        </w:tc>
      </w:tr>
      <w:tr w:rsidR="00C83186" w:rsidRPr="00A164B9" w14:paraId="5A9FE99F" w14:textId="77777777" w:rsidTr="003552A6">
        <w:trPr>
          <w:trHeight w:val="280"/>
        </w:trPr>
        <w:tc>
          <w:tcPr>
            <w:tcW w:w="222" w:type="dxa"/>
            <w:noWrap/>
            <w:hideMark/>
          </w:tcPr>
          <w:p w14:paraId="586E08BF" w14:textId="77777777" w:rsidR="00C83186" w:rsidRPr="00A164B9" w:rsidRDefault="00C83186" w:rsidP="003B0C1E">
            <w:pPr>
              <w:pStyle w:val="Textotabela"/>
            </w:pPr>
          </w:p>
        </w:tc>
        <w:tc>
          <w:tcPr>
            <w:tcW w:w="3838" w:type="dxa"/>
            <w:noWrap/>
            <w:hideMark/>
          </w:tcPr>
          <w:p w14:paraId="10525E3B" w14:textId="77777777" w:rsidR="00C83186" w:rsidRPr="00A164B9" w:rsidRDefault="00C83186" w:rsidP="003B0C1E">
            <w:pPr>
              <w:pStyle w:val="Textotabela"/>
            </w:pPr>
            <w:r w:rsidRPr="00A164B9">
              <w:t>Psiquiátrico</w:t>
            </w:r>
          </w:p>
        </w:tc>
        <w:tc>
          <w:tcPr>
            <w:tcW w:w="1100" w:type="dxa"/>
            <w:noWrap/>
            <w:hideMark/>
          </w:tcPr>
          <w:p w14:paraId="42F5C4EA" w14:textId="77777777" w:rsidR="00C83186" w:rsidRPr="00A164B9" w:rsidRDefault="00C83186" w:rsidP="003B0C1E">
            <w:pPr>
              <w:pStyle w:val="Textotabela"/>
            </w:pPr>
            <w:r w:rsidRPr="00A164B9">
              <w:t>4</w:t>
            </w:r>
          </w:p>
        </w:tc>
        <w:tc>
          <w:tcPr>
            <w:tcW w:w="1100" w:type="dxa"/>
            <w:noWrap/>
            <w:hideMark/>
          </w:tcPr>
          <w:p w14:paraId="699029C9" w14:textId="77777777" w:rsidR="00C83186" w:rsidRPr="00A164B9" w:rsidRDefault="00C83186" w:rsidP="003B0C1E">
            <w:pPr>
              <w:pStyle w:val="Textotabela"/>
            </w:pPr>
            <w:r w:rsidRPr="00A164B9">
              <w:t>8</w:t>
            </w:r>
          </w:p>
        </w:tc>
      </w:tr>
      <w:tr w:rsidR="00C83186" w:rsidRPr="00A164B9" w14:paraId="388BD1DC" w14:textId="77777777" w:rsidTr="003552A6">
        <w:trPr>
          <w:trHeight w:val="280"/>
        </w:trPr>
        <w:tc>
          <w:tcPr>
            <w:tcW w:w="222" w:type="dxa"/>
            <w:noWrap/>
            <w:hideMark/>
          </w:tcPr>
          <w:p w14:paraId="43D25E4A" w14:textId="77777777" w:rsidR="00C83186" w:rsidRPr="00A164B9" w:rsidRDefault="00C83186" w:rsidP="003B0C1E">
            <w:pPr>
              <w:pStyle w:val="Textotabela"/>
            </w:pPr>
          </w:p>
        </w:tc>
        <w:tc>
          <w:tcPr>
            <w:tcW w:w="3838" w:type="dxa"/>
            <w:noWrap/>
            <w:hideMark/>
          </w:tcPr>
          <w:p w14:paraId="78781B70" w14:textId="77777777" w:rsidR="00C83186" w:rsidRPr="00A164B9" w:rsidRDefault="00C83186" w:rsidP="003B0C1E">
            <w:pPr>
              <w:pStyle w:val="Textotabela"/>
            </w:pPr>
            <w:r w:rsidRPr="00A164B9">
              <w:t>Endócrino</w:t>
            </w:r>
          </w:p>
        </w:tc>
        <w:tc>
          <w:tcPr>
            <w:tcW w:w="1100" w:type="dxa"/>
            <w:noWrap/>
            <w:hideMark/>
          </w:tcPr>
          <w:p w14:paraId="32C1A0BC" w14:textId="77777777" w:rsidR="00C83186" w:rsidRPr="00A164B9" w:rsidRDefault="00C83186" w:rsidP="003B0C1E">
            <w:pPr>
              <w:pStyle w:val="Textotabela"/>
            </w:pPr>
            <w:r w:rsidRPr="00A164B9">
              <w:t>3</w:t>
            </w:r>
          </w:p>
        </w:tc>
        <w:tc>
          <w:tcPr>
            <w:tcW w:w="1100" w:type="dxa"/>
            <w:noWrap/>
            <w:hideMark/>
          </w:tcPr>
          <w:p w14:paraId="49400850" w14:textId="77777777" w:rsidR="00C83186" w:rsidRPr="00A164B9" w:rsidRDefault="00C83186" w:rsidP="003B0C1E">
            <w:pPr>
              <w:pStyle w:val="Textotabela"/>
            </w:pPr>
            <w:r w:rsidRPr="00A164B9">
              <w:t>6</w:t>
            </w:r>
          </w:p>
        </w:tc>
      </w:tr>
      <w:tr w:rsidR="00C83186" w:rsidRPr="00A164B9" w14:paraId="4BFF7430" w14:textId="77777777" w:rsidTr="003552A6">
        <w:trPr>
          <w:trHeight w:val="280"/>
        </w:trPr>
        <w:tc>
          <w:tcPr>
            <w:tcW w:w="222" w:type="dxa"/>
            <w:noWrap/>
            <w:hideMark/>
          </w:tcPr>
          <w:p w14:paraId="66FEB4DE" w14:textId="77777777" w:rsidR="00C83186" w:rsidRPr="00A164B9" w:rsidRDefault="00C83186" w:rsidP="003B0C1E">
            <w:pPr>
              <w:pStyle w:val="Textotabela"/>
            </w:pPr>
          </w:p>
        </w:tc>
        <w:tc>
          <w:tcPr>
            <w:tcW w:w="3838" w:type="dxa"/>
            <w:noWrap/>
            <w:hideMark/>
          </w:tcPr>
          <w:p w14:paraId="546DA195" w14:textId="77777777" w:rsidR="00C83186" w:rsidRPr="00A164B9" w:rsidRDefault="00C83186" w:rsidP="003B0C1E">
            <w:pPr>
              <w:pStyle w:val="Textotabela"/>
            </w:pPr>
            <w:r w:rsidRPr="00A164B9">
              <w:t>Alergia/Imunologia</w:t>
            </w:r>
          </w:p>
        </w:tc>
        <w:tc>
          <w:tcPr>
            <w:tcW w:w="1100" w:type="dxa"/>
            <w:noWrap/>
            <w:hideMark/>
          </w:tcPr>
          <w:p w14:paraId="0CDCB16A" w14:textId="77777777" w:rsidR="00C83186" w:rsidRPr="00A164B9" w:rsidRDefault="00C83186" w:rsidP="003B0C1E">
            <w:pPr>
              <w:pStyle w:val="Textotabela"/>
            </w:pPr>
            <w:r w:rsidRPr="00A164B9">
              <w:t>2</w:t>
            </w:r>
          </w:p>
        </w:tc>
        <w:tc>
          <w:tcPr>
            <w:tcW w:w="1100" w:type="dxa"/>
            <w:noWrap/>
            <w:hideMark/>
          </w:tcPr>
          <w:p w14:paraId="098EF2A6" w14:textId="77777777" w:rsidR="00C83186" w:rsidRPr="00A164B9" w:rsidRDefault="00C83186" w:rsidP="003B0C1E">
            <w:pPr>
              <w:pStyle w:val="Textotabela"/>
            </w:pPr>
            <w:r w:rsidRPr="00A164B9">
              <w:t>4</w:t>
            </w:r>
          </w:p>
        </w:tc>
      </w:tr>
      <w:tr w:rsidR="00C83186" w:rsidRPr="00A164B9" w14:paraId="6C10D322" w14:textId="77777777" w:rsidTr="003552A6">
        <w:trPr>
          <w:trHeight w:val="280"/>
        </w:trPr>
        <w:tc>
          <w:tcPr>
            <w:tcW w:w="222" w:type="dxa"/>
            <w:noWrap/>
            <w:hideMark/>
          </w:tcPr>
          <w:p w14:paraId="221943E2" w14:textId="77777777" w:rsidR="00C83186" w:rsidRPr="00A164B9" w:rsidRDefault="00C83186" w:rsidP="003B0C1E">
            <w:pPr>
              <w:pStyle w:val="Textotabela"/>
            </w:pPr>
          </w:p>
        </w:tc>
        <w:tc>
          <w:tcPr>
            <w:tcW w:w="3838" w:type="dxa"/>
            <w:noWrap/>
            <w:hideMark/>
          </w:tcPr>
          <w:p w14:paraId="3E4E04E7" w14:textId="77777777" w:rsidR="00C83186" w:rsidRPr="00A164B9" w:rsidRDefault="00C83186" w:rsidP="003B0C1E">
            <w:pPr>
              <w:pStyle w:val="Textotabela"/>
            </w:pPr>
            <w:r w:rsidRPr="00A164B9">
              <w:t>Dor</w:t>
            </w:r>
          </w:p>
        </w:tc>
        <w:tc>
          <w:tcPr>
            <w:tcW w:w="1100" w:type="dxa"/>
            <w:noWrap/>
            <w:hideMark/>
          </w:tcPr>
          <w:p w14:paraId="521ED68D" w14:textId="77777777" w:rsidR="00C83186" w:rsidRPr="00A164B9" w:rsidRDefault="00C83186" w:rsidP="003B0C1E">
            <w:pPr>
              <w:pStyle w:val="Textotabela"/>
            </w:pPr>
            <w:r w:rsidRPr="00A164B9">
              <w:t>1</w:t>
            </w:r>
          </w:p>
        </w:tc>
        <w:tc>
          <w:tcPr>
            <w:tcW w:w="1100" w:type="dxa"/>
            <w:noWrap/>
            <w:hideMark/>
          </w:tcPr>
          <w:p w14:paraId="0419C7C0" w14:textId="77777777" w:rsidR="00C83186" w:rsidRPr="00A164B9" w:rsidRDefault="00C83186" w:rsidP="003B0C1E">
            <w:pPr>
              <w:pStyle w:val="Textotabela"/>
            </w:pPr>
            <w:r w:rsidRPr="00A164B9">
              <w:t>2</w:t>
            </w:r>
          </w:p>
        </w:tc>
      </w:tr>
      <w:tr w:rsidR="00C83186" w:rsidRPr="00A164B9" w14:paraId="1D328949" w14:textId="77777777" w:rsidTr="003552A6">
        <w:trPr>
          <w:trHeight w:val="280"/>
        </w:trPr>
        <w:tc>
          <w:tcPr>
            <w:tcW w:w="222" w:type="dxa"/>
            <w:noWrap/>
            <w:hideMark/>
          </w:tcPr>
          <w:p w14:paraId="5C80BD01" w14:textId="77777777" w:rsidR="00C83186" w:rsidRPr="00A164B9" w:rsidRDefault="00C83186" w:rsidP="003B0C1E">
            <w:pPr>
              <w:pStyle w:val="Textotabela"/>
            </w:pPr>
          </w:p>
        </w:tc>
        <w:tc>
          <w:tcPr>
            <w:tcW w:w="3838" w:type="dxa"/>
            <w:noWrap/>
            <w:hideMark/>
          </w:tcPr>
          <w:p w14:paraId="51DFC0BB" w14:textId="77777777" w:rsidR="00C83186" w:rsidRPr="00A164B9" w:rsidRDefault="00C83186" w:rsidP="003B0C1E">
            <w:pPr>
              <w:pStyle w:val="Textotabela"/>
            </w:pPr>
            <w:r w:rsidRPr="00A164B9">
              <w:t>Linfáticos</w:t>
            </w:r>
          </w:p>
        </w:tc>
        <w:tc>
          <w:tcPr>
            <w:tcW w:w="1100" w:type="dxa"/>
            <w:noWrap/>
            <w:hideMark/>
          </w:tcPr>
          <w:p w14:paraId="0FF198F5" w14:textId="77777777" w:rsidR="00C83186" w:rsidRPr="00A164B9" w:rsidRDefault="00C83186" w:rsidP="003B0C1E">
            <w:pPr>
              <w:pStyle w:val="Textotabela"/>
            </w:pPr>
            <w:r w:rsidRPr="00A164B9">
              <w:t>1</w:t>
            </w:r>
          </w:p>
        </w:tc>
        <w:tc>
          <w:tcPr>
            <w:tcW w:w="1100" w:type="dxa"/>
            <w:noWrap/>
            <w:hideMark/>
          </w:tcPr>
          <w:p w14:paraId="4285AC5F" w14:textId="77777777" w:rsidR="00C83186" w:rsidRPr="00A164B9" w:rsidRDefault="00C83186" w:rsidP="003B0C1E">
            <w:pPr>
              <w:pStyle w:val="Textotabela"/>
            </w:pPr>
            <w:r w:rsidRPr="00A164B9">
              <w:t>2</w:t>
            </w:r>
          </w:p>
        </w:tc>
      </w:tr>
      <w:tr w:rsidR="00C83186" w:rsidRPr="00A164B9" w14:paraId="2380CA85" w14:textId="77777777" w:rsidTr="003552A6">
        <w:trPr>
          <w:trHeight w:val="280"/>
        </w:trPr>
        <w:tc>
          <w:tcPr>
            <w:tcW w:w="222" w:type="dxa"/>
            <w:noWrap/>
            <w:hideMark/>
          </w:tcPr>
          <w:p w14:paraId="36C98804" w14:textId="77777777" w:rsidR="00C83186" w:rsidRPr="00A164B9" w:rsidRDefault="00C83186" w:rsidP="003B0C1E">
            <w:pPr>
              <w:pStyle w:val="Textotabela"/>
            </w:pPr>
          </w:p>
        </w:tc>
        <w:tc>
          <w:tcPr>
            <w:tcW w:w="3838" w:type="dxa"/>
            <w:noWrap/>
            <w:hideMark/>
          </w:tcPr>
          <w:p w14:paraId="6C73DAC4" w14:textId="77777777" w:rsidR="00C83186" w:rsidRPr="00A164B9" w:rsidRDefault="00C83186" w:rsidP="003B0C1E">
            <w:pPr>
              <w:pStyle w:val="Textotabela"/>
            </w:pPr>
            <w:r w:rsidRPr="00A164B9">
              <w:t>Pulmonar/Trato Respiratório Superior</w:t>
            </w:r>
          </w:p>
        </w:tc>
        <w:tc>
          <w:tcPr>
            <w:tcW w:w="1100" w:type="dxa"/>
            <w:noWrap/>
            <w:hideMark/>
          </w:tcPr>
          <w:p w14:paraId="339C7ED3" w14:textId="77777777" w:rsidR="00C83186" w:rsidRPr="00A164B9" w:rsidRDefault="00C83186" w:rsidP="003B0C1E">
            <w:pPr>
              <w:pStyle w:val="Textotabela"/>
            </w:pPr>
            <w:r w:rsidRPr="00A164B9">
              <w:t>1</w:t>
            </w:r>
          </w:p>
        </w:tc>
        <w:tc>
          <w:tcPr>
            <w:tcW w:w="1100" w:type="dxa"/>
            <w:noWrap/>
            <w:hideMark/>
          </w:tcPr>
          <w:p w14:paraId="15BA349B" w14:textId="77777777" w:rsidR="00C83186" w:rsidRPr="00A164B9" w:rsidRDefault="00C83186" w:rsidP="003B0C1E">
            <w:pPr>
              <w:pStyle w:val="Textotabela"/>
            </w:pPr>
            <w:r w:rsidRPr="00A164B9">
              <w:t>2</w:t>
            </w:r>
          </w:p>
        </w:tc>
      </w:tr>
      <w:tr w:rsidR="00C83186" w:rsidRPr="00A164B9" w14:paraId="068F4E09" w14:textId="77777777" w:rsidTr="003552A6">
        <w:trPr>
          <w:trHeight w:val="280"/>
        </w:trPr>
        <w:tc>
          <w:tcPr>
            <w:tcW w:w="222" w:type="dxa"/>
            <w:noWrap/>
            <w:hideMark/>
          </w:tcPr>
          <w:p w14:paraId="1EE60A3D" w14:textId="77777777" w:rsidR="00C83186" w:rsidRPr="00A164B9" w:rsidRDefault="00C83186" w:rsidP="003B0C1E">
            <w:pPr>
              <w:pStyle w:val="Textotabela"/>
            </w:pPr>
          </w:p>
        </w:tc>
        <w:tc>
          <w:tcPr>
            <w:tcW w:w="3838" w:type="dxa"/>
            <w:noWrap/>
            <w:hideMark/>
          </w:tcPr>
          <w:p w14:paraId="7A23894B" w14:textId="77777777" w:rsidR="00C83186" w:rsidRPr="00A164B9" w:rsidRDefault="00C83186" w:rsidP="003B0C1E">
            <w:pPr>
              <w:pStyle w:val="Textotabela"/>
            </w:pPr>
            <w:r w:rsidRPr="00A164B9">
              <w:t>Renal/Geniturinário</w:t>
            </w:r>
          </w:p>
        </w:tc>
        <w:tc>
          <w:tcPr>
            <w:tcW w:w="1100" w:type="dxa"/>
            <w:noWrap/>
            <w:hideMark/>
          </w:tcPr>
          <w:p w14:paraId="4056F8DC" w14:textId="77777777" w:rsidR="00C83186" w:rsidRPr="00A164B9" w:rsidRDefault="00C83186" w:rsidP="003B0C1E">
            <w:pPr>
              <w:pStyle w:val="Textotabela"/>
            </w:pPr>
            <w:r w:rsidRPr="00A164B9">
              <w:t>1</w:t>
            </w:r>
          </w:p>
        </w:tc>
        <w:tc>
          <w:tcPr>
            <w:tcW w:w="1100" w:type="dxa"/>
            <w:noWrap/>
            <w:hideMark/>
          </w:tcPr>
          <w:p w14:paraId="6395D813" w14:textId="77777777" w:rsidR="00C83186" w:rsidRPr="00A164B9" w:rsidRDefault="00C83186" w:rsidP="003B0C1E">
            <w:pPr>
              <w:pStyle w:val="Textotabela"/>
            </w:pPr>
            <w:r w:rsidRPr="00A164B9">
              <w:t>2</w:t>
            </w:r>
          </w:p>
        </w:tc>
      </w:tr>
      <w:tr w:rsidR="00C83186" w:rsidRPr="00A164B9" w14:paraId="129327D7" w14:textId="77777777" w:rsidTr="003552A6">
        <w:trPr>
          <w:trHeight w:val="280"/>
        </w:trPr>
        <w:tc>
          <w:tcPr>
            <w:tcW w:w="222" w:type="dxa"/>
            <w:noWrap/>
            <w:hideMark/>
          </w:tcPr>
          <w:p w14:paraId="42B16FC8" w14:textId="77777777" w:rsidR="00C83186" w:rsidRPr="00A164B9" w:rsidRDefault="00C83186" w:rsidP="003B0C1E">
            <w:pPr>
              <w:pStyle w:val="Textotabela"/>
            </w:pPr>
          </w:p>
        </w:tc>
        <w:tc>
          <w:tcPr>
            <w:tcW w:w="3838" w:type="dxa"/>
            <w:noWrap/>
            <w:hideMark/>
          </w:tcPr>
          <w:p w14:paraId="2C1A348F" w14:textId="77777777" w:rsidR="00C83186" w:rsidRPr="00A164B9" w:rsidRDefault="00C83186" w:rsidP="003B0C1E">
            <w:pPr>
              <w:pStyle w:val="Textotabela"/>
            </w:pPr>
            <w:r w:rsidRPr="00A164B9">
              <w:t>Vascular</w:t>
            </w:r>
          </w:p>
        </w:tc>
        <w:tc>
          <w:tcPr>
            <w:tcW w:w="1100" w:type="dxa"/>
            <w:noWrap/>
            <w:hideMark/>
          </w:tcPr>
          <w:p w14:paraId="045F10D1" w14:textId="77777777" w:rsidR="00C83186" w:rsidRPr="00A164B9" w:rsidRDefault="00C83186" w:rsidP="003B0C1E">
            <w:pPr>
              <w:pStyle w:val="Textotabela"/>
            </w:pPr>
            <w:r w:rsidRPr="00A164B9">
              <w:t>1</w:t>
            </w:r>
          </w:p>
        </w:tc>
        <w:tc>
          <w:tcPr>
            <w:tcW w:w="1100" w:type="dxa"/>
            <w:noWrap/>
            <w:hideMark/>
          </w:tcPr>
          <w:p w14:paraId="4E14E49D" w14:textId="77777777" w:rsidR="00C83186" w:rsidRPr="00A164B9" w:rsidRDefault="00C83186" w:rsidP="003B0C1E">
            <w:pPr>
              <w:pStyle w:val="Textotabela"/>
            </w:pPr>
            <w:r w:rsidRPr="00A164B9">
              <w:t>2</w:t>
            </w:r>
          </w:p>
        </w:tc>
      </w:tr>
      <w:tr w:rsidR="00C83186" w:rsidRPr="00A164B9" w14:paraId="0B1DC0B3" w14:textId="77777777" w:rsidTr="003552A6">
        <w:trPr>
          <w:trHeight w:val="280"/>
        </w:trPr>
        <w:tc>
          <w:tcPr>
            <w:tcW w:w="5160" w:type="dxa"/>
            <w:gridSpan w:val="3"/>
            <w:noWrap/>
            <w:hideMark/>
          </w:tcPr>
          <w:p w14:paraId="326C1D8D" w14:textId="77777777" w:rsidR="00C83186" w:rsidRPr="00A164B9" w:rsidRDefault="00C83186" w:rsidP="003B0C1E">
            <w:pPr>
              <w:pStyle w:val="Textotabela"/>
            </w:pPr>
            <w:r w:rsidRPr="00A164B9">
              <w:t>Atribuição de causalidade</w:t>
            </w:r>
          </w:p>
        </w:tc>
        <w:tc>
          <w:tcPr>
            <w:tcW w:w="1100" w:type="dxa"/>
            <w:noWrap/>
            <w:hideMark/>
          </w:tcPr>
          <w:p w14:paraId="78B677C5" w14:textId="77777777" w:rsidR="00C83186" w:rsidRPr="00A164B9" w:rsidRDefault="00C83186" w:rsidP="003B0C1E">
            <w:pPr>
              <w:pStyle w:val="Textotabela"/>
            </w:pPr>
          </w:p>
        </w:tc>
      </w:tr>
      <w:tr w:rsidR="00C83186" w:rsidRPr="00A164B9" w14:paraId="43F7D47A" w14:textId="77777777" w:rsidTr="003552A6">
        <w:trPr>
          <w:trHeight w:val="280"/>
        </w:trPr>
        <w:tc>
          <w:tcPr>
            <w:tcW w:w="222" w:type="dxa"/>
            <w:noWrap/>
            <w:hideMark/>
          </w:tcPr>
          <w:p w14:paraId="0F76375F" w14:textId="77777777" w:rsidR="00C83186" w:rsidRPr="00A164B9" w:rsidRDefault="00C83186" w:rsidP="003B0C1E">
            <w:pPr>
              <w:pStyle w:val="Textotabela"/>
            </w:pPr>
          </w:p>
        </w:tc>
        <w:tc>
          <w:tcPr>
            <w:tcW w:w="3838" w:type="dxa"/>
            <w:noWrap/>
            <w:hideMark/>
          </w:tcPr>
          <w:p w14:paraId="4536EEA9" w14:textId="77777777" w:rsidR="00C83186" w:rsidRPr="00A164B9" w:rsidRDefault="00C83186" w:rsidP="003B0C1E">
            <w:pPr>
              <w:pStyle w:val="Textotabela"/>
            </w:pPr>
            <w:r w:rsidRPr="00A164B9">
              <w:t>Definitivo</w:t>
            </w:r>
          </w:p>
        </w:tc>
        <w:tc>
          <w:tcPr>
            <w:tcW w:w="1100" w:type="dxa"/>
            <w:noWrap/>
            <w:hideMark/>
          </w:tcPr>
          <w:p w14:paraId="676E973E" w14:textId="77777777" w:rsidR="00C83186" w:rsidRPr="00A164B9" w:rsidRDefault="00C83186" w:rsidP="003B0C1E">
            <w:pPr>
              <w:pStyle w:val="Textotabela"/>
            </w:pPr>
            <w:r w:rsidRPr="00A164B9">
              <w:t>1</w:t>
            </w:r>
          </w:p>
        </w:tc>
        <w:tc>
          <w:tcPr>
            <w:tcW w:w="1100" w:type="dxa"/>
            <w:noWrap/>
            <w:hideMark/>
          </w:tcPr>
          <w:p w14:paraId="18AD1B2A" w14:textId="77777777" w:rsidR="00C83186" w:rsidRPr="00A164B9" w:rsidRDefault="00C83186" w:rsidP="003B0C1E">
            <w:pPr>
              <w:pStyle w:val="Textotabela"/>
            </w:pPr>
            <w:r w:rsidRPr="00A164B9">
              <w:t>2</w:t>
            </w:r>
          </w:p>
        </w:tc>
      </w:tr>
      <w:tr w:rsidR="00C83186" w:rsidRPr="00A164B9" w14:paraId="4A9701A1" w14:textId="77777777" w:rsidTr="003552A6">
        <w:trPr>
          <w:trHeight w:val="280"/>
        </w:trPr>
        <w:tc>
          <w:tcPr>
            <w:tcW w:w="222" w:type="dxa"/>
            <w:noWrap/>
            <w:hideMark/>
          </w:tcPr>
          <w:p w14:paraId="159F2B55" w14:textId="77777777" w:rsidR="00C83186" w:rsidRPr="00A164B9" w:rsidRDefault="00C83186" w:rsidP="003B0C1E">
            <w:pPr>
              <w:pStyle w:val="Textotabela"/>
            </w:pPr>
          </w:p>
        </w:tc>
        <w:tc>
          <w:tcPr>
            <w:tcW w:w="3838" w:type="dxa"/>
            <w:noWrap/>
            <w:hideMark/>
          </w:tcPr>
          <w:p w14:paraId="164E1BA5" w14:textId="77777777" w:rsidR="00C83186" w:rsidRPr="00A164B9" w:rsidRDefault="00C83186" w:rsidP="003B0C1E">
            <w:pPr>
              <w:pStyle w:val="Textotabela"/>
            </w:pPr>
            <w:r w:rsidRPr="00A164B9">
              <w:t>Improvável</w:t>
            </w:r>
          </w:p>
        </w:tc>
        <w:tc>
          <w:tcPr>
            <w:tcW w:w="1100" w:type="dxa"/>
            <w:noWrap/>
            <w:hideMark/>
          </w:tcPr>
          <w:p w14:paraId="4D875285" w14:textId="77777777" w:rsidR="00C83186" w:rsidRPr="00A164B9" w:rsidRDefault="00C83186" w:rsidP="003B0C1E">
            <w:pPr>
              <w:pStyle w:val="Textotabela"/>
            </w:pPr>
            <w:r w:rsidRPr="00A164B9">
              <w:t>15</w:t>
            </w:r>
          </w:p>
        </w:tc>
        <w:tc>
          <w:tcPr>
            <w:tcW w:w="1100" w:type="dxa"/>
            <w:noWrap/>
            <w:hideMark/>
          </w:tcPr>
          <w:p w14:paraId="5B75A064" w14:textId="77777777" w:rsidR="00C83186" w:rsidRPr="00A164B9" w:rsidRDefault="00C83186" w:rsidP="003B0C1E">
            <w:pPr>
              <w:pStyle w:val="Textotabela"/>
            </w:pPr>
            <w:r w:rsidRPr="00A164B9">
              <w:t>30</w:t>
            </w:r>
          </w:p>
        </w:tc>
      </w:tr>
      <w:tr w:rsidR="00C83186" w:rsidRPr="00A164B9" w14:paraId="493D6B80" w14:textId="77777777" w:rsidTr="003552A6">
        <w:trPr>
          <w:trHeight w:val="280"/>
        </w:trPr>
        <w:tc>
          <w:tcPr>
            <w:tcW w:w="222" w:type="dxa"/>
            <w:noWrap/>
            <w:hideMark/>
          </w:tcPr>
          <w:p w14:paraId="1E266D82" w14:textId="77777777" w:rsidR="00C83186" w:rsidRPr="00A164B9" w:rsidRDefault="00C83186" w:rsidP="003B0C1E">
            <w:pPr>
              <w:pStyle w:val="Textotabela"/>
            </w:pPr>
          </w:p>
        </w:tc>
        <w:tc>
          <w:tcPr>
            <w:tcW w:w="3838" w:type="dxa"/>
            <w:noWrap/>
            <w:hideMark/>
          </w:tcPr>
          <w:p w14:paraId="4343DCE8" w14:textId="77777777" w:rsidR="00C83186" w:rsidRPr="00A164B9" w:rsidRDefault="00C83186" w:rsidP="003B0C1E">
            <w:pPr>
              <w:pStyle w:val="Textotabela"/>
            </w:pPr>
            <w:r w:rsidRPr="00A164B9">
              <w:t>Não Relacionado</w:t>
            </w:r>
          </w:p>
        </w:tc>
        <w:tc>
          <w:tcPr>
            <w:tcW w:w="1100" w:type="dxa"/>
            <w:noWrap/>
            <w:hideMark/>
          </w:tcPr>
          <w:p w14:paraId="1D7E9177" w14:textId="77777777" w:rsidR="00C83186" w:rsidRPr="00A164B9" w:rsidRDefault="00C83186" w:rsidP="003B0C1E">
            <w:pPr>
              <w:pStyle w:val="Textotabela"/>
            </w:pPr>
            <w:r w:rsidRPr="00A164B9">
              <w:t>19</w:t>
            </w:r>
          </w:p>
        </w:tc>
        <w:tc>
          <w:tcPr>
            <w:tcW w:w="1100" w:type="dxa"/>
            <w:noWrap/>
            <w:hideMark/>
          </w:tcPr>
          <w:p w14:paraId="1B9F4C43" w14:textId="77777777" w:rsidR="00C83186" w:rsidRPr="00A164B9" w:rsidRDefault="00C83186" w:rsidP="003B0C1E">
            <w:pPr>
              <w:pStyle w:val="Textotabela"/>
            </w:pPr>
            <w:r w:rsidRPr="00A164B9">
              <w:t>38</w:t>
            </w:r>
          </w:p>
        </w:tc>
      </w:tr>
      <w:tr w:rsidR="00C83186" w:rsidRPr="00A164B9" w14:paraId="1471456A" w14:textId="77777777" w:rsidTr="003552A6">
        <w:trPr>
          <w:trHeight w:val="280"/>
        </w:trPr>
        <w:tc>
          <w:tcPr>
            <w:tcW w:w="222" w:type="dxa"/>
            <w:noWrap/>
            <w:hideMark/>
          </w:tcPr>
          <w:p w14:paraId="5451DA13" w14:textId="77777777" w:rsidR="00C83186" w:rsidRPr="00A164B9" w:rsidRDefault="00C83186" w:rsidP="003B0C1E">
            <w:pPr>
              <w:pStyle w:val="Textotabela"/>
            </w:pPr>
          </w:p>
        </w:tc>
        <w:tc>
          <w:tcPr>
            <w:tcW w:w="3838" w:type="dxa"/>
            <w:noWrap/>
            <w:hideMark/>
          </w:tcPr>
          <w:p w14:paraId="6327FD2B" w14:textId="77777777" w:rsidR="00C83186" w:rsidRPr="00A164B9" w:rsidRDefault="00C83186" w:rsidP="003B0C1E">
            <w:pPr>
              <w:pStyle w:val="Textotabela"/>
            </w:pPr>
            <w:r w:rsidRPr="00A164B9">
              <w:t>Possível</w:t>
            </w:r>
          </w:p>
        </w:tc>
        <w:tc>
          <w:tcPr>
            <w:tcW w:w="1100" w:type="dxa"/>
            <w:noWrap/>
            <w:hideMark/>
          </w:tcPr>
          <w:p w14:paraId="1028348A" w14:textId="77777777" w:rsidR="00C83186" w:rsidRPr="00A164B9" w:rsidRDefault="00C83186" w:rsidP="003B0C1E">
            <w:pPr>
              <w:pStyle w:val="Textotabela"/>
            </w:pPr>
            <w:r w:rsidRPr="00A164B9">
              <w:t>12</w:t>
            </w:r>
          </w:p>
        </w:tc>
        <w:tc>
          <w:tcPr>
            <w:tcW w:w="1100" w:type="dxa"/>
            <w:noWrap/>
            <w:hideMark/>
          </w:tcPr>
          <w:p w14:paraId="71744468" w14:textId="77777777" w:rsidR="00C83186" w:rsidRPr="00A164B9" w:rsidRDefault="00C83186" w:rsidP="003B0C1E">
            <w:pPr>
              <w:pStyle w:val="Textotabela"/>
            </w:pPr>
            <w:r w:rsidRPr="00A164B9">
              <w:t>24</w:t>
            </w:r>
          </w:p>
        </w:tc>
      </w:tr>
      <w:tr w:rsidR="00C83186" w:rsidRPr="00A164B9" w14:paraId="017C9203" w14:textId="77777777" w:rsidTr="003552A6">
        <w:trPr>
          <w:trHeight w:val="280"/>
        </w:trPr>
        <w:tc>
          <w:tcPr>
            <w:tcW w:w="222" w:type="dxa"/>
            <w:noWrap/>
            <w:hideMark/>
          </w:tcPr>
          <w:p w14:paraId="5880C21B" w14:textId="77777777" w:rsidR="00C83186" w:rsidRPr="00A164B9" w:rsidRDefault="00C83186" w:rsidP="003B0C1E">
            <w:pPr>
              <w:pStyle w:val="Textotabela"/>
            </w:pPr>
          </w:p>
        </w:tc>
        <w:tc>
          <w:tcPr>
            <w:tcW w:w="3838" w:type="dxa"/>
            <w:noWrap/>
            <w:hideMark/>
          </w:tcPr>
          <w:p w14:paraId="5EA37467" w14:textId="77777777" w:rsidR="00C83186" w:rsidRPr="00A164B9" w:rsidRDefault="00C83186" w:rsidP="003B0C1E">
            <w:pPr>
              <w:pStyle w:val="Textotabela"/>
            </w:pPr>
            <w:r w:rsidRPr="00A164B9">
              <w:t>Provável</w:t>
            </w:r>
          </w:p>
        </w:tc>
        <w:tc>
          <w:tcPr>
            <w:tcW w:w="1100" w:type="dxa"/>
            <w:noWrap/>
            <w:hideMark/>
          </w:tcPr>
          <w:p w14:paraId="3FB57127" w14:textId="77777777" w:rsidR="00C83186" w:rsidRPr="00A164B9" w:rsidRDefault="00C83186" w:rsidP="003B0C1E">
            <w:pPr>
              <w:pStyle w:val="Textotabela"/>
            </w:pPr>
            <w:r w:rsidRPr="00A164B9">
              <w:t>1</w:t>
            </w:r>
          </w:p>
        </w:tc>
        <w:tc>
          <w:tcPr>
            <w:tcW w:w="1100" w:type="dxa"/>
            <w:noWrap/>
            <w:hideMark/>
          </w:tcPr>
          <w:p w14:paraId="2EC2C7ED" w14:textId="77777777" w:rsidR="00C83186" w:rsidRPr="00A164B9" w:rsidRDefault="00C83186" w:rsidP="003B0C1E">
            <w:pPr>
              <w:pStyle w:val="Textotabela"/>
            </w:pPr>
            <w:r w:rsidRPr="00A164B9">
              <w:t>2</w:t>
            </w:r>
          </w:p>
        </w:tc>
      </w:tr>
      <w:tr w:rsidR="00C83186" w:rsidRPr="00A164B9" w14:paraId="21F28FFA" w14:textId="77777777" w:rsidTr="003552A6">
        <w:trPr>
          <w:trHeight w:val="280"/>
        </w:trPr>
        <w:tc>
          <w:tcPr>
            <w:tcW w:w="222" w:type="dxa"/>
            <w:noWrap/>
            <w:hideMark/>
          </w:tcPr>
          <w:p w14:paraId="22FA386F" w14:textId="77777777" w:rsidR="00C83186" w:rsidRPr="00A164B9" w:rsidRDefault="00C83186" w:rsidP="003B0C1E">
            <w:pPr>
              <w:pStyle w:val="Textotabela"/>
            </w:pPr>
          </w:p>
        </w:tc>
        <w:tc>
          <w:tcPr>
            <w:tcW w:w="3838" w:type="dxa"/>
            <w:noWrap/>
            <w:hideMark/>
          </w:tcPr>
          <w:p w14:paraId="7453CEC4" w14:textId="77777777" w:rsidR="00C83186" w:rsidRPr="00A164B9" w:rsidRDefault="00C83186" w:rsidP="003B0C1E">
            <w:pPr>
              <w:pStyle w:val="Textotabela"/>
            </w:pPr>
            <w:r w:rsidRPr="00A164B9">
              <w:t>Não clínico</w:t>
            </w:r>
          </w:p>
        </w:tc>
        <w:tc>
          <w:tcPr>
            <w:tcW w:w="1100" w:type="dxa"/>
            <w:noWrap/>
            <w:hideMark/>
          </w:tcPr>
          <w:p w14:paraId="4E3035BE" w14:textId="77777777" w:rsidR="00C83186" w:rsidRPr="00A164B9" w:rsidRDefault="00C83186" w:rsidP="003B0C1E">
            <w:pPr>
              <w:pStyle w:val="Textotabela"/>
            </w:pPr>
            <w:r w:rsidRPr="00A164B9">
              <w:t>2</w:t>
            </w:r>
          </w:p>
        </w:tc>
        <w:tc>
          <w:tcPr>
            <w:tcW w:w="1100" w:type="dxa"/>
            <w:noWrap/>
            <w:hideMark/>
          </w:tcPr>
          <w:p w14:paraId="2A8A97E9" w14:textId="77777777" w:rsidR="00C83186" w:rsidRPr="00A164B9" w:rsidRDefault="00C83186" w:rsidP="003B0C1E">
            <w:pPr>
              <w:pStyle w:val="Textotabela"/>
            </w:pPr>
            <w:r w:rsidRPr="00A164B9">
              <w:t>4</w:t>
            </w:r>
          </w:p>
        </w:tc>
      </w:tr>
      <w:tr w:rsidR="00C83186" w:rsidRPr="00A164B9" w14:paraId="6705418C" w14:textId="77777777" w:rsidTr="003552A6">
        <w:trPr>
          <w:trHeight w:val="280"/>
        </w:trPr>
        <w:tc>
          <w:tcPr>
            <w:tcW w:w="4060" w:type="dxa"/>
            <w:gridSpan w:val="2"/>
            <w:noWrap/>
            <w:hideMark/>
          </w:tcPr>
          <w:p w14:paraId="718A247D" w14:textId="77777777" w:rsidR="00C83186" w:rsidRPr="00A164B9" w:rsidRDefault="00C83186" w:rsidP="003B0C1E">
            <w:pPr>
              <w:pStyle w:val="Textotabela"/>
            </w:pPr>
            <w:r w:rsidRPr="00A164B9">
              <w:t>Ação Realizada</w:t>
            </w:r>
          </w:p>
        </w:tc>
        <w:tc>
          <w:tcPr>
            <w:tcW w:w="1100" w:type="dxa"/>
            <w:noWrap/>
            <w:hideMark/>
          </w:tcPr>
          <w:p w14:paraId="5BA6B1DD" w14:textId="77777777" w:rsidR="00C83186" w:rsidRPr="00A164B9" w:rsidRDefault="00C83186" w:rsidP="003B0C1E">
            <w:pPr>
              <w:pStyle w:val="Textotabela"/>
            </w:pPr>
          </w:p>
        </w:tc>
        <w:tc>
          <w:tcPr>
            <w:tcW w:w="1100" w:type="dxa"/>
            <w:noWrap/>
            <w:hideMark/>
          </w:tcPr>
          <w:p w14:paraId="25025F0D" w14:textId="77777777" w:rsidR="00C83186" w:rsidRPr="00A164B9" w:rsidRDefault="00C83186" w:rsidP="003B0C1E">
            <w:pPr>
              <w:pStyle w:val="Textotabela"/>
            </w:pPr>
          </w:p>
        </w:tc>
      </w:tr>
      <w:tr w:rsidR="00C83186" w:rsidRPr="00A164B9" w14:paraId="64E17DD0" w14:textId="77777777" w:rsidTr="003552A6">
        <w:trPr>
          <w:trHeight w:val="280"/>
        </w:trPr>
        <w:tc>
          <w:tcPr>
            <w:tcW w:w="222" w:type="dxa"/>
            <w:noWrap/>
            <w:hideMark/>
          </w:tcPr>
          <w:p w14:paraId="4FB0912B" w14:textId="77777777" w:rsidR="00C83186" w:rsidRPr="00A164B9" w:rsidRDefault="00C83186" w:rsidP="003B0C1E">
            <w:pPr>
              <w:pStyle w:val="Textotabela"/>
            </w:pPr>
          </w:p>
        </w:tc>
        <w:tc>
          <w:tcPr>
            <w:tcW w:w="3838" w:type="dxa"/>
            <w:noWrap/>
            <w:hideMark/>
          </w:tcPr>
          <w:p w14:paraId="43BDFB62" w14:textId="77777777" w:rsidR="00C83186" w:rsidRPr="00A164B9" w:rsidRDefault="00C83186" w:rsidP="003B0C1E">
            <w:pPr>
              <w:pStyle w:val="Textotabela"/>
            </w:pPr>
            <w:r w:rsidRPr="00A164B9">
              <w:t>Seguimento clínico</w:t>
            </w:r>
          </w:p>
        </w:tc>
        <w:tc>
          <w:tcPr>
            <w:tcW w:w="1100" w:type="dxa"/>
            <w:noWrap/>
            <w:hideMark/>
          </w:tcPr>
          <w:p w14:paraId="6A61B37E" w14:textId="77777777" w:rsidR="00C83186" w:rsidRPr="00A164B9" w:rsidRDefault="00C83186" w:rsidP="003B0C1E">
            <w:pPr>
              <w:pStyle w:val="Textotabela"/>
            </w:pPr>
            <w:r w:rsidRPr="00A164B9">
              <w:t>46</w:t>
            </w:r>
          </w:p>
        </w:tc>
        <w:tc>
          <w:tcPr>
            <w:tcW w:w="1100" w:type="dxa"/>
            <w:noWrap/>
            <w:hideMark/>
          </w:tcPr>
          <w:p w14:paraId="412FE142" w14:textId="77777777" w:rsidR="00C83186" w:rsidRPr="00A164B9" w:rsidRDefault="00C83186" w:rsidP="003B0C1E">
            <w:pPr>
              <w:pStyle w:val="Textotabela"/>
            </w:pPr>
            <w:r w:rsidRPr="00A164B9">
              <w:t>92</w:t>
            </w:r>
          </w:p>
        </w:tc>
      </w:tr>
      <w:tr w:rsidR="00C83186" w:rsidRPr="00A164B9" w14:paraId="335498C1" w14:textId="77777777" w:rsidTr="003552A6">
        <w:trPr>
          <w:trHeight w:val="280"/>
        </w:trPr>
        <w:tc>
          <w:tcPr>
            <w:tcW w:w="222" w:type="dxa"/>
            <w:noWrap/>
            <w:hideMark/>
          </w:tcPr>
          <w:p w14:paraId="39A4706D" w14:textId="77777777" w:rsidR="00C83186" w:rsidRPr="00A164B9" w:rsidRDefault="00C83186" w:rsidP="003B0C1E">
            <w:pPr>
              <w:pStyle w:val="Textotabela"/>
            </w:pPr>
          </w:p>
        </w:tc>
        <w:tc>
          <w:tcPr>
            <w:tcW w:w="3838" w:type="dxa"/>
            <w:noWrap/>
            <w:hideMark/>
          </w:tcPr>
          <w:p w14:paraId="7479D398" w14:textId="77777777" w:rsidR="00C83186" w:rsidRPr="00A164B9" w:rsidRDefault="00C83186" w:rsidP="003B0C1E">
            <w:pPr>
              <w:pStyle w:val="Textotabela"/>
            </w:pPr>
            <w:r w:rsidRPr="00A164B9">
              <w:t>Terapia Interrompida</w:t>
            </w:r>
          </w:p>
        </w:tc>
        <w:tc>
          <w:tcPr>
            <w:tcW w:w="1100" w:type="dxa"/>
            <w:noWrap/>
            <w:hideMark/>
          </w:tcPr>
          <w:p w14:paraId="00B771CC" w14:textId="77777777" w:rsidR="00C83186" w:rsidRPr="00A164B9" w:rsidRDefault="00C83186" w:rsidP="003B0C1E">
            <w:pPr>
              <w:pStyle w:val="Textotabela"/>
            </w:pPr>
            <w:r w:rsidRPr="00A164B9">
              <w:t>2</w:t>
            </w:r>
          </w:p>
        </w:tc>
        <w:tc>
          <w:tcPr>
            <w:tcW w:w="1100" w:type="dxa"/>
            <w:noWrap/>
            <w:hideMark/>
          </w:tcPr>
          <w:p w14:paraId="18955117" w14:textId="77777777" w:rsidR="00C83186" w:rsidRPr="00A164B9" w:rsidRDefault="00C83186" w:rsidP="003B0C1E">
            <w:pPr>
              <w:pStyle w:val="Textotabela"/>
            </w:pPr>
            <w:r w:rsidRPr="00A164B9">
              <w:t>4</w:t>
            </w:r>
          </w:p>
        </w:tc>
      </w:tr>
      <w:tr w:rsidR="00C83186" w:rsidRPr="00A164B9"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A164B9" w:rsidRDefault="00C83186" w:rsidP="003B0C1E">
            <w:pPr>
              <w:pStyle w:val="Textotabela"/>
            </w:pPr>
          </w:p>
        </w:tc>
        <w:tc>
          <w:tcPr>
            <w:tcW w:w="3838" w:type="dxa"/>
            <w:noWrap/>
            <w:hideMark/>
          </w:tcPr>
          <w:p w14:paraId="5302009F" w14:textId="77777777" w:rsidR="00C83186" w:rsidRPr="00A164B9" w:rsidRDefault="00C83186" w:rsidP="003B0C1E">
            <w:pPr>
              <w:pStyle w:val="Textotabela"/>
            </w:pPr>
            <w:r w:rsidRPr="00A164B9">
              <w:t>NA</w:t>
            </w:r>
          </w:p>
        </w:tc>
        <w:tc>
          <w:tcPr>
            <w:tcW w:w="1100" w:type="dxa"/>
            <w:noWrap/>
            <w:hideMark/>
          </w:tcPr>
          <w:p w14:paraId="0EDEC009" w14:textId="77777777" w:rsidR="00C83186" w:rsidRPr="00A164B9" w:rsidRDefault="00C83186" w:rsidP="003B0C1E">
            <w:pPr>
              <w:pStyle w:val="Textotabela"/>
            </w:pPr>
            <w:r w:rsidRPr="00A164B9">
              <w:t>2</w:t>
            </w:r>
          </w:p>
        </w:tc>
        <w:tc>
          <w:tcPr>
            <w:tcW w:w="1100" w:type="dxa"/>
            <w:noWrap/>
            <w:hideMark/>
          </w:tcPr>
          <w:p w14:paraId="1279DECE" w14:textId="77777777" w:rsidR="00C83186" w:rsidRPr="00A164B9" w:rsidRDefault="00C83186" w:rsidP="003B0C1E">
            <w:pPr>
              <w:pStyle w:val="Textotabela"/>
            </w:pPr>
            <w:r w:rsidRPr="00A164B9">
              <w:t>4</w:t>
            </w:r>
          </w:p>
        </w:tc>
      </w:tr>
    </w:tbl>
    <w:p w14:paraId="116A017E" w14:textId="77777777" w:rsidR="00C83186" w:rsidRPr="00A164B9" w:rsidRDefault="00C83186" w:rsidP="00C83186"/>
    <w:p w14:paraId="2AC7F433" w14:textId="7BF112DE" w:rsidR="00C83186" w:rsidRPr="00A164B9" w:rsidRDefault="00C83186" w:rsidP="00C83186">
      <w:r w:rsidRPr="00A164B9">
        <w:lastRenderedPageBreak/>
        <w:t>A maior parte dos eventos adversos (46%) foi registrada na terceira avaliação clínica, aos 90 dias. O teste exato de Fisher foi realizado para avaliar a associação entre o momento da avaliação clínica (1ª, 2ª e 3ª visitas) e a gravidade dos eventos adversos (leve, moderado e grave). O resultado do teste indicou um valor de p igual a </w:t>
      </w:r>
      <w:r w:rsidRPr="00A164B9">
        <w:rPr>
          <w:b/>
          <w:bCs/>
        </w:rPr>
        <w:t>1</w:t>
      </w:r>
      <w:r w:rsidRPr="00A164B9">
        <w:t>, sugerindo que não há evidência estatística de associação entre essas variáveis (</w:t>
      </w:r>
      <w:r w:rsidRPr="00A164B9">
        <w:fldChar w:fldCharType="begin"/>
      </w:r>
      <w:r w:rsidRPr="00A164B9">
        <w:instrText xml:space="preserve"> REF _Ref187696580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10</w:t>
      </w:r>
      <w:r w:rsidRPr="00A164B9">
        <w:fldChar w:fldCharType="end"/>
      </w:r>
      <w:r w:rsidRPr="00A164B9">
        <w:t>).  Para controlar pelo grupo de alocação, o teste de Mantel-</w:t>
      </w:r>
      <w:proofErr w:type="spellStart"/>
      <w:r w:rsidRPr="00A164B9">
        <w:t>Haenszel</w:t>
      </w:r>
      <w:proofErr w:type="spellEnd"/>
      <w:r w:rsidRPr="00A164B9">
        <w:t xml:space="preserve"> foi realizado, indicando um valor de p igual a 0,956, reforçando a ausência de associação entre essas variáveis, mesmo após o ajuste pelo grupo de alocação. Em outras palavras, o uso prolongado da </w:t>
      </w:r>
      <w:proofErr w:type="spellStart"/>
      <w:r w:rsidR="00535D0B" w:rsidRPr="00A164B9">
        <w:rPr>
          <w:i/>
          <w:iCs/>
        </w:rPr>
        <w:t>Eclipta</w:t>
      </w:r>
      <w:proofErr w:type="spellEnd"/>
      <w:r w:rsidR="00535D0B" w:rsidRPr="00A164B9">
        <w:rPr>
          <w:i/>
          <w:iCs/>
        </w:rPr>
        <w:t xml:space="preserve"> </w:t>
      </w:r>
      <w:proofErr w:type="spellStart"/>
      <w:r w:rsidR="00535D0B" w:rsidRPr="00A164B9">
        <w:rPr>
          <w:i/>
          <w:iCs/>
        </w:rPr>
        <w:t>prostrata</w:t>
      </w:r>
      <w:proofErr w:type="spellEnd"/>
      <w:r w:rsidRPr="00A164B9">
        <w:t xml:space="preserve"> não está associado a um risco maior de eventos adversos graves com base nos dados observados. </w:t>
      </w:r>
    </w:p>
    <w:p w14:paraId="53F00F8F" w14:textId="77777777" w:rsidR="00C83186" w:rsidRPr="00A164B9" w:rsidRDefault="00C83186" w:rsidP="00C83186"/>
    <w:p w14:paraId="3B91C248" w14:textId="02A3D5FE" w:rsidR="00C83186" w:rsidRPr="00A164B9" w:rsidRDefault="00C83186" w:rsidP="003552A6">
      <w:pPr>
        <w:pStyle w:val="Normalsemrecuo"/>
      </w:pPr>
      <w:bookmarkStart w:id="187" w:name="_Ref187696580"/>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10</w:t>
      </w:r>
      <w:r w:rsidR="005F0591" w:rsidRPr="00A164B9">
        <w:fldChar w:fldCharType="end"/>
      </w:r>
      <w:bookmarkEnd w:id="187"/>
      <w:r w:rsidRPr="00A164B9">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A164B9"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A164B9" w:rsidRDefault="00C83186" w:rsidP="003B0C1E">
            <w:pPr>
              <w:pStyle w:val="Textotabela"/>
            </w:pPr>
            <w:r w:rsidRPr="00A164B9">
              <w:t>Visita</w:t>
            </w:r>
          </w:p>
        </w:tc>
        <w:tc>
          <w:tcPr>
            <w:tcW w:w="4290" w:type="dxa"/>
            <w:gridSpan w:val="3"/>
            <w:noWrap/>
            <w:hideMark/>
          </w:tcPr>
          <w:p w14:paraId="145EB48B" w14:textId="77777777" w:rsidR="00C83186" w:rsidRPr="00A164B9" w:rsidRDefault="00C83186" w:rsidP="003B0C1E">
            <w:pPr>
              <w:pStyle w:val="Textotabela"/>
            </w:pPr>
            <w:r w:rsidRPr="00A164B9">
              <w:t>Classificação de gravidade (N)</w:t>
            </w:r>
          </w:p>
        </w:tc>
        <w:tc>
          <w:tcPr>
            <w:tcW w:w="1275" w:type="dxa"/>
            <w:noWrap/>
            <w:hideMark/>
          </w:tcPr>
          <w:p w14:paraId="104105D3" w14:textId="77777777" w:rsidR="00C83186" w:rsidRPr="00A164B9" w:rsidRDefault="00C83186" w:rsidP="003B0C1E">
            <w:pPr>
              <w:pStyle w:val="Textotabela"/>
            </w:pPr>
            <w:r w:rsidRPr="00A164B9">
              <w:t>Total</w:t>
            </w:r>
          </w:p>
        </w:tc>
      </w:tr>
      <w:tr w:rsidR="00C83186" w:rsidRPr="00A164B9" w14:paraId="3DB56A4D" w14:textId="77777777" w:rsidTr="003552A6">
        <w:trPr>
          <w:trHeight w:val="280"/>
        </w:trPr>
        <w:tc>
          <w:tcPr>
            <w:tcW w:w="1520" w:type="dxa"/>
            <w:noWrap/>
            <w:hideMark/>
          </w:tcPr>
          <w:p w14:paraId="0FB05CA9" w14:textId="77777777" w:rsidR="00C83186" w:rsidRPr="00A164B9" w:rsidRDefault="00C83186" w:rsidP="003B0C1E">
            <w:pPr>
              <w:pStyle w:val="Textotabela"/>
            </w:pPr>
          </w:p>
        </w:tc>
        <w:tc>
          <w:tcPr>
            <w:tcW w:w="1250" w:type="dxa"/>
            <w:noWrap/>
            <w:hideMark/>
          </w:tcPr>
          <w:p w14:paraId="7BDF756A" w14:textId="77777777" w:rsidR="00C83186" w:rsidRPr="00A164B9" w:rsidRDefault="00C83186" w:rsidP="003B0C1E">
            <w:pPr>
              <w:pStyle w:val="Textotabela"/>
            </w:pPr>
            <w:r w:rsidRPr="00A164B9">
              <w:t>Leve</w:t>
            </w:r>
          </w:p>
        </w:tc>
        <w:tc>
          <w:tcPr>
            <w:tcW w:w="1690" w:type="dxa"/>
            <w:noWrap/>
            <w:hideMark/>
          </w:tcPr>
          <w:p w14:paraId="46A86249" w14:textId="77777777" w:rsidR="00C83186" w:rsidRPr="00A164B9" w:rsidRDefault="00C83186" w:rsidP="003B0C1E">
            <w:pPr>
              <w:pStyle w:val="Textotabela"/>
            </w:pPr>
            <w:r w:rsidRPr="00A164B9">
              <w:t>Moderado</w:t>
            </w:r>
          </w:p>
        </w:tc>
        <w:tc>
          <w:tcPr>
            <w:tcW w:w="1350" w:type="dxa"/>
            <w:noWrap/>
            <w:hideMark/>
          </w:tcPr>
          <w:p w14:paraId="44CF713F" w14:textId="77777777" w:rsidR="00C83186" w:rsidRPr="00A164B9" w:rsidRDefault="00C83186" w:rsidP="003B0C1E">
            <w:pPr>
              <w:pStyle w:val="Textotabela"/>
            </w:pPr>
            <w:r w:rsidRPr="00A164B9">
              <w:t>Grave</w:t>
            </w:r>
          </w:p>
        </w:tc>
        <w:tc>
          <w:tcPr>
            <w:tcW w:w="1275" w:type="dxa"/>
            <w:noWrap/>
            <w:hideMark/>
          </w:tcPr>
          <w:p w14:paraId="653858D9" w14:textId="77777777" w:rsidR="00C83186" w:rsidRPr="00A164B9" w:rsidRDefault="00C83186" w:rsidP="003B0C1E">
            <w:pPr>
              <w:pStyle w:val="Textotabela"/>
            </w:pPr>
          </w:p>
        </w:tc>
      </w:tr>
      <w:tr w:rsidR="00C83186" w:rsidRPr="00A164B9" w14:paraId="1AD937B7" w14:textId="77777777" w:rsidTr="003552A6">
        <w:trPr>
          <w:trHeight w:val="280"/>
        </w:trPr>
        <w:tc>
          <w:tcPr>
            <w:tcW w:w="1520" w:type="dxa"/>
            <w:noWrap/>
            <w:hideMark/>
          </w:tcPr>
          <w:p w14:paraId="73BBF445" w14:textId="77777777" w:rsidR="00C83186" w:rsidRPr="00A164B9" w:rsidRDefault="00C83186" w:rsidP="003B0C1E">
            <w:pPr>
              <w:pStyle w:val="Textotabela"/>
            </w:pPr>
            <w:r w:rsidRPr="00A164B9">
              <w:t>1ª visita</w:t>
            </w:r>
          </w:p>
        </w:tc>
        <w:tc>
          <w:tcPr>
            <w:tcW w:w="1250" w:type="dxa"/>
            <w:noWrap/>
            <w:hideMark/>
          </w:tcPr>
          <w:p w14:paraId="0C96F547" w14:textId="77777777" w:rsidR="00C83186" w:rsidRPr="00A164B9" w:rsidRDefault="00C83186" w:rsidP="003B0C1E">
            <w:pPr>
              <w:pStyle w:val="Textotabela"/>
            </w:pPr>
            <w:r w:rsidRPr="00A164B9">
              <w:t>5</w:t>
            </w:r>
          </w:p>
        </w:tc>
        <w:tc>
          <w:tcPr>
            <w:tcW w:w="1690" w:type="dxa"/>
            <w:noWrap/>
            <w:hideMark/>
          </w:tcPr>
          <w:p w14:paraId="164C622A" w14:textId="77777777" w:rsidR="00C83186" w:rsidRPr="00A164B9" w:rsidRDefault="00C83186" w:rsidP="003B0C1E">
            <w:pPr>
              <w:pStyle w:val="Textotabela"/>
            </w:pPr>
            <w:r w:rsidRPr="00A164B9">
              <w:t>2</w:t>
            </w:r>
          </w:p>
        </w:tc>
        <w:tc>
          <w:tcPr>
            <w:tcW w:w="1350" w:type="dxa"/>
            <w:noWrap/>
            <w:hideMark/>
          </w:tcPr>
          <w:p w14:paraId="0B5E8FAC" w14:textId="77777777" w:rsidR="00C83186" w:rsidRPr="00A164B9" w:rsidRDefault="00C83186" w:rsidP="003B0C1E">
            <w:pPr>
              <w:pStyle w:val="Textotabela"/>
            </w:pPr>
            <w:r w:rsidRPr="00A164B9">
              <w:t>0</w:t>
            </w:r>
          </w:p>
        </w:tc>
        <w:tc>
          <w:tcPr>
            <w:tcW w:w="1275" w:type="dxa"/>
            <w:noWrap/>
            <w:hideMark/>
          </w:tcPr>
          <w:p w14:paraId="45BA659E" w14:textId="77777777" w:rsidR="00C83186" w:rsidRPr="00A164B9" w:rsidRDefault="00C83186" w:rsidP="003B0C1E">
            <w:pPr>
              <w:pStyle w:val="Textotabela"/>
            </w:pPr>
            <w:r w:rsidRPr="00A164B9">
              <w:t>7</w:t>
            </w:r>
          </w:p>
        </w:tc>
      </w:tr>
      <w:tr w:rsidR="00C83186" w:rsidRPr="00A164B9" w14:paraId="2D213F03" w14:textId="77777777" w:rsidTr="003552A6">
        <w:trPr>
          <w:trHeight w:val="280"/>
        </w:trPr>
        <w:tc>
          <w:tcPr>
            <w:tcW w:w="1520" w:type="dxa"/>
            <w:noWrap/>
            <w:hideMark/>
          </w:tcPr>
          <w:p w14:paraId="1A3B2EBD" w14:textId="77777777" w:rsidR="00C83186" w:rsidRPr="00A164B9" w:rsidRDefault="00C83186" w:rsidP="003B0C1E">
            <w:pPr>
              <w:pStyle w:val="Textotabela"/>
            </w:pPr>
            <w:r w:rsidRPr="00A164B9">
              <w:t>2ª visita</w:t>
            </w:r>
          </w:p>
        </w:tc>
        <w:tc>
          <w:tcPr>
            <w:tcW w:w="1250" w:type="dxa"/>
            <w:noWrap/>
            <w:hideMark/>
          </w:tcPr>
          <w:p w14:paraId="6B7CD888" w14:textId="77777777" w:rsidR="00C83186" w:rsidRPr="00A164B9" w:rsidRDefault="00C83186" w:rsidP="003B0C1E">
            <w:pPr>
              <w:pStyle w:val="Textotabela"/>
            </w:pPr>
            <w:r w:rsidRPr="00A164B9">
              <w:t>12</w:t>
            </w:r>
          </w:p>
        </w:tc>
        <w:tc>
          <w:tcPr>
            <w:tcW w:w="1690" w:type="dxa"/>
            <w:noWrap/>
            <w:hideMark/>
          </w:tcPr>
          <w:p w14:paraId="2F8BCB60" w14:textId="77777777" w:rsidR="00C83186" w:rsidRPr="00A164B9" w:rsidRDefault="00C83186" w:rsidP="003B0C1E">
            <w:pPr>
              <w:pStyle w:val="Textotabela"/>
            </w:pPr>
            <w:r w:rsidRPr="00A164B9">
              <w:t>5</w:t>
            </w:r>
          </w:p>
        </w:tc>
        <w:tc>
          <w:tcPr>
            <w:tcW w:w="1350" w:type="dxa"/>
            <w:noWrap/>
            <w:hideMark/>
          </w:tcPr>
          <w:p w14:paraId="2105DFFE" w14:textId="77777777" w:rsidR="00C83186" w:rsidRPr="00A164B9" w:rsidRDefault="00C83186" w:rsidP="003B0C1E">
            <w:pPr>
              <w:pStyle w:val="Textotabela"/>
            </w:pPr>
            <w:r w:rsidRPr="00A164B9">
              <w:t>1</w:t>
            </w:r>
          </w:p>
        </w:tc>
        <w:tc>
          <w:tcPr>
            <w:tcW w:w="1275" w:type="dxa"/>
            <w:noWrap/>
            <w:hideMark/>
          </w:tcPr>
          <w:p w14:paraId="796EDD00" w14:textId="77777777" w:rsidR="00C83186" w:rsidRPr="00A164B9" w:rsidRDefault="00C83186" w:rsidP="003B0C1E">
            <w:pPr>
              <w:pStyle w:val="Textotabela"/>
            </w:pPr>
            <w:r w:rsidRPr="00A164B9">
              <w:t>18</w:t>
            </w:r>
          </w:p>
        </w:tc>
      </w:tr>
      <w:tr w:rsidR="00C83186" w:rsidRPr="00A164B9" w14:paraId="7CF19C4C" w14:textId="77777777" w:rsidTr="003552A6">
        <w:trPr>
          <w:trHeight w:val="280"/>
        </w:trPr>
        <w:tc>
          <w:tcPr>
            <w:tcW w:w="1520" w:type="dxa"/>
            <w:noWrap/>
            <w:hideMark/>
          </w:tcPr>
          <w:p w14:paraId="6F7B3339" w14:textId="77777777" w:rsidR="00C83186" w:rsidRPr="00A164B9" w:rsidRDefault="00C83186" w:rsidP="003B0C1E">
            <w:pPr>
              <w:pStyle w:val="Textotabela"/>
            </w:pPr>
            <w:r w:rsidRPr="00A164B9">
              <w:t>3ª visita</w:t>
            </w:r>
          </w:p>
        </w:tc>
        <w:tc>
          <w:tcPr>
            <w:tcW w:w="1250" w:type="dxa"/>
            <w:noWrap/>
            <w:hideMark/>
          </w:tcPr>
          <w:p w14:paraId="64690971" w14:textId="77777777" w:rsidR="00C83186" w:rsidRPr="00A164B9" w:rsidRDefault="00C83186" w:rsidP="003B0C1E">
            <w:pPr>
              <w:pStyle w:val="Textotabela"/>
            </w:pPr>
            <w:r w:rsidRPr="00A164B9">
              <w:t>15</w:t>
            </w:r>
          </w:p>
        </w:tc>
        <w:tc>
          <w:tcPr>
            <w:tcW w:w="1690" w:type="dxa"/>
            <w:noWrap/>
            <w:hideMark/>
          </w:tcPr>
          <w:p w14:paraId="2C9C17EF" w14:textId="77777777" w:rsidR="00C83186" w:rsidRPr="00A164B9" w:rsidRDefault="00C83186" w:rsidP="003B0C1E">
            <w:pPr>
              <w:pStyle w:val="Textotabela"/>
            </w:pPr>
            <w:r w:rsidRPr="00A164B9">
              <w:t>7</w:t>
            </w:r>
          </w:p>
        </w:tc>
        <w:tc>
          <w:tcPr>
            <w:tcW w:w="1350" w:type="dxa"/>
            <w:noWrap/>
            <w:hideMark/>
          </w:tcPr>
          <w:p w14:paraId="7B4EE42B" w14:textId="77777777" w:rsidR="00C83186" w:rsidRPr="00A164B9" w:rsidRDefault="00C83186" w:rsidP="003B0C1E">
            <w:pPr>
              <w:pStyle w:val="Textotabela"/>
            </w:pPr>
            <w:r w:rsidRPr="00A164B9">
              <w:t>1</w:t>
            </w:r>
          </w:p>
        </w:tc>
        <w:tc>
          <w:tcPr>
            <w:tcW w:w="1275" w:type="dxa"/>
            <w:noWrap/>
            <w:hideMark/>
          </w:tcPr>
          <w:p w14:paraId="1C94363E" w14:textId="77777777" w:rsidR="00C83186" w:rsidRPr="00A164B9" w:rsidRDefault="00C83186" w:rsidP="003B0C1E">
            <w:pPr>
              <w:pStyle w:val="Textotabela"/>
            </w:pPr>
            <w:r w:rsidRPr="00A164B9">
              <w:t>23</w:t>
            </w:r>
          </w:p>
        </w:tc>
      </w:tr>
      <w:tr w:rsidR="00C83186" w:rsidRPr="00A164B9"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A164B9" w:rsidRDefault="00C83186" w:rsidP="003B0C1E">
            <w:pPr>
              <w:pStyle w:val="Textotabela"/>
            </w:pPr>
            <w:r w:rsidRPr="00A164B9">
              <w:t>Total</w:t>
            </w:r>
          </w:p>
        </w:tc>
        <w:tc>
          <w:tcPr>
            <w:tcW w:w="1250" w:type="dxa"/>
            <w:noWrap/>
            <w:hideMark/>
          </w:tcPr>
          <w:p w14:paraId="6CCDB06F" w14:textId="77777777" w:rsidR="00C83186" w:rsidRPr="00A164B9" w:rsidRDefault="00C83186" w:rsidP="003B0C1E">
            <w:pPr>
              <w:pStyle w:val="Textotabela"/>
            </w:pPr>
            <w:r w:rsidRPr="00A164B9">
              <w:t>32</w:t>
            </w:r>
          </w:p>
        </w:tc>
        <w:tc>
          <w:tcPr>
            <w:tcW w:w="1690" w:type="dxa"/>
            <w:noWrap/>
            <w:hideMark/>
          </w:tcPr>
          <w:p w14:paraId="29F6886A" w14:textId="77777777" w:rsidR="00C83186" w:rsidRPr="00A164B9" w:rsidRDefault="00C83186" w:rsidP="003B0C1E">
            <w:pPr>
              <w:pStyle w:val="Textotabela"/>
            </w:pPr>
            <w:r w:rsidRPr="00A164B9">
              <w:t>14</w:t>
            </w:r>
          </w:p>
        </w:tc>
        <w:tc>
          <w:tcPr>
            <w:tcW w:w="1350" w:type="dxa"/>
            <w:noWrap/>
            <w:hideMark/>
          </w:tcPr>
          <w:p w14:paraId="71DC082C" w14:textId="77777777" w:rsidR="00C83186" w:rsidRPr="00A164B9" w:rsidRDefault="00C83186" w:rsidP="003B0C1E">
            <w:pPr>
              <w:pStyle w:val="Textotabela"/>
            </w:pPr>
            <w:r w:rsidRPr="00A164B9">
              <w:t>2</w:t>
            </w:r>
          </w:p>
        </w:tc>
        <w:tc>
          <w:tcPr>
            <w:tcW w:w="1275" w:type="dxa"/>
            <w:noWrap/>
            <w:hideMark/>
          </w:tcPr>
          <w:p w14:paraId="21326CA2" w14:textId="77777777" w:rsidR="00C83186" w:rsidRPr="00A164B9" w:rsidRDefault="00C83186" w:rsidP="003B0C1E">
            <w:pPr>
              <w:pStyle w:val="Textotabela"/>
            </w:pPr>
            <w:r w:rsidRPr="00A164B9">
              <w:t>48</w:t>
            </w:r>
          </w:p>
        </w:tc>
      </w:tr>
    </w:tbl>
    <w:p w14:paraId="5524AD19" w14:textId="77777777" w:rsidR="00C83186" w:rsidRPr="00A164B9" w:rsidRDefault="00C83186" w:rsidP="00C83186"/>
    <w:p w14:paraId="7B11779D" w14:textId="228F1C55" w:rsidR="00C83186" w:rsidRPr="00A164B9" w:rsidRDefault="00C83186" w:rsidP="00C83186">
      <w:pPr>
        <w:rPr>
          <w:iCs/>
        </w:rPr>
      </w:pPr>
      <w:r w:rsidRPr="00A164B9">
        <w:t xml:space="preserve">Com relação a gravidade dos eventos, a maior parte (64%) foi leve. A </w:t>
      </w:r>
      <w:r w:rsidRPr="00A164B9">
        <w:fldChar w:fldCharType="begin"/>
      </w:r>
      <w:r w:rsidRPr="00A164B9">
        <w:instrText xml:space="preserve"> REF _Ref187697452 \h </w:instrText>
      </w:r>
      <w:r w:rsidRPr="00A164B9">
        <w:fldChar w:fldCharType="separate"/>
      </w:r>
      <w:r w:rsidR="00FB7DA7" w:rsidRPr="00A164B9">
        <w:t xml:space="preserve">Tabela </w:t>
      </w:r>
      <w:r w:rsidR="00FB7DA7" w:rsidRPr="00A164B9">
        <w:rPr>
          <w:noProof/>
        </w:rPr>
        <w:t>8</w:t>
      </w:r>
      <w:r w:rsidR="00FB7DA7" w:rsidRPr="00A164B9">
        <w:t>.</w:t>
      </w:r>
      <w:r w:rsidR="00FB7DA7" w:rsidRPr="00A164B9">
        <w:rPr>
          <w:noProof/>
        </w:rPr>
        <w:t>11</w:t>
      </w:r>
      <w:r w:rsidRPr="00A164B9">
        <w:fldChar w:fldCharType="end"/>
      </w:r>
      <w:r w:rsidRPr="00A164B9">
        <w:t xml:space="preserve"> traz a </w:t>
      </w:r>
      <w:r w:rsidRPr="00A164B9">
        <w:rPr>
          <w:iCs/>
        </w:rPr>
        <w:t>distribuição da gravidade dos eventos de acordo com o sistema acometido. Os sintomas gastrointestinais foram os mais prevalentes (36%), independente da gravidade. Em adição, 88% dos eventos gastrointestinais foram classificados como leves.</w:t>
      </w:r>
    </w:p>
    <w:p w14:paraId="6826B293" w14:textId="7B80FA97" w:rsidR="00C83186" w:rsidRPr="00A164B9" w:rsidRDefault="00C83186" w:rsidP="00C83186">
      <w:pPr>
        <w:rPr>
          <w:iCs/>
        </w:rPr>
      </w:pPr>
      <w:r w:rsidRPr="00A164B9">
        <w:rPr>
          <w:iCs/>
        </w:rPr>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A164B9">
        <w:rPr>
          <w:iCs/>
        </w:rPr>
        <w:fldChar w:fldCharType="begin"/>
      </w:r>
      <w:r w:rsidRPr="00A164B9">
        <w:rPr>
          <w:iCs/>
        </w:rPr>
        <w:instrText xml:space="preserve"> REF _Ref187698644 \h </w:instrText>
      </w:r>
      <w:r w:rsidRPr="00A164B9">
        <w:rPr>
          <w:iCs/>
        </w:rPr>
      </w:r>
      <w:r w:rsidRPr="00A164B9">
        <w:rPr>
          <w:iCs/>
        </w:rPr>
        <w:fldChar w:fldCharType="separate"/>
      </w:r>
      <w:r w:rsidR="00FB7DA7" w:rsidRPr="00A164B9">
        <w:t xml:space="preserve">Tabela </w:t>
      </w:r>
      <w:r w:rsidR="00FB7DA7" w:rsidRPr="00A164B9">
        <w:rPr>
          <w:noProof/>
        </w:rPr>
        <w:t>8</w:t>
      </w:r>
      <w:r w:rsidR="00FB7DA7" w:rsidRPr="00A164B9">
        <w:t>.</w:t>
      </w:r>
      <w:r w:rsidR="00FB7DA7" w:rsidRPr="00A164B9">
        <w:rPr>
          <w:noProof/>
        </w:rPr>
        <w:t>12</w:t>
      </w:r>
      <w:r w:rsidRPr="00A164B9">
        <w:fldChar w:fldCharType="end"/>
      </w:r>
      <w:r w:rsidRPr="00A164B9">
        <w:rPr>
          <w:iCs/>
        </w:rPr>
        <w:t xml:space="preserve">). </w:t>
      </w:r>
    </w:p>
    <w:p w14:paraId="2F9DAADD" w14:textId="77777777" w:rsidR="00C83186" w:rsidRPr="00A164B9" w:rsidRDefault="00C83186" w:rsidP="00C83186"/>
    <w:p w14:paraId="4EB0A49F" w14:textId="38BB392C" w:rsidR="00C83186" w:rsidRPr="00A164B9" w:rsidRDefault="00C83186" w:rsidP="003552A6">
      <w:pPr>
        <w:pStyle w:val="Normalsemrecuo"/>
      </w:pPr>
      <w:bookmarkStart w:id="188" w:name="_Ref187697452"/>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11</w:t>
      </w:r>
      <w:r w:rsidR="005F0591" w:rsidRPr="00A164B9">
        <w:fldChar w:fldCharType="end"/>
      </w:r>
      <w:bookmarkEnd w:id="188"/>
      <w:r w:rsidRPr="00A164B9">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A164B9"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A164B9" w:rsidRDefault="00C83186" w:rsidP="003B0C1E">
            <w:pPr>
              <w:pStyle w:val="Textotabela"/>
            </w:pPr>
            <w:r w:rsidRPr="00A164B9">
              <w:lastRenderedPageBreak/>
              <w:t>Sistema acometido</w:t>
            </w:r>
          </w:p>
        </w:tc>
        <w:tc>
          <w:tcPr>
            <w:tcW w:w="3402" w:type="dxa"/>
            <w:gridSpan w:val="3"/>
            <w:noWrap/>
            <w:hideMark/>
          </w:tcPr>
          <w:p w14:paraId="74EF9960" w14:textId="77777777" w:rsidR="00C83186" w:rsidRPr="00A164B9" w:rsidRDefault="00C83186" w:rsidP="003B0C1E">
            <w:pPr>
              <w:pStyle w:val="Textotabela"/>
            </w:pPr>
            <w:r w:rsidRPr="00A164B9">
              <w:t>Classificação de gravidade (N)</w:t>
            </w:r>
          </w:p>
        </w:tc>
        <w:tc>
          <w:tcPr>
            <w:tcW w:w="1276" w:type="dxa"/>
            <w:noWrap/>
            <w:hideMark/>
          </w:tcPr>
          <w:p w14:paraId="26DBF408" w14:textId="77777777" w:rsidR="00C83186" w:rsidRPr="00A164B9" w:rsidRDefault="00C83186" w:rsidP="003B0C1E">
            <w:pPr>
              <w:pStyle w:val="Textotabela"/>
            </w:pPr>
            <w:r w:rsidRPr="00A164B9">
              <w:t>Total</w:t>
            </w:r>
          </w:p>
          <w:p w14:paraId="5F2DAFFF" w14:textId="77777777" w:rsidR="00C83186" w:rsidRPr="00A164B9" w:rsidRDefault="00C83186" w:rsidP="003B0C1E">
            <w:pPr>
              <w:pStyle w:val="Textotabela"/>
            </w:pPr>
            <w:r w:rsidRPr="00A164B9">
              <w:t>(N=48)</w:t>
            </w:r>
          </w:p>
        </w:tc>
      </w:tr>
      <w:tr w:rsidR="00C83186" w:rsidRPr="00A164B9" w14:paraId="50BEB436" w14:textId="77777777" w:rsidTr="003552A6">
        <w:trPr>
          <w:trHeight w:val="280"/>
        </w:trPr>
        <w:tc>
          <w:tcPr>
            <w:tcW w:w="4111" w:type="dxa"/>
            <w:noWrap/>
            <w:hideMark/>
          </w:tcPr>
          <w:p w14:paraId="16F232EF" w14:textId="77777777" w:rsidR="00C83186" w:rsidRPr="00A164B9" w:rsidRDefault="00C83186" w:rsidP="003B0C1E">
            <w:pPr>
              <w:pStyle w:val="Textotabela"/>
            </w:pPr>
          </w:p>
        </w:tc>
        <w:tc>
          <w:tcPr>
            <w:tcW w:w="992" w:type="dxa"/>
            <w:noWrap/>
            <w:hideMark/>
          </w:tcPr>
          <w:p w14:paraId="6498C560" w14:textId="77777777" w:rsidR="00C83186" w:rsidRPr="00A164B9" w:rsidRDefault="00C83186" w:rsidP="003B0C1E">
            <w:pPr>
              <w:pStyle w:val="Textotabela"/>
            </w:pPr>
            <w:r w:rsidRPr="00A164B9">
              <w:t>Leve</w:t>
            </w:r>
          </w:p>
        </w:tc>
        <w:tc>
          <w:tcPr>
            <w:tcW w:w="1276" w:type="dxa"/>
            <w:noWrap/>
            <w:hideMark/>
          </w:tcPr>
          <w:p w14:paraId="53D8E9D0" w14:textId="77777777" w:rsidR="00C83186" w:rsidRPr="00A164B9" w:rsidRDefault="00C83186" w:rsidP="003B0C1E">
            <w:pPr>
              <w:pStyle w:val="Textotabela"/>
            </w:pPr>
            <w:r w:rsidRPr="00A164B9">
              <w:t>Moderado</w:t>
            </w:r>
          </w:p>
        </w:tc>
        <w:tc>
          <w:tcPr>
            <w:tcW w:w="1134" w:type="dxa"/>
            <w:noWrap/>
            <w:hideMark/>
          </w:tcPr>
          <w:p w14:paraId="438EA6A8" w14:textId="77777777" w:rsidR="00C83186" w:rsidRPr="00A164B9" w:rsidRDefault="00C83186" w:rsidP="003B0C1E">
            <w:pPr>
              <w:pStyle w:val="Textotabela"/>
            </w:pPr>
            <w:r w:rsidRPr="00A164B9">
              <w:t>Grave</w:t>
            </w:r>
          </w:p>
        </w:tc>
        <w:tc>
          <w:tcPr>
            <w:tcW w:w="1276" w:type="dxa"/>
            <w:noWrap/>
            <w:hideMark/>
          </w:tcPr>
          <w:p w14:paraId="529C498E" w14:textId="77777777" w:rsidR="00C83186" w:rsidRPr="00A164B9" w:rsidRDefault="00C83186" w:rsidP="003B0C1E">
            <w:pPr>
              <w:pStyle w:val="Textotabela"/>
            </w:pPr>
          </w:p>
        </w:tc>
      </w:tr>
      <w:tr w:rsidR="00C83186" w:rsidRPr="00A164B9" w14:paraId="3F350C50" w14:textId="77777777" w:rsidTr="003552A6">
        <w:trPr>
          <w:trHeight w:val="280"/>
        </w:trPr>
        <w:tc>
          <w:tcPr>
            <w:tcW w:w="4111" w:type="dxa"/>
            <w:noWrap/>
            <w:hideMark/>
          </w:tcPr>
          <w:p w14:paraId="3F145D79" w14:textId="77777777" w:rsidR="00C83186" w:rsidRPr="00A164B9" w:rsidRDefault="00C83186" w:rsidP="003B0C1E">
            <w:pPr>
              <w:pStyle w:val="Textotabela"/>
            </w:pPr>
            <w:r w:rsidRPr="00A164B9">
              <w:t>Gastrointestinal</w:t>
            </w:r>
          </w:p>
        </w:tc>
        <w:tc>
          <w:tcPr>
            <w:tcW w:w="992" w:type="dxa"/>
            <w:noWrap/>
            <w:hideMark/>
          </w:tcPr>
          <w:p w14:paraId="0B52CD57" w14:textId="77777777" w:rsidR="00C83186" w:rsidRPr="00A164B9" w:rsidRDefault="00C83186" w:rsidP="003B0C1E">
            <w:pPr>
              <w:pStyle w:val="Textotabela"/>
            </w:pPr>
            <w:r w:rsidRPr="00A164B9">
              <w:t>16</w:t>
            </w:r>
          </w:p>
        </w:tc>
        <w:tc>
          <w:tcPr>
            <w:tcW w:w="1276" w:type="dxa"/>
            <w:noWrap/>
            <w:hideMark/>
          </w:tcPr>
          <w:p w14:paraId="029C490B" w14:textId="77777777" w:rsidR="00C83186" w:rsidRPr="00A164B9" w:rsidRDefault="00C83186" w:rsidP="003B0C1E">
            <w:pPr>
              <w:pStyle w:val="Textotabela"/>
            </w:pPr>
            <w:r w:rsidRPr="00A164B9">
              <w:t>2</w:t>
            </w:r>
          </w:p>
        </w:tc>
        <w:tc>
          <w:tcPr>
            <w:tcW w:w="1134" w:type="dxa"/>
            <w:noWrap/>
            <w:hideMark/>
          </w:tcPr>
          <w:p w14:paraId="40AAD495" w14:textId="77777777" w:rsidR="00C83186" w:rsidRPr="00A164B9" w:rsidRDefault="00C83186" w:rsidP="003B0C1E">
            <w:pPr>
              <w:pStyle w:val="Textotabela"/>
            </w:pPr>
          </w:p>
        </w:tc>
        <w:tc>
          <w:tcPr>
            <w:tcW w:w="1276" w:type="dxa"/>
            <w:noWrap/>
            <w:hideMark/>
          </w:tcPr>
          <w:p w14:paraId="74AA2AB3" w14:textId="77777777" w:rsidR="00C83186" w:rsidRPr="00A164B9" w:rsidRDefault="00C83186" w:rsidP="003B0C1E">
            <w:pPr>
              <w:pStyle w:val="Textotabela"/>
            </w:pPr>
            <w:r w:rsidRPr="00A164B9">
              <w:t>18</w:t>
            </w:r>
          </w:p>
        </w:tc>
      </w:tr>
      <w:tr w:rsidR="00C83186" w:rsidRPr="00A164B9" w14:paraId="4E43B8A0" w14:textId="77777777" w:rsidTr="003552A6">
        <w:trPr>
          <w:trHeight w:val="280"/>
        </w:trPr>
        <w:tc>
          <w:tcPr>
            <w:tcW w:w="4111" w:type="dxa"/>
            <w:noWrap/>
            <w:hideMark/>
          </w:tcPr>
          <w:p w14:paraId="7126397E" w14:textId="77777777" w:rsidR="00C83186" w:rsidRPr="00A164B9" w:rsidRDefault="00C83186" w:rsidP="003B0C1E">
            <w:pPr>
              <w:pStyle w:val="Textotabela"/>
            </w:pPr>
            <w:r w:rsidRPr="00A164B9">
              <w:t>Infecção</w:t>
            </w:r>
          </w:p>
        </w:tc>
        <w:tc>
          <w:tcPr>
            <w:tcW w:w="992" w:type="dxa"/>
            <w:noWrap/>
            <w:hideMark/>
          </w:tcPr>
          <w:p w14:paraId="62788E35" w14:textId="77777777" w:rsidR="00C83186" w:rsidRPr="00A164B9" w:rsidRDefault="00C83186" w:rsidP="003B0C1E">
            <w:pPr>
              <w:pStyle w:val="Textotabela"/>
            </w:pPr>
            <w:r w:rsidRPr="00A164B9">
              <w:t>2</w:t>
            </w:r>
          </w:p>
        </w:tc>
        <w:tc>
          <w:tcPr>
            <w:tcW w:w="1276" w:type="dxa"/>
            <w:noWrap/>
            <w:hideMark/>
          </w:tcPr>
          <w:p w14:paraId="45F475A0" w14:textId="77777777" w:rsidR="00C83186" w:rsidRPr="00A164B9" w:rsidRDefault="00C83186" w:rsidP="003B0C1E">
            <w:pPr>
              <w:pStyle w:val="Textotabela"/>
            </w:pPr>
            <w:r w:rsidRPr="00A164B9">
              <w:t>2</w:t>
            </w:r>
          </w:p>
        </w:tc>
        <w:tc>
          <w:tcPr>
            <w:tcW w:w="1134" w:type="dxa"/>
            <w:noWrap/>
            <w:hideMark/>
          </w:tcPr>
          <w:p w14:paraId="4E5143F4" w14:textId="77777777" w:rsidR="00C83186" w:rsidRPr="00A164B9" w:rsidRDefault="00C83186" w:rsidP="003B0C1E">
            <w:pPr>
              <w:pStyle w:val="Textotabela"/>
            </w:pPr>
            <w:r w:rsidRPr="00A164B9">
              <w:t>2</w:t>
            </w:r>
          </w:p>
        </w:tc>
        <w:tc>
          <w:tcPr>
            <w:tcW w:w="1276" w:type="dxa"/>
            <w:noWrap/>
            <w:hideMark/>
          </w:tcPr>
          <w:p w14:paraId="1EA8D6C3" w14:textId="77777777" w:rsidR="00C83186" w:rsidRPr="00A164B9" w:rsidRDefault="00C83186" w:rsidP="003B0C1E">
            <w:pPr>
              <w:pStyle w:val="Textotabela"/>
            </w:pPr>
            <w:r w:rsidRPr="00A164B9">
              <w:t>6</w:t>
            </w:r>
          </w:p>
        </w:tc>
      </w:tr>
      <w:tr w:rsidR="00C83186" w:rsidRPr="00A164B9" w14:paraId="2760D7A9" w14:textId="77777777" w:rsidTr="003552A6">
        <w:trPr>
          <w:trHeight w:val="280"/>
        </w:trPr>
        <w:tc>
          <w:tcPr>
            <w:tcW w:w="4111" w:type="dxa"/>
            <w:noWrap/>
            <w:hideMark/>
          </w:tcPr>
          <w:p w14:paraId="170EBE66" w14:textId="77777777" w:rsidR="00C83186" w:rsidRPr="00A164B9" w:rsidRDefault="00C83186" w:rsidP="003B0C1E">
            <w:pPr>
              <w:pStyle w:val="Textotabela"/>
            </w:pPr>
            <w:r w:rsidRPr="00A164B9">
              <w:t>Neurologia</w:t>
            </w:r>
          </w:p>
        </w:tc>
        <w:tc>
          <w:tcPr>
            <w:tcW w:w="992" w:type="dxa"/>
            <w:noWrap/>
            <w:hideMark/>
          </w:tcPr>
          <w:p w14:paraId="2BAB1497" w14:textId="77777777" w:rsidR="00C83186" w:rsidRPr="00A164B9" w:rsidRDefault="00C83186" w:rsidP="003B0C1E">
            <w:pPr>
              <w:pStyle w:val="Textotabela"/>
            </w:pPr>
            <w:r w:rsidRPr="00A164B9">
              <w:t>4</w:t>
            </w:r>
          </w:p>
        </w:tc>
        <w:tc>
          <w:tcPr>
            <w:tcW w:w="1276" w:type="dxa"/>
            <w:noWrap/>
            <w:hideMark/>
          </w:tcPr>
          <w:p w14:paraId="5D41ADE9" w14:textId="77777777" w:rsidR="00C83186" w:rsidRPr="00A164B9" w:rsidRDefault="00C83186" w:rsidP="003B0C1E">
            <w:pPr>
              <w:pStyle w:val="Textotabela"/>
            </w:pPr>
          </w:p>
        </w:tc>
        <w:tc>
          <w:tcPr>
            <w:tcW w:w="1134" w:type="dxa"/>
            <w:noWrap/>
            <w:hideMark/>
          </w:tcPr>
          <w:p w14:paraId="3BB9A14E" w14:textId="77777777" w:rsidR="00C83186" w:rsidRPr="00A164B9" w:rsidRDefault="00C83186" w:rsidP="003B0C1E">
            <w:pPr>
              <w:pStyle w:val="Textotabela"/>
            </w:pPr>
          </w:p>
        </w:tc>
        <w:tc>
          <w:tcPr>
            <w:tcW w:w="1276" w:type="dxa"/>
            <w:noWrap/>
            <w:hideMark/>
          </w:tcPr>
          <w:p w14:paraId="5B6E091F" w14:textId="77777777" w:rsidR="00C83186" w:rsidRPr="00A164B9" w:rsidRDefault="00C83186" w:rsidP="003B0C1E">
            <w:pPr>
              <w:pStyle w:val="Textotabela"/>
            </w:pPr>
            <w:r w:rsidRPr="00A164B9">
              <w:t>4</w:t>
            </w:r>
          </w:p>
        </w:tc>
      </w:tr>
      <w:tr w:rsidR="00C83186" w:rsidRPr="00A164B9" w14:paraId="278BA0FE" w14:textId="77777777" w:rsidTr="003552A6">
        <w:trPr>
          <w:trHeight w:val="280"/>
        </w:trPr>
        <w:tc>
          <w:tcPr>
            <w:tcW w:w="4111" w:type="dxa"/>
            <w:noWrap/>
            <w:hideMark/>
          </w:tcPr>
          <w:p w14:paraId="493E295D" w14:textId="77777777" w:rsidR="00C83186" w:rsidRPr="00A164B9" w:rsidRDefault="00C83186" w:rsidP="003B0C1E">
            <w:pPr>
              <w:pStyle w:val="Textotabela"/>
            </w:pPr>
            <w:r w:rsidRPr="00A164B9">
              <w:t>Musculoesquelético/Tecido Conjuntivo</w:t>
            </w:r>
          </w:p>
        </w:tc>
        <w:tc>
          <w:tcPr>
            <w:tcW w:w="992" w:type="dxa"/>
            <w:noWrap/>
            <w:hideMark/>
          </w:tcPr>
          <w:p w14:paraId="70C5ACC0" w14:textId="77777777" w:rsidR="00C83186" w:rsidRPr="00A164B9" w:rsidRDefault="00C83186" w:rsidP="003B0C1E">
            <w:pPr>
              <w:pStyle w:val="Textotabela"/>
            </w:pPr>
            <w:r w:rsidRPr="00A164B9">
              <w:t xml:space="preserve"> </w:t>
            </w:r>
          </w:p>
        </w:tc>
        <w:tc>
          <w:tcPr>
            <w:tcW w:w="1276" w:type="dxa"/>
            <w:noWrap/>
            <w:hideMark/>
          </w:tcPr>
          <w:p w14:paraId="6A812507" w14:textId="77777777" w:rsidR="00C83186" w:rsidRPr="00A164B9" w:rsidRDefault="00C83186" w:rsidP="003B0C1E">
            <w:pPr>
              <w:pStyle w:val="Textotabela"/>
            </w:pPr>
            <w:r w:rsidRPr="00A164B9">
              <w:t>4</w:t>
            </w:r>
          </w:p>
        </w:tc>
        <w:tc>
          <w:tcPr>
            <w:tcW w:w="1134" w:type="dxa"/>
            <w:noWrap/>
            <w:hideMark/>
          </w:tcPr>
          <w:p w14:paraId="7776714E" w14:textId="77777777" w:rsidR="00C83186" w:rsidRPr="00A164B9" w:rsidRDefault="00C83186" w:rsidP="003B0C1E">
            <w:pPr>
              <w:pStyle w:val="Textotabela"/>
            </w:pPr>
          </w:p>
        </w:tc>
        <w:tc>
          <w:tcPr>
            <w:tcW w:w="1276" w:type="dxa"/>
            <w:noWrap/>
            <w:hideMark/>
          </w:tcPr>
          <w:p w14:paraId="15E5AF88" w14:textId="77777777" w:rsidR="00C83186" w:rsidRPr="00A164B9" w:rsidRDefault="00C83186" w:rsidP="003B0C1E">
            <w:pPr>
              <w:pStyle w:val="Textotabela"/>
            </w:pPr>
            <w:r w:rsidRPr="00A164B9">
              <w:t>4</w:t>
            </w:r>
          </w:p>
        </w:tc>
      </w:tr>
      <w:tr w:rsidR="00C83186" w:rsidRPr="00A164B9" w14:paraId="15D5DEFB" w14:textId="77777777" w:rsidTr="003552A6">
        <w:trPr>
          <w:trHeight w:val="280"/>
        </w:trPr>
        <w:tc>
          <w:tcPr>
            <w:tcW w:w="4111" w:type="dxa"/>
            <w:noWrap/>
            <w:hideMark/>
          </w:tcPr>
          <w:p w14:paraId="32ABE6AC" w14:textId="77777777" w:rsidR="00C83186" w:rsidRPr="00A164B9" w:rsidRDefault="00C83186" w:rsidP="003B0C1E">
            <w:pPr>
              <w:pStyle w:val="Textotabela"/>
            </w:pPr>
            <w:r w:rsidRPr="00A164B9">
              <w:t>Psiquiátrico</w:t>
            </w:r>
          </w:p>
        </w:tc>
        <w:tc>
          <w:tcPr>
            <w:tcW w:w="992" w:type="dxa"/>
            <w:noWrap/>
            <w:hideMark/>
          </w:tcPr>
          <w:p w14:paraId="07BD2962" w14:textId="77777777" w:rsidR="00C83186" w:rsidRPr="00A164B9" w:rsidRDefault="00C83186" w:rsidP="003B0C1E">
            <w:pPr>
              <w:pStyle w:val="Textotabela"/>
            </w:pPr>
            <w:r w:rsidRPr="00A164B9">
              <w:t xml:space="preserve"> </w:t>
            </w:r>
          </w:p>
        </w:tc>
        <w:tc>
          <w:tcPr>
            <w:tcW w:w="1276" w:type="dxa"/>
            <w:noWrap/>
            <w:hideMark/>
          </w:tcPr>
          <w:p w14:paraId="7EE9405B" w14:textId="77777777" w:rsidR="00C83186" w:rsidRPr="00A164B9" w:rsidRDefault="00C83186" w:rsidP="003B0C1E">
            <w:pPr>
              <w:pStyle w:val="Textotabela"/>
            </w:pPr>
            <w:r w:rsidRPr="00A164B9">
              <w:t>4</w:t>
            </w:r>
          </w:p>
        </w:tc>
        <w:tc>
          <w:tcPr>
            <w:tcW w:w="1134" w:type="dxa"/>
            <w:noWrap/>
            <w:hideMark/>
          </w:tcPr>
          <w:p w14:paraId="5556E642" w14:textId="77777777" w:rsidR="00C83186" w:rsidRPr="00A164B9" w:rsidRDefault="00C83186" w:rsidP="003B0C1E">
            <w:pPr>
              <w:pStyle w:val="Textotabela"/>
            </w:pPr>
          </w:p>
        </w:tc>
        <w:tc>
          <w:tcPr>
            <w:tcW w:w="1276" w:type="dxa"/>
            <w:noWrap/>
            <w:hideMark/>
          </w:tcPr>
          <w:p w14:paraId="01CC4DEB" w14:textId="77777777" w:rsidR="00C83186" w:rsidRPr="00A164B9" w:rsidRDefault="00C83186" w:rsidP="003B0C1E">
            <w:pPr>
              <w:pStyle w:val="Textotabela"/>
            </w:pPr>
            <w:r w:rsidRPr="00A164B9">
              <w:t>4</w:t>
            </w:r>
          </w:p>
        </w:tc>
      </w:tr>
      <w:tr w:rsidR="00C83186" w:rsidRPr="00A164B9" w14:paraId="15312BAF" w14:textId="77777777" w:rsidTr="003552A6">
        <w:trPr>
          <w:trHeight w:val="280"/>
        </w:trPr>
        <w:tc>
          <w:tcPr>
            <w:tcW w:w="4111" w:type="dxa"/>
            <w:noWrap/>
            <w:hideMark/>
          </w:tcPr>
          <w:p w14:paraId="48D7F5EA" w14:textId="77777777" w:rsidR="00C83186" w:rsidRPr="00A164B9" w:rsidRDefault="00C83186" w:rsidP="003B0C1E">
            <w:pPr>
              <w:pStyle w:val="Textotabela"/>
            </w:pPr>
            <w:r w:rsidRPr="00A164B9">
              <w:t>Endócrino</w:t>
            </w:r>
          </w:p>
        </w:tc>
        <w:tc>
          <w:tcPr>
            <w:tcW w:w="992" w:type="dxa"/>
            <w:noWrap/>
            <w:hideMark/>
          </w:tcPr>
          <w:p w14:paraId="2001DB5D" w14:textId="77777777" w:rsidR="00C83186" w:rsidRPr="00A164B9" w:rsidRDefault="00C83186" w:rsidP="003B0C1E">
            <w:pPr>
              <w:pStyle w:val="Textotabela"/>
            </w:pPr>
            <w:r w:rsidRPr="00A164B9">
              <w:t>3</w:t>
            </w:r>
          </w:p>
        </w:tc>
        <w:tc>
          <w:tcPr>
            <w:tcW w:w="1276" w:type="dxa"/>
            <w:noWrap/>
            <w:hideMark/>
          </w:tcPr>
          <w:p w14:paraId="024951F6" w14:textId="77777777" w:rsidR="00C83186" w:rsidRPr="00A164B9" w:rsidRDefault="00C83186" w:rsidP="003B0C1E">
            <w:pPr>
              <w:pStyle w:val="Textotabela"/>
            </w:pPr>
          </w:p>
        </w:tc>
        <w:tc>
          <w:tcPr>
            <w:tcW w:w="1134" w:type="dxa"/>
            <w:noWrap/>
            <w:hideMark/>
          </w:tcPr>
          <w:p w14:paraId="51D9EF4E" w14:textId="77777777" w:rsidR="00C83186" w:rsidRPr="00A164B9" w:rsidRDefault="00C83186" w:rsidP="003B0C1E">
            <w:pPr>
              <w:pStyle w:val="Textotabela"/>
            </w:pPr>
          </w:p>
        </w:tc>
        <w:tc>
          <w:tcPr>
            <w:tcW w:w="1276" w:type="dxa"/>
            <w:noWrap/>
            <w:hideMark/>
          </w:tcPr>
          <w:p w14:paraId="30BE723C" w14:textId="77777777" w:rsidR="00C83186" w:rsidRPr="00A164B9" w:rsidRDefault="00C83186" w:rsidP="003B0C1E">
            <w:pPr>
              <w:pStyle w:val="Textotabela"/>
            </w:pPr>
            <w:r w:rsidRPr="00A164B9">
              <w:t>3</w:t>
            </w:r>
          </w:p>
        </w:tc>
      </w:tr>
      <w:tr w:rsidR="00C83186" w:rsidRPr="00A164B9" w14:paraId="61E5F3FB" w14:textId="77777777" w:rsidTr="003552A6">
        <w:trPr>
          <w:trHeight w:val="280"/>
        </w:trPr>
        <w:tc>
          <w:tcPr>
            <w:tcW w:w="4111" w:type="dxa"/>
            <w:noWrap/>
            <w:hideMark/>
          </w:tcPr>
          <w:p w14:paraId="1A65A1C8" w14:textId="77777777" w:rsidR="00C83186" w:rsidRPr="00A164B9" w:rsidRDefault="00C83186" w:rsidP="003B0C1E">
            <w:pPr>
              <w:pStyle w:val="Textotabela"/>
            </w:pPr>
            <w:r w:rsidRPr="00A164B9">
              <w:t>Alergia/Imunologia</w:t>
            </w:r>
          </w:p>
        </w:tc>
        <w:tc>
          <w:tcPr>
            <w:tcW w:w="992" w:type="dxa"/>
            <w:noWrap/>
            <w:hideMark/>
          </w:tcPr>
          <w:p w14:paraId="47FC3AE4" w14:textId="77777777" w:rsidR="00C83186" w:rsidRPr="00A164B9" w:rsidRDefault="00C83186" w:rsidP="003B0C1E">
            <w:pPr>
              <w:pStyle w:val="Textotabela"/>
            </w:pPr>
            <w:r w:rsidRPr="00A164B9">
              <w:t>2</w:t>
            </w:r>
          </w:p>
        </w:tc>
        <w:tc>
          <w:tcPr>
            <w:tcW w:w="1276" w:type="dxa"/>
            <w:noWrap/>
            <w:hideMark/>
          </w:tcPr>
          <w:p w14:paraId="326C1060" w14:textId="77777777" w:rsidR="00C83186" w:rsidRPr="00A164B9" w:rsidRDefault="00C83186" w:rsidP="003B0C1E">
            <w:pPr>
              <w:pStyle w:val="Textotabela"/>
            </w:pPr>
          </w:p>
        </w:tc>
        <w:tc>
          <w:tcPr>
            <w:tcW w:w="1134" w:type="dxa"/>
            <w:noWrap/>
            <w:hideMark/>
          </w:tcPr>
          <w:p w14:paraId="76BCFAA7" w14:textId="77777777" w:rsidR="00C83186" w:rsidRPr="00A164B9" w:rsidRDefault="00C83186" w:rsidP="003B0C1E">
            <w:pPr>
              <w:pStyle w:val="Textotabela"/>
            </w:pPr>
          </w:p>
        </w:tc>
        <w:tc>
          <w:tcPr>
            <w:tcW w:w="1276" w:type="dxa"/>
            <w:noWrap/>
            <w:hideMark/>
          </w:tcPr>
          <w:p w14:paraId="4AE8D952" w14:textId="77777777" w:rsidR="00C83186" w:rsidRPr="00A164B9" w:rsidRDefault="00C83186" w:rsidP="003B0C1E">
            <w:pPr>
              <w:pStyle w:val="Textotabela"/>
            </w:pPr>
            <w:r w:rsidRPr="00A164B9">
              <w:t>2</w:t>
            </w:r>
          </w:p>
        </w:tc>
      </w:tr>
      <w:tr w:rsidR="00C83186" w:rsidRPr="00A164B9" w14:paraId="3DE99664" w14:textId="77777777" w:rsidTr="003552A6">
        <w:trPr>
          <w:trHeight w:val="280"/>
        </w:trPr>
        <w:tc>
          <w:tcPr>
            <w:tcW w:w="4111" w:type="dxa"/>
            <w:noWrap/>
            <w:hideMark/>
          </w:tcPr>
          <w:p w14:paraId="4DCDD22E" w14:textId="77777777" w:rsidR="00C83186" w:rsidRPr="00A164B9" w:rsidRDefault="00C83186" w:rsidP="003B0C1E">
            <w:pPr>
              <w:pStyle w:val="Textotabela"/>
            </w:pPr>
            <w:r w:rsidRPr="00A164B9">
              <w:t>Outros</w:t>
            </w:r>
          </w:p>
        </w:tc>
        <w:tc>
          <w:tcPr>
            <w:tcW w:w="992" w:type="dxa"/>
            <w:noWrap/>
            <w:hideMark/>
          </w:tcPr>
          <w:p w14:paraId="6C04FB0F" w14:textId="77777777" w:rsidR="00C83186" w:rsidRPr="00A164B9" w:rsidRDefault="00C83186" w:rsidP="003B0C1E">
            <w:pPr>
              <w:pStyle w:val="Textotabela"/>
            </w:pPr>
            <w:r w:rsidRPr="00A164B9">
              <w:t>1</w:t>
            </w:r>
          </w:p>
        </w:tc>
        <w:tc>
          <w:tcPr>
            <w:tcW w:w="1276" w:type="dxa"/>
            <w:noWrap/>
            <w:hideMark/>
          </w:tcPr>
          <w:p w14:paraId="1620722D" w14:textId="77777777" w:rsidR="00C83186" w:rsidRPr="00A164B9" w:rsidRDefault="00C83186" w:rsidP="003B0C1E">
            <w:pPr>
              <w:pStyle w:val="Textotabela"/>
            </w:pPr>
            <w:r w:rsidRPr="00A164B9">
              <w:t>1</w:t>
            </w:r>
          </w:p>
        </w:tc>
        <w:tc>
          <w:tcPr>
            <w:tcW w:w="1134" w:type="dxa"/>
            <w:noWrap/>
            <w:hideMark/>
          </w:tcPr>
          <w:p w14:paraId="75C8E842" w14:textId="77777777" w:rsidR="00C83186" w:rsidRPr="00A164B9" w:rsidRDefault="00C83186" w:rsidP="003B0C1E">
            <w:pPr>
              <w:pStyle w:val="Textotabela"/>
            </w:pPr>
          </w:p>
        </w:tc>
        <w:tc>
          <w:tcPr>
            <w:tcW w:w="1276" w:type="dxa"/>
            <w:noWrap/>
            <w:hideMark/>
          </w:tcPr>
          <w:p w14:paraId="378329DB" w14:textId="77777777" w:rsidR="00C83186" w:rsidRPr="00A164B9" w:rsidRDefault="00C83186" w:rsidP="003B0C1E">
            <w:pPr>
              <w:pStyle w:val="Textotabela"/>
            </w:pPr>
            <w:r w:rsidRPr="00A164B9">
              <w:t>2</w:t>
            </w:r>
          </w:p>
        </w:tc>
      </w:tr>
      <w:tr w:rsidR="00C83186" w:rsidRPr="00A164B9" w14:paraId="406F0E90" w14:textId="77777777" w:rsidTr="003552A6">
        <w:trPr>
          <w:trHeight w:val="280"/>
        </w:trPr>
        <w:tc>
          <w:tcPr>
            <w:tcW w:w="4111" w:type="dxa"/>
            <w:noWrap/>
            <w:hideMark/>
          </w:tcPr>
          <w:p w14:paraId="453B6061" w14:textId="77777777" w:rsidR="00C83186" w:rsidRPr="00A164B9" w:rsidRDefault="00C83186" w:rsidP="003B0C1E">
            <w:pPr>
              <w:pStyle w:val="Textotabela"/>
            </w:pPr>
            <w:r w:rsidRPr="00A164B9">
              <w:t>Linfáticos</w:t>
            </w:r>
          </w:p>
        </w:tc>
        <w:tc>
          <w:tcPr>
            <w:tcW w:w="992" w:type="dxa"/>
            <w:noWrap/>
            <w:hideMark/>
          </w:tcPr>
          <w:p w14:paraId="11ED5237" w14:textId="77777777" w:rsidR="00C83186" w:rsidRPr="00A164B9" w:rsidRDefault="00C83186" w:rsidP="003B0C1E">
            <w:pPr>
              <w:pStyle w:val="Textotabela"/>
            </w:pPr>
            <w:r w:rsidRPr="00A164B9">
              <w:t>1</w:t>
            </w:r>
          </w:p>
        </w:tc>
        <w:tc>
          <w:tcPr>
            <w:tcW w:w="1276" w:type="dxa"/>
            <w:noWrap/>
            <w:hideMark/>
          </w:tcPr>
          <w:p w14:paraId="5877CDD0" w14:textId="77777777" w:rsidR="00C83186" w:rsidRPr="00A164B9" w:rsidRDefault="00C83186" w:rsidP="003B0C1E">
            <w:pPr>
              <w:pStyle w:val="Textotabela"/>
            </w:pPr>
          </w:p>
        </w:tc>
        <w:tc>
          <w:tcPr>
            <w:tcW w:w="1134" w:type="dxa"/>
            <w:noWrap/>
            <w:hideMark/>
          </w:tcPr>
          <w:p w14:paraId="071F897F" w14:textId="77777777" w:rsidR="00C83186" w:rsidRPr="00A164B9" w:rsidRDefault="00C83186" w:rsidP="003B0C1E">
            <w:pPr>
              <w:pStyle w:val="Textotabela"/>
            </w:pPr>
          </w:p>
        </w:tc>
        <w:tc>
          <w:tcPr>
            <w:tcW w:w="1276" w:type="dxa"/>
            <w:noWrap/>
            <w:hideMark/>
          </w:tcPr>
          <w:p w14:paraId="5FEA73F3" w14:textId="77777777" w:rsidR="00C83186" w:rsidRPr="00A164B9" w:rsidRDefault="00C83186" w:rsidP="003B0C1E">
            <w:pPr>
              <w:pStyle w:val="Textotabela"/>
            </w:pPr>
            <w:r w:rsidRPr="00A164B9">
              <w:t>1</w:t>
            </w:r>
          </w:p>
        </w:tc>
      </w:tr>
      <w:tr w:rsidR="00C83186" w:rsidRPr="00A164B9" w14:paraId="7F506C7C" w14:textId="77777777" w:rsidTr="003552A6">
        <w:trPr>
          <w:trHeight w:val="280"/>
        </w:trPr>
        <w:tc>
          <w:tcPr>
            <w:tcW w:w="4111" w:type="dxa"/>
            <w:noWrap/>
            <w:hideMark/>
          </w:tcPr>
          <w:p w14:paraId="7F8E899E" w14:textId="77777777" w:rsidR="00C83186" w:rsidRPr="00A164B9" w:rsidRDefault="00C83186" w:rsidP="003B0C1E">
            <w:pPr>
              <w:pStyle w:val="Textotabela"/>
            </w:pPr>
            <w:r w:rsidRPr="00A164B9">
              <w:t>Pulmonar/Trato Respiratório Superior</w:t>
            </w:r>
          </w:p>
        </w:tc>
        <w:tc>
          <w:tcPr>
            <w:tcW w:w="992" w:type="dxa"/>
            <w:noWrap/>
            <w:hideMark/>
          </w:tcPr>
          <w:p w14:paraId="1A427467" w14:textId="77777777" w:rsidR="00C83186" w:rsidRPr="00A164B9" w:rsidRDefault="00C83186" w:rsidP="003B0C1E">
            <w:pPr>
              <w:pStyle w:val="Textotabela"/>
            </w:pPr>
            <w:r w:rsidRPr="00A164B9">
              <w:t>1</w:t>
            </w:r>
          </w:p>
        </w:tc>
        <w:tc>
          <w:tcPr>
            <w:tcW w:w="1276" w:type="dxa"/>
            <w:noWrap/>
            <w:hideMark/>
          </w:tcPr>
          <w:p w14:paraId="02784C98" w14:textId="77777777" w:rsidR="00C83186" w:rsidRPr="00A164B9" w:rsidRDefault="00C83186" w:rsidP="003B0C1E">
            <w:pPr>
              <w:pStyle w:val="Textotabela"/>
            </w:pPr>
          </w:p>
        </w:tc>
        <w:tc>
          <w:tcPr>
            <w:tcW w:w="1134" w:type="dxa"/>
            <w:noWrap/>
            <w:hideMark/>
          </w:tcPr>
          <w:p w14:paraId="5C1F0708" w14:textId="77777777" w:rsidR="00C83186" w:rsidRPr="00A164B9" w:rsidRDefault="00C83186" w:rsidP="003B0C1E">
            <w:pPr>
              <w:pStyle w:val="Textotabela"/>
            </w:pPr>
          </w:p>
        </w:tc>
        <w:tc>
          <w:tcPr>
            <w:tcW w:w="1276" w:type="dxa"/>
            <w:noWrap/>
            <w:hideMark/>
          </w:tcPr>
          <w:p w14:paraId="2D5DB75E" w14:textId="77777777" w:rsidR="00C83186" w:rsidRPr="00A164B9" w:rsidRDefault="00C83186" w:rsidP="003B0C1E">
            <w:pPr>
              <w:pStyle w:val="Textotabela"/>
            </w:pPr>
            <w:r w:rsidRPr="00A164B9">
              <w:t>1</w:t>
            </w:r>
          </w:p>
        </w:tc>
      </w:tr>
      <w:tr w:rsidR="00C83186" w:rsidRPr="00A164B9" w14:paraId="40ADEDEA" w14:textId="77777777" w:rsidTr="003552A6">
        <w:trPr>
          <w:trHeight w:val="280"/>
        </w:trPr>
        <w:tc>
          <w:tcPr>
            <w:tcW w:w="4111" w:type="dxa"/>
            <w:noWrap/>
            <w:hideMark/>
          </w:tcPr>
          <w:p w14:paraId="4B5EBAFF" w14:textId="77777777" w:rsidR="00C83186" w:rsidRPr="00A164B9" w:rsidRDefault="00C83186" w:rsidP="003B0C1E">
            <w:pPr>
              <w:pStyle w:val="Textotabela"/>
            </w:pPr>
            <w:r w:rsidRPr="00A164B9">
              <w:t>Renal/Geniturinário</w:t>
            </w:r>
          </w:p>
        </w:tc>
        <w:tc>
          <w:tcPr>
            <w:tcW w:w="992" w:type="dxa"/>
            <w:noWrap/>
            <w:hideMark/>
          </w:tcPr>
          <w:p w14:paraId="0C389C56" w14:textId="77777777" w:rsidR="00C83186" w:rsidRPr="00A164B9" w:rsidRDefault="00C83186" w:rsidP="003B0C1E">
            <w:pPr>
              <w:pStyle w:val="Textotabela"/>
            </w:pPr>
            <w:r w:rsidRPr="00A164B9">
              <w:t>1</w:t>
            </w:r>
          </w:p>
        </w:tc>
        <w:tc>
          <w:tcPr>
            <w:tcW w:w="1276" w:type="dxa"/>
            <w:noWrap/>
            <w:hideMark/>
          </w:tcPr>
          <w:p w14:paraId="72D23E98" w14:textId="77777777" w:rsidR="00C83186" w:rsidRPr="00A164B9" w:rsidRDefault="00C83186" w:rsidP="003B0C1E">
            <w:pPr>
              <w:pStyle w:val="Textotabela"/>
            </w:pPr>
          </w:p>
        </w:tc>
        <w:tc>
          <w:tcPr>
            <w:tcW w:w="1134" w:type="dxa"/>
            <w:noWrap/>
            <w:hideMark/>
          </w:tcPr>
          <w:p w14:paraId="06B845A2" w14:textId="77777777" w:rsidR="00C83186" w:rsidRPr="00A164B9" w:rsidRDefault="00C83186" w:rsidP="003B0C1E">
            <w:pPr>
              <w:pStyle w:val="Textotabela"/>
            </w:pPr>
          </w:p>
        </w:tc>
        <w:tc>
          <w:tcPr>
            <w:tcW w:w="1276" w:type="dxa"/>
            <w:noWrap/>
            <w:hideMark/>
          </w:tcPr>
          <w:p w14:paraId="6654076E" w14:textId="77777777" w:rsidR="00C83186" w:rsidRPr="00A164B9" w:rsidRDefault="00C83186" w:rsidP="003B0C1E">
            <w:pPr>
              <w:pStyle w:val="Textotabela"/>
            </w:pPr>
            <w:r w:rsidRPr="00A164B9">
              <w:t>1</w:t>
            </w:r>
          </w:p>
        </w:tc>
      </w:tr>
      <w:tr w:rsidR="00C83186" w:rsidRPr="00A164B9" w14:paraId="0D24E74C" w14:textId="77777777" w:rsidTr="003552A6">
        <w:trPr>
          <w:trHeight w:val="280"/>
        </w:trPr>
        <w:tc>
          <w:tcPr>
            <w:tcW w:w="4111" w:type="dxa"/>
            <w:noWrap/>
            <w:hideMark/>
          </w:tcPr>
          <w:p w14:paraId="6B8CF383" w14:textId="77777777" w:rsidR="00C83186" w:rsidRPr="00A164B9" w:rsidRDefault="00C83186" w:rsidP="003B0C1E">
            <w:pPr>
              <w:pStyle w:val="Textotabela"/>
            </w:pPr>
            <w:r w:rsidRPr="00A164B9">
              <w:t>Vascular</w:t>
            </w:r>
          </w:p>
        </w:tc>
        <w:tc>
          <w:tcPr>
            <w:tcW w:w="992" w:type="dxa"/>
            <w:noWrap/>
            <w:hideMark/>
          </w:tcPr>
          <w:p w14:paraId="1966C9B3" w14:textId="77777777" w:rsidR="00C83186" w:rsidRPr="00A164B9" w:rsidRDefault="00C83186" w:rsidP="003B0C1E">
            <w:pPr>
              <w:pStyle w:val="Textotabela"/>
            </w:pPr>
            <w:r w:rsidRPr="00A164B9">
              <w:t>1</w:t>
            </w:r>
          </w:p>
        </w:tc>
        <w:tc>
          <w:tcPr>
            <w:tcW w:w="1276" w:type="dxa"/>
            <w:noWrap/>
            <w:hideMark/>
          </w:tcPr>
          <w:p w14:paraId="17549B17" w14:textId="77777777" w:rsidR="00C83186" w:rsidRPr="00A164B9" w:rsidRDefault="00C83186" w:rsidP="003B0C1E">
            <w:pPr>
              <w:pStyle w:val="Textotabela"/>
            </w:pPr>
          </w:p>
        </w:tc>
        <w:tc>
          <w:tcPr>
            <w:tcW w:w="1134" w:type="dxa"/>
            <w:noWrap/>
            <w:hideMark/>
          </w:tcPr>
          <w:p w14:paraId="23CE8AA3" w14:textId="77777777" w:rsidR="00C83186" w:rsidRPr="00A164B9" w:rsidRDefault="00C83186" w:rsidP="003B0C1E">
            <w:pPr>
              <w:pStyle w:val="Textotabela"/>
            </w:pPr>
          </w:p>
        </w:tc>
        <w:tc>
          <w:tcPr>
            <w:tcW w:w="1276" w:type="dxa"/>
            <w:noWrap/>
            <w:hideMark/>
          </w:tcPr>
          <w:p w14:paraId="45A95B6B" w14:textId="77777777" w:rsidR="00C83186" w:rsidRPr="00A164B9" w:rsidRDefault="00C83186" w:rsidP="003B0C1E">
            <w:pPr>
              <w:pStyle w:val="Textotabela"/>
            </w:pPr>
            <w:r w:rsidRPr="00A164B9">
              <w:t>1</w:t>
            </w:r>
          </w:p>
        </w:tc>
      </w:tr>
      <w:tr w:rsidR="00C83186" w:rsidRPr="00A164B9"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A164B9" w:rsidRDefault="00C83186" w:rsidP="003B0C1E">
            <w:pPr>
              <w:pStyle w:val="Textotabela"/>
            </w:pPr>
            <w:r w:rsidRPr="00A164B9">
              <w:t>Dor</w:t>
            </w:r>
          </w:p>
        </w:tc>
        <w:tc>
          <w:tcPr>
            <w:tcW w:w="992" w:type="dxa"/>
            <w:noWrap/>
            <w:hideMark/>
          </w:tcPr>
          <w:p w14:paraId="72D833F8" w14:textId="77777777" w:rsidR="00C83186" w:rsidRPr="00A164B9" w:rsidRDefault="00C83186" w:rsidP="003B0C1E">
            <w:pPr>
              <w:pStyle w:val="Textotabela"/>
            </w:pPr>
            <w:r w:rsidRPr="00A164B9">
              <w:t xml:space="preserve"> </w:t>
            </w:r>
          </w:p>
        </w:tc>
        <w:tc>
          <w:tcPr>
            <w:tcW w:w="1276" w:type="dxa"/>
            <w:noWrap/>
            <w:hideMark/>
          </w:tcPr>
          <w:p w14:paraId="6B4E97F8" w14:textId="77777777" w:rsidR="00C83186" w:rsidRPr="00A164B9" w:rsidRDefault="00C83186" w:rsidP="003B0C1E">
            <w:pPr>
              <w:pStyle w:val="Textotabela"/>
            </w:pPr>
            <w:r w:rsidRPr="00A164B9">
              <w:t>1</w:t>
            </w:r>
          </w:p>
        </w:tc>
        <w:tc>
          <w:tcPr>
            <w:tcW w:w="1134" w:type="dxa"/>
            <w:noWrap/>
            <w:hideMark/>
          </w:tcPr>
          <w:p w14:paraId="4128EE12" w14:textId="77777777" w:rsidR="00C83186" w:rsidRPr="00A164B9" w:rsidRDefault="00C83186" w:rsidP="003B0C1E">
            <w:pPr>
              <w:pStyle w:val="Textotabela"/>
            </w:pPr>
          </w:p>
        </w:tc>
        <w:tc>
          <w:tcPr>
            <w:tcW w:w="1276" w:type="dxa"/>
            <w:noWrap/>
            <w:hideMark/>
          </w:tcPr>
          <w:p w14:paraId="5A41EE72" w14:textId="77777777" w:rsidR="00C83186" w:rsidRPr="00A164B9" w:rsidRDefault="00C83186" w:rsidP="003B0C1E">
            <w:pPr>
              <w:pStyle w:val="Textotabela"/>
            </w:pPr>
            <w:r w:rsidRPr="00A164B9">
              <w:t>1</w:t>
            </w:r>
          </w:p>
        </w:tc>
      </w:tr>
    </w:tbl>
    <w:p w14:paraId="059F011F" w14:textId="77777777" w:rsidR="00C83186" w:rsidRPr="00A164B9" w:rsidRDefault="00C83186" w:rsidP="00C83186"/>
    <w:p w14:paraId="3FFAB98F" w14:textId="4364BD95" w:rsidR="00C83186" w:rsidRPr="00A164B9" w:rsidRDefault="00C83186" w:rsidP="003552A6">
      <w:pPr>
        <w:pStyle w:val="Normalsemrecuo"/>
      </w:pPr>
      <w:bookmarkStart w:id="189" w:name="_Ref187698644"/>
      <w:r w:rsidRPr="00A164B9">
        <w:t xml:space="preserve">Tabela </w:t>
      </w:r>
      <w:r w:rsidR="005F0591" w:rsidRPr="00A164B9">
        <w:fldChar w:fldCharType="begin"/>
      </w:r>
      <w:r w:rsidR="005F0591" w:rsidRPr="00A164B9">
        <w:instrText xml:space="preserve"> STYLEREF 1 \s </w:instrText>
      </w:r>
      <w:r w:rsidR="005F0591" w:rsidRPr="00A164B9">
        <w:fldChar w:fldCharType="separate"/>
      </w:r>
      <w:r w:rsidR="005F0591" w:rsidRPr="00A164B9">
        <w:rPr>
          <w:noProof/>
        </w:rPr>
        <w:t>8</w:t>
      </w:r>
      <w:r w:rsidR="005F0591" w:rsidRPr="00A164B9">
        <w:fldChar w:fldCharType="end"/>
      </w:r>
      <w:r w:rsidR="005F0591" w:rsidRPr="00A164B9">
        <w:t>.</w:t>
      </w:r>
      <w:r w:rsidR="005F0591" w:rsidRPr="00A164B9">
        <w:fldChar w:fldCharType="begin"/>
      </w:r>
      <w:r w:rsidR="005F0591" w:rsidRPr="00A164B9">
        <w:instrText xml:space="preserve"> SEQ Tabela \* ARABIC \s 1 </w:instrText>
      </w:r>
      <w:r w:rsidR="005F0591" w:rsidRPr="00A164B9">
        <w:fldChar w:fldCharType="separate"/>
      </w:r>
      <w:r w:rsidR="005F0591" w:rsidRPr="00A164B9">
        <w:rPr>
          <w:noProof/>
        </w:rPr>
        <w:t>12</w:t>
      </w:r>
      <w:r w:rsidR="005F0591" w:rsidRPr="00A164B9">
        <w:fldChar w:fldCharType="end"/>
      </w:r>
      <w:bookmarkEnd w:id="189"/>
      <w:r w:rsidRPr="00A164B9">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A164B9"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A164B9" w:rsidRDefault="00C83186" w:rsidP="003B0C1E">
            <w:pPr>
              <w:pStyle w:val="Textotabela"/>
            </w:pPr>
          </w:p>
        </w:tc>
        <w:tc>
          <w:tcPr>
            <w:tcW w:w="6783" w:type="dxa"/>
            <w:gridSpan w:val="6"/>
            <w:noWrap/>
            <w:hideMark/>
          </w:tcPr>
          <w:p w14:paraId="6AE3DFB1" w14:textId="77777777" w:rsidR="00C83186" w:rsidRPr="00A164B9" w:rsidRDefault="00C83186" w:rsidP="003B0C1E">
            <w:pPr>
              <w:pStyle w:val="Textotabela"/>
            </w:pPr>
            <w:r w:rsidRPr="00A164B9">
              <w:t>Atribuição de causalidade (N)</w:t>
            </w:r>
          </w:p>
        </w:tc>
      </w:tr>
      <w:tr w:rsidR="003552A6" w:rsidRPr="00A164B9" w14:paraId="2575EEC6" w14:textId="77777777" w:rsidTr="003552A6">
        <w:trPr>
          <w:trHeight w:val="300"/>
        </w:trPr>
        <w:tc>
          <w:tcPr>
            <w:tcW w:w="2687" w:type="dxa"/>
            <w:noWrap/>
            <w:hideMark/>
          </w:tcPr>
          <w:p w14:paraId="5B4CA0E4" w14:textId="77777777" w:rsidR="00C83186" w:rsidRPr="00A164B9" w:rsidRDefault="00C83186" w:rsidP="003B0C1E">
            <w:pPr>
              <w:pStyle w:val="Textotabela"/>
            </w:pPr>
            <w:r w:rsidRPr="00A164B9">
              <w:t>Sistema acometido</w:t>
            </w:r>
          </w:p>
        </w:tc>
        <w:tc>
          <w:tcPr>
            <w:tcW w:w="1813" w:type="dxa"/>
            <w:noWrap/>
            <w:hideMark/>
          </w:tcPr>
          <w:p w14:paraId="25C53514" w14:textId="77777777" w:rsidR="00C83186" w:rsidRPr="00A164B9" w:rsidRDefault="00C83186" w:rsidP="003B0C1E">
            <w:pPr>
              <w:pStyle w:val="Textotabela"/>
            </w:pPr>
            <w:r w:rsidRPr="00A164B9">
              <w:t>Não Relacionado</w:t>
            </w:r>
          </w:p>
        </w:tc>
        <w:tc>
          <w:tcPr>
            <w:tcW w:w="1233" w:type="dxa"/>
            <w:noWrap/>
            <w:hideMark/>
          </w:tcPr>
          <w:p w14:paraId="19920979" w14:textId="77777777" w:rsidR="00C83186" w:rsidRPr="00A164B9" w:rsidRDefault="00C83186" w:rsidP="003B0C1E">
            <w:pPr>
              <w:pStyle w:val="Textotabela"/>
            </w:pPr>
            <w:r w:rsidRPr="00A164B9">
              <w:t>Improvável</w:t>
            </w:r>
          </w:p>
        </w:tc>
        <w:tc>
          <w:tcPr>
            <w:tcW w:w="977" w:type="dxa"/>
            <w:noWrap/>
            <w:hideMark/>
          </w:tcPr>
          <w:p w14:paraId="12822C32" w14:textId="77777777" w:rsidR="00C83186" w:rsidRPr="00A164B9" w:rsidRDefault="00C83186" w:rsidP="003B0C1E">
            <w:pPr>
              <w:pStyle w:val="Textotabela"/>
            </w:pPr>
            <w:r w:rsidRPr="00A164B9">
              <w:t>Possível</w:t>
            </w:r>
          </w:p>
        </w:tc>
        <w:tc>
          <w:tcPr>
            <w:tcW w:w="999" w:type="dxa"/>
            <w:noWrap/>
            <w:hideMark/>
          </w:tcPr>
          <w:p w14:paraId="26E62759" w14:textId="77777777" w:rsidR="00C83186" w:rsidRPr="00A164B9" w:rsidRDefault="00C83186" w:rsidP="003B0C1E">
            <w:pPr>
              <w:pStyle w:val="Textotabela"/>
            </w:pPr>
            <w:r w:rsidRPr="00A164B9">
              <w:t>Provável</w:t>
            </w:r>
          </w:p>
        </w:tc>
        <w:tc>
          <w:tcPr>
            <w:tcW w:w="1088" w:type="dxa"/>
            <w:noWrap/>
            <w:hideMark/>
          </w:tcPr>
          <w:p w14:paraId="6680491C" w14:textId="77777777" w:rsidR="00C83186" w:rsidRPr="00A164B9" w:rsidRDefault="00C83186" w:rsidP="003B0C1E">
            <w:pPr>
              <w:pStyle w:val="Textotabela"/>
            </w:pPr>
            <w:r w:rsidRPr="00A164B9">
              <w:t>Definitivo</w:t>
            </w:r>
          </w:p>
        </w:tc>
        <w:tc>
          <w:tcPr>
            <w:tcW w:w="673" w:type="dxa"/>
            <w:noWrap/>
            <w:hideMark/>
          </w:tcPr>
          <w:p w14:paraId="6281B7D2" w14:textId="77777777" w:rsidR="00C83186" w:rsidRPr="00A164B9" w:rsidRDefault="00C83186" w:rsidP="003B0C1E">
            <w:pPr>
              <w:pStyle w:val="Textotabela"/>
            </w:pPr>
            <w:r w:rsidRPr="00A164B9">
              <w:t>Total</w:t>
            </w:r>
          </w:p>
        </w:tc>
      </w:tr>
      <w:tr w:rsidR="003552A6" w:rsidRPr="00A164B9" w14:paraId="0BD6978F" w14:textId="77777777" w:rsidTr="003552A6">
        <w:trPr>
          <w:trHeight w:val="300"/>
        </w:trPr>
        <w:tc>
          <w:tcPr>
            <w:tcW w:w="2687" w:type="dxa"/>
            <w:noWrap/>
            <w:hideMark/>
          </w:tcPr>
          <w:p w14:paraId="3855E298" w14:textId="77777777" w:rsidR="00C83186" w:rsidRPr="00A164B9" w:rsidRDefault="00C83186" w:rsidP="003B0C1E">
            <w:pPr>
              <w:pStyle w:val="Textotabela"/>
            </w:pPr>
            <w:r w:rsidRPr="00A164B9">
              <w:t>Gastrointestinal</w:t>
            </w:r>
          </w:p>
        </w:tc>
        <w:tc>
          <w:tcPr>
            <w:tcW w:w="1813" w:type="dxa"/>
            <w:noWrap/>
            <w:hideMark/>
          </w:tcPr>
          <w:p w14:paraId="51E2B1B1" w14:textId="77777777" w:rsidR="00C83186" w:rsidRPr="00A164B9" w:rsidRDefault="00C83186" w:rsidP="003B0C1E">
            <w:pPr>
              <w:pStyle w:val="Textotabela"/>
            </w:pPr>
            <w:r w:rsidRPr="00A164B9">
              <w:t>3</w:t>
            </w:r>
          </w:p>
        </w:tc>
        <w:tc>
          <w:tcPr>
            <w:tcW w:w="1233" w:type="dxa"/>
            <w:noWrap/>
            <w:hideMark/>
          </w:tcPr>
          <w:p w14:paraId="00C7B04A" w14:textId="77777777" w:rsidR="00C83186" w:rsidRPr="00A164B9" w:rsidRDefault="00C83186" w:rsidP="003B0C1E">
            <w:pPr>
              <w:pStyle w:val="Textotabela"/>
            </w:pPr>
            <w:r w:rsidRPr="00A164B9">
              <w:t>8</w:t>
            </w:r>
          </w:p>
        </w:tc>
        <w:tc>
          <w:tcPr>
            <w:tcW w:w="977" w:type="dxa"/>
            <w:noWrap/>
            <w:hideMark/>
          </w:tcPr>
          <w:p w14:paraId="07C2CA52" w14:textId="77777777" w:rsidR="00C83186" w:rsidRPr="00A164B9" w:rsidRDefault="00C83186" w:rsidP="003B0C1E">
            <w:pPr>
              <w:pStyle w:val="Textotabela"/>
            </w:pPr>
            <w:r w:rsidRPr="00A164B9">
              <w:t>5</w:t>
            </w:r>
          </w:p>
        </w:tc>
        <w:tc>
          <w:tcPr>
            <w:tcW w:w="999" w:type="dxa"/>
            <w:noWrap/>
            <w:hideMark/>
          </w:tcPr>
          <w:p w14:paraId="56D8718C" w14:textId="77777777" w:rsidR="00C83186" w:rsidRPr="00A164B9" w:rsidRDefault="00C83186" w:rsidP="003B0C1E">
            <w:pPr>
              <w:pStyle w:val="Textotabela"/>
            </w:pPr>
            <w:r w:rsidRPr="00A164B9">
              <w:t>1</w:t>
            </w:r>
          </w:p>
        </w:tc>
        <w:tc>
          <w:tcPr>
            <w:tcW w:w="1088" w:type="dxa"/>
            <w:noWrap/>
            <w:hideMark/>
          </w:tcPr>
          <w:p w14:paraId="4888F152" w14:textId="77777777" w:rsidR="00C83186" w:rsidRPr="00A164B9" w:rsidRDefault="00C83186" w:rsidP="003B0C1E">
            <w:pPr>
              <w:pStyle w:val="Textotabela"/>
            </w:pPr>
            <w:r w:rsidRPr="00A164B9">
              <w:t>1</w:t>
            </w:r>
          </w:p>
        </w:tc>
        <w:tc>
          <w:tcPr>
            <w:tcW w:w="673" w:type="dxa"/>
            <w:noWrap/>
            <w:hideMark/>
          </w:tcPr>
          <w:p w14:paraId="489EB6C6" w14:textId="77777777" w:rsidR="00C83186" w:rsidRPr="00A164B9" w:rsidRDefault="00C83186" w:rsidP="003B0C1E">
            <w:pPr>
              <w:pStyle w:val="Textotabela"/>
            </w:pPr>
            <w:r w:rsidRPr="00A164B9">
              <w:t>18</w:t>
            </w:r>
          </w:p>
        </w:tc>
      </w:tr>
      <w:tr w:rsidR="003552A6" w:rsidRPr="00A164B9" w14:paraId="418CAA59" w14:textId="77777777" w:rsidTr="003552A6">
        <w:trPr>
          <w:trHeight w:val="300"/>
        </w:trPr>
        <w:tc>
          <w:tcPr>
            <w:tcW w:w="2687" w:type="dxa"/>
            <w:noWrap/>
            <w:hideMark/>
          </w:tcPr>
          <w:p w14:paraId="42810352" w14:textId="77777777" w:rsidR="00C83186" w:rsidRPr="00A164B9" w:rsidRDefault="00C83186" w:rsidP="003B0C1E">
            <w:pPr>
              <w:pStyle w:val="Textotabela"/>
            </w:pPr>
            <w:r w:rsidRPr="00A164B9">
              <w:t>Infecção</w:t>
            </w:r>
          </w:p>
        </w:tc>
        <w:tc>
          <w:tcPr>
            <w:tcW w:w="1813" w:type="dxa"/>
            <w:noWrap/>
            <w:hideMark/>
          </w:tcPr>
          <w:p w14:paraId="6A69275F" w14:textId="77777777" w:rsidR="00C83186" w:rsidRPr="00A164B9" w:rsidRDefault="00C83186" w:rsidP="003B0C1E">
            <w:pPr>
              <w:pStyle w:val="Textotabela"/>
            </w:pPr>
            <w:r w:rsidRPr="00A164B9">
              <w:t>5</w:t>
            </w:r>
          </w:p>
        </w:tc>
        <w:tc>
          <w:tcPr>
            <w:tcW w:w="1233" w:type="dxa"/>
            <w:noWrap/>
            <w:hideMark/>
          </w:tcPr>
          <w:p w14:paraId="5F184565" w14:textId="77777777" w:rsidR="00C83186" w:rsidRPr="00A164B9" w:rsidRDefault="00C83186" w:rsidP="003B0C1E">
            <w:pPr>
              <w:pStyle w:val="Textotabela"/>
            </w:pPr>
            <w:r w:rsidRPr="00A164B9">
              <w:t>1</w:t>
            </w:r>
          </w:p>
        </w:tc>
        <w:tc>
          <w:tcPr>
            <w:tcW w:w="977" w:type="dxa"/>
            <w:noWrap/>
            <w:hideMark/>
          </w:tcPr>
          <w:p w14:paraId="412B2462" w14:textId="77777777" w:rsidR="00C83186" w:rsidRPr="00A164B9" w:rsidRDefault="00C83186" w:rsidP="003B0C1E">
            <w:pPr>
              <w:pStyle w:val="Textotabela"/>
            </w:pPr>
          </w:p>
        </w:tc>
        <w:tc>
          <w:tcPr>
            <w:tcW w:w="999" w:type="dxa"/>
            <w:noWrap/>
            <w:hideMark/>
          </w:tcPr>
          <w:p w14:paraId="2F1FA4A3" w14:textId="77777777" w:rsidR="00C83186" w:rsidRPr="00A164B9" w:rsidRDefault="00C83186" w:rsidP="003B0C1E">
            <w:pPr>
              <w:pStyle w:val="Textotabela"/>
            </w:pPr>
          </w:p>
        </w:tc>
        <w:tc>
          <w:tcPr>
            <w:tcW w:w="1088" w:type="dxa"/>
            <w:noWrap/>
            <w:hideMark/>
          </w:tcPr>
          <w:p w14:paraId="6BFBBD4E" w14:textId="77777777" w:rsidR="00C83186" w:rsidRPr="00A164B9" w:rsidRDefault="00C83186" w:rsidP="003B0C1E">
            <w:pPr>
              <w:pStyle w:val="Textotabela"/>
            </w:pPr>
          </w:p>
        </w:tc>
        <w:tc>
          <w:tcPr>
            <w:tcW w:w="673" w:type="dxa"/>
            <w:noWrap/>
            <w:hideMark/>
          </w:tcPr>
          <w:p w14:paraId="339A4D1A" w14:textId="77777777" w:rsidR="00C83186" w:rsidRPr="00A164B9" w:rsidRDefault="00C83186" w:rsidP="003B0C1E">
            <w:pPr>
              <w:pStyle w:val="Textotabela"/>
            </w:pPr>
            <w:r w:rsidRPr="00A164B9">
              <w:t>6</w:t>
            </w:r>
          </w:p>
        </w:tc>
      </w:tr>
      <w:tr w:rsidR="003552A6" w:rsidRPr="00A164B9" w14:paraId="1C5D3F78" w14:textId="77777777" w:rsidTr="003552A6">
        <w:trPr>
          <w:trHeight w:val="300"/>
        </w:trPr>
        <w:tc>
          <w:tcPr>
            <w:tcW w:w="2687" w:type="dxa"/>
            <w:noWrap/>
            <w:hideMark/>
          </w:tcPr>
          <w:p w14:paraId="4C6FF23F" w14:textId="77777777" w:rsidR="00C83186" w:rsidRPr="00A164B9" w:rsidRDefault="00C83186" w:rsidP="003B0C1E">
            <w:pPr>
              <w:pStyle w:val="Textotabela"/>
            </w:pPr>
            <w:r w:rsidRPr="00A164B9">
              <w:t>Musculoesquelético</w:t>
            </w:r>
          </w:p>
          <w:p w14:paraId="7DAD3386" w14:textId="77777777" w:rsidR="00C83186" w:rsidRPr="00A164B9" w:rsidRDefault="00C83186" w:rsidP="003B0C1E">
            <w:pPr>
              <w:pStyle w:val="Textotabela"/>
            </w:pPr>
            <w:r w:rsidRPr="00A164B9">
              <w:t>Tecido Conjuntivo</w:t>
            </w:r>
          </w:p>
        </w:tc>
        <w:tc>
          <w:tcPr>
            <w:tcW w:w="1813" w:type="dxa"/>
            <w:noWrap/>
            <w:hideMark/>
          </w:tcPr>
          <w:p w14:paraId="789E974F" w14:textId="77777777" w:rsidR="00C83186" w:rsidRPr="00A164B9" w:rsidRDefault="00C83186" w:rsidP="003B0C1E">
            <w:pPr>
              <w:pStyle w:val="Textotabela"/>
            </w:pPr>
            <w:r w:rsidRPr="00A164B9">
              <w:t>4</w:t>
            </w:r>
          </w:p>
        </w:tc>
        <w:tc>
          <w:tcPr>
            <w:tcW w:w="1233" w:type="dxa"/>
            <w:noWrap/>
            <w:hideMark/>
          </w:tcPr>
          <w:p w14:paraId="771FA6A9" w14:textId="77777777" w:rsidR="00C83186" w:rsidRPr="00A164B9" w:rsidRDefault="00C83186" w:rsidP="003B0C1E">
            <w:pPr>
              <w:pStyle w:val="Textotabela"/>
            </w:pPr>
          </w:p>
        </w:tc>
        <w:tc>
          <w:tcPr>
            <w:tcW w:w="977" w:type="dxa"/>
            <w:noWrap/>
            <w:hideMark/>
          </w:tcPr>
          <w:p w14:paraId="14499011" w14:textId="77777777" w:rsidR="00C83186" w:rsidRPr="00A164B9" w:rsidRDefault="00C83186" w:rsidP="003B0C1E">
            <w:pPr>
              <w:pStyle w:val="Textotabela"/>
            </w:pPr>
          </w:p>
        </w:tc>
        <w:tc>
          <w:tcPr>
            <w:tcW w:w="999" w:type="dxa"/>
            <w:noWrap/>
            <w:hideMark/>
          </w:tcPr>
          <w:p w14:paraId="65289A97" w14:textId="77777777" w:rsidR="00C83186" w:rsidRPr="00A164B9" w:rsidRDefault="00C83186" w:rsidP="003B0C1E">
            <w:pPr>
              <w:pStyle w:val="Textotabela"/>
            </w:pPr>
          </w:p>
        </w:tc>
        <w:tc>
          <w:tcPr>
            <w:tcW w:w="1088" w:type="dxa"/>
            <w:noWrap/>
            <w:hideMark/>
          </w:tcPr>
          <w:p w14:paraId="61BF7875" w14:textId="77777777" w:rsidR="00C83186" w:rsidRPr="00A164B9" w:rsidRDefault="00C83186" w:rsidP="003B0C1E">
            <w:pPr>
              <w:pStyle w:val="Textotabela"/>
            </w:pPr>
          </w:p>
        </w:tc>
        <w:tc>
          <w:tcPr>
            <w:tcW w:w="673" w:type="dxa"/>
            <w:noWrap/>
            <w:hideMark/>
          </w:tcPr>
          <w:p w14:paraId="097D0609" w14:textId="77777777" w:rsidR="00C83186" w:rsidRPr="00A164B9" w:rsidRDefault="00C83186" w:rsidP="003B0C1E">
            <w:pPr>
              <w:pStyle w:val="Textotabela"/>
            </w:pPr>
            <w:r w:rsidRPr="00A164B9">
              <w:t>4</w:t>
            </w:r>
          </w:p>
        </w:tc>
      </w:tr>
      <w:tr w:rsidR="003552A6" w:rsidRPr="00A164B9" w14:paraId="7A816BCE" w14:textId="77777777" w:rsidTr="003552A6">
        <w:trPr>
          <w:trHeight w:val="300"/>
        </w:trPr>
        <w:tc>
          <w:tcPr>
            <w:tcW w:w="2687" w:type="dxa"/>
            <w:noWrap/>
            <w:hideMark/>
          </w:tcPr>
          <w:p w14:paraId="40589AE9" w14:textId="77777777" w:rsidR="00C83186" w:rsidRPr="00A164B9" w:rsidRDefault="00C83186" w:rsidP="003B0C1E">
            <w:pPr>
              <w:pStyle w:val="Textotabela"/>
            </w:pPr>
            <w:r w:rsidRPr="00A164B9">
              <w:t>Neurologia</w:t>
            </w:r>
          </w:p>
        </w:tc>
        <w:tc>
          <w:tcPr>
            <w:tcW w:w="1813" w:type="dxa"/>
            <w:noWrap/>
            <w:hideMark/>
          </w:tcPr>
          <w:p w14:paraId="223BBEF4" w14:textId="77777777" w:rsidR="00C83186" w:rsidRPr="00A164B9" w:rsidRDefault="00C83186" w:rsidP="003B0C1E">
            <w:pPr>
              <w:pStyle w:val="Textotabela"/>
            </w:pPr>
            <w:r w:rsidRPr="00A164B9">
              <w:t>1</w:t>
            </w:r>
          </w:p>
        </w:tc>
        <w:tc>
          <w:tcPr>
            <w:tcW w:w="1233" w:type="dxa"/>
            <w:noWrap/>
            <w:hideMark/>
          </w:tcPr>
          <w:p w14:paraId="6919561A" w14:textId="77777777" w:rsidR="00C83186" w:rsidRPr="00A164B9" w:rsidRDefault="00C83186" w:rsidP="003B0C1E">
            <w:pPr>
              <w:pStyle w:val="Textotabela"/>
            </w:pPr>
            <w:r w:rsidRPr="00A164B9">
              <w:t>1</w:t>
            </w:r>
          </w:p>
        </w:tc>
        <w:tc>
          <w:tcPr>
            <w:tcW w:w="977" w:type="dxa"/>
            <w:noWrap/>
            <w:hideMark/>
          </w:tcPr>
          <w:p w14:paraId="0C091DE2" w14:textId="77777777" w:rsidR="00C83186" w:rsidRPr="00A164B9" w:rsidRDefault="00C83186" w:rsidP="003B0C1E">
            <w:pPr>
              <w:pStyle w:val="Textotabela"/>
            </w:pPr>
            <w:r w:rsidRPr="00A164B9">
              <w:t>2</w:t>
            </w:r>
          </w:p>
        </w:tc>
        <w:tc>
          <w:tcPr>
            <w:tcW w:w="999" w:type="dxa"/>
            <w:noWrap/>
            <w:hideMark/>
          </w:tcPr>
          <w:p w14:paraId="54CC12EF" w14:textId="77777777" w:rsidR="00C83186" w:rsidRPr="00A164B9" w:rsidRDefault="00C83186" w:rsidP="003B0C1E">
            <w:pPr>
              <w:pStyle w:val="Textotabela"/>
            </w:pPr>
          </w:p>
        </w:tc>
        <w:tc>
          <w:tcPr>
            <w:tcW w:w="1088" w:type="dxa"/>
            <w:noWrap/>
            <w:hideMark/>
          </w:tcPr>
          <w:p w14:paraId="33FF3EA1" w14:textId="77777777" w:rsidR="00C83186" w:rsidRPr="00A164B9" w:rsidRDefault="00C83186" w:rsidP="003B0C1E">
            <w:pPr>
              <w:pStyle w:val="Textotabela"/>
            </w:pPr>
          </w:p>
        </w:tc>
        <w:tc>
          <w:tcPr>
            <w:tcW w:w="673" w:type="dxa"/>
            <w:noWrap/>
            <w:hideMark/>
          </w:tcPr>
          <w:p w14:paraId="62127E3A" w14:textId="77777777" w:rsidR="00C83186" w:rsidRPr="00A164B9" w:rsidRDefault="00C83186" w:rsidP="003B0C1E">
            <w:pPr>
              <w:pStyle w:val="Textotabela"/>
            </w:pPr>
            <w:r w:rsidRPr="00A164B9">
              <w:t>4</w:t>
            </w:r>
          </w:p>
        </w:tc>
      </w:tr>
      <w:tr w:rsidR="003552A6" w:rsidRPr="00A164B9" w14:paraId="164B90BD" w14:textId="77777777" w:rsidTr="003552A6">
        <w:trPr>
          <w:trHeight w:val="300"/>
        </w:trPr>
        <w:tc>
          <w:tcPr>
            <w:tcW w:w="2687" w:type="dxa"/>
            <w:noWrap/>
            <w:hideMark/>
          </w:tcPr>
          <w:p w14:paraId="5211BDE3" w14:textId="77777777" w:rsidR="00C83186" w:rsidRPr="00A164B9" w:rsidRDefault="00C83186" w:rsidP="003B0C1E">
            <w:pPr>
              <w:pStyle w:val="Textotabela"/>
            </w:pPr>
            <w:r w:rsidRPr="00A164B9">
              <w:t>Psiquiátrico</w:t>
            </w:r>
          </w:p>
        </w:tc>
        <w:tc>
          <w:tcPr>
            <w:tcW w:w="1813" w:type="dxa"/>
            <w:noWrap/>
            <w:hideMark/>
          </w:tcPr>
          <w:p w14:paraId="0DAE97A4" w14:textId="77777777" w:rsidR="00C83186" w:rsidRPr="00A164B9" w:rsidRDefault="00C83186" w:rsidP="003B0C1E">
            <w:pPr>
              <w:pStyle w:val="Textotabela"/>
            </w:pPr>
            <w:r w:rsidRPr="00A164B9">
              <w:t>3</w:t>
            </w:r>
          </w:p>
        </w:tc>
        <w:tc>
          <w:tcPr>
            <w:tcW w:w="1233" w:type="dxa"/>
            <w:noWrap/>
            <w:hideMark/>
          </w:tcPr>
          <w:p w14:paraId="7DFC30D0" w14:textId="77777777" w:rsidR="00C83186" w:rsidRPr="00A164B9" w:rsidRDefault="00C83186" w:rsidP="003B0C1E">
            <w:pPr>
              <w:pStyle w:val="Textotabela"/>
            </w:pPr>
          </w:p>
        </w:tc>
        <w:tc>
          <w:tcPr>
            <w:tcW w:w="977" w:type="dxa"/>
            <w:noWrap/>
            <w:hideMark/>
          </w:tcPr>
          <w:p w14:paraId="4EE98B48" w14:textId="77777777" w:rsidR="00C83186" w:rsidRPr="00A164B9" w:rsidRDefault="00C83186" w:rsidP="003B0C1E">
            <w:pPr>
              <w:pStyle w:val="Textotabela"/>
            </w:pPr>
            <w:r w:rsidRPr="00A164B9">
              <w:t>1</w:t>
            </w:r>
          </w:p>
        </w:tc>
        <w:tc>
          <w:tcPr>
            <w:tcW w:w="999" w:type="dxa"/>
            <w:noWrap/>
            <w:hideMark/>
          </w:tcPr>
          <w:p w14:paraId="70911C66" w14:textId="77777777" w:rsidR="00C83186" w:rsidRPr="00A164B9" w:rsidRDefault="00C83186" w:rsidP="003B0C1E">
            <w:pPr>
              <w:pStyle w:val="Textotabela"/>
            </w:pPr>
          </w:p>
        </w:tc>
        <w:tc>
          <w:tcPr>
            <w:tcW w:w="1088" w:type="dxa"/>
            <w:noWrap/>
            <w:hideMark/>
          </w:tcPr>
          <w:p w14:paraId="09FB6DB1" w14:textId="77777777" w:rsidR="00C83186" w:rsidRPr="00A164B9" w:rsidRDefault="00C83186" w:rsidP="003B0C1E">
            <w:pPr>
              <w:pStyle w:val="Textotabela"/>
            </w:pPr>
          </w:p>
        </w:tc>
        <w:tc>
          <w:tcPr>
            <w:tcW w:w="673" w:type="dxa"/>
            <w:noWrap/>
            <w:hideMark/>
          </w:tcPr>
          <w:p w14:paraId="0DABE3B7" w14:textId="77777777" w:rsidR="00C83186" w:rsidRPr="00A164B9" w:rsidRDefault="00C83186" w:rsidP="003B0C1E">
            <w:pPr>
              <w:pStyle w:val="Textotabela"/>
            </w:pPr>
            <w:r w:rsidRPr="00A164B9">
              <w:t>4</w:t>
            </w:r>
          </w:p>
        </w:tc>
      </w:tr>
      <w:tr w:rsidR="003552A6" w:rsidRPr="00A164B9" w14:paraId="7B01EB49" w14:textId="77777777" w:rsidTr="003552A6">
        <w:trPr>
          <w:trHeight w:val="300"/>
        </w:trPr>
        <w:tc>
          <w:tcPr>
            <w:tcW w:w="2687" w:type="dxa"/>
            <w:noWrap/>
            <w:hideMark/>
          </w:tcPr>
          <w:p w14:paraId="6BFC7168" w14:textId="77777777" w:rsidR="00C83186" w:rsidRPr="00A164B9" w:rsidRDefault="00C83186" w:rsidP="003B0C1E">
            <w:pPr>
              <w:pStyle w:val="Textotabela"/>
            </w:pPr>
            <w:r w:rsidRPr="00A164B9">
              <w:t>Endócrino</w:t>
            </w:r>
          </w:p>
        </w:tc>
        <w:tc>
          <w:tcPr>
            <w:tcW w:w="1813" w:type="dxa"/>
            <w:noWrap/>
            <w:hideMark/>
          </w:tcPr>
          <w:p w14:paraId="4E979F50" w14:textId="77777777" w:rsidR="00C83186" w:rsidRPr="00A164B9" w:rsidRDefault="00C83186" w:rsidP="003B0C1E">
            <w:pPr>
              <w:pStyle w:val="Textotabela"/>
            </w:pPr>
          </w:p>
        </w:tc>
        <w:tc>
          <w:tcPr>
            <w:tcW w:w="1233" w:type="dxa"/>
            <w:noWrap/>
            <w:hideMark/>
          </w:tcPr>
          <w:p w14:paraId="29C7958F" w14:textId="77777777" w:rsidR="00C83186" w:rsidRPr="00A164B9" w:rsidRDefault="00C83186" w:rsidP="003B0C1E">
            <w:pPr>
              <w:pStyle w:val="Textotabela"/>
            </w:pPr>
            <w:r w:rsidRPr="00A164B9">
              <w:t>1</w:t>
            </w:r>
          </w:p>
        </w:tc>
        <w:tc>
          <w:tcPr>
            <w:tcW w:w="977" w:type="dxa"/>
            <w:noWrap/>
            <w:hideMark/>
          </w:tcPr>
          <w:p w14:paraId="68C14C17" w14:textId="77777777" w:rsidR="00C83186" w:rsidRPr="00A164B9" w:rsidRDefault="00C83186" w:rsidP="003B0C1E">
            <w:pPr>
              <w:pStyle w:val="Textotabela"/>
            </w:pPr>
            <w:r w:rsidRPr="00A164B9">
              <w:t>2</w:t>
            </w:r>
          </w:p>
        </w:tc>
        <w:tc>
          <w:tcPr>
            <w:tcW w:w="999" w:type="dxa"/>
            <w:noWrap/>
            <w:hideMark/>
          </w:tcPr>
          <w:p w14:paraId="5A90F096" w14:textId="77777777" w:rsidR="00C83186" w:rsidRPr="00A164B9" w:rsidRDefault="00C83186" w:rsidP="003B0C1E">
            <w:pPr>
              <w:pStyle w:val="Textotabela"/>
            </w:pPr>
          </w:p>
        </w:tc>
        <w:tc>
          <w:tcPr>
            <w:tcW w:w="1088" w:type="dxa"/>
            <w:noWrap/>
            <w:hideMark/>
          </w:tcPr>
          <w:p w14:paraId="056A895B" w14:textId="77777777" w:rsidR="00C83186" w:rsidRPr="00A164B9" w:rsidRDefault="00C83186" w:rsidP="003B0C1E">
            <w:pPr>
              <w:pStyle w:val="Textotabela"/>
            </w:pPr>
          </w:p>
        </w:tc>
        <w:tc>
          <w:tcPr>
            <w:tcW w:w="673" w:type="dxa"/>
            <w:noWrap/>
            <w:hideMark/>
          </w:tcPr>
          <w:p w14:paraId="632419E2" w14:textId="77777777" w:rsidR="00C83186" w:rsidRPr="00A164B9" w:rsidRDefault="00C83186" w:rsidP="003B0C1E">
            <w:pPr>
              <w:pStyle w:val="Textotabela"/>
            </w:pPr>
            <w:r w:rsidRPr="00A164B9">
              <w:t>3</w:t>
            </w:r>
          </w:p>
        </w:tc>
      </w:tr>
      <w:tr w:rsidR="003552A6" w:rsidRPr="00A164B9" w14:paraId="43ED4C44" w14:textId="77777777" w:rsidTr="003552A6">
        <w:trPr>
          <w:trHeight w:val="300"/>
        </w:trPr>
        <w:tc>
          <w:tcPr>
            <w:tcW w:w="2687" w:type="dxa"/>
            <w:noWrap/>
            <w:hideMark/>
          </w:tcPr>
          <w:p w14:paraId="13AC36D9" w14:textId="77777777" w:rsidR="00C83186" w:rsidRPr="00A164B9" w:rsidRDefault="00C83186" w:rsidP="003B0C1E">
            <w:pPr>
              <w:pStyle w:val="Textotabela"/>
            </w:pPr>
            <w:r w:rsidRPr="00A164B9">
              <w:t>Alergia/Imunologia</w:t>
            </w:r>
          </w:p>
        </w:tc>
        <w:tc>
          <w:tcPr>
            <w:tcW w:w="1813" w:type="dxa"/>
            <w:noWrap/>
            <w:hideMark/>
          </w:tcPr>
          <w:p w14:paraId="50C0E8E4" w14:textId="77777777" w:rsidR="00C83186" w:rsidRPr="00A164B9" w:rsidRDefault="00C83186" w:rsidP="003B0C1E">
            <w:pPr>
              <w:pStyle w:val="Textotabela"/>
            </w:pPr>
            <w:r w:rsidRPr="00A164B9">
              <w:t>1</w:t>
            </w:r>
          </w:p>
        </w:tc>
        <w:tc>
          <w:tcPr>
            <w:tcW w:w="1233" w:type="dxa"/>
            <w:noWrap/>
            <w:hideMark/>
          </w:tcPr>
          <w:p w14:paraId="13B3464D" w14:textId="77777777" w:rsidR="00C83186" w:rsidRPr="00A164B9" w:rsidRDefault="00C83186" w:rsidP="003B0C1E">
            <w:pPr>
              <w:pStyle w:val="Textotabela"/>
            </w:pPr>
            <w:r w:rsidRPr="00A164B9">
              <w:t>1</w:t>
            </w:r>
          </w:p>
        </w:tc>
        <w:tc>
          <w:tcPr>
            <w:tcW w:w="977" w:type="dxa"/>
            <w:noWrap/>
            <w:hideMark/>
          </w:tcPr>
          <w:p w14:paraId="5F9CB8C9" w14:textId="77777777" w:rsidR="00C83186" w:rsidRPr="00A164B9" w:rsidRDefault="00C83186" w:rsidP="003B0C1E">
            <w:pPr>
              <w:pStyle w:val="Textotabela"/>
            </w:pPr>
          </w:p>
        </w:tc>
        <w:tc>
          <w:tcPr>
            <w:tcW w:w="999" w:type="dxa"/>
            <w:noWrap/>
            <w:hideMark/>
          </w:tcPr>
          <w:p w14:paraId="1A69D56F" w14:textId="77777777" w:rsidR="00C83186" w:rsidRPr="00A164B9" w:rsidRDefault="00C83186" w:rsidP="003B0C1E">
            <w:pPr>
              <w:pStyle w:val="Textotabela"/>
            </w:pPr>
          </w:p>
        </w:tc>
        <w:tc>
          <w:tcPr>
            <w:tcW w:w="1088" w:type="dxa"/>
            <w:noWrap/>
            <w:hideMark/>
          </w:tcPr>
          <w:p w14:paraId="692DB1B4" w14:textId="77777777" w:rsidR="00C83186" w:rsidRPr="00A164B9" w:rsidRDefault="00C83186" w:rsidP="003B0C1E">
            <w:pPr>
              <w:pStyle w:val="Textotabela"/>
            </w:pPr>
          </w:p>
        </w:tc>
        <w:tc>
          <w:tcPr>
            <w:tcW w:w="673" w:type="dxa"/>
            <w:noWrap/>
            <w:hideMark/>
          </w:tcPr>
          <w:p w14:paraId="190730F1" w14:textId="77777777" w:rsidR="00C83186" w:rsidRPr="00A164B9" w:rsidRDefault="00C83186" w:rsidP="003B0C1E">
            <w:pPr>
              <w:pStyle w:val="Textotabela"/>
            </w:pPr>
            <w:r w:rsidRPr="00A164B9">
              <w:t>2</w:t>
            </w:r>
          </w:p>
        </w:tc>
      </w:tr>
      <w:tr w:rsidR="003552A6" w:rsidRPr="00A164B9" w14:paraId="4B1382BE" w14:textId="77777777" w:rsidTr="003552A6">
        <w:trPr>
          <w:trHeight w:val="300"/>
        </w:trPr>
        <w:tc>
          <w:tcPr>
            <w:tcW w:w="2687" w:type="dxa"/>
            <w:noWrap/>
            <w:hideMark/>
          </w:tcPr>
          <w:p w14:paraId="0193A7D2" w14:textId="77777777" w:rsidR="00C83186" w:rsidRPr="00A164B9" w:rsidRDefault="00C83186" w:rsidP="003B0C1E">
            <w:pPr>
              <w:pStyle w:val="Textotabela"/>
            </w:pPr>
            <w:r w:rsidRPr="00A164B9">
              <w:t>Outros</w:t>
            </w:r>
          </w:p>
        </w:tc>
        <w:tc>
          <w:tcPr>
            <w:tcW w:w="1813" w:type="dxa"/>
            <w:noWrap/>
            <w:hideMark/>
          </w:tcPr>
          <w:p w14:paraId="1899D1F9" w14:textId="77777777" w:rsidR="00C83186" w:rsidRPr="00A164B9" w:rsidRDefault="00C83186" w:rsidP="003B0C1E">
            <w:pPr>
              <w:pStyle w:val="Textotabela"/>
            </w:pPr>
          </w:p>
        </w:tc>
        <w:tc>
          <w:tcPr>
            <w:tcW w:w="1233" w:type="dxa"/>
            <w:noWrap/>
            <w:hideMark/>
          </w:tcPr>
          <w:p w14:paraId="6018F727" w14:textId="77777777" w:rsidR="00C83186" w:rsidRPr="00A164B9" w:rsidRDefault="00C83186" w:rsidP="003B0C1E">
            <w:pPr>
              <w:pStyle w:val="Textotabela"/>
            </w:pPr>
          </w:p>
        </w:tc>
        <w:tc>
          <w:tcPr>
            <w:tcW w:w="977" w:type="dxa"/>
            <w:noWrap/>
            <w:hideMark/>
          </w:tcPr>
          <w:p w14:paraId="38CE7344" w14:textId="77777777" w:rsidR="00C83186" w:rsidRPr="00A164B9" w:rsidRDefault="00C83186" w:rsidP="003B0C1E">
            <w:pPr>
              <w:pStyle w:val="Textotabela"/>
            </w:pPr>
            <w:r w:rsidRPr="00A164B9">
              <w:t>2</w:t>
            </w:r>
          </w:p>
        </w:tc>
        <w:tc>
          <w:tcPr>
            <w:tcW w:w="999" w:type="dxa"/>
            <w:noWrap/>
            <w:hideMark/>
          </w:tcPr>
          <w:p w14:paraId="6328BCA3" w14:textId="77777777" w:rsidR="00C83186" w:rsidRPr="00A164B9" w:rsidRDefault="00C83186" w:rsidP="003B0C1E">
            <w:pPr>
              <w:pStyle w:val="Textotabela"/>
            </w:pPr>
          </w:p>
        </w:tc>
        <w:tc>
          <w:tcPr>
            <w:tcW w:w="1088" w:type="dxa"/>
            <w:noWrap/>
            <w:hideMark/>
          </w:tcPr>
          <w:p w14:paraId="2CD99740" w14:textId="77777777" w:rsidR="00C83186" w:rsidRPr="00A164B9" w:rsidRDefault="00C83186" w:rsidP="003B0C1E">
            <w:pPr>
              <w:pStyle w:val="Textotabela"/>
            </w:pPr>
          </w:p>
        </w:tc>
        <w:tc>
          <w:tcPr>
            <w:tcW w:w="673" w:type="dxa"/>
            <w:noWrap/>
            <w:hideMark/>
          </w:tcPr>
          <w:p w14:paraId="328C4A84" w14:textId="77777777" w:rsidR="00C83186" w:rsidRPr="00A164B9" w:rsidRDefault="00C83186" w:rsidP="003B0C1E">
            <w:pPr>
              <w:pStyle w:val="Textotabela"/>
            </w:pPr>
            <w:r w:rsidRPr="00A164B9">
              <w:t>2</w:t>
            </w:r>
          </w:p>
        </w:tc>
      </w:tr>
      <w:tr w:rsidR="003552A6" w:rsidRPr="00A164B9" w14:paraId="6C735A5B" w14:textId="77777777" w:rsidTr="003552A6">
        <w:trPr>
          <w:trHeight w:val="300"/>
        </w:trPr>
        <w:tc>
          <w:tcPr>
            <w:tcW w:w="2687" w:type="dxa"/>
            <w:noWrap/>
            <w:hideMark/>
          </w:tcPr>
          <w:p w14:paraId="468B963A" w14:textId="77777777" w:rsidR="00C83186" w:rsidRPr="00A164B9" w:rsidRDefault="00C83186" w:rsidP="003B0C1E">
            <w:pPr>
              <w:pStyle w:val="Textotabela"/>
            </w:pPr>
            <w:r w:rsidRPr="00A164B9">
              <w:t>Dor</w:t>
            </w:r>
          </w:p>
        </w:tc>
        <w:tc>
          <w:tcPr>
            <w:tcW w:w="1813" w:type="dxa"/>
            <w:noWrap/>
            <w:hideMark/>
          </w:tcPr>
          <w:p w14:paraId="740F1BCA" w14:textId="77777777" w:rsidR="00C83186" w:rsidRPr="00A164B9" w:rsidRDefault="00C83186" w:rsidP="003B0C1E">
            <w:pPr>
              <w:pStyle w:val="Textotabela"/>
            </w:pPr>
          </w:p>
        </w:tc>
        <w:tc>
          <w:tcPr>
            <w:tcW w:w="1233" w:type="dxa"/>
            <w:noWrap/>
            <w:hideMark/>
          </w:tcPr>
          <w:p w14:paraId="02AA03BB" w14:textId="77777777" w:rsidR="00C83186" w:rsidRPr="00A164B9" w:rsidRDefault="00C83186" w:rsidP="003B0C1E">
            <w:pPr>
              <w:pStyle w:val="Textotabela"/>
            </w:pPr>
            <w:r w:rsidRPr="00A164B9">
              <w:t>1</w:t>
            </w:r>
          </w:p>
        </w:tc>
        <w:tc>
          <w:tcPr>
            <w:tcW w:w="977" w:type="dxa"/>
            <w:noWrap/>
            <w:hideMark/>
          </w:tcPr>
          <w:p w14:paraId="4F5DCD43" w14:textId="77777777" w:rsidR="00C83186" w:rsidRPr="00A164B9" w:rsidRDefault="00C83186" w:rsidP="003B0C1E">
            <w:pPr>
              <w:pStyle w:val="Textotabela"/>
            </w:pPr>
          </w:p>
        </w:tc>
        <w:tc>
          <w:tcPr>
            <w:tcW w:w="999" w:type="dxa"/>
            <w:noWrap/>
            <w:hideMark/>
          </w:tcPr>
          <w:p w14:paraId="5C986340" w14:textId="77777777" w:rsidR="00C83186" w:rsidRPr="00A164B9" w:rsidRDefault="00C83186" w:rsidP="003B0C1E">
            <w:pPr>
              <w:pStyle w:val="Textotabela"/>
            </w:pPr>
          </w:p>
        </w:tc>
        <w:tc>
          <w:tcPr>
            <w:tcW w:w="1088" w:type="dxa"/>
            <w:noWrap/>
            <w:hideMark/>
          </w:tcPr>
          <w:p w14:paraId="5D246BE9" w14:textId="77777777" w:rsidR="00C83186" w:rsidRPr="00A164B9" w:rsidRDefault="00C83186" w:rsidP="003B0C1E">
            <w:pPr>
              <w:pStyle w:val="Textotabela"/>
            </w:pPr>
          </w:p>
        </w:tc>
        <w:tc>
          <w:tcPr>
            <w:tcW w:w="673" w:type="dxa"/>
            <w:noWrap/>
            <w:hideMark/>
          </w:tcPr>
          <w:p w14:paraId="594CA56E" w14:textId="77777777" w:rsidR="00C83186" w:rsidRPr="00A164B9" w:rsidRDefault="00C83186" w:rsidP="003B0C1E">
            <w:pPr>
              <w:pStyle w:val="Textotabela"/>
            </w:pPr>
            <w:r w:rsidRPr="00A164B9">
              <w:t>1</w:t>
            </w:r>
          </w:p>
        </w:tc>
      </w:tr>
      <w:tr w:rsidR="003552A6" w:rsidRPr="00A164B9" w14:paraId="285A2C9C" w14:textId="77777777" w:rsidTr="003552A6">
        <w:trPr>
          <w:trHeight w:val="300"/>
        </w:trPr>
        <w:tc>
          <w:tcPr>
            <w:tcW w:w="2687" w:type="dxa"/>
            <w:noWrap/>
            <w:hideMark/>
          </w:tcPr>
          <w:p w14:paraId="205E3665" w14:textId="77777777" w:rsidR="00C83186" w:rsidRPr="00A164B9" w:rsidRDefault="00C83186" w:rsidP="003B0C1E">
            <w:pPr>
              <w:pStyle w:val="Textotabela"/>
            </w:pPr>
            <w:r w:rsidRPr="00A164B9">
              <w:t>Linfáticos</w:t>
            </w:r>
          </w:p>
        </w:tc>
        <w:tc>
          <w:tcPr>
            <w:tcW w:w="1813" w:type="dxa"/>
            <w:noWrap/>
            <w:hideMark/>
          </w:tcPr>
          <w:p w14:paraId="5959725E" w14:textId="77777777" w:rsidR="00C83186" w:rsidRPr="00A164B9" w:rsidRDefault="00C83186" w:rsidP="003B0C1E">
            <w:pPr>
              <w:pStyle w:val="Textotabela"/>
            </w:pPr>
          </w:p>
        </w:tc>
        <w:tc>
          <w:tcPr>
            <w:tcW w:w="1233" w:type="dxa"/>
            <w:noWrap/>
            <w:hideMark/>
          </w:tcPr>
          <w:p w14:paraId="57856A65" w14:textId="77777777" w:rsidR="00C83186" w:rsidRPr="00A164B9" w:rsidRDefault="00C83186" w:rsidP="003B0C1E">
            <w:pPr>
              <w:pStyle w:val="Textotabela"/>
            </w:pPr>
            <w:r w:rsidRPr="00A164B9">
              <w:t>1</w:t>
            </w:r>
          </w:p>
        </w:tc>
        <w:tc>
          <w:tcPr>
            <w:tcW w:w="977" w:type="dxa"/>
            <w:noWrap/>
            <w:hideMark/>
          </w:tcPr>
          <w:p w14:paraId="344F9443" w14:textId="77777777" w:rsidR="00C83186" w:rsidRPr="00A164B9" w:rsidRDefault="00C83186" w:rsidP="003B0C1E">
            <w:pPr>
              <w:pStyle w:val="Textotabela"/>
            </w:pPr>
          </w:p>
        </w:tc>
        <w:tc>
          <w:tcPr>
            <w:tcW w:w="999" w:type="dxa"/>
            <w:noWrap/>
            <w:hideMark/>
          </w:tcPr>
          <w:p w14:paraId="6BF79392" w14:textId="77777777" w:rsidR="00C83186" w:rsidRPr="00A164B9" w:rsidRDefault="00C83186" w:rsidP="003B0C1E">
            <w:pPr>
              <w:pStyle w:val="Textotabela"/>
            </w:pPr>
          </w:p>
        </w:tc>
        <w:tc>
          <w:tcPr>
            <w:tcW w:w="1088" w:type="dxa"/>
            <w:noWrap/>
            <w:hideMark/>
          </w:tcPr>
          <w:p w14:paraId="13E541F3" w14:textId="77777777" w:rsidR="00C83186" w:rsidRPr="00A164B9" w:rsidRDefault="00C83186" w:rsidP="003B0C1E">
            <w:pPr>
              <w:pStyle w:val="Textotabela"/>
            </w:pPr>
          </w:p>
        </w:tc>
        <w:tc>
          <w:tcPr>
            <w:tcW w:w="673" w:type="dxa"/>
            <w:noWrap/>
            <w:hideMark/>
          </w:tcPr>
          <w:p w14:paraId="5D1FCF22" w14:textId="77777777" w:rsidR="00C83186" w:rsidRPr="00A164B9" w:rsidRDefault="00C83186" w:rsidP="003B0C1E">
            <w:pPr>
              <w:pStyle w:val="Textotabela"/>
            </w:pPr>
            <w:r w:rsidRPr="00A164B9">
              <w:t>1</w:t>
            </w:r>
          </w:p>
        </w:tc>
      </w:tr>
      <w:tr w:rsidR="003552A6" w:rsidRPr="00A164B9" w14:paraId="7578EBA5" w14:textId="77777777" w:rsidTr="003552A6">
        <w:trPr>
          <w:trHeight w:val="300"/>
        </w:trPr>
        <w:tc>
          <w:tcPr>
            <w:tcW w:w="2687" w:type="dxa"/>
            <w:noWrap/>
            <w:hideMark/>
          </w:tcPr>
          <w:p w14:paraId="266E2DAC" w14:textId="77777777" w:rsidR="00C83186" w:rsidRPr="00A164B9" w:rsidRDefault="00C83186" w:rsidP="003B0C1E">
            <w:pPr>
              <w:pStyle w:val="Textotabela"/>
            </w:pPr>
            <w:r w:rsidRPr="00A164B9">
              <w:t>Pulmonar</w:t>
            </w:r>
          </w:p>
          <w:p w14:paraId="6BDAE085" w14:textId="77777777" w:rsidR="00C83186" w:rsidRPr="00A164B9" w:rsidRDefault="00C83186" w:rsidP="003B0C1E">
            <w:pPr>
              <w:pStyle w:val="Textotabela"/>
            </w:pPr>
            <w:r w:rsidRPr="00A164B9">
              <w:t>Trato Respiratório Superior</w:t>
            </w:r>
          </w:p>
        </w:tc>
        <w:tc>
          <w:tcPr>
            <w:tcW w:w="1813" w:type="dxa"/>
            <w:noWrap/>
            <w:hideMark/>
          </w:tcPr>
          <w:p w14:paraId="46E441A2" w14:textId="77777777" w:rsidR="00C83186" w:rsidRPr="00A164B9" w:rsidRDefault="00C83186" w:rsidP="003B0C1E">
            <w:pPr>
              <w:pStyle w:val="Textotabela"/>
            </w:pPr>
            <w:r w:rsidRPr="00A164B9">
              <w:t>1</w:t>
            </w:r>
          </w:p>
        </w:tc>
        <w:tc>
          <w:tcPr>
            <w:tcW w:w="1233" w:type="dxa"/>
            <w:noWrap/>
            <w:hideMark/>
          </w:tcPr>
          <w:p w14:paraId="3DB6AC4F" w14:textId="77777777" w:rsidR="00C83186" w:rsidRPr="00A164B9" w:rsidRDefault="00C83186" w:rsidP="003B0C1E">
            <w:pPr>
              <w:pStyle w:val="Textotabela"/>
            </w:pPr>
          </w:p>
        </w:tc>
        <w:tc>
          <w:tcPr>
            <w:tcW w:w="977" w:type="dxa"/>
            <w:noWrap/>
            <w:hideMark/>
          </w:tcPr>
          <w:p w14:paraId="23FD1EFA" w14:textId="77777777" w:rsidR="00C83186" w:rsidRPr="00A164B9" w:rsidRDefault="00C83186" w:rsidP="003B0C1E">
            <w:pPr>
              <w:pStyle w:val="Textotabela"/>
            </w:pPr>
          </w:p>
        </w:tc>
        <w:tc>
          <w:tcPr>
            <w:tcW w:w="999" w:type="dxa"/>
            <w:noWrap/>
            <w:hideMark/>
          </w:tcPr>
          <w:p w14:paraId="409A3337" w14:textId="77777777" w:rsidR="00C83186" w:rsidRPr="00A164B9" w:rsidRDefault="00C83186" w:rsidP="003B0C1E">
            <w:pPr>
              <w:pStyle w:val="Textotabela"/>
            </w:pPr>
          </w:p>
        </w:tc>
        <w:tc>
          <w:tcPr>
            <w:tcW w:w="1088" w:type="dxa"/>
            <w:noWrap/>
            <w:hideMark/>
          </w:tcPr>
          <w:p w14:paraId="76AB8903" w14:textId="77777777" w:rsidR="00C83186" w:rsidRPr="00A164B9" w:rsidRDefault="00C83186" w:rsidP="003B0C1E">
            <w:pPr>
              <w:pStyle w:val="Textotabela"/>
            </w:pPr>
          </w:p>
        </w:tc>
        <w:tc>
          <w:tcPr>
            <w:tcW w:w="673" w:type="dxa"/>
            <w:noWrap/>
            <w:hideMark/>
          </w:tcPr>
          <w:p w14:paraId="2DB43599" w14:textId="77777777" w:rsidR="00C83186" w:rsidRPr="00A164B9" w:rsidRDefault="00C83186" w:rsidP="003B0C1E">
            <w:pPr>
              <w:pStyle w:val="Textotabela"/>
            </w:pPr>
            <w:r w:rsidRPr="00A164B9">
              <w:t>1</w:t>
            </w:r>
          </w:p>
        </w:tc>
      </w:tr>
      <w:tr w:rsidR="003552A6" w:rsidRPr="00A164B9" w14:paraId="64777DFA" w14:textId="77777777" w:rsidTr="003552A6">
        <w:trPr>
          <w:trHeight w:val="300"/>
        </w:trPr>
        <w:tc>
          <w:tcPr>
            <w:tcW w:w="2687" w:type="dxa"/>
            <w:noWrap/>
            <w:hideMark/>
          </w:tcPr>
          <w:p w14:paraId="3AF51A91" w14:textId="77777777" w:rsidR="00C83186" w:rsidRPr="00A164B9" w:rsidRDefault="00C83186" w:rsidP="003B0C1E">
            <w:pPr>
              <w:pStyle w:val="Textotabela"/>
            </w:pPr>
            <w:r w:rsidRPr="00A164B9">
              <w:t>Renal/Geniturinário</w:t>
            </w:r>
          </w:p>
        </w:tc>
        <w:tc>
          <w:tcPr>
            <w:tcW w:w="1813" w:type="dxa"/>
            <w:noWrap/>
            <w:hideMark/>
          </w:tcPr>
          <w:p w14:paraId="68090FA7" w14:textId="77777777" w:rsidR="00C83186" w:rsidRPr="00A164B9" w:rsidRDefault="00C83186" w:rsidP="003B0C1E">
            <w:pPr>
              <w:pStyle w:val="Textotabela"/>
            </w:pPr>
            <w:r w:rsidRPr="00A164B9">
              <w:t>1</w:t>
            </w:r>
          </w:p>
        </w:tc>
        <w:tc>
          <w:tcPr>
            <w:tcW w:w="1233" w:type="dxa"/>
            <w:noWrap/>
            <w:hideMark/>
          </w:tcPr>
          <w:p w14:paraId="3EAA77D9" w14:textId="77777777" w:rsidR="00C83186" w:rsidRPr="00A164B9" w:rsidRDefault="00C83186" w:rsidP="003B0C1E">
            <w:pPr>
              <w:pStyle w:val="Textotabela"/>
            </w:pPr>
          </w:p>
        </w:tc>
        <w:tc>
          <w:tcPr>
            <w:tcW w:w="977" w:type="dxa"/>
            <w:noWrap/>
            <w:hideMark/>
          </w:tcPr>
          <w:p w14:paraId="2CC4952D" w14:textId="77777777" w:rsidR="00C83186" w:rsidRPr="00A164B9" w:rsidRDefault="00C83186" w:rsidP="003B0C1E">
            <w:pPr>
              <w:pStyle w:val="Textotabela"/>
            </w:pPr>
          </w:p>
        </w:tc>
        <w:tc>
          <w:tcPr>
            <w:tcW w:w="999" w:type="dxa"/>
            <w:noWrap/>
            <w:hideMark/>
          </w:tcPr>
          <w:p w14:paraId="0C9BB4EB" w14:textId="77777777" w:rsidR="00C83186" w:rsidRPr="00A164B9" w:rsidRDefault="00C83186" w:rsidP="003B0C1E">
            <w:pPr>
              <w:pStyle w:val="Textotabela"/>
            </w:pPr>
          </w:p>
        </w:tc>
        <w:tc>
          <w:tcPr>
            <w:tcW w:w="1088" w:type="dxa"/>
            <w:noWrap/>
            <w:hideMark/>
          </w:tcPr>
          <w:p w14:paraId="4C785F7B" w14:textId="77777777" w:rsidR="00C83186" w:rsidRPr="00A164B9" w:rsidRDefault="00C83186" w:rsidP="003B0C1E">
            <w:pPr>
              <w:pStyle w:val="Textotabela"/>
            </w:pPr>
          </w:p>
        </w:tc>
        <w:tc>
          <w:tcPr>
            <w:tcW w:w="673" w:type="dxa"/>
            <w:noWrap/>
            <w:hideMark/>
          </w:tcPr>
          <w:p w14:paraId="40F3CFCB" w14:textId="77777777" w:rsidR="00C83186" w:rsidRPr="00A164B9" w:rsidRDefault="00C83186" w:rsidP="003B0C1E">
            <w:pPr>
              <w:pStyle w:val="Textotabela"/>
            </w:pPr>
            <w:r w:rsidRPr="00A164B9">
              <w:t>1</w:t>
            </w:r>
          </w:p>
        </w:tc>
      </w:tr>
      <w:tr w:rsidR="003552A6" w:rsidRPr="00A164B9" w14:paraId="61F166B2" w14:textId="77777777" w:rsidTr="003552A6">
        <w:trPr>
          <w:trHeight w:val="300"/>
        </w:trPr>
        <w:tc>
          <w:tcPr>
            <w:tcW w:w="2687" w:type="dxa"/>
            <w:noWrap/>
            <w:hideMark/>
          </w:tcPr>
          <w:p w14:paraId="5728DADA" w14:textId="77777777" w:rsidR="00C83186" w:rsidRPr="00A164B9" w:rsidRDefault="00C83186" w:rsidP="003B0C1E">
            <w:pPr>
              <w:pStyle w:val="Textotabela"/>
            </w:pPr>
            <w:r w:rsidRPr="00A164B9">
              <w:t>Vascular</w:t>
            </w:r>
          </w:p>
        </w:tc>
        <w:tc>
          <w:tcPr>
            <w:tcW w:w="1813" w:type="dxa"/>
            <w:noWrap/>
            <w:hideMark/>
          </w:tcPr>
          <w:p w14:paraId="5560C0C6" w14:textId="77777777" w:rsidR="00C83186" w:rsidRPr="00A164B9" w:rsidRDefault="00C83186" w:rsidP="003B0C1E">
            <w:pPr>
              <w:pStyle w:val="Textotabela"/>
            </w:pPr>
          </w:p>
        </w:tc>
        <w:tc>
          <w:tcPr>
            <w:tcW w:w="1233" w:type="dxa"/>
            <w:noWrap/>
            <w:hideMark/>
          </w:tcPr>
          <w:p w14:paraId="7BD05520" w14:textId="77777777" w:rsidR="00C83186" w:rsidRPr="00A164B9" w:rsidRDefault="00C83186" w:rsidP="003B0C1E">
            <w:pPr>
              <w:pStyle w:val="Textotabela"/>
            </w:pPr>
            <w:r w:rsidRPr="00A164B9">
              <w:t>1</w:t>
            </w:r>
          </w:p>
        </w:tc>
        <w:tc>
          <w:tcPr>
            <w:tcW w:w="977" w:type="dxa"/>
            <w:noWrap/>
            <w:hideMark/>
          </w:tcPr>
          <w:p w14:paraId="025EADBB" w14:textId="77777777" w:rsidR="00C83186" w:rsidRPr="00A164B9" w:rsidRDefault="00C83186" w:rsidP="003B0C1E">
            <w:pPr>
              <w:pStyle w:val="Textotabela"/>
            </w:pPr>
          </w:p>
        </w:tc>
        <w:tc>
          <w:tcPr>
            <w:tcW w:w="999" w:type="dxa"/>
            <w:noWrap/>
            <w:hideMark/>
          </w:tcPr>
          <w:p w14:paraId="053B9137" w14:textId="77777777" w:rsidR="00C83186" w:rsidRPr="00A164B9" w:rsidRDefault="00C83186" w:rsidP="003B0C1E">
            <w:pPr>
              <w:pStyle w:val="Textotabela"/>
            </w:pPr>
          </w:p>
        </w:tc>
        <w:tc>
          <w:tcPr>
            <w:tcW w:w="1088" w:type="dxa"/>
            <w:noWrap/>
            <w:hideMark/>
          </w:tcPr>
          <w:p w14:paraId="593E99E3" w14:textId="77777777" w:rsidR="00C83186" w:rsidRPr="00A164B9" w:rsidRDefault="00C83186" w:rsidP="003B0C1E">
            <w:pPr>
              <w:pStyle w:val="Textotabela"/>
            </w:pPr>
          </w:p>
        </w:tc>
        <w:tc>
          <w:tcPr>
            <w:tcW w:w="673" w:type="dxa"/>
            <w:noWrap/>
            <w:hideMark/>
          </w:tcPr>
          <w:p w14:paraId="51A27F10" w14:textId="77777777" w:rsidR="00C83186" w:rsidRPr="00A164B9" w:rsidRDefault="00C83186" w:rsidP="003B0C1E">
            <w:pPr>
              <w:pStyle w:val="Textotabela"/>
            </w:pPr>
            <w:r w:rsidRPr="00A164B9">
              <w:t>1</w:t>
            </w:r>
          </w:p>
        </w:tc>
      </w:tr>
      <w:tr w:rsidR="003552A6" w:rsidRPr="00A164B9"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A164B9" w:rsidRDefault="00C83186" w:rsidP="003B0C1E">
            <w:pPr>
              <w:pStyle w:val="Textotabela"/>
            </w:pPr>
            <w:r w:rsidRPr="00A164B9">
              <w:t>Total</w:t>
            </w:r>
          </w:p>
        </w:tc>
        <w:tc>
          <w:tcPr>
            <w:tcW w:w="1813" w:type="dxa"/>
            <w:noWrap/>
            <w:hideMark/>
          </w:tcPr>
          <w:p w14:paraId="12A3A318" w14:textId="77777777" w:rsidR="00C83186" w:rsidRPr="00A164B9" w:rsidRDefault="00C83186" w:rsidP="003B0C1E">
            <w:pPr>
              <w:pStyle w:val="Textotabela"/>
            </w:pPr>
            <w:r w:rsidRPr="00A164B9">
              <w:t>19</w:t>
            </w:r>
          </w:p>
        </w:tc>
        <w:tc>
          <w:tcPr>
            <w:tcW w:w="1233" w:type="dxa"/>
            <w:noWrap/>
            <w:hideMark/>
          </w:tcPr>
          <w:p w14:paraId="2AB48BD0" w14:textId="77777777" w:rsidR="00C83186" w:rsidRPr="00A164B9" w:rsidRDefault="00C83186" w:rsidP="003B0C1E">
            <w:pPr>
              <w:pStyle w:val="Textotabela"/>
            </w:pPr>
            <w:r w:rsidRPr="00A164B9">
              <w:t>15</w:t>
            </w:r>
          </w:p>
        </w:tc>
        <w:tc>
          <w:tcPr>
            <w:tcW w:w="977" w:type="dxa"/>
            <w:noWrap/>
            <w:hideMark/>
          </w:tcPr>
          <w:p w14:paraId="6B6477F6" w14:textId="77777777" w:rsidR="00C83186" w:rsidRPr="00A164B9" w:rsidRDefault="00C83186" w:rsidP="003B0C1E">
            <w:pPr>
              <w:pStyle w:val="Textotabela"/>
            </w:pPr>
            <w:r w:rsidRPr="00A164B9">
              <w:t>12</w:t>
            </w:r>
          </w:p>
        </w:tc>
        <w:tc>
          <w:tcPr>
            <w:tcW w:w="999" w:type="dxa"/>
            <w:noWrap/>
            <w:hideMark/>
          </w:tcPr>
          <w:p w14:paraId="085B0A90" w14:textId="77777777" w:rsidR="00C83186" w:rsidRPr="00A164B9" w:rsidRDefault="00C83186" w:rsidP="003B0C1E">
            <w:pPr>
              <w:pStyle w:val="Textotabela"/>
            </w:pPr>
            <w:r w:rsidRPr="00A164B9">
              <w:t>1</w:t>
            </w:r>
          </w:p>
        </w:tc>
        <w:tc>
          <w:tcPr>
            <w:tcW w:w="1088" w:type="dxa"/>
            <w:noWrap/>
            <w:hideMark/>
          </w:tcPr>
          <w:p w14:paraId="27B0E2E6" w14:textId="77777777" w:rsidR="00C83186" w:rsidRPr="00A164B9" w:rsidRDefault="00C83186" w:rsidP="003B0C1E">
            <w:pPr>
              <w:pStyle w:val="Textotabela"/>
            </w:pPr>
            <w:r w:rsidRPr="00A164B9">
              <w:t>1</w:t>
            </w:r>
          </w:p>
        </w:tc>
        <w:tc>
          <w:tcPr>
            <w:tcW w:w="673" w:type="dxa"/>
            <w:noWrap/>
            <w:hideMark/>
          </w:tcPr>
          <w:p w14:paraId="47FD47F4" w14:textId="77777777" w:rsidR="00C83186" w:rsidRPr="00A164B9" w:rsidRDefault="00C83186" w:rsidP="003B0C1E">
            <w:pPr>
              <w:pStyle w:val="Textotabela"/>
            </w:pPr>
          </w:p>
        </w:tc>
      </w:tr>
    </w:tbl>
    <w:p w14:paraId="4D58C9E4" w14:textId="77777777" w:rsidR="00C83186" w:rsidRPr="00A164B9" w:rsidRDefault="00C83186" w:rsidP="00C83186"/>
    <w:p w14:paraId="62460CAA" w14:textId="77777777" w:rsidR="00C83186" w:rsidRPr="00A164B9" w:rsidRDefault="00C83186" w:rsidP="00C83186"/>
    <w:p w14:paraId="3460B19F" w14:textId="77777777" w:rsidR="00C83186" w:rsidRPr="00A164B9" w:rsidRDefault="00C83186" w:rsidP="00C83186">
      <w:r w:rsidRPr="00A164B9">
        <w:t xml:space="preserve">Ao longo do estudo, foram realizadas 184 avaliações clínicas. Em 134 delas (72,8%), não houve registro de ocorrências inesperadas, enquanto em 50 avaliações (27,1%) foi registrada pelo menos uma ocorrência </w:t>
      </w:r>
      <w:proofErr w:type="spellStart"/>
      <w:r w:rsidRPr="00A164B9">
        <w:t>inesperada.settin</w:t>
      </w:r>
      <w:proofErr w:type="spellEnd"/>
    </w:p>
    <w:p w14:paraId="253C3A68" w14:textId="77777777" w:rsidR="00C83186" w:rsidRPr="00A164B9" w:rsidRDefault="00C83186" w:rsidP="00C83186"/>
    <w:p w14:paraId="3C278589" w14:textId="77777777" w:rsidR="007F0F51" w:rsidRPr="00A164B9" w:rsidRDefault="007F0F51" w:rsidP="00AE1242">
      <w:pPr>
        <w:spacing w:line="240" w:lineRule="auto"/>
        <w:ind w:firstLine="0"/>
        <w:jc w:val="left"/>
        <w:rPr>
          <w:rFonts w:ascii="Aptos" w:hAnsi="Aptos" w:cstheme="majorHAnsi"/>
        </w:rPr>
      </w:pPr>
      <w:bookmarkStart w:id="190" w:name="_Toc128317854"/>
      <w:bookmarkStart w:id="191" w:name="_Toc132992089"/>
      <w:bookmarkStart w:id="192" w:name="_Toc118072943"/>
      <w:bookmarkStart w:id="193" w:name="_Toc118415080"/>
      <w:bookmarkEnd w:id="168"/>
      <w:bookmarkEnd w:id="169"/>
    </w:p>
    <w:p w14:paraId="6A4EFB76" w14:textId="77777777" w:rsidR="00823949" w:rsidRPr="00A164B9" w:rsidRDefault="00823949">
      <w:pPr>
        <w:spacing w:line="240" w:lineRule="auto"/>
        <w:ind w:firstLine="0"/>
        <w:jc w:val="left"/>
        <w:rPr>
          <w:rFonts w:ascii="Aptos" w:hAnsi="Aptos" w:cstheme="majorHAnsi"/>
        </w:rPr>
      </w:pPr>
      <w:r w:rsidRPr="00A164B9">
        <w:rPr>
          <w:rFonts w:ascii="Aptos" w:hAnsi="Aptos" w:cstheme="majorHAnsi"/>
        </w:rPr>
        <w:br w:type="page"/>
      </w:r>
    </w:p>
    <w:p w14:paraId="75EB4173" w14:textId="485CACFF" w:rsidR="00BA13C3" w:rsidRPr="00A164B9" w:rsidRDefault="00823949" w:rsidP="00DF5480">
      <w:pPr>
        <w:pStyle w:val="Heading1"/>
        <w:rPr>
          <w:lang w:val="pt-BR"/>
        </w:rPr>
      </w:pPr>
      <w:r w:rsidRPr="00A164B9">
        <w:rPr>
          <w:lang w:val="pt-BR"/>
        </w:rPr>
        <w:lastRenderedPageBreak/>
        <w:t>Discussão</w:t>
      </w:r>
    </w:p>
    <w:p w14:paraId="5A39206D" w14:textId="5A85C430" w:rsidR="00DF5480" w:rsidRPr="00A164B9" w:rsidRDefault="005F4E07" w:rsidP="00DF5480">
      <w:pPr>
        <w:pStyle w:val="Heading2"/>
        <w:rPr>
          <w:lang w:val="pt-BR"/>
        </w:rPr>
      </w:pPr>
      <w:r w:rsidRPr="00A164B9">
        <w:rPr>
          <w:lang w:val="pt-BR"/>
        </w:rPr>
        <w:t>Análise de impedância bioelétrica corporal</w:t>
      </w:r>
    </w:p>
    <w:p w14:paraId="64112B9F" w14:textId="67C7780F" w:rsidR="00BA13C3" w:rsidRPr="00A164B9" w:rsidRDefault="00BA13C3" w:rsidP="00BA13C3">
      <w:r w:rsidRPr="00A164B9">
        <w:t xml:space="preserve">Em revisão da literatura, o tempo de jejum para a realização da bioimpedância foi muito variável, entre 2 horas </w:t>
      </w:r>
      <w:sdt>
        <w:sdtPr>
          <w:rPr>
            <w:color w:val="000000"/>
          </w:rPr>
          <w:tag w:val="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1392542605"/>
          <w:placeholder>
            <w:docPart w:val="F3C347860EC42F418360746B7E954297"/>
          </w:placeholder>
        </w:sdtPr>
        <w:sdtContent>
          <w:r w:rsidRPr="00A164B9">
            <w:rPr>
              <w:color w:val="000000"/>
            </w:rPr>
            <w:t>(CAMPA et al., 2022)</w:t>
          </w:r>
        </w:sdtContent>
      </w:sdt>
      <w:r w:rsidRPr="00A164B9">
        <w:t xml:space="preserve"> e 12 horas </w:t>
      </w:r>
      <w:sdt>
        <w:sdtPr>
          <w:rPr>
            <w:color w:val="000000"/>
          </w:rPr>
          <w:tag w:val="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32607119"/>
          <w:placeholder>
            <w:docPart w:val="F3C347860EC42F418360746B7E954297"/>
          </w:placeholder>
        </w:sdtPr>
        <w:sdtContent>
          <w:r w:rsidRPr="00A164B9">
            <w:rPr>
              <w:color w:val="000000"/>
            </w:rPr>
            <w:t>(DI VINCENZO et al., 2023a; PRIMO et al., 2022; RIBEIRO et al., 2023)</w:t>
          </w:r>
        </w:sdtContent>
      </w:sdt>
      <w:r w:rsidRPr="00A164B9">
        <w:t xml:space="preserve">, e alguns trabalhos não mencionam o tempo de jejum </w:t>
      </w:r>
      <w:sdt>
        <w:sdtPr>
          <w:rPr>
            <w:color w:val="000000"/>
          </w:rPr>
          <w:tag w:val="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300120116"/>
          <w:placeholder>
            <w:docPart w:val="F3C347860EC42F418360746B7E954297"/>
          </w:placeholder>
        </w:sdtPr>
        <w:sdtContent>
          <w:r w:rsidRPr="00A164B9">
            <w:rPr>
              <w:color w:val="000000"/>
            </w:rPr>
            <w:t>(LANGER et al., 2019; YAMADA et al., 2022)</w:t>
          </w:r>
        </w:sdtContent>
      </w:sdt>
      <w:r w:rsidRPr="00A164B9">
        <w:t>. O objetivo do estudo é comparar a variação média do ângulo de fase entre os dois grupos. De forma a atender satisfatoriamente os objetivos, o mais importante é que os dois exames que serão comparados – na primeira e terceira visitas ao centro de pesquisa, sejam realizados de forma padronizada. Desta forma, protocolos que demandam tempos mais prolongados de jejum não se fazem necessários. Como o exame não será realizado de manhã e com os participantes em jejum de 8 a 12 horas, reconhecemos a limitação de que a média dos valores brutos do ângulo de fase pode não representar a média populacional.</w:t>
      </w:r>
    </w:p>
    <w:p w14:paraId="01C369C1" w14:textId="77777777" w:rsidR="00BA13C3" w:rsidRPr="00A164B9" w:rsidRDefault="00BA13C3" w:rsidP="00BA13C3">
      <w:r w:rsidRPr="00A164B9">
        <w:t xml:space="preserve">Em adição, a randomização dos participantes equilibra a distribuição de fatores </w:t>
      </w:r>
      <w:proofErr w:type="spellStart"/>
      <w:r w:rsidRPr="00A164B9">
        <w:t>confundidores</w:t>
      </w:r>
      <w:proofErr w:type="spellEnd"/>
      <w:r w:rsidRPr="00A164B9">
        <w:t xml:space="preserve"> entre os grupos, tanto os conhecidos quanto os desconhecidos, reduzindo a possibilidade de interferência nos resultados do estudo. Isso significa que os fatores que podem interferir nos resultados, mas que não são o foco da intervenção em estudo, serão distribuídos de maneira semelhante entre os grupos.</w:t>
      </w:r>
    </w:p>
    <w:p w14:paraId="40BCAF4F" w14:textId="77777777" w:rsidR="00BA13C3" w:rsidRPr="00A164B9" w:rsidRDefault="00BA13C3" w:rsidP="00BA13C3">
      <w:r w:rsidRPr="00A164B9">
        <w:t>Dessa forma, a randomização contribui para criar grupos comparáveis, permitindo que qualquer diferença observada nos resultados seja mais atribuível à intervenção estudada do que a fatores pré-existentes ou variáveis não controladas.</w:t>
      </w:r>
    </w:p>
    <w:p w14:paraId="4F9C71DE" w14:textId="77777777" w:rsidR="00117BE7" w:rsidRPr="00A164B9" w:rsidRDefault="00117BE7" w:rsidP="00BA13C3"/>
    <w:p w14:paraId="21D00085" w14:textId="77777777" w:rsidR="00117BE7" w:rsidRPr="00A164B9" w:rsidRDefault="00117BE7" w:rsidP="00BA13C3"/>
    <w:p w14:paraId="72EB2E72" w14:textId="77777777" w:rsidR="00117BE7" w:rsidRPr="00117BE7" w:rsidRDefault="00117BE7" w:rsidP="00117BE7">
      <w:r w:rsidRPr="00117BE7">
        <w:t>Essa metodologia robusta garantiu a precisão e confiabilidade dos dados antropométricos, permitindo análises estatísticas e epidemiológicas consistentes e de alta qualidade.</w:t>
      </w:r>
    </w:p>
    <w:p w14:paraId="6A023D01" w14:textId="77777777" w:rsidR="00117BE7" w:rsidRPr="00A164B9" w:rsidRDefault="00117BE7" w:rsidP="00BA13C3"/>
    <w:p w14:paraId="7900DE66" w14:textId="77777777" w:rsidR="000C43BA" w:rsidRPr="00A164B9" w:rsidRDefault="000C43BA" w:rsidP="00BA13C3"/>
    <w:p w14:paraId="50FD67D3" w14:textId="77777777" w:rsidR="000C43BA" w:rsidRPr="00A164B9" w:rsidRDefault="000C43BA" w:rsidP="000C43BA">
      <w:pPr>
        <w:pStyle w:val="Heading2"/>
        <w:rPr>
          <w:lang w:val="pt-BR"/>
        </w:rPr>
      </w:pPr>
      <w:bookmarkStart w:id="194" w:name="_Toc187787278"/>
      <w:r w:rsidRPr="00A164B9">
        <w:rPr>
          <w:lang w:val="pt-BR"/>
        </w:rPr>
        <w:lastRenderedPageBreak/>
        <w:t>Análise crítica de riscos e benefícios</w:t>
      </w:r>
      <w:bookmarkEnd w:id="194"/>
    </w:p>
    <w:p w14:paraId="2484E00C" w14:textId="77777777" w:rsidR="000C43BA" w:rsidRPr="00A164B9" w:rsidRDefault="000C43BA" w:rsidP="000C43BA">
      <w:pPr>
        <w:pStyle w:val="Heading3"/>
        <w:rPr>
          <w:lang w:val="pt-BR"/>
        </w:rPr>
      </w:pPr>
      <w:bookmarkStart w:id="195" w:name="_Toc187787279"/>
      <w:r w:rsidRPr="00A164B9">
        <w:rPr>
          <w:lang w:val="pt-BR"/>
        </w:rPr>
        <w:t>Riscos e desconfortos possíveis e suas respectivas medidas de cautela</w:t>
      </w:r>
      <w:bookmarkEnd w:id="195"/>
    </w:p>
    <w:p w14:paraId="1893F066" w14:textId="77777777" w:rsidR="000C43BA" w:rsidRPr="000C43BA" w:rsidRDefault="000C43BA" w:rsidP="000C43BA">
      <w:pPr>
        <w:rPr>
          <w:rFonts w:ascii="Aptos" w:eastAsia="Arial Unicode MS" w:hAnsi="Aptos" w:cstheme="majorHAnsi"/>
        </w:rPr>
      </w:pPr>
      <w:r w:rsidRPr="000C43BA">
        <w:rPr>
          <w:rFonts w:ascii="Aptos" w:eastAsia="Arial Unicode MS" w:hAnsi="Aptos" w:cstheme="majorHAnsi"/>
          <w:b/>
          <w:bCs/>
        </w:rPr>
        <w:t>Efeitos colaterais</w:t>
      </w:r>
      <w:r w:rsidRPr="000C43BA">
        <w:rPr>
          <w:rFonts w:ascii="Aptos" w:eastAsia="Arial Unicode MS" w:hAnsi="Aptos" w:cstheme="majorHAnsi"/>
        </w:rPr>
        <w:t xml:space="preserve">: nos estudos clínicos realizados até o momento com a </w:t>
      </w:r>
      <w:proofErr w:type="spellStart"/>
      <w:r w:rsidRPr="000C43BA">
        <w:rPr>
          <w:rFonts w:ascii="Aptos" w:eastAsia="Arial Unicode MS" w:hAnsi="Aptos" w:cstheme="majorHAnsi"/>
          <w:i/>
        </w:rPr>
        <w:t>Eclipta</w:t>
      </w:r>
      <w:proofErr w:type="spellEnd"/>
      <w:r w:rsidRPr="000C43BA">
        <w:rPr>
          <w:rFonts w:ascii="Aptos" w:eastAsia="Arial Unicode MS" w:hAnsi="Aptos" w:cstheme="majorHAnsi"/>
          <w:i/>
        </w:rPr>
        <w:t xml:space="preserve"> </w:t>
      </w:r>
      <w:proofErr w:type="spellStart"/>
      <w:r w:rsidRPr="000C43BA">
        <w:rPr>
          <w:rFonts w:ascii="Aptos" w:eastAsia="Arial Unicode MS" w:hAnsi="Aptos" w:cstheme="majorHAnsi"/>
          <w:i/>
        </w:rPr>
        <w:t>prostrata</w:t>
      </w:r>
      <w:proofErr w:type="spellEnd"/>
      <w:r w:rsidRPr="000C43BA">
        <w:rPr>
          <w:rFonts w:ascii="Aptos" w:eastAsia="Arial Unicode MS" w:hAnsi="Aptos" w:cstheme="majorHAnsi"/>
        </w:rPr>
        <w:t xml:space="preserve">, não foram observados efeitos colaterais graves. Em um dos ensaios clínicos, 2 participantes de pesquisa relataram aumento da frequência urinária. À despeito da ausência de relatos de outros efeitos colaterais, qualquer fitoterápico ou placebo pode causar efeitos adversos. Existe o risco de ocorrência de sintomas gastrointestinais como náuseas, vômitos, diarreia ou desconforto </w:t>
      </w:r>
      <w:r w:rsidRPr="000C43BA">
        <w:rPr>
          <w:rFonts w:ascii="Aptos" w:hAnsi="Aptos" w:cstheme="majorHAnsi"/>
        </w:rPr>
        <w:t>abdominal. De maneira semelhante, apesar da ausência de relatos na literatura, é possível que e</w:t>
      </w:r>
      <w:r w:rsidRPr="000C43BA">
        <w:rPr>
          <w:rFonts w:ascii="Aptos" w:eastAsia="Arial Unicode MS" w:hAnsi="Aptos" w:cstheme="majorHAnsi"/>
        </w:rPr>
        <w:t xml:space="preserve">m casos raros possa ocorrer reação alérgica à </w:t>
      </w:r>
      <w:proofErr w:type="spellStart"/>
      <w:r w:rsidRPr="000C43BA">
        <w:rPr>
          <w:rFonts w:ascii="Aptos" w:eastAsia="Arial Unicode MS" w:hAnsi="Aptos" w:cstheme="majorHAnsi"/>
          <w:i/>
        </w:rPr>
        <w:t>Eclipta</w:t>
      </w:r>
      <w:proofErr w:type="spellEnd"/>
      <w:r w:rsidRPr="000C43BA">
        <w:rPr>
          <w:rFonts w:ascii="Aptos" w:eastAsia="Arial Unicode MS" w:hAnsi="Aptos" w:cstheme="majorHAnsi"/>
          <w:i/>
        </w:rPr>
        <w:t xml:space="preserve"> </w:t>
      </w:r>
      <w:proofErr w:type="spellStart"/>
      <w:r w:rsidRPr="000C43BA">
        <w:rPr>
          <w:rFonts w:ascii="Aptos" w:eastAsia="Arial Unicode MS" w:hAnsi="Aptos" w:cstheme="majorHAnsi"/>
          <w:i/>
        </w:rPr>
        <w:t>prostrata</w:t>
      </w:r>
      <w:proofErr w:type="spellEnd"/>
      <w:r w:rsidRPr="000C43BA">
        <w:rPr>
          <w:rFonts w:ascii="Aptos" w:eastAsia="Arial Unicode MS" w:hAnsi="Aptos" w:cstheme="majorHAnsi"/>
          <w:i/>
        </w:rPr>
        <w:t xml:space="preserve"> </w:t>
      </w:r>
      <w:r w:rsidRPr="000C43BA">
        <w:rPr>
          <w:rFonts w:ascii="Aptos" w:eastAsia="Arial Unicode MS" w:hAnsi="Aptos" w:cstheme="majorHAnsi"/>
          <w:iCs/>
        </w:rPr>
        <w:t>ou ao placebo</w:t>
      </w:r>
      <w:r w:rsidRPr="000C43BA">
        <w:rPr>
          <w:rFonts w:ascii="Aptos" w:eastAsia="Arial Unicode MS" w:hAnsi="Aptos" w:cstheme="majorHAnsi"/>
        </w:rPr>
        <w:t xml:space="preserve">. Como medida de cautela, serão adotados todos os protocolos descritos previamente em </w:t>
      </w:r>
      <w:r w:rsidRPr="000C43BA">
        <w:rPr>
          <w:rFonts w:ascii="Aptos" w:eastAsia="Arial Unicode MS" w:hAnsi="Aptos" w:cstheme="majorHAnsi"/>
          <w:i/>
          <w:iCs/>
        </w:rPr>
        <w:t>Materiais e métodos</w:t>
      </w:r>
      <w:r w:rsidRPr="000C43BA">
        <w:rPr>
          <w:rFonts w:ascii="Aptos" w:eastAsia="Arial Unicode MS" w:hAnsi="Aptos" w:cstheme="majorHAnsi"/>
        </w:rPr>
        <w:t>, como o monitoramento clínico e laboratorial para pesquisa de toxicidade assintomática, ligações telefônicas, e auditoria dos eventos adversos pelo comitê de monitoramento.</w:t>
      </w:r>
    </w:p>
    <w:p w14:paraId="7E7A29D4" w14:textId="77777777" w:rsidR="000C43BA" w:rsidRPr="000C43BA" w:rsidRDefault="000C43BA" w:rsidP="000C43BA">
      <w:pPr>
        <w:ind w:firstLine="530"/>
        <w:rPr>
          <w:rFonts w:ascii="Aptos" w:eastAsia="Arial Unicode MS" w:hAnsi="Aptos" w:cstheme="majorHAnsi"/>
        </w:rPr>
      </w:pPr>
      <w:r w:rsidRPr="000C43BA">
        <w:rPr>
          <w:rFonts w:ascii="Aptos" w:eastAsia="Arial Unicode MS" w:hAnsi="Aptos" w:cstheme="majorHAnsi"/>
        </w:rPr>
        <w:t>Os participantes serão orientados a entrar em contato com a equipe de pesquisa imediatamente na ocorrência de qualquer manifestação de reação alérgica. N</w:t>
      </w:r>
      <w:r w:rsidRPr="000C43BA">
        <w:rPr>
          <w:rFonts w:ascii="Aptos" w:hAnsi="Aptos" w:cstheme="majorHAnsi"/>
        </w:rPr>
        <w:t>a ocorrência de qualquer risco ou dano significativo aos participantes de pesquisa, previstos ou não no TCLE, o Comitê de Ética em Pesquisa será comunicado imediatamente, assim como será analisada a necessidade de suspender ou adequar o estudo</w:t>
      </w:r>
      <w:r w:rsidRPr="000C43BA">
        <w:rPr>
          <w:rFonts w:ascii="Aptos" w:eastAsia="Arial Unicode MS" w:hAnsi="Aptos" w:cstheme="majorHAnsi"/>
        </w:rPr>
        <w:t xml:space="preserve">. </w:t>
      </w:r>
    </w:p>
    <w:p w14:paraId="2FA3B3BC" w14:textId="77777777" w:rsidR="000C43BA" w:rsidRPr="000C43BA" w:rsidRDefault="000C43BA" w:rsidP="000C43BA">
      <w:pPr>
        <w:ind w:firstLine="530"/>
        <w:rPr>
          <w:rFonts w:ascii="Aptos" w:eastAsia="Arial Unicode MS" w:hAnsi="Aptos" w:cstheme="majorHAnsi"/>
        </w:rPr>
      </w:pPr>
      <w:r w:rsidRPr="000C43BA">
        <w:rPr>
          <w:rFonts w:ascii="Aptos" w:eastAsia="Arial Unicode MS" w:hAnsi="Aptos" w:cstheme="majorHAnsi"/>
        </w:rPr>
        <w:t xml:space="preserve">Em adição, na ocorrência de qualquer dano aos participantes de pesquisa resultante da sua </w:t>
      </w:r>
      <w:r w:rsidRPr="000C43BA">
        <w:rPr>
          <w:rFonts w:ascii="Aptos" w:hAnsi="Aptos" w:cstheme="majorHAnsi"/>
        </w:rPr>
        <w:t>participação</w:t>
      </w:r>
      <w:r w:rsidRPr="000C43BA">
        <w:rPr>
          <w:rFonts w:ascii="Aptos" w:eastAsia="Arial Unicode MS" w:hAnsi="Aptos" w:cstheme="majorHAnsi"/>
        </w:rPr>
        <w:t>, será garantid</w:t>
      </w:r>
      <w:r w:rsidRPr="000C43BA">
        <w:rPr>
          <w:rFonts w:ascii="Aptos" w:hAnsi="Aptos" w:cstheme="majorHAnsi"/>
        </w:rPr>
        <w:t>a</w:t>
      </w:r>
      <w:r w:rsidRPr="000C43BA">
        <w:rPr>
          <w:rFonts w:ascii="Aptos" w:eastAsia="Arial Unicode MS" w:hAnsi="Aptos" w:cstheme="majorHAnsi"/>
        </w:rPr>
        <w:t xml:space="preserve"> </w:t>
      </w:r>
      <w:r w:rsidRPr="000C43BA">
        <w:rPr>
          <w:rFonts w:ascii="Aptos" w:hAnsi="Aptos" w:cstheme="majorHAnsi"/>
        </w:rPr>
        <w:t>assistência</w:t>
      </w:r>
      <w:r w:rsidRPr="000C43BA">
        <w:rPr>
          <w:rFonts w:ascii="Aptos" w:eastAsia="Arial Unicode MS" w:hAnsi="Aptos" w:cstheme="majorHAnsi"/>
        </w:rPr>
        <w:t xml:space="preserve"> integral</w:t>
      </w:r>
      <w:r w:rsidRPr="000C43BA">
        <w:rPr>
          <w:rFonts w:ascii="Aptos" w:hAnsi="Aptos" w:cstheme="majorHAnsi"/>
        </w:rPr>
        <w:t>, gratuita e pelo tempo que for necessário</w:t>
      </w:r>
      <w:r w:rsidRPr="000C43BA">
        <w:rPr>
          <w:rFonts w:ascii="Aptos" w:eastAsia="Arial Unicode MS" w:hAnsi="Aptos" w:cstheme="majorHAnsi"/>
        </w:rPr>
        <w:t xml:space="preserve">, assim como o direito à </w:t>
      </w:r>
      <w:r w:rsidRPr="000C43BA">
        <w:rPr>
          <w:rFonts w:ascii="Aptos" w:hAnsi="Aptos" w:cstheme="majorHAnsi"/>
        </w:rPr>
        <w:t xml:space="preserve">indenização. </w:t>
      </w:r>
      <w:r w:rsidRPr="000C43BA">
        <w:rPr>
          <w:rFonts w:ascii="Aptos" w:eastAsia="Arial Unicode MS" w:hAnsi="Aptos" w:cstheme="majorHAnsi"/>
        </w:rPr>
        <w:t>Por esse motivo, serão realizados esforços para obter recursos financeiros de órgãos de fomento a fim de estabelecer um fundo de seguro para a pesquisa, de forma a assegurar a proteção e segurança dos participantes de pesquisa. O objetivo desse seguro será proporcionar cobertura para possíveis danos ou complicações resultantes da participação no estudo, garantindo a disponibilidade de medidas adequadas de compensação, quando necessário.</w:t>
      </w:r>
    </w:p>
    <w:p w14:paraId="36330798" w14:textId="77777777" w:rsidR="000C43BA" w:rsidRPr="000C43BA" w:rsidRDefault="000C43BA" w:rsidP="000C43BA">
      <w:pPr>
        <w:rPr>
          <w:rFonts w:ascii="Aptos" w:hAnsi="Aptos" w:cstheme="majorHAnsi"/>
          <w:b/>
          <w:bCs/>
        </w:rPr>
      </w:pPr>
      <w:r w:rsidRPr="000C43BA">
        <w:rPr>
          <w:rFonts w:ascii="Aptos" w:hAnsi="Aptos" w:cstheme="majorHAnsi"/>
          <w:b/>
          <w:bCs/>
        </w:rPr>
        <w:t xml:space="preserve">Ineficácia: </w:t>
      </w:r>
      <w:r w:rsidRPr="000C43BA">
        <w:rPr>
          <w:rFonts w:ascii="Aptos" w:hAnsi="Aptos" w:cstheme="majorHAnsi"/>
        </w:rPr>
        <w:t xml:space="preserve">Existe a possibilidade de que tanto o fitoterápico quanto o placebo não demonstrem os efeitos benéficos esperados. Isso implica que a intervenção pode não apresentar eficácia para todos os participantes. No entanto, com base nas evidências científicas disponíveis atualmente e previamente citadas, é esperado que os resultados deste estudo indiquem que a </w:t>
      </w:r>
      <w:proofErr w:type="spellStart"/>
      <w:r w:rsidRPr="000C43BA">
        <w:rPr>
          <w:rFonts w:ascii="Aptos" w:hAnsi="Aptos" w:cstheme="majorHAnsi"/>
          <w:i/>
          <w:iCs/>
        </w:rPr>
        <w:t>Eclipta</w:t>
      </w:r>
      <w:proofErr w:type="spellEnd"/>
      <w:r w:rsidRPr="000C43BA">
        <w:rPr>
          <w:rFonts w:ascii="Aptos" w:hAnsi="Aptos" w:cstheme="majorHAnsi"/>
          <w:i/>
          <w:iCs/>
        </w:rPr>
        <w:t xml:space="preserve"> </w:t>
      </w:r>
      <w:proofErr w:type="spellStart"/>
      <w:r w:rsidRPr="000C43BA">
        <w:rPr>
          <w:rFonts w:ascii="Aptos" w:hAnsi="Aptos" w:cstheme="majorHAnsi"/>
          <w:i/>
          <w:iCs/>
        </w:rPr>
        <w:t>prostrata</w:t>
      </w:r>
      <w:proofErr w:type="spellEnd"/>
      <w:r w:rsidRPr="000C43BA">
        <w:rPr>
          <w:rFonts w:ascii="Aptos" w:hAnsi="Aptos" w:cstheme="majorHAnsi"/>
        </w:rPr>
        <w:t xml:space="preserve"> possa ser benéfica para indivíduos com </w:t>
      </w:r>
      <w:r w:rsidRPr="000C43BA">
        <w:rPr>
          <w:rFonts w:ascii="Aptos" w:hAnsi="Aptos" w:cstheme="majorHAnsi"/>
        </w:rPr>
        <w:lastRenderedPageBreak/>
        <w:t>obesidade. Além disso, mesmo que o fitoterápico e/ou placebo não demonstrem os efeitos esperados, essas intervenções serão administradas em adição ao tratamento padrão de dieta para perda de peso. Portanto, independentemente do grupo ao qual o participante for designado, ele não ficará sem tratamento.</w:t>
      </w:r>
    </w:p>
    <w:p w14:paraId="5EB712F5" w14:textId="77777777" w:rsidR="000C43BA" w:rsidRPr="000C43BA" w:rsidRDefault="000C43BA" w:rsidP="000C43BA">
      <w:pPr>
        <w:rPr>
          <w:rFonts w:ascii="Aptos" w:eastAsia="Arial Unicode MS" w:hAnsi="Aptos" w:cstheme="majorHAnsi"/>
        </w:rPr>
      </w:pPr>
      <w:r w:rsidRPr="000C43BA">
        <w:rPr>
          <w:rFonts w:ascii="Aptos" w:eastAsia="Arial Unicode MS" w:hAnsi="Aptos" w:cstheme="majorHAnsi"/>
          <w:b/>
          <w:bCs/>
        </w:rPr>
        <w:t>Inclusão no grupo placebo</w:t>
      </w:r>
      <w:r w:rsidRPr="000C43BA">
        <w:rPr>
          <w:rFonts w:ascii="Aptos" w:eastAsia="Arial Unicode MS" w:hAnsi="Aptos" w:cstheme="majorHAnsi"/>
        </w:rPr>
        <w:t xml:space="preserve">: Caso o participante seja alocado no grupo placebo, alguns riscos podem ser considerados: (1) enquanto nos participantes do grupo da </w:t>
      </w:r>
      <w:proofErr w:type="spellStart"/>
      <w:r w:rsidRPr="000C43BA">
        <w:rPr>
          <w:rFonts w:ascii="Aptos" w:eastAsia="Arial Unicode MS" w:hAnsi="Aptos" w:cstheme="majorHAnsi"/>
          <w:i/>
        </w:rPr>
        <w:t>Eclipta</w:t>
      </w:r>
      <w:proofErr w:type="spellEnd"/>
      <w:r w:rsidRPr="000C43BA">
        <w:rPr>
          <w:rFonts w:ascii="Aptos" w:eastAsia="Arial Unicode MS" w:hAnsi="Aptos" w:cstheme="majorHAnsi"/>
          <w:i/>
        </w:rPr>
        <w:t xml:space="preserve"> </w:t>
      </w:r>
      <w:proofErr w:type="spellStart"/>
      <w:r w:rsidRPr="000C43BA">
        <w:rPr>
          <w:rFonts w:ascii="Aptos" w:eastAsia="Arial Unicode MS" w:hAnsi="Aptos" w:cstheme="majorHAnsi"/>
          <w:i/>
        </w:rPr>
        <w:t>prostrata</w:t>
      </w:r>
      <w:proofErr w:type="spellEnd"/>
      <w:r w:rsidRPr="000C43BA">
        <w:rPr>
          <w:rFonts w:ascii="Aptos" w:eastAsia="Arial Unicode MS" w:hAnsi="Aptos" w:cstheme="majorHAnsi"/>
        </w:rPr>
        <w:t xml:space="preserve"> é esperado observar uma melhora significativa do ângulo de fase, nos participantes do grupo placebo não é esperado observar melhora na mesma intensidade. Isso pode resultar na ausência dos</w:t>
      </w:r>
      <w:r w:rsidRPr="000C43BA">
        <w:rPr>
          <w:rFonts w:ascii="Aptos" w:eastAsia="Arial Unicode MS" w:hAnsi="Aptos" w:cstheme="majorHAnsi"/>
          <w:b/>
          <w:bCs/>
        </w:rPr>
        <w:t xml:space="preserve"> </w:t>
      </w:r>
      <w:r w:rsidRPr="000C43BA">
        <w:rPr>
          <w:rFonts w:ascii="Aptos" w:eastAsia="Arial Unicode MS" w:hAnsi="Aptos" w:cstheme="majorHAnsi"/>
        </w:rPr>
        <w:t xml:space="preserve">benefícios terapêuticos </w:t>
      </w:r>
      <w:r w:rsidRPr="000C43BA">
        <w:rPr>
          <w:rFonts w:ascii="Aptos" w:hAnsi="Aptos" w:cstheme="majorHAnsi"/>
        </w:rPr>
        <w:t xml:space="preserve">associados a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eastAsia="Arial Unicode MS" w:hAnsi="Aptos" w:cstheme="majorHAnsi"/>
        </w:rPr>
        <w:t xml:space="preserve"> para os participantes do grupo placebo; (2) riscos psicológicos como expectativas de melhora ou frustração por não</w:t>
      </w:r>
      <w:r w:rsidRPr="000C43BA">
        <w:rPr>
          <w:rFonts w:ascii="Aptos" w:hAnsi="Aptos" w:cstheme="majorHAnsi"/>
        </w:rPr>
        <w:t xml:space="preserve"> saber se está</w:t>
      </w:r>
      <w:r w:rsidRPr="000C43BA">
        <w:rPr>
          <w:rFonts w:ascii="Aptos" w:eastAsia="Arial Unicode MS" w:hAnsi="Aptos" w:cstheme="majorHAnsi"/>
        </w:rPr>
        <w:t xml:space="preserve"> recebe</w:t>
      </w:r>
      <w:r w:rsidRPr="000C43BA">
        <w:rPr>
          <w:rFonts w:ascii="Aptos" w:hAnsi="Aptos" w:cstheme="majorHAnsi"/>
        </w:rPr>
        <w:t>ndo</w:t>
      </w:r>
      <w:r w:rsidRPr="000C43BA">
        <w:rPr>
          <w:rFonts w:ascii="Aptos" w:eastAsia="Arial Unicode MS" w:hAnsi="Aptos" w:cstheme="majorHAnsi"/>
        </w:rPr>
        <w:t xml:space="preserve"> o tratamento ativo. </w:t>
      </w:r>
    </w:p>
    <w:p w14:paraId="305F1872" w14:textId="77777777" w:rsidR="000C43BA" w:rsidRPr="000C43BA" w:rsidRDefault="000C43BA" w:rsidP="000C43BA">
      <w:pPr>
        <w:rPr>
          <w:rFonts w:ascii="Aptos" w:hAnsi="Aptos" w:cstheme="majorHAnsi"/>
        </w:rPr>
      </w:pPr>
      <w:r w:rsidRPr="000C43BA">
        <w:rPr>
          <w:rFonts w:ascii="Aptos" w:eastAsia="Arial Unicode MS" w:hAnsi="Aptos" w:cstheme="majorHAnsi"/>
        </w:rPr>
        <w:t xml:space="preserve">No entanto, </w:t>
      </w:r>
      <w:r w:rsidRPr="000C43BA">
        <w:rPr>
          <w:rFonts w:ascii="Aptos" w:hAnsi="Aptos" w:cstheme="majorHAnsi"/>
        </w:rPr>
        <w:t xml:space="preserve">a utilização de um placebo é justificada do ponto de vista ético com base nos seguintes motivos: (1) em estudos clínicos, é fundamental comparar os efeitos de um tratamento ativo com um grupo de controle para determinar se o tratamento em questão é eficaz; (2) o placebo é necessário devido ao elevado risco de efeitos placebo e Hawthorne neste estudo, possibilitando isolar os efeitos específicos do tratamento e permitindo uma avaliação precisa de sua eficácia. </w:t>
      </w:r>
    </w:p>
    <w:p w14:paraId="4B39A647" w14:textId="77777777" w:rsidR="000C43BA" w:rsidRPr="000C43BA" w:rsidRDefault="000C43BA" w:rsidP="000C43BA">
      <w:pPr>
        <w:rPr>
          <w:rFonts w:ascii="Aptos" w:hAnsi="Aptos" w:cstheme="majorHAnsi"/>
        </w:rPr>
      </w:pPr>
      <w:r w:rsidRPr="000C43BA">
        <w:rPr>
          <w:rFonts w:ascii="Aptos" w:hAnsi="Aptos" w:cstheme="majorHAnsi"/>
        </w:rPr>
        <w:t>O delineamento metodológico deste estudo teve o objetivo de maximizar os benefícios e minimizar os riscos para os participantes. Embora existam riscos potenciais associados à inclusão no grupo placebo, todos os participantes receberão o tratamento convencional para obesidade, que consiste em orientação dietética para perda de peso. Os procedimentos foram rigorosamente avaliados para assegurar que os benefícios da pesquisa superem os riscos envolvidos. Todos os potenciais participantes de pesquisa receberão informações completas sobre a possibilidade de randomização no grupo placebo e as implicações associadas a esta alocação. Em adição, terão garantidos seus direitos de autonomia e decisão informada.</w:t>
      </w:r>
    </w:p>
    <w:p w14:paraId="7DACDBF7" w14:textId="77777777" w:rsidR="000C43BA" w:rsidRPr="000C43BA" w:rsidRDefault="000C43BA" w:rsidP="000C43BA">
      <w:pPr>
        <w:rPr>
          <w:rFonts w:ascii="Aptos" w:hAnsi="Aptos" w:cstheme="majorHAnsi"/>
        </w:rPr>
      </w:pPr>
      <w:r w:rsidRPr="000C43BA">
        <w:rPr>
          <w:rFonts w:ascii="Aptos" w:hAnsi="Aptos" w:cstheme="majorHAnsi"/>
        </w:rPr>
        <w:t xml:space="preserve">Após a conclusão do protocolo experimental por 50% dos participantes de pesquisa, será realizada uma análise estatística interina com base no progresso do estudo e nos resultados preliminares. Se essa análise revelar uma evidente superioridade da </w:t>
      </w:r>
      <w:proofErr w:type="spellStart"/>
      <w:r w:rsidRPr="000C43BA">
        <w:rPr>
          <w:rFonts w:ascii="Aptos" w:hAnsi="Aptos" w:cstheme="majorHAnsi"/>
          <w:i/>
          <w:iCs/>
        </w:rPr>
        <w:t>Eclipta</w:t>
      </w:r>
      <w:proofErr w:type="spellEnd"/>
      <w:r w:rsidRPr="000C43BA">
        <w:rPr>
          <w:rFonts w:ascii="Aptos" w:hAnsi="Aptos" w:cstheme="majorHAnsi"/>
          <w:i/>
          <w:iCs/>
        </w:rPr>
        <w:t xml:space="preserve"> </w:t>
      </w:r>
      <w:proofErr w:type="spellStart"/>
      <w:r w:rsidRPr="000C43BA">
        <w:rPr>
          <w:rFonts w:ascii="Aptos" w:hAnsi="Aptos" w:cstheme="majorHAnsi"/>
          <w:i/>
          <w:iCs/>
        </w:rPr>
        <w:t>prostrata</w:t>
      </w:r>
      <w:proofErr w:type="spellEnd"/>
      <w:r w:rsidRPr="000C43BA">
        <w:rPr>
          <w:rFonts w:ascii="Aptos" w:hAnsi="Aptos" w:cstheme="majorHAnsi"/>
        </w:rPr>
        <w:t xml:space="preserve">, o projeto poderá ser encerrado antecipadamente e a intervenção disponibilizada gratuitamente a todos os participantes. Por outro lado, caso a pesquisa seja concluída com a participação de todos os indivíduos e os resultados confirmem os </w:t>
      </w:r>
      <w:r w:rsidRPr="000C43BA">
        <w:rPr>
          <w:rFonts w:ascii="Aptos" w:hAnsi="Aptos" w:cstheme="majorHAnsi"/>
        </w:rPr>
        <w:lastRenderedPageBreak/>
        <w:t xml:space="preserve">benefícios da </w:t>
      </w:r>
      <w:proofErr w:type="spellStart"/>
      <w:r w:rsidRPr="000C43BA">
        <w:rPr>
          <w:rFonts w:ascii="Aptos" w:hAnsi="Aptos" w:cstheme="majorHAnsi"/>
          <w:i/>
          <w:iCs/>
        </w:rPr>
        <w:t>Eclipta</w:t>
      </w:r>
      <w:proofErr w:type="spellEnd"/>
      <w:r w:rsidRPr="000C43BA">
        <w:rPr>
          <w:rFonts w:ascii="Aptos" w:hAnsi="Aptos" w:cstheme="majorHAnsi"/>
          <w:i/>
          <w:iCs/>
        </w:rPr>
        <w:t xml:space="preserve"> </w:t>
      </w:r>
      <w:proofErr w:type="spellStart"/>
      <w:r w:rsidRPr="000C43BA">
        <w:rPr>
          <w:rFonts w:ascii="Aptos" w:hAnsi="Aptos" w:cstheme="majorHAnsi"/>
          <w:i/>
          <w:iCs/>
        </w:rPr>
        <w:t>prostrata</w:t>
      </w:r>
      <w:proofErr w:type="spellEnd"/>
      <w:r w:rsidRPr="000C43BA">
        <w:rPr>
          <w:rFonts w:ascii="Aptos" w:hAnsi="Aptos" w:cstheme="majorHAnsi"/>
        </w:rPr>
        <w:t>, será garantido a todos os participantes o acesso ao tratamento de forma gratuita e pelo tempo que for necessário.</w:t>
      </w:r>
    </w:p>
    <w:p w14:paraId="6B7F7B54" w14:textId="77777777" w:rsidR="000C43BA" w:rsidRPr="000C43BA" w:rsidRDefault="000C43BA" w:rsidP="000C43BA">
      <w:pPr>
        <w:rPr>
          <w:rFonts w:ascii="Aptos" w:hAnsi="Aptos" w:cstheme="majorHAnsi"/>
        </w:rPr>
      </w:pPr>
      <w:r w:rsidRPr="000C43BA">
        <w:rPr>
          <w:rFonts w:ascii="Aptos" w:hAnsi="Aptos" w:cstheme="majorHAnsi"/>
          <w:b/>
          <w:bCs/>
        </w:rPr>
        <w:t xml:space="preserve">Cegamento e duplo padrão: </w:t>
      </w:r>
      <w:r w:rsidRPr="000C43BA">
        <w:rPr>
          <w:rFonts w:ascii="Aptos" w:hAnsi="Aptos" w:cstheme="majorHAnsi"/>
        </w:rPr>
        <w:t>Com relação ao risco de acesso aos dados de alocação dos participantes, garantimos que o processo de randomização não será realizado por nenhum pesquisador diretamente envolvido na interação, coleta ou análise de dados dos participantes. A lista de alocação só será disponibilizada à equipe de pesquisa após o término do período de intervenção e coleta de dados. Como consequência do cegamento, o risco de duplo padrão é minimizado. Será garantido que todos os participantes de pesquisa serão submetidos aos mesmos procedimentos, critérios, padrões e avaliações, garantindo sua segurança, seus direitos, e a imparcialidade e confiabilidade dos resultados.</w:t>
      </w:r>
    </w:p>
    <w:p w14:paraId="14AB353D" w14:textId="77777777" w:rsidR="000C43BA" w:rsidRPr="000C43BA" w:rsidRDefault="000C43BA" w:rsidP="000C43BA">
      <w:pPr>
        <w:rPr>
          <w:rFonts w:ascii="Aptos" w:hAnsi="Aptos" w:cstheme="majorHAnsi"/>
        </w:rPr>
      </w:pPr>
      <w:r w:rsidRPr="000C43BA">
        <w:rPr>
          <w:rFonts w:ascii="Aptos" w:hAnsi="Aptos" w:cstheme="majorHAnsi"/>
          <w:b/>
          <w:bCs/>
        </w:rPr>
        <w:t xml:space="preserve">Interação com outros medicamentos: </w:t>
      </w:r>
      <w:r w:rsidRPr="000C43BA">
        <w:rPr>
          <w:rFonts w:ascii="Aptos" w:eastAsia="Arial Unicode MS" w:hAnsi="Aptos" w:cstheme="majorHAnsi"/>
        </w:rPr>
        <w:t xml:space="preserve">Não existem relatos de que a </w:t>
      </w:r>
      <w:proofErr w:type="spellStart"/>
      <w:r w:rsidRPr="000C43BA">
        <w:rPr>
          <w:rFonts w:ascii="Aptos" w:eastAsia="Arial Unicode MS" w:hAnsi="Aptos" w:cstheme="majorHAnsi"/>
          <w:i/>
        </w:rPr>
        <w:t>Eclipta</w:t>
      </w:r>
      <w:proofErr w:type="spellEnd"/>
      <w:r w:rsidRPr="000C43BA">
        <w:rPr>
          <w:rFonts w:ascii="Aptos" w:eastAsia="Arial Unicode MS" w:hAnsi="Aptos" w:cstheme="majorHAnsi"/>
          <w:i/>
        </w:rPr>
        <w:t xml:space="preserve"> </w:t>
      </w:r>
      <w:proofErr w:type="spellStart"/>
      <w:r w:rsidRPr="000C43BA">
        <w:rPr>
          <w:rFonts w:ascii="Aptos" w:eastAsia="Arial Unicode MS" w:hAnsi="Aptos" w:cstheme="majorHAnsi"/>
          <w:i/>
        </w:rPr>
        <w:t>prostrata</w:t>
      </w:r>
      <w:proofErr w:type="spellEnd"/>
      <w:r w:rsidRPr="000C43BA">
        <w:rPr>
          <w:rFonts w:ascii="Aptos" w:eastAsia="Arial Unicode MS" w:hAnsi="Aptos" w:cstheme="majorHAnsi"/>
          <w:i/>
        </w:rPr>
        <w:t xml:space="preserve"> </w:t>
      </w:r>
      <w:r w:rsidRPr="000C43BA">
        <w:rPr>
          <w:rFonts w:ascii="Aptos" w:eastAsia="Arial Unicode MS" w:hAnsi="Aptos" w:cstheme="majorHAnsi"/>
          <w:iCs/>
        </w:rPr>
        <w:t>sofra</w:t>
      </w:r>
      <w:r w:rsidRPr="000C43BA">
        <w:rPr>
          <w:rFonts w:ascii="Aptos" w:eastAsia="Arial Unicode MS" w:hAnsi="Aptos" w:cstheme="majorHAnsi"/>
        </w:rPr>
        <w:t xml:space="preserve"> interação com outros medicamentos. No entanto, existe um risco potencial de que qualquer fitoterápico ou placebo possa interagir com outr</w:t>
      </w:r>
      <w:r w:rsidRPr="000C43BA">
        <w:rPr>
          <w:rFonts w:ascii="Aptos" w:hAnsi="Aptos" w:cstheme="majorHAnsi"/>
        </w:rPr>
        <w:t>os</w:t>
      </w:r>
      <w:r w:rsidRPr="000C43BA">
        <w:rPr>
          <w:rFonts w:ascii="Aptos" w:eastAsia="Arial Unicode MS" w:hAnsi="Aptos" w:cstheme="majorHAnsi"/>
        </w:rPr>
        <w:t xml:space="preserve"> </w:t>
      </w:r>
      <w:r w:rsidRPr="000C43BA">
        <w:rPr>
          <w:rFonts w:ascii="Aptos" w:hAnsi="Aptos" w:cstheme="majorHAnsi"/>
        </w:rPr>
        <w:t>medicamentos de uso habitual</w:t>
      </w:r>
      <w:r w:rsidRPr="000C43BA">
        <w:rPr>
          <w:rFonts w:ascii="Aptos" w:eastAsia="Arial Unicode MS" w:hAnsi="Aptos" w:cstheme="majorHAnsi"/>
        </w:rPr>
        <w:t xml:space="preserve"> dos participantes, com possibilidade de resultar em eventos adversos. Desta forma, todos os participantes serão questionados sobre todos os </w:t>
      </w:r>
      <w:r w:rsidRPr="000C43BA">
        <w:rPr>
          <w:rFonts w:ascii="Aptos" w:hAnsi="Aptos" w:cstheme="majorHAnsi"/>
        </w:rPr>
        <w:t>medicamentos, vitaminas, suplementos, fitoterápicos ou chás</w:t>
      </w:r>
      <w:r w:rsidRPr="000C43BA">
        <w:rPr>
          <w:rFonts w:ascii="Aptos" w:eastAsia="Arial Unicode MS" w:hAnsi="Aptos" w:cstheme="majorHAnsi"/>
        </w:rPr>
        <w:t xml:space="preserve"> de uso habitual. Na ocorrência de eventos adversos, os protocolos previamente descritos serão adotados, e ao participante da pesquisa será garantido que a equipe de pesquisa prestará o suporte gratuito</w:t>
      </w:r>
      <w:r w:rsidRPr="000C43BA">
        <w:rPr>
          <w:rFonts w:ascii="Aptos" w:hAnsi="Aptos" w:cstheme="majorHAnsi"/>
        </w:rPr>
        <w:t>, integral,</w:t>
      </w:r>
      <w:r w:rsidRPr="000C43BA">
        <w:rPr>
          <w:rFonts w:ascii="Aptos" w:eastAsia="Arial Unicode MS" w:hAnsi="Aptos" w:cstheme="majorHAnsi"/>
        </w:rPr>
        <w:t xml:space="preserve"> e pelo tempo que for necessário.</w:t>
      </w:r>
    </w:p>
    <w:p w14:paraId="0726120C" w14:textId="77777777" w:rsidR="000C43BA" w:rsidRPr="000C43BA" w:rsidRDefault="000C43BA" w:rsidP="000C43BA">
      <w:pPr>
        <w:rPr>
          <w:rFonts w:ascii="Aptos" w:hAnsi="Aptos" w:cstheme="majorHAnsi"/>
        </w:rPr>
      </w:pPr>
      <w:r w:rsidRPr="000C43BA">
        <w:rPr>
          <w:rFonts w:ascii="Aptos" w:hAnsi="Aptos" w:cstheme="majorHAnsi"/>
          <w:b/>
          <w:bCs/>
        </w:rPr>
        <w:t xml:space="preserve">Coleta de sangue: </w:t>
      </w:r>
      <w:r w:rsidRPr="000C43BA">
        <w:rPr>
          <w:rFonts w:ascii="Aptos" w:hAnsi="Aptos" w:cstheme="majorHAnsi"/>
        </w:rPr>
        <w:t xml:space="preserve">a coleta de sangue pode envolver riscos e desconfortos, tais como dor decorrente da punção venosa, possibilidade de sangramento, formação de equimoses, hematomas e, em casos raros, o desenvolvimento de piodermites. Como medida de precaução, a coleta será realizada por profissional de enfermagem habilitado e experiente, e será disponibilizado algodão para comprimir o local de punção. Em caso de infecção ou complicações mais graves, será oferecido, de forma gratuita e integral, o suporte médico adequado. </w:t>
      </w:r>
    </w:p>
    <w:p w14:paraId="5A8F0244" w14:textId="77777777" w:rsidR="000C43BA" w:rsidRPr="000C43BA" w:rsidRDefault="000C43BA" w:rsidP="000C43BA">
      <w:pPr>
        <w:rPr>
          <w:rFonts w:ascii="Aptos" w:hAnsi="Aptos" w:cstheme="majorHAnsi"/>
        </w:rPr>
      </w:pPr>
      <w:r w:rsidRPr="000C43BA">
        <w:rPr>
          <w:rFonts w:ascii="Aptos" w:hAnsi="Aptos" w:cstheme="majorHAnsi"/>
          <w:b/>
          <w:bCs/>
        </w:rPr>
        <w:t>Utilização indevida de material biológico</w:t>
      </w:r>
      <w:r w:rsidRPr="000C43BA">
        <w:rPr>
          <w:rFonts w:ascii="Aptos" w:hAnsi="Aptos" w:cstheme="majorHAnsi"/>
        </w:rPr>
        <w:t xml:space="preserve">: existe um risco de que as amostras de sangue sejam utilizadas para novas pesquisas sem o conhecimento do CEP e consentimento do participante. No entanto, para prevenir este risco, garantimos que o material biológico e os dados obtidos na pesquisa serão utilizados exclusivamente para as finalidades previstas neste estudo e que todo o material biológico coletado será </w:t>
      </w:r>
      <w:r w:rsidRPr="000C43BA">
        <w:rPr>
          <w:rFonts w:ascii="Aptos" w:hAnsi="Aptos" w:cstheme="majorHAnsi"/>
        </w:rPr>
        <w:lastRenderedPageBreak/>
        <w:t xml:space="preserve">devidamente descartado após o processamento dos exames, conforme as regras da ANVISA. </w:t>
      </w:r>
    </w:p>
    <w:p w14:paraId="3B56D57A" w14:textId="77777777" w:rsidR="000C43BA" w:rsidRPr="000C43BA" w:rsidRDefault="000C43BA" w:rsidP="000C43BA">
      <w:pPr>
        <w:rPr>
          <w:rFonts w:ascii="Aptos" w:hAnsi="Aptos" w:cstheme="majorHAnsi"/>
        </w:rPr>
      </w:pPr>
      <w:r w:rsidRPr="000C43BA">
        <w:rPr>
          <w:rFonts w:ascii="Aptos" w:hAnsi="Aptos" w:cstheme="majorHAnsi"/>
          <w:b/>
          <w:bCs/>
        </w:rPr>
        <w:t xml:space="preserve">Questionários: </w:t>
      </w:r>
      <w:r w:rsidRPr="000C43BA">
        <w:rPr>
          <w:rFonts w:ascii="Aptos" w:hAnsi="Aptos" w:cstheme="majorHAnsi"/>
        </w:rPr>
        <w:t xml:space="preserve">diversos riscos potenciais se associam com a aplicação dos questionários. Dentre eles, existe o risco de constrangimento ao responder questões sensíveis, invasão de privacidade, discriminação a partir do conteúdo revelado, cansaço pelo tempo gasto e possibilidade de vazamento de dados de identificação. Para minimizar estes riscos e desconfortos, o participante terá liberdade para responder aos questionários no local que mais lhe agrade, dispondo do tempo que for necessário, em forma de entrevista ou autônoma, com ou sem ajuda da equipe de pesquisa. Em adição, será garantido o direito e a liberdade de não responder a qualquer questão vista como constrangedora. No caso de preenchimento autônomo, os participantes serão orientados sobre a importância de sua identificação no cabeçalho. </w:t>
      </w:r>
    </w:p>
    <w:p w14:paraId="0D487CF2" w14:textId="77777777" w:rsidR="000C43BA" w:rsidRPr="000C43BA" w:rsidRDefault="000C43BA" w:rsidP="000C43BA">
      <w:pPr>
        <w:rPr>
          <w:rFonts w:ascii="Aptos" w:hAnsi="Aptos" w:cstheme="majorHAnsi"/>
        </w:rPr>
      </w:pPr>
      <w:r w:rsidRPr="000C43BA">
        <w:rPr>
          <w:rFonts w:ascii="Aptos" w:hAnsi="Aptos" w:cstheme="majorHAnsi"/>
        </w:rPr>
        <w:t>A confidencialidade e a privacidade de todos os dados obtidos serão rigorosamente garantidas, respeitando-se os mais altos padrões éticos e legais. O participante será tratado com respeito e terá sua dignidade preservada em todas as etapas da pesquisa. A equipe de pesquisa estará sensível aos sinais verbais e não verbais de desconforto, prontamente respondendo às necessidades e preocupações do participante.</w:t>
      </w:r>
    </w:p>
    <w:p w14:paraId="30EDF84D" w14:textId="77777777" w:rsidR="000C43BA" w:rsidRPr="000C43BA" w:rsidRDefault="000C43BA" w:rsidP="000C43BA">
      <w:pPr>
        <w:rPr>
          <w:rFonts w:ascii="Aptos" w:hAnsi="Aptos" w:cstheme="majorHAnsi"/>
        </w:rPr>
      </w:pPr>
      <w:r w:rsidRPr="000C43BA">
        <w:rPr>
          <w:rFonts w:ascii="Aptos" w:hAnsi="Aptos" w:cstheme="majorHAnsi"/>
        </w:rPr>
        <w:t>As particularidades culturais, sociais, morais, religiosas e éticas do participante serão sempre respeitadas, assim como seus hábitos e costumes. Nenhuma informação obtida durante a pesquisa será utilizada para prejudicar o participante, seja em termos de autoestima ou prestígio. Todas as medidas serão tomadas para assegurar que a participação na pesquisa não resulte em consequências negativas para o participante.</w:t>
      </w:r>
    </w:p>
    <w:p w14:paraId="345B7824" w14:textId="77777777" w:rsidR="000C43BA" w:rsidRPr="000C43BA" w:rsidRDefault="000C43BA" w:rsidP="000C43BA">
      <w:pPr>
        <w:rPr>
          <w:rFonts w:ascii="Aptos" w:hAnsi="Aptos" w:cstheme="majorHAnsi"/>
        </w:rPr>
      </w:pPr>
      <w:r w:rsidRPr="000C43BA">
        <w:rPr>
          <w:rFonts w:ascii="Aptos" w:hAnsi="Aptos" w:cstheme="majorHAnsi"/>
        </w:rPr>
        <w:t>Todos os dados serão tratados de forma estritamente confidencial, sendo utilizados apenas para fins de análise e divulgação científica. Os resultados obtidos serão apresentados de forma agregada, sem a identificação individual dos participantes. A confidencialidade dos dados será mantida mesmo após o término da pesquisa, garantindo a proteção da privacidade do participante.</w:t>
      </w:r>
    </w:p>
    <w:p w14:paraId="341CD293" w14:textId="77777777" w:rsidR="000C43BA" w:rsidRPr="000C43BA" w:rsidRDefault="000C43BA" w:rsidP="000C43BA">
      <w:pPr>
        <w:rPr>
          <w:rFonts w:ascii="Aptos" w:eastAsia="Arial Unicode MS" w:hAnsi="Aptos" w:cstheme="majorHAnsi"/>
        </w:rPr>
      </w:pPr>
      <w:r w:rsidRPr="000C43BA">
        <w:rPr>
          <w:rFonts w:ascii="Aptos" w:eastAsia="Arial Unicode MS" w:hAnsi="Aptos" w:cstheme="majorHAnsi"/>
          <w:b/>
          <w:bCs/>
        </w:rPr>
        <w:t>Riscos psicológicos</w:t>
      </w:r>
      <w:r w:rsidRPr="000C43BA">
        <w:rPr>
          <w:rFonts w:ascii="Aptos" w:eastAsia="Arial Unicode MS" w:hAnsi="Aptos" w:cstheme="majorHAnsi"/>
        </w:rPr>
        <w:t>: existe o risco de que a participação na pesquisa possa acarretar estresse emocional ou ansiedade em determinados participantes, devido à natureza do estudo, às expectativas ou às preocupações com os resultados. Com o intuito de evitar ou minimizar tais riscos, a equipe de pesquisa adotará, em todos os momentos, uma comunicação clara, acessível e completa.</w:t>
      </w:r>
    </w:p>
    <w:p w14:paraId="50C70E8B" w14:textId="77777777" w:rsidR="000C43BA" w:rsidRPr="000C43BA" w:rsidRDefault="000C43BA" w:rsidP="000C43BA">
      <w:pPr>
        <w:rPr>
          <w:rFonts w:ascii="Aptos" w:eastAsia="Arial Unicode MS" w:hAnsi="Aptos" w:cstheme="majorHAnsi"/>
        </w:rPr>
      </w:pPr>
      <w:r w:rsidRPr="000C43BA">
        <w:rPr>
          <w:rFonts w:ascii="Aptos" w:eastAsia="Arial Unicode MS" w:hAnsi="Aptos" w:cstheme="majorHAnsi"/>
        </w:rPr>
        <w:lastRenderedPageBreak/>
        <w:t>Durante o processo de esclarecimento, será garantido que os participantes de pesquisa potenciais tenham uma compreensão realista do estudo, a fim de evitar ou reduzir a ocorrência de estresse e ansiedade. Para garantir que o participante esteja plenamente ciente do que esperar durante o estudo, o TCLE apresentará todas as informações relevantes de forma clara, precisa e compreensível. Será recomendado que o participante dedique o tempo que for necessário para revisar minuciosamente o TCLE e esclarecer todas as dúvidas antes de tomar a decisão informada de participar.</w:t>
      </w:r>
    </w:p>
    <w:p w14:paraId="7F85CCB9" w14:textId="77777777" w:rsidR="000C43BA" w:rsidRPr="000C43BA" w:rsidRDefault="000C43BA" w:rsidP="000C43BA">
      <w:pPr>
        <w:rPr>
          <w:rFonts w:ascii="Aptos" w:eastAsia="Arial Unicode MS" w:hAnsi="Aptos" w:cstheme="majorHAnsi"/>
        </w:rPr>
      </w:pPr>
      <w:r w:rsidRPr="000C43BA">
        <w:rPr>
          <w:rFonts w:ascii="Aptos" w:eastAsia="Arial Unicode MS" w:hAnsi="Aptos" w:cstheme="majorHAnsi"/>
        </w:rPr>
        <w:t>Em adição, durante o recrutamento, esclarecimento, obtenção do consentimento e ao longo de todo o estudo, o participante terá um canal aberto de comunicação com a equipe de pesquisa, permitindo que sejam compartilhadas quaisquer questões, preocupações ou experiências de estresse ou ansiedade relacionadas à sua participação. A equipe de pesquisa estará prontamente disponível para fornecer suporte e orientação, oferecendo um ambiente de confiança e apoio durante todo o processo. Os pesquisadores estarão sempre comprometidos em priorizar a saúde mental e o conforto dos participantes, assegurando que todas as precauções necessárias sejam tomadas para minimizar os riscos psicológicos durante o estudo.</w:t>
      </w:r>
    </w:p>
    <w:p w14:paraId="4B0BDA6E" w14:textId="77777777" w:rsidR="000C43BA" w:rsidRPr="000C43BA" w:rsidRDefault="000C43BA" w:rsidP="000C43BA">
      <w:pPr>
        <w:rPr>
          <w:rFonts w:ascii="Aptos" w:hAnsi="Aptos" w:cstheme="majorHAnsi"/>
        </w:rPr>
      </w:pPr>
      <w:r w:rsidRPr="000C43BA">
        <w:rPr>
          <w:rFonts w:ascii="Aptos" w:hAnsi="Aptos" w:cstheme="majorHAnsi"/>
          <w:b/>
          <w:bCs/>
        </w:rPr>
        <w:t>Risco de coerção para participar da pesquisa</w:t>
      </w:r>
      <w:r w:rsidRPr="000C43BA">
        <w:rPr>
          <w:rFonts w:ascii="Aptos" w:hAnsi="Aptos" w:cstheme="majorHAnsi"/>
        </w:rPr>
        <w:t>: será assegurado que, após o esclarecimento completo sobre a natureza da pesquisa, a participação será estritamente voluntária, garantindo ao participante o pleno direito de exercer sua autonomia de decidir livremente, seja optando por participar ou não. Adicionalmente, será garantido ao participante o direito de retirar o seu consentimento a qualquer momento, sem sofrer qualquer forma de pressão ou coerção para continuar envolvido no estudo.</w:t>
      </w:r>
    </w:p>
    <w:p w14:paraId="20C78627" w14:textId="77777777" w:rsidR="000C43BA" w:rsidRPr="000C43BA" w:rsidRDefault="000C43BA" w:rsidP="000C43BA">
      <w:pPr>
        <w:rPr>
          <w:rFonts w:ascii="Aptos" w:hAnsi="Aptos" w:cstheme="majorHAnsi"/>
        </w:rPr>
      </w:pPr>
      <w:r w:rsidRPr="000C43BA">
        <w:rPr>
          <w:rFonts w:ascii="Aptos" w:hAnsi="Aptos" w:cstheme="majorHAnsi"/>
          <w:b/>
          <w:bCs/>
        </w:rPr>
        <w:t>Risco de interferência com a rotina</w:t>
      </w:r>
      <w:r w:rsidRPr="000C43BA">
        <w:rPr>
          <w:rFonts w:ascii="Aptos" w:hAnsi="Aptos" w:cstheme="majorHAnsi"/>
        </w:rPr>
        <w:t>: em relação à possibilidade de a pesquisa interferir negativamente na rotina do participante, será assegurado aos participantes que o cronograma da pesquisa foi cuidadosamente elaborado. O TCLE apresentará de maneira clara e transparente o número de visitas, o horário em que serão realizadas e o tempo estimado para as avaliações. As datas dos eventos e procedimentos serão planejadas antecipadamente, levando em consideração o impacto na rotina do participante, sua disponibilidade e conveniência.</w:t>
      </w:r>
    </w:p>
    <w:p w14:paraId="217257FE" w14:textId="77777777" w:rsidR="000C43BA" w:rsidRPr="000C43BA" w:rsidRDefault="000C43BA" w:rsidP="000C43BA">
      <w:pPr>
        <w:rPr>
          <w:rFonts w:ascii="Aptos" w:hAnsi="Aptos" w:cstheme="majorHAnsi"/>
        </w:rPr>
      </w:pPr>
      <w:r w:rsidRPr="000C43BA">
        <w:rPr>
          <w:rFonts w:ascii="Aptos" w:hAnsi="Aptos" w:cstheme="majorHAnsi"/>
          <w:b/>
          <w:bCs/>
        </w:rPr>
        <w:t xml:space="preserve">Desconforto nas interações: </w:t>
      </w:r>
      <w:r w:rsidRPr="000C43BA">
        <w:rPr>
          <w:rFonts w:ascii="Aptos" w:hAnsi="Aptos" w:cstheme="majorHAnsi"/>
        </w:rPr>
        <w:t xml:space="preserve">no que diz respeito à possibilidade de o participante experimentar desconforto durante as interações com a equipe de pesquisa, asseguraremos que o ambiente será acolhedor, amigável e receptivo, visando proporcionar conforto durante tais interações. Será disponibilizado um espaço adequado e confortável </w:t>
      </w:r>
      <w:r w:rsidRPr="000C43BA">
        <w:rPr>
          <w:rFonts w:ascii="Aptos" w:hAnsi="Aptos" w:cstheme="majorHAnsi"/>
        </w:rPr>
        <w:lastRenderedPageBreak/>
        <w:t>para as consultas, onde será estabelecido um clima de confiança e respeito. Adicionalmente, antes de cada procedimento da pesquisa, será fornecida uma explicação clara sobre os objetivos e a forma como serão realizados. Serão tomadas todas as medidas possíveis para respeitar a privacidade e confidencialidade do participante.</w:t>
      </w:r>
    </w:p>
    <w:p w14:paraId="3AA66C3D" w14:textId="77777777" w:rsidR="000C43BA" w:rsidRPr="000C43BA" w:rsidRDefault="000C43BA" w:rsidP="000C43BA">
      <w:pPr>
        <w:rPr>
          <w:rFonts w:ascii="Aptos" w:hAnsi="Aptos" w:cstheme="majorHAnsi"/>
        </w:rPr>
      </w:pPr>
      <w:r w:rsidRPr="000C43BA">
        <w:rPr>
          <w:rFonts w:ascii="Aptos" w:hAnsi="Aptos" w:cstheme="majorHAnsi"/>
          <w:b/>
          <w:bCs/>
        </w:rPr>
        <w:t xml:space="preserve">Conflitos de interesse: </w:t>
      </w:r>
      <w:r w:rsidRPr="000C43BA">
        <w:rPr>
          <w:rFonts w:ascii="Aptos" w:hAnsi="Aptos" w:cstheme="majorHAnsi"/>
        </w:rPr>
        <w:t>Durante a condução de pesquisas clínicas, também existe o risco de conflitos de interesse, comprometendo a imparcialidade ou causando prejuízo aos participantes de pesquisa.  Garantimos que não existe qualquer tipo de conflito de interesse financeiro, profissional ou pessoal entre os pesquisadores, os potenciais participantes de pesquisa e os patrocinadores do projeto. Em adição, a pesquisa será submetida a revisão e aprovação de um Comitê de Ética independente. Os pesquisadores envolvidos são independentes e todas as decisões tomadas durante a condução da pesquisa serão baseadas em evidências científicas, seguindo os princípios de justiça e transparência, com o objetivo de proteger os direitos dos participantes e assegurar a integridade dos resultados obtidos.</w:t>
      </w:r>
    </w:p>
    <w:p w14:paraId="1D932625" w14:textId="77777777" w:rsidR="000C43BA" w:rsidRPr="000C43BA" w:rsidRDefault="000C43BA" w:rsidP="000C43BA">
      <w:pPr>
        <w:rPr>
          <w:rFonts w:ascii="Aptos" w:hAnsi="Aptos" w:cstheme="majorHAnsi"/>
        </w:rPr>
      </w:pPr>
      <w:r w:rsidRPr="000C43BA">
        <w:rPr>
          <w:rFonts w:ascii="Aptos" w:hAnsi="Aptos" w:cstheme="majorHAnsi"/>
          <w:b/>
          <w:bCs/>
        </w:rPr>
        <w:t xml:space="preserve">Erros na coleta de dados: </w:t>
      </w:r>
      <w:r w:rsidRPr="000C43BA">
        <w:rPr>
          <w:rFonts w:ascii="Aptos" w:hAnsi="Aptos" w:cstheme="majorHAnsi"/>
        </w:rPr>
        <w:t>com relação ao potencial risco de erros na coleta ou interpretação dos dados durante a pesquisa, é assegurado que todos os membros da equipe de pesquisa são habilitados em todos os procedimentos e métodos de coleta de dados propostos no estudo. Todos os potenciais colaboradores serão devidamente treinados nos protocolos específicos e adotarão as medidas adequadas para minimizar a ocorrência de erros, como a utilização de instrumentos calibrados, a adoção de procedimentos padronizados e a supervisão rigorosa durante as etapas de coleta de dados. Além disso, serão implementados mecanismos de auditoria para o controle da qualidade e validade dos dados, como a verificação cruzada por membros independentes da equipe de pesquisa. Essas medidas visam garantir a confiabilidade e a precisão dos dados coletados, contribuindo para a robustez dos resultados obtidos no estudo.</w:t>
      </w:r>
    </w:p>
    <w:p w14:paraId="312B25F2" w14:textId="77777777" w:rsidR="000C43BA" w:rsidRPr="000C43BA" w:rsidRDefault="000C43BA" w:rsidP="000C43BA">
      <w:pPr>
        <w:rPr>
          <w:rFonts w:ascii="Aptos" w:eastAsia="Arial Unicode MS" w:hAnsi="Aptos" w:cstheme="majorHAnsi"/>
        </w:rPr>
      </w:pPr>
      <w:r w:rsidRPr="000C43BA">
        <w:rPr>
          <w:rFonts w:ascii="Aptos" w:eastAsia="Arial Unicode MS" w:hAnsi="Aptos" w:cstheme="majorHAnsi"/>
          <w:b/>
          <w:bCs/>
        </w:rPr>
        <w:t>Riscos desconhecidos</w:t>
      </w:r>
      <w:r w:rsidRPr="000C43BA">
        <w:rPr>
          <w:rFonts w:ascii="Aptos" w:eastAsia="Arial Unicode MS" w:hAnsi="Aptos" w:cstheme="majorHAnsi"/>
        </w:rPr>
        <w:t xml:space="preserve">: Existem possíveis riscos ainda não identificados associados à </w:t>
      </w:r>
      <w:proofErr w:type="spellStart"/>
      <w:r w:rsidRPr="000C43BA">
        <w:rPr>
          <w:rFonts w:ascii="Aptos" w:eastAsia="Arial Unicode MS" w:hAnsi="Aptos" w:cstheme="majorHAnsi"/>
          <w:i/>
          <w:iCs/>
        </w:rPr>
        <w:t>Eclipta</w:t>
      </w:r>
      <w:proofErr w:type="spellEnd"/>
      <w:r w:rsidRPr="000C43BA">
        <w:rPr>
          <w:rFonts w:ascii="Aptos" w:eastAsia="Arial Unicode MS" w:hAnsi="Aptos" w:cstheme="majorHAnsi"/>
          <w:i/>
          <w:iCs/>
        </w:rPr>
        <w:t xml:space="preserve"> </w:t>
      </w:r>
      <w:proofErr w:type="spellStart"/>
      <w:r w:rsidRPr="000C43BA">
        <w:rPr>
          <w:rFonts w:ascii="Aptos" w:eastAsia="Arial Unicode MS" w:hAnsi="Aptos" w:cstheme="majorHAnsi"/>
          <w:i/>
          <w:iCs/>
        </w:rPr>
        <w:t>prostrata</w:t>
      </w:r>
      <w:proofErr w:type="spellEnd"/>
      <w:r w:rsidRPr="000C43BA">
        <w:rPr>
          <w:rFonts w:ascii="Aptos" w:eastAsia="Arial Unicode MS" w:hAnsi="Aptos" w:cstheme="majorHAnsi"/>
        </w:rPr>
        <w:t xml:space="preserve"> ou ao placebo. A natureza da pesquisa científica implica em constante evolução do conhecimento, o que significa que os riscos e desconfortos potenciais podem não ser totalmente compreendidos no momento. Por este motivo, os participantes de pesquisa serão monitorizados de forma rigorosa e regular, visando minimizar os riscos e desconfortos e garantir sua segurança. Antes da obtenção do consentimento, será fornecida a oportunidade para que cada participante potencial </w:t>
      </w:r>
      <w:r w:rsidRPr="000C43BA">
        <w:rPr>
          <w:rFonts w:ascii="Aptos" w:eastAsia="Arial Unicode MS" w:hAnsi="Aptos" w:cstheme="majorHAnsi"/>
        </w:rPr>
        <w:lastRenderedPageBreak/>
        <w:t>discuta detalhadamente todos esses riscos e desconfortos com a equipe de pesquisa, recebendo todas as informações necessárias para uma tomada de decisão informada.</w:t>
      </w:r>
    </w:p>
    <w:p w14:paraId="5F5B79D9" w14:textId="77777777" w:rsidR="000C43BA" w:rsidRPr="000C43BA" w:rsidRDefault="000C43BA" w:rsidP="000C43BA">
      <w:pPr>
        <w:keepNext/>
        <w:keepLines/>
        <w:numPr>
          <w:ilvl w:val="1"/>
          <w:numId w:val="94"/>
        </w:numPr>
        <w:tabs>
          <w:tab w:val="num" w:pos="360"/>
        </w:tabs>
        <w:spacing w:before="360" w:after="360"/>
        <w:ind w:left="0" w:firstLine="851"/>
        <w:jc w:val="left"/>
        <w:outlineLvl w:val="1"/>
        <w:rPr>
          <w:rFonts w:ascii="Aptos" w:eastAsia="Arial Unicode MS" w:hAnsi="Aptos" w:cs="Calibri Light (Headings)"/>
          <w:b/>
          <w:bCs/>
          <w:caps/>
          <w:color w:val="000000" w:themeColor="text1"/>
          <w:spacing w:val="-6"/>
          <w:szCs w:val="26"/>
        </w:rPr>
      </w:pPr>
      <w:bookmarkStart w:id="196" w:name="_Toc187787280"/>
      <w:r w:rsidRPr="000C43BA">
        <w:rPr>
          <w:rFonts w:ascii="Aptos" w:eastAsiaTheme="majorEastAsia" w:hAnsi="Aptos" w:cs="Calibri Light (Headings)"/>
          <w:b/>
          <w:bCs/>
          <w:caps/>
          <w:color w:val="000000" w:themeColor="text1"/>
          <w:spacing w:val="-6"/>
          <w:szCs w:val="26"/>
        </w:rPr>
        <w:t>Benefícios possíveis:</w:t>
      </w:r>
      <w:bookmarkEnd w:id="196"/>
    </w:p>
    <w:p w14:paraId="535E57DE" w14:textId="77777777" w:rsidR="000C43BA" w:rsidRPr="000C43BA" w:rsidRDefault="000C43BA" w:rsidP="000C43BA">
      <w:pPr>
        <w:rPr>
          <w:rFonts w:ascii="Aptos" w:hAnsi="Aptos" w:cstheme="majorHAnsi"/>
        </w:rPr>
      </w:pPr>
      <w:r w:rsidRPr="000C43BA">
        <w:rPr>
          <w:rFonts w:ascii="Aptos" w:hAnsi="Aptos" w:cstheme="majorHAnsi"/>
          <w:b/>
          <w:bCs/>
        </w:rPr>
        <w:t>Benefícios diretos</w:t>
      </w:r>
    </w:p>
    <w:p w14:paraId="655DB7E9" w14:textId="77777777" w:rsidR="000C43BA" w:rsidRPr="000C43BA" w:rsidRDefault="000C43BA" w:rsidP="000C43BA">
      <w:pPr>
        <w:rPr>
          <w:rFonts w:ascii="Aptos" w:hAnsi="Aptos" w:cstheme="majorHAnsi"/>
        </w:rPr>
      </w:pPr>
      <w:r w:rsidRPr="000C43BA">
        <w:rPr>
          <w:rFonts w:ascii="Aptos" w:hAnsi="Aptos" w:cstheme="majorHAnsi"/>
        </w:rPr>
        <w:t xml:space="preserve">Os estudos já realizados com a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hAnsi="Aptos" w:cstheme="majorHAnsi"/>
        </w:rPr>
        <w:t xml:space="preserve"> indicam que ela apresenta diversos benefícios potenciais para pessoas com obesidade, como sua atividade anti-inflamatória, anti-hipertensiva, </w:t>
      </w:r>
      <w:proofErr w:type="spellStart"/>
      <w:r w:rsidRPr="000C43BA">
        <w:rPr>
          <w:rFonts w:ascii="Aptos" w:hAnsi="Aptos" w:cstheme="majorHAnsi"/>
        </w:rPr>
        <w:t>hipocolesterolemiante</w:t>
      </w:r>
      <w:proofErr w:type="spellEnd"/>
      <w:r w:rsidRPr="000C43BA">
        <w:rPr>
          <w:rFonts w:ascii="Aptos" w:hAnsi="Aptos" w:cstheme="majorHAnsi"/>
        </w:rPr>
        <w:t xml:space="preserve">, </w:t>
      </w:r>
      <w:proofErr w:type="spellStart"/>
      <w:r w:rsidRPr="000C43BA">
        <w:rPr>
          <w:rFonts w:ascii="Aptos" w:hAnsi="Aptos" w:cstheme="majorHAnsi"/>
        </w:rPr>
        <w:t>antihiperglicemiante</w:t>
      </w:r>
      <w:proofErr w:type="spellEnd"/>
      <w:r w:rsidRPr="000C43BA">
        <w:rPr>
          <w:rFonts w:ascii="Aptos" w:hAnsi="Aptos" w:cstheme="majorHAnsi"/>
        </w:rPr>
        <w:t xml:space="preserve"> e ansiolítica. Desta forma, tem o potencial de atuar em diversas vias metabólicas associadas as complicações da obesidade e responsáveis pela alta morbimortalidade associada a esta condição de alta prevalência.</w:t>
      </w:r>
    </w:p>
    <w:p w14:paraId="576564CC" w14:textId="77777777" w:rsidR="000C43BA" w:rsidRPr="000C43BA" w:rsidRDefault="000C43BA" w:rsidP="000C43BA">
      <w:pPr>
        <w:rPr>
          <w:rFonts w:ascii="Aptos" w:hAnsi="Aptos" w:cstheme="majorHAnsi"/>
        </w:rPr>
      </w:pPr>
      <w:r w:rsidRPr="000C43BA">
        <w:rPr>
          <w:rFonts w:ascii="Aptos" w:hAnsi="Aptos" w:cstheme="majorHAnsi"/>
        </w:rPr>
        <w:t xml:space="preserve">Desta forma, os participantes randomizados para o grupo da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hAnsi="Aptos" w:cstheme="majorHAnsi"/>
        </w:rPr>
        <w:t xml:space="preserve"> podem usufruir destes benefícios potenciais. No caso de alocação no grupo placebo, e os resultados do estudo confirmarem estes benefícios, será garantido aos participantes acesso gratuito e pelo tempo que for necessário ao tratamento com a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hAnsi="Aptos" w:cstheme="majorHAnsi"/>
        </w:rPr>
        <w:t xml:space="preserve"> após o término do estudo. </w:t>
      </w:r>
    </w:p>
    <w:p w14:paraId="67D8C950" w14:textId="77777777" w:rsidR="000C43BA" w:rsidRPr="000C43BA" w:rsidRDefault="000C43BA" w:rsidP="000C43BA">
      <w:pPr>
        <w:rPr>
          <w:rFonts w:ascii="Aptos" w:hAnsi="Aptos" w:cstheme="majorHAnsi"/>
        </w:rPr>
      </w:pPr>
      <w:r w:rsidRPr="000C43BA">
        <w:rPr>
          <w:rFonts w:ascii="Aptos" w:hAnsi="Aptos" w:cstheme="majorHAnsi"/>
        </w:rPr>
        <w:t xml:space="preserve">Durante o estudo, os participantes de pesquisa receberão acompanhamento médico rigoroso e regular. Isso inclui exames de rastreio e avaliações clínicas. Esta atenção médica mais intensiva possibilita a identificação de potenciais alterações no estado de saúde dos participantes, permitindo um tratamento precoce, se necessário. </w:t>
      </w:r>
    </w:p>
    <w:p w14:paraId="02AFEECA" w14:textId="77777777" w:rsidR="000C43BA" w:rsidRPr="000C43BA" w:rsidRDefault="000C43BA" w:rsidP="000C43BA">
      <w:pPr>
        <w:rPr>
          <w:rFonts w:ascii="Aptos" w:hAnsi="Aptos" w:cstheme="majorHAnsi"/>
        </w:rPr>
      </w:pPr>
      <w:r w:rsidRPr="000C43BA">
        <w:rPr>
          <w:rFonts w:ascii="Aptos" w:hAnsi="Aptos" w:cstheme="majorHAnsi"/>
        </w:rPr>
        <w:t>Além disso, os participantes serão submetidos a avaliações nutricionais abrangentes, que incluirão a análise dos padrões alimentares individuais. Com base nessas avaliações, será oferecida uma intervenção nutricional personalizada, que consistirá na prescrição de um plano alimentar adequado para auxiliar no processo de perda de peso. Desta forma, todos os participantes de pesquisa, independentemente da alocação, receberão o tratamento convencional para obesidade, visando promover hábitos alimentares saudáveis e perda de peso.</w:t>
      </w:r>
    </w:p>
    <w:p w14:paraId="32685E00" w14:textId="77777777" w:rsidR="000C43BA" w:rsidRPr="000C43BA" w:rsidRDefault="000C43BA" w:rsidP="000C43BA">
      <w:pPr>
        <w:rPr>
          <w:rFonts w:ascii="Aptos" w:hAnsi="Aptos" w:cstheme="majorHAnsi"/>
        </w:rPr>
      </w:pPr>
      <w:r w:rsidRPr="000C43BA">
        <w:rPr>
          <w:rFonts w:ascii="Aptos" w:hAnsi="Aptos" w:cstheme="majorHAnsi"/>
        </w:rPr>
        <w:t xml:space="preserve">Finalmente, durante as intervenções, os participantes de pesquisa receberão informações sobre a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hAnsi="Aptos" w:cstheme="majorHAnsi"/>
        </w:rPr>
        <w:t xml:space="preserve">, a obesidade e suas complicações, sobre o seu padrão alimentar e hábitos de vida. Essa abordagem visa ampliar a compreensão dos participantes e auxiliá-los na tomada de decisões sobre seu cuidado de saúde. </w:t>
      </w:r>
    </w:p>
    <w:p w14:paraId="68EAFCB1" w14:textId="77777777" w:rsidR="000C43BA" w:rsidRPr="000C43BA" w:rsidRDefault="000C43BA" w:rsidP="000C43BA">
      <w:pPr>
        <w:rPr>
          <w:rFonts w:ascii="Aptos" w:hAnsi="Aptos" w:cstheme="majorHAnsi"/>
        </w:rPr>
      </w:pPr>
      <w:r w:rsidRPr="000C43BA">
        <w:rPr>
          <w:rFonts w:ascii="Aptos" w:hAnsi="Aptos" w:cstheme="majorHAnsi"/>
        </w:rPr>
        <w:lastRenderedPageBreak/>
        <w:t xml:space="preserve">É relevante destacar que os benefícios específicos decorrentes da participação neste estudo são potenciais e sujeitos a variações individuais. </w:t>
      </w:r>
    </w:p>
    <w:p w14:paraId="19ED0937" w14:textId="77777777" w:rsidR="000C43BA" w:rsidRPr="000C43BA" w:rsidRDefault="000C43BA" w:rsidP="000C43BA">
      <w:pPr>
        <w:rPr>
          <w:rFonts w:ascii="Aptos" w:hAnsi="Aptos" w:cstheme="majorHAnsi"/>
          <w:color w:val="374151"/>
          <w:shd w:val="clear" w:color="auto" w:fill="F7F7F8"/>
        </w:rPr>
      </w:pPr>
      <w:r w:rsidRPr="000C43BA">
        <w:rPr>
          <w:rFonts w:ascii="Aptos" w:hAnsi="Aptos" w:cstheme="majorHAnsi"/>
          <w:b/>
          <w:bCs/>
        </w:rPr>
        <w:t>Benefícios indiretos</w:t>
      </w:r>
      <w:r w:rsidRPr="000C43BA">
        <w:rPr>
          <w:rFonts w:ascii="Aptos" w:hAnsi="Aptos" w:cstheme="majorHAnsi"/>
        </w:rPr>
        <w:t>:</w:t>
      </w:r>
    </w:p>
    <w:p w14:paraId="35874093" w14:textId="77777777" w:rsidR="000C43BA" w:rsidRPr="000C43BA" w:rsidRDefault="000C43BA" w:rsidP="000C43BA">
      <w:pPr>
        <w:rPr>
          <w:rFonts w:ascii="Aptos" w:hAnsi="Aptos" w:cstheme="majorHAnsi"/>
        </w:rPr>
      </w:pPr>
      <w:r w:rsidRPr="000C43BA">
        <w:rPr>
          <w:rFonts w:ascii="Aptos" w:hAnsi="Aptos" w:cstheme="majorHAnsi"/>
        </w:rPr>
        <w:t xml:space="preserve">Ao participar deste estudo, o participante contribuirá para o avanço do conhecimento científico relacionado ao potencial terapêutico da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hAnsi="Aptos" w:cstheme="majorHAnsi"/>
        </w:rPr>
        <w:t>. Através da participação no estudo, os dados obtidos poderão influenciar de forma positiva para uma compreensão mais aprofundada sobre a eficácia e segurança desse fitoterápico. Essa ampliação do conhecimento tem o potencial de trazer benefícios significativos para a comunidade em geral.</w:t>
      </w:r>
    </w:p>
    <w:p w14:paraId="20C506B8" w14:textId="77777777" w:rsidR="000C43BA" w:rsidRPr="000C43BA" w:rsidRDefault="000C43BA" w:rsidP="000C43BA">
      <w:pPr>
        <w:rPr>
          <w:rFonts w:ascii="Aptos" w:hAnsi="Aptos" w:cstheme="majorHAnsi"/>
        </w:rPr>
      </w:pPr>
      <w:r w:rsidRPr="000C43BA">
        <w:rPr>
          <w:rFonts w:ascii="Aptos" w:hAnsi="Aptos" w:cstheme="majorHAnsi"/>
        </w:rPr>
        <w:t xml:space="preserve">Ao entender melhor os efeitos e propriedades terapêuticas da </w:t>
      </w:r>
      <w:proofErr w:type="spellStart"/>
      <w:r w:rsidRPr="000C43BA">
        <w:rPr>
          <w:rFonts w:ascii="Aptos" w:hAnsi="Aptos" w:cstheme="majorHAnsi"/>
          <w:i/>
          <w:iCs/>
        </w:rPr>
        <w:t>Eclipta</w:t>
      </w:r>
      <w:proofErr w:type="spellEnd"/>
      <w:r w:rsidRPr="000C43BA">
        <w:rPr>
          <w:rFonts w:ascii="Aptos" w:hAnsi="Aptos" w:cstheme="majorHAnsi"/>
          <w:i/>
          <w:iCs/>
        </w:rPr>
        <w:t xml:space="preserve"> </w:t>
      </w:r>
      <w:proofErr w:type="spellStart"/>
      <w:r w:rsidRPr="000C43BA">
        <w:rPr>
          <w:rFonts w:ascii="Aptos" w:hAnsi="Aptos" w:cstheme="majorHAnsi"/>
          <w:i/>
          <w:iCs/>
        </w:rPr>
        <w:t>prostrata</w:t>
      </w:r>
      <w:proofErr w:type="spellEnd"/>
      <w:r w:rsidRPr="000C43BA">
        <w:rPr>
          <w:rFonts w:ascii="Aptos" w:hAnsi="Aptos" w:cstheme="majorHAnsi"/>
        </w:rPr>
        <w:t xml:space="preserve">, os resultados dessa pesquisa poderão guiar a utilização mais precisa e adequada desse fitoterápico no futuro. Além disso, não existem dados da atividade da </w:t>
      </w:r>
      <w:proofErr w:type="spellStart"/>
      <w:r w:rsidRPr="000C43BA">
        <w:rPr>
          <w:rFonts w:ascii="Aptos" w:hAnsi="Aptos" w:cstheme="majorHAnsi"/>
          <w:i/>
          <w:iCs/>
        </w:rPr>
        <w:t>Eclipta</w:t>
      </w:r>
      <w:proofErr w:type="spellEnd"/>
      <w:r w:rsidRPr="000C43BA">
        <w:rPr>
          <w:rFonts w:ascii="Aptos" w:hAnsi="Aptos" w:cstheme="majorHAnsi"/>
          <w:i/>
          <w:iCs/>
        </w:rPr>
        <w:t xml:space="preserve"> </w:t>
      </w:r>
      <w:proofErr w:type="spellStart"/>
      <w:r w:rsidRPr="000C43BA">
        <w:rPr>
          <w:rFonts w:ascii="Aptos" w:hAnsi="Aptos" w:cstheme="majorHAnsi"/>
          <w:i/>
          <w:iCs/>
        </w:rPr>
        <w:t>prostrata</w:t>
      </w:r>
      <w:proofErr w:type="spellEnd"/>
      <w:r w:rsidRPr="000C43BA">
        <w:rPr>
          <w:rFonts w:ascii="Aptos" w:hAnsi="Aptos" w:cstheme="majorHAnsi"/>
          <w:i/>
          <w:iCs/>
        </w:rPr>
        <w:t xml:space="preserve"> </w:t>
      </w:r>
      <w:r w:rsidRPr="000C43BA">
        <w:rPr>
          <w:rFonts w:ascii="Aptos" w:hAnsi="Aptos" w:cstheme="majorHAnsi"/>
        </w:rPr>
        <w:t>em indivíduos com obesidade grau I. A análise dos dados coletados permitirá uma melhor compreensão de sua eficácia nesta população, possibilitando a identificação de possíveis aplicações terapêuticas.</w:t>
      </w:r>
    </w:p>
    <w:p w14:paraId="419F86FA" w14:textId="77777777" w:rsidR="000C43BA" w:rsidRPr="000C43BA" w:rsidRDefault="000C43BA" w:rsidP="000C43BA">
      <w:pPr>
        <w:rPr>
          <w:rFonts w:ascii="Aptos" w:hAnsi="Aptos" w:cstheme="majorHAnsi"/>
        </w:rPr>
      </w:pPr>
      <w:r w:rsidRPr="000C43BA">
        <w:rPr>
          <w:rFonts w:ascii="Aptos" w:hAnsi="Aptos" w:cstheme="majorHAnsi"/>
        </w:rPr>
        <w:t xml:space="preserve">Em suma, ao contribuir para a pesquisa, o participante desempenhará um papel relevante no desenvolvimento do conhecimento científico e na geração de evidências que poderão beneficiar outros indivíduos. No futuro, a publicação dos resultados dessa pesquisa poderá contribuir para tomadas de decisão respaldadas em evidências científicas, promovendo uma abordagem mais informada e eficaz no tratamento de condições relacionadas à </w:t>
      </w:r>
      <w:proofErr w:type="spellStart"/>
      <w:r w:rsidRPr="000C43BA">
        <w:rPr>
          <w:rFonts w:ascii="Aptos" w:hAnsi="Aptos" w:cstheme="majorHAnsi"/>
          <w:i/>
        </w:rPr>
        <w:t>Eclipta</w:t>
      </w:r>
      <w:proofErr w:type="spellEnd"/>
      <w:r w:rsidRPr="000C43BA">
        <w:rPr>
          <w:rFonts w:ascii="Aptos" w:hAnsi="Aptos" w:cstheme="majorHAnsi"/>
          <w:i/>
        </w:rPr>
        <w:t xml:space="preserve"> </w:t>
      </w:r>
      <w:proofErr w:type="spellStart"/>
      <w:r w:rsidRPr="000C43BA">
        <w:rPr>
          <w:rFonts w:ascii="Aptos" w:hAnsi="Aptos" w:cstheme="majorHAnsi"/>
          <w:i/>
        </w:rPr>
        <w:t>prostrata</w:t>
      </w:r>
      <w:proofErr w:type="spellEnd"/>
      <w:r w:rsidRPr="000C43BA">
        <w:rPr>
          <w:rFonts w:ascii="Aptos" w:hAnsi="Aptos" w:cstheme="majorHAnsi"/>
        </w:rPr>
        <w:t>. Assim, o participante se torna um agente de impacto positivo, contribuindo para o bem-estar e a qualidade de vida de indivíduos no âmbito comunitário.</w:t>
      </w:r>
      <w:r w:rsidRPr="000C43BA">
        <w:rPr>
          <w:rFonts w:ascii="Aptos" w:hAnsi="Aptos" w:cstheme="majorHAnsi"/>
        </w:rPr>
        <w:br w:type="page"/>
      </w:r>
    </w:p>
    <w:p w14:paraId="2009FF43" w14:textId="77777777" w:rsidR="000C43BA" w:rsidRPr="000C43BA" w:rsidRDefault="000C43BA" w:rsidP="000C43BA">
      <w:pPr>
        <w:keepNext/>
        <w:keepLines/>
        <w:numPr>
          <w:ilvl w:val="0"/>
          <w:numId w:val="94"/>
        </w:numPr>
        <w:tabs>
          <w:tab w:val="num" w:pos="360"/>
        </w:tabs>
        <w:spacing w:after="240"/>
        <w:ind w:left="0" w:firstLine="851"/>
        <w:jc w:val="left"/>
        <w:outlineLvl w:val="0"/>
        <w:rPr>
          <w:rFonts w:ascii="Aptos" w:hAnsi="Aptos" w:cs="Times New Roman (Body CS)"/>
          <w:b/>
          <w:bCs/>
          <w:caps/>
          <w:spacing w:val="-6"/>
          <w:kern w:val="32"/>
          <w:sz w:val="22"/>
        </w:rPr>
      </w:pPr>
      <w:r w:rsidRPr="000C43BA">
        <w:rPr>
          <w:rFonts w:ascii="Aptos" w:hAnsi="Aptos" w:cs="Times New Roman (Body CS)"/>
          <w:b/>
          <w:bCs/>
          <w:caps/>
          <w:spacing w:val="-6"/>
          <w:kern w:val="32"/>
          <w:sz w:val="22"/>
        </w:rPr>
        <w:lastRenderedPageBreak/>
        <w:t xml:space="preserve"> </w:t>
      </w:r>
      <w:bookmarkStart w:id="197" w:name="_Toc187787281"/>
      <w:r w:rsidRPr="000C43BA">
        <w:rPr>
          <w:rFonts w:ascii="Aptos" w:hAnsi="Aptos" w:cs="Times New Roman (Body CS)"/>
          <w:b/>
          <w:bCs/>
          <w:caps/>
          <w:spacing w:val="-6"/>
          <w:kern w:val="32"/>
          <w:sz w:val="22"/>
        </w:rPr>
        <w:t>Resultados esperados</w:t>
      </w:r>
      <w:bookmarkEnd w:id="197"/>
    </w:p>
    <w:p w14:paraId="3A926A08" w14:textId="77777777" w:rsidR="000C43BA" w:rsidRPr="000C43BA" w:rsidRDefault="000C43BA" w:rsidP="000C43BA">
      <w:pPr>
        <w:rPr>
          <w:rFonts w:ascii="Aptos" w:hAnsi="Aptos" w:cstheme="majorHAnsi"/>
        </w:rPr>
      </w:pPr>
      <w:r w:rsidRPr="000C43BA">
        <w:rPr>
          <w:rFonts w:ascii="Aptos" w:hAnsi="Aptos" w:cstheme="majorHAnsi"/>
        </w:rPr>
        <w:t xml:space="preserve">É esperado um aumento estatisticamente superior do ângulo de fase no grupo que recebeu 750 mg de droga vegetal de </w:t>
      </w:r>
      <w:proofErr w:type="spellStart"/>
      <w:r w:rsidRPr="000C43BA">
        <w:rPr>
          <w:rFonts w:ascii="Aptos" w:hAnsi="Aptos" w:cstheme="majorHAnsi"/>
          <w:i/>
          <w:iCs/>
        </w:rPr>
        <w:t>Eclipta</w:t>
      </w:r>
      <w:proofErr w:type="spellEnd"/>
      <w:r w:rsidRPr="000C43BA">
        <w:rPr>
          <w:rFonts w:ascii="Aptos" w:hAnsi="Aptos" w:cstheme="majorHAnsi"/>
          <w:i/>
          <w:iCs/>
        </w:rPr>
        <w:t xml:space="preserve"> </w:t>
      </w:r>
      <w:proofErr w:type="spellStart"/>
      <w:r w:rsidRPr="000C43BA">
        <w:rPr>
          <w:rFonts w:ascii="Aptos" w:hAnsi="Aptos" w:cstheme="majorHAnsi"/>
          <w:i/>
          <w:iCs/>
        </w:rPr>
        <w:t>prostrata</w:t>
      </w:r>
      <w:proofErr w:type="spellEnd"/>
      <w:r w:rsidRPr="000C43BA">
        <w:rPr>
          <w:rFonts w:ascii="Aptos" w:hAnsi="Aptos" w:cstheme="majorHAnsi"/>
          <w:i/>
          <w:iCs/>
        </w:rPr>
        <w:t xml:space="preserve">, </w:t>
      </w:r>
      <w:r w:rsidRPr="000C43BA">
        <w:rPr>
          <w:rFonts w:ascii="Aptos" w:hAnsi="Aptos" w:cstheme="majorHAnsi"/>
        </w:rPr>
        <w:t xml:space="preserve">3 vezes ao dia, por 3 meses, em comparação com o grupo placebo. </w:t>
      </w:r>
    </w:p>
    <w:p w14:paraId="1DFA93B1" w14:textId="77777777" w:rsidR="000C43BA" w:rsidRPr="000C43BA" w:rsidRDefault="000C43BA" w:rsidP="000C43BA">
      <w:pPr>
        <w:rPr>
          <w:rFonts w:ascii="Aptos" w:hAnsi="Aptos" w:cstheme="majorHAnsi"/>
        </w:rPr>
      </w:pPr>
      <w:r w:rsidRPr="000C43BA">
        <w:rPr>
          <w:rFonts w:ascii="Aptos" w:hAnsi="Aptos" w:cstheme="majorHAnsi"/>
        </w:rPr>
        <w:t xml:space="preserve">Em adição, espera-se encontrar correlação inversa entre a variação do ângulo de fase e da proteína C reativa sérica. </w:t>
      </w:r>
    </w:p>
    <w:p w14:paraId="3100BE86" w14:textId="77777777" w:rsidR="000C43BA" w:rsidRPr="000C43BA" w:rsidRDefault="000C43BA" w:rsidP="000C43BA">
      <w:pPr>
        <w:rPr>
          <w:rFonts w:ascii="Aptos" w:hAnsi="Aptos" w:cstheme="majorHAnsi"/>
        </w:rPr>
      </w:pPr>
      <w:r w:rsidRPr="000C43BA">
        <w:rPr>
          <w:rFonts w:ascii="Aptos" w:hAnsi="Aptos" w:cstheme="majorHAnsi"/>
        </w:rPr>
        <w:t>Em caráter exploratório, espera-se observar que no grupo intervenção, em comparação com o grupo controle ocorra:</w:t>
      </w:r>
    </w:p>
    <w:p w14:paraId="0499F0A0" w14:textId="77777777" w:rsidR="000C43BA" w:rsidRPr="000C43BA" w:rsidRDefault="000C43BA" w:rsidP="000C43BA">
      <w:pPr>
        <w:numPr>
          <w:ilvl w:val="0"/>
          <w:numId w:val="35"/>
        </w:numPr>
        <w:contextualSpacing/>
      </w:pPr>
      <w:r w:rsidRPr="000C43BA">
        <w:t xml:space="preserve">Melhora estatisticamente superior de parâmetros clínicos e laboratoriais associados ao estado inflamatório crônico secundário a obesidade, como redução da glicemia de jejum, pressão arterial, colesterol total, triglicerídeos, LDL-c; além de aumento no HDL-c. </w:t>
      </w:r>
    </w:p>
    <w:p w14:paraId="20B0EAB7" w14:textId="77777777" w:rsidR="000C43BA" w:rsidRPr="000C43BA" w:rsidRDefault="000C43BA" w:rsidP="000C43BA">
      <w:pPr>
        <w:numPr>
          <w:ilvl w:val="0"/>
          <w:numId w:val="35"/>
        </w:numPr>
        <w:contextualSpacing/>
      </w:pPr>
      <w:r w:rsidRPr="000C43BA">
        <w:t xml:space="preserve">Melhora estatisticamente superior nos resultados do escore de qualidade de vida (WHOQOL-BREF); escore de ansiedade, depressão e estresse crônico (DASS-21); escore de compulsão alimentar (ECAP) e redução do gradiente de </w:t>
      </w:r>
      <w:proofErr w:type="spellStart"/>
      <w:r w:rsidRPr="000C43BA">
        <w:t>ecointensidade</w:t>
      </w:r>
      <w:proofErr w:type="spellEnd"/>
      <w:r w:rsidRPr="000C43BA">
        <w:t xml:space="preserve"> </w:t>
      </w:r>
      <w:proofErr w:type="spellStart"/>
      <w:r w:rsidRPr="000C43BA">
        <w:t>hepatorrenal</w:t>
      </w:r>
      <w:proofErr w:type="spellEnd"/>
      <w:r w:rsidRPr="000C43BA">
        <w:t xml:space="preserve"> medido por ultrassonografia. </w:t>
      </w:r>
    </w:p>
    <w:p w14:paraId="3E2937FC" w14:textId="77777777" w:rsidR="000C43BA" w:rsidRPr="000C43BA" w:rsidRDefault="000C43BA" w:rsidP="000C43BA">
      <w:pPr>
        <w:ind w:firstLine="0"/>
        <w:rPr>
          <w:rFonts w:ascii="Aptos" w:hAnsi="Aptos" w:cstheme="majorHAnsi"/>
        </w:rPr>
      </w:pPr>
    </w:p>
    <w:p w14:paraId="4E559FA7" w14:textId="77777777" w:rsidR="000C43BA" w:rsidRPr="000C43BA" w:rsidRDefault="000C43BA" w:rsidP="000C43BA">
      <w:pPr>
        <w:spacing w:line="240" w:lineRule="auto"/>
        <w:ind w:firstLine="0"/>
        <w:jc w:val="left"/>
        <w:rPr>
          <w:rFonts w:ascii="Aptos" w:hAnsi="Aptos" w:cs="Times New Roman (Body CS)"/>
          <w:b/>
          <w:bCs/>
          <w:caps/>
          <w:kern w:val="32"/>
          <w:szCs w:val="24"/>
        </w:rPr>
      </w:pPr>
      <w:r w:rsidRPr="000C43BA">
        <w:br w:type="page"/>
      </w:r>
    </w:p>
    <w:p w14:paraId="6F98B8FB" w14:textId="77777777" w:rsidR="000C43BA" w:rsidRPr="00A164B9" w:rsidRDefault="000C43BA" w:rsidP="00BA13C3"/>
    <w:p w14:paraId="71DFD71C" w14:textId="5A6FE19B" w:rsidR="00C94456" w:rsidRPr="00A164B9" w:rsidRDefault="00AE1242" w:rsidP="00BA13C3">
      <w:r w:rsidRPr="00A164B9">
        <w:br w:type="page"/>
      </w:r>
    </w:p>
    <w:p w14:paraId="24F66EE6" w14:textId="69F608DC" w:rsidR="0030795C" w:rsidRPr="00A164B9" w:rsidRDefault="005D5A18" w:rsidP="00521ABE">
      <w:pPr>
        <w:pStyle w:val="Heading1"/>
        <w:rPr>
          <w:lang w:val="pt-BR"/>
        </w:rPr>
      </w:pPr>
      <w:r w:rsidRPr="00A164B9">
        <w:rPr>
          <w:lang w:val="pt-BR"/>
        </w:rPr>
        <w:lastRenderedPageBreak/>
        <w:t xml:space="preserve"> </w:t>
      </w:r>
      <w:bookmarkStart w:id="198" w:name="_Toc187787288"/>
      <w:r w:rsidR="00C114DC" w:rsidRPr="00A164B9">
        <w:rPr>
          <w:lang w:val="pt-BR"/>
        </w:rPr>
        <w:t>Contribuição dos membros da equipe da pesquisa</w:t>
      </w:r>
      <w:bookmarkEnd w:id="190"/>
      <w:bookmarkEnd w:id="191"/>
      <w:bookmarkEnd w:id="198"/>
    </w:p>
    <w:p w14:paraId="75152ACB" w14:textId="77777777" w:rsidR="00E72E86" w:rsidRPr="00A164B9" w:rsidRDefault="00E72E86" w:rsidP="00994CE8">
      <w:pPr>
        <w:rPr>
          <w:rFonts w:ascii="Aptos" w:hAnsi="Aptos" w:cstheme="majorHAnsi"/>
        </w:rPr>
      </w:pPr>
    </w:p>
    <w:p w14:paraId="03DB4DAD" w14:textId="6F74F844" w:rsidR="00B80E94" w:rsidRPr="00A164B9" w:rsidRDefault="00CF1683" w:rsidP="00371FBF">
      <w:pPr>
        <w:pStyle w:val="ListParagraph"/>
        <w:numPr>
          <w:ilvl w:val="0"/>
          <w:numId w:val="31"/>
        </w:numPr>
      </w:pPr>
      <w:r w:rsidRPr="00A164B9">
        <w:t>DOCENTES ORIENTADORES</w:t>
      </w:r>
    </w:p>
    <w:p w14:paraId="1479E762" w14:textId="77777777" w:rsidR="00B80E94" w:rsidRPr="00A164B9" w:rsidRDefault="003772FA" w:rsidP="00B80E94">
      <w:pPr>
        <w:ind w:left="284" w:firstLine="0"/>
        <w:rPr>
          <w:rFonts w:ascii="Aptos" w:hAnsi="Aptos" w:cstheme="majorHAnsi"/>
          <w:b/>
          <w:bCs/>
        </w:rPr>
      </w:pPr>
      <w:r w:rsidRPr="00A164B9">
        <w:rPr>
          <w:rFonts w:ascii="Aptos" w:hAnsi="Aptos" w:cstheme="majorHAnsi"/>
          <w:b/>
          <w:bCs/>
        </w:rPr>
        <w:t xml:space="preserve">Professor Dr. </w:t>
      </w:r>
      <w:r w:rsidR="00BF193B" w:rsidRPr="00A164B9">
        <w:rPr>
          <w:rFonts w:ascii="Aptos" w:hAnsi="Aptos" w:cstheme="majorHAnsi"/>
          <w:b/>
          <w:bCs/>
        </w:rPr>
        <w:t>Fabio Carmona</w:t>
      </w:r>
      <w:r w:rsidR="00B80E94" w:rsidRPr="00A164B9">
        <w:rPr>
          <w:rFonts w:ascii="Aptos" w:hAnsi="Aptos" w:cstheme="majorHAnsi"/>
          <w:b/>
          <w:bCs/>
        </w:rPr>
        <w:t xml:space="preserve">; </w:t>
      </w:r>
    </w:p>
    <w:p w14:paraId="241ECF19" w14:textId="0F3F8FBC" w:rsidR="0030795C" w:rsidRPr="00A164B9" w:rsidRDefault="003772FA" w:rsidP="00B80E94">
      <w:pPr>
        <w:ind w:left="284" w:firstLine="0"/>
        <w:rPr>
          <w:rFonts w:ascii="Aptos" w:hAnsi="Aptos" w:cstheme="majorHAnsi"/>
          <w:b/>
          <w:bCs/>
        </w:rPr>
      </w:pPr>
      <w:r w:rsidRPr="00A164B9">
        <w:rPr>
          <w:rFonts w:ascii="Aptos" w:hAnsi="Aptos" w:cstheme="majorHAnsi"/>
          <w:b/>
        </w:rPr>
        <w:t xml:space="preserve">Professora Dra. </w:t>
      </w:r>
      <w:r w:rsidR="0030795C" w:rsidRPr="00A164B9">
        <w:rPr>
          <w:rFonts w:ascii="Aptos" w:hAnsi="Aptos" w:cstheme="majorHAnsi"/>
          <w:b/>
        </w:rPr>
        <w:t xml:space="preserve">Vivian Marques Miguel </w:t>
      </w:r>
      <w:proofErr w:type="spellStart"/>
      <w:r w:rsidR="0030795C" w:rsidRPr="00A164B9">
        <w:rPr>
          <w:rFonts w:ascii="Aptos" w:hAnsi="Aptos" w:cstheme="majorHAnsi"/>
          <w:b/>
        </w:rPr>
        <w:t>Suen</w:t>
      </w:r>
      <w:proofErr w:type="spellEnd"/>
    </w:p>
    <w:p w14:paraId="79E11689" w14:textId="175E3D87" w:rsidR="005C5693" w:rsidRPr="00A164B9" w:rsidRDefault="005C5693" w:rsidP="00B80E94">
      <w:pPr>
        <w:spacing w:line="240" w:lineRule="auto"/>
        <w:ind w:left="284" w:firstLine="0"/>
        <w:jc w:val="left"/>
        <w:rPr>
          <w:rFonts w:ascii="Aptos" w:hAnsi="Aptos" w:cstheme="majorHAnsi"/>
        </w:rPr>
      </w:pPr>
      <w:r w:rsidRPr="00A164B9">
        <w:rPr>
          <w:rFonts w:ascii="Aptos" w:hAnsi="Aptos" w:cstheme="majorHAnsi"/>
        </w:rPr>
        <w:t>Idealização do projeto de pesquisa; orientação na autoria e condução do projeto de pesquisa; revisão do texto.</w:t>
      </w:r>
    </w:p>
    <w:p w14:paraId="1523AD55" w14:textId="77777777" w:rsidR="0030795C" w:rsidRPr="00A164B9" w:rsidRDefault="0030795C" w:rsidP="009C0765">
      <w:pPr>
        <w:spacing w:line="240" w:lineRule="auto"/>
        <w:ind w:firstLine="0"/>
        <w:rPr>
          <w:rFonts w:ascii="Aptos" w:hAnsi="Aptos" w:cstheme="majorHAnsi"/>
        </w:rPr>
      </w:pPr>
    </w:p>
    <w:p w14:paraId="332EAF7B" w14:textId="70ED0408" w:rsidR="00AE143E" w:rsidRPr="00A164B9" w:rsidRDefault="00CA5A0A" w:rsidP="00371FBF">
      <w:pPr>
        <w:pStyle w:val="ListParagraph"/>
        <w:numPr>
          <w:ilvl w:val="0"/>
          <w:numId w:val="31"/>
        </w:numPr>
      </w:pPr>
      <w:r w:rsidRPr="00A164B9">
        <w:rPr>
          <w:bCs/>
        </w:rPr>
        <w:t>PESQUISADOR PRINCIPAL</w:t>
      </w:r>
      <w:r w:rsidR="00AE143E" w:rsidRPr="00A164B9">
        <w:t xml:space="preserve">: </w:t>
      </w:r>
      <w:r w:rsidR="0030795C" w:rsidRPr="00A164B9">
        <w:t xml:space="preserve">Gustavo Santos Paiva </w:t>
      </w:r>
      <w:proofErr w:type="spellStart"/>
      <w:r w:rsidR="0030795C" w:rsidRPr="00A164B9">
        <w:t>Laender</w:t>
      </w:r>
      <w:proofErr w:type="spellEnd"/>
      <w:r w:rsidR="0030795C" w:rsidRPr="00A164B9">
        <w:t xml:space="preserve"> Moura</w:t>
      </w:r>
    </w:p>
    <w:p w14:paraId="3B30B627" w14:textId="51368239" w:rsidR="0030795C" w:rsidRPr="00A164B9" w:rsidRDefault="0030795C" w:rsidP="00B80E94">
      <w:pPr>
        <w:spacing w:line="240" w:lineRule="auto"/>
        <w:ind w:left="284" w:firstLine="0"/>
        <w:rPr>
          <w:rFonts w:ascii="Aptos" w:hAnsi="Aptos" w:cstheme="majorHAnsi"/>
        </w:rPr>
      </w:pPr>
      <w:r w:rsidRPr="00A164B9">
        <w:rPr>
          <w:rFonts w:ascii="Aptos" w:hAnsi="Aptos" w:cstheme="majorHAnsi"/>
        </w:rPr>
        <w:t>Autoria do projeto de pesquisa</w:t>
      </w:r>
      <w:r w:rsidR="00DE4D46" w:rsidRPr="00A164B9">
        <w:rPr>
          <w:rFonts w:ascii="Aptos" w:hAnsi="Aptos" w:cstheme="majorHAnsi"/>
        </w:rPr>
        <w:t>, exceto p</w:t>
      </w:r>
      <w:r w:rsidR="00434384" w:rsidRPr="00A164B9">
        <w:rPr>
          <w:rFonts w:ascii="Aptos" w:hAnsi="Aptos" w:cstheme="majorHAnsi"/>
        </w:rPr>
        <w:t>elo</w:t>
      </w:r>
      <w:r w:rsidR="006B7697" w:rsidRPr="00A164B9">
        <w:rPr>
          <w:rFonts w:ascii="Aptos" w:hAnsi="Aptos" w:cstheme="majorHAnsi"/>
        </w:rPr>
        <w:t xml:space="preserve"> </w:t>
      </w:r>
      <w:r w:rsidR="00434384" w:rsidRPr="00A164B9">
        <w:rPr>
          <w:rFonts w:ascii="Aptos" w:hAnsi="Aptos" w:cstheme="majorHAnsi"/>
        </w:rPr>
        <w:t>subite</w:t>
      </w:r>
      <w:r w:rsidR="00B36185" w:rsidRPr="00A164B9">
        <w:rPr>
          <w:rFonts w:ascii="Aptos" w:hAnsi="Aptos" w:cstheme="majorHAnsi"/>
        </w:rPr>
        <w:t xml:space="preserve">m </w:t>
      </w:r>
      <w:r w:rsidR="006B7697" w:rsidRPr="00A164B9">
        <w:rPr>
          <w:rFonts w:ascii="Aptos" w:hAnsi="Aptos" w:cstheme="majorHAnsi"/>
        </w:rPr>
        <w:t>“Avaliação da ingestão alimentar”</w:t>
      </w:r>
    </w:p>
    <w:p w14:paraId="04DD4D68" w14:textId="347F9D95" w:rsidR="001D64ED" w:rsidRPr="00A164B9" w:rsidRDefault="001D64ED" w:rsidP="00B80E94">
      <w:pPr>
        <w:spacing w:line="240" w:lineRule="auto"/>
        <w:ind w:left="284" w:firstLine="0"/>
        <w:rPr>
          <w:rFonts w:ascii="Aptos" w:hAnsi="Aptos" w:cstheme="majorHAnsi"/>
        </w:rPr>
      </w:pPr>
      <w:r w:rsidRPr="00A164B9">
        <w:rPr>
          <w:rFonts w:ascii="Aptos" w:hAnsi="Aptos" w:cstheme="majorHAnsi"/>
        </w:rPr>
        <w:t xml:space="preserve">Autoria do </w:t>
      </w:r>
      <w:r w:rsidR="00E13216" w:rsidRPr="00A164B9">
        <w:rPr>
          <w:rFonts w:ascii="Aptos" w:hAnsi="Aptos" w:cstheme="majorHAnsi"/>
        </w:rPr>
        <w:t>Termo de Consentimento Livre e Esclarecido</w:t>
      </w:r>
    </w:p>
    <w:p w14:paraId="58159E83" w14:textId="77777777" w:rsidR="0083165F" w:rsidRPr="00A164B9" w:rsidRDefault="0083165F" w:rsidP="009C0E0E">
      <w:pPr>
        <w:spacing w:line="240" w:lineRule="auto"/>
        <w:rPr>
          <w:rFonts w:ascii="Aptos" w:hAnsi="Aptos" w:cstheme="majorHAnsi"/>
        </w:rPr>
      </w:pPr>
    </w:p>
    <w:p w14:paraId="513882B2" w14:textId="6B9099CB" w:rsidR="0046624E" w:rsidRPr="00A164B9" w:rsidRDefault="00E13216" w:rsidP="00371FBF">
      <w:pPr>
        <w:pStyle w:val="ListParagraph"/>
        <w:numPr>
          <w:ilvl w:val="0"/>
          <w:numId w:val="31"/>
        </w:numPr>
      </w:pPr>
      <w:r w:rsidRPr="00A164B9">
        <w:t>PESQUISADORA COLABORADORA:</w:t>
      </w:r>
      <w:r w:rsidR="00AE143E" w:rsidRPr="00A164B9">
        <w:t xml:space="preserve"> </w:t>
      </w:r>
      <w:r w:rsidR="0030795C" w:rsidRPr="00A164B9">
        <w:t xml:space="preserve">Mariana de Mello Ruy </w:t>
      </w:r>
    </w:p>
    <w:p w14:paraId="162AB476" w14:textId="69A090DA" w:rsidR="00B80E94" w:rsidRPr="00A164B9" w:rsidRDefault="00B80E94" w:rsidP="00277836">
      <w:pPr>
        <w:spacing w:line="240" w:lineRule="auto"/>
        <w:ind w:left="284" w:firstLine="0"/>
        <w:rPr>
          <w:rFonts w:ascii="Aptos" w:hAnsi="Aptos" w:cstheme="majorHAnsi"/>
        </w:rPr>
      </w:pPr>
      <w:r w:rsidRPr="00A164B9">
        <w:rPr>
          <w:rFonts w:ascii="Aptos" w:hAnsi="Aptos" w:cstheme="majorHAnsi"/>
        </w:rPr>
        <w:t>Autoria do subitem</w:t>
      </w:r>
      <w:r w:rsidRPr="00A164B9">
        <w:rPr>
          <w:rFonts w:ascii="Aptos" w:hAnsi="Aptos" w:cstheme="majorHAnsi"/>
          <w:i/>
          <w:iCs/>
        </w:rPr>
        <w:t xml:space="preserve"> “Avaliação da ingestão alimentar”</w:t>
      </w:r>
      <w:r w:rsidRPr="00A164B9">
        <w:rPr>
          <w:rFonts w:ascii="Aptos" w:hAnsi="Aptos" w:cstheme="majorHAnsi"/>
        </w:rPr>
        <w:t xml:space="preserve"> </w:t>
      </w:r>
    </w:p>
    <w:p w14:paraId="59A15C18" w14:textId="48A1C696" w:rsidR="00BF5243" w:rsidRPr="00A164B9" w:rsidRDefault="00BC6DF4" w:rsidP="00277836">
      <w:pPr>
        <w:spacing w:line="240" w:lineRule="auto"/>
        <w:ind w:left="284" w:firstLine="0"/>
        <w:rPr>
          <w:rFonts w:ascii="Aptos" w:hAnsi="Aptos" w:cstheme="majorHAnsi"/>
        </w:rPr>
      </w:pPr>
      <w:r w:rsidRPr="00A164B9">
        <w:rPr>
          <w:rFonts w:ascii="Aptos" w:hAnsi="Aptos" w:cstheme="majorHAnsi"/>
        </w:rPr>
        <w:t xml:space="preserve">Contribuição de autoria </w:t>
      </w:r>
      <w:r w:rsidR="00B80E94" w:rsidRPr="00A164B9">
        <w:rPr>
          <w:rFonts w:ascii="Aptos" w:hAnsi="Aptos" w:cstheme="majorHAnsi"/>
        </w:rPr>
        <w:t>do</w:t>
      </w:r>
      <w:r w:rsidR="00117E11" w:rsidRPr="00A164B9">
        <w:rPr>
          <w:rFonts w:ascii="Aptos" w:hAnsi="Aptos" w:cstheme="majorHAnsi"/>
        </w:rPr>
        <w:t xml:space="preserve"> subitem: </w:t>
      </w:r>
      <w:r w:rsidR="004C5678" w:rsidRPr="00A164B9">
        <w:rPr>
          <w:rFonts w:ascii="Aptos" w:hAnsi="Aptos" w:cstheme="majorHAnsi"/>
        </w:rPr>
        <w:t>“</w:t>
      </w:r>
      <w:r w:rsidR="00B80E94" w:rsidRPr="00A164B9">
        <w:rPr>
          <w:rFonts w:ascii="Aptos" w:hAnsi="Aptos" w:cstheme="majorHAnsi"/>
          <w:i/>
          <w:iCs/>
        </w:rPr>
        <w:t>Intervenção Nutricional</w:t>
      </w:r>
      <w:r w:rsidR="004C5678" w:rsidRPr="00A164B9">
        <w:rPr>
          <w:rFonts w:ascii="Aptos" w:hAnsi="Aptos" w:cstheme="majorHAnsi"/>
        </w:rPr>
        <w:t>”</w:t>
      </w:r>
      <w:r w:rsidR="00FA7134" w:rsidRPr="00A164B9">
        <w:rPr>
          <w:rFonts w:ascii="Aptos" w:hAnsi="Aptos" w:cstheme="majorHAnsi"/>
        </w:rPr>
        <w:t xml:space="preserve"> </w:t>
      </w:r>
    </w:p>
    <w:p w14:paraId="0B31257E" w14:textId="77777777" w:rsidR="00AE1242" w:rsidRPr="00A164B9" w:rsidRDefault="00AE1242" w:rsidP="00790FC1">
      <w:pPr>
        <w:ind w:firstLine="0"/>
        <w:rPr>
          <w:rFonts w:ascii="Aptos" w:hAnsi="Aptos" w:cstheme="majorHAnsi"/>
        </w:rPr>
      </w:pPr>
    </w:p>
    <w:p w14:paraId="3A944C06" w14:textId="095FFF8C" w:rsidR="007E1EAF" w:rsidRPr="00A164B9" w:rsidRDefault="007E1EAF" w:rsidP="00371FBF">
      <w:pPr>
        <w:pStyle w:val="ListParagraph"/>
        <w:numPr>
          <w:ilvl w:val="0"/>
          <w:numId w:val="31"/>
        </w:numPr>
      </w:pPr>
      <w:r w:rsidRPr="00A164B9">
        <w:t>INSTITUIÇÃO PROPONENTE</w:t>
      </w:r>
      <w:r w:rsidR="00BB0564" w:rsidRPr="00A164B9">
        <w:t xml:space="preserve">: </w:t>
      </w:r>
      <w:r w:rsidRPr="00A164B9">
        <w:t>Hospital das Clínicas da Faculdade de Medicina de Ribeirão Preto da Universidade de São Paulo</w:t>
      </w:r>
    </w:p>
    <w:p w14:paraId="16528D24" w14:textId="77777777" w:rsidR="00DD0E43" w:rsidRPr="00A164B9" w:rsidRDefault="00DD0E43" w:rsidP="00994CE8">
      <w:pPr>
        <w:rPr>
          <w:rFonts w:ascii="Aptos" w:hAnsi="Aptos" w:cstheme="majorHAnsi"/>
          <w:b/>
        </w:rPr>
      </w:pPr>
    </w:p>
    <w:p w14:paraId="1A0B6FDC" w14:textId="6CB4FAB1" w:rsidR="006A7736" w:rsidRPr="00A164B9" w:rsidRDefault="0021164E" w:rsidP="00371FBF">
      <w:pPr>
        <w:pStyle w:val="ListParagraph"/>
        <w:numPr>
          <w:ilvl w:val="0"/>
          <w:numId w:val="31"/>
        </w:numPr>
      </w:pPr>
      <w:r w:rsidRPr="00A164B9">
        <w:t xml:space="preserve">INSTITUIÇÕES </w:t>
      </w:r>
      <w:r w:rsidR="00BB58FD" w:rsidRPr="00A164B9">
        <w:t>PATROCINADORAS</w:t>
      </w:r>
    </w:p>
    <w:p w14:paraId="58AE2EC0" w14:textId="7A5E9873" w:rsidR="006A7736" w:rsidRPr="00A164B9" w:rsidRDefault="006A7736" w:rsidP="00BB58FD">
      <w:pPr>
        <w:ind w:left="284" w:firstLine="0"/>
        <w:rPr>
          <w:rFonts w:ascii="Aptos" w:hAnsi="Aptos" w:cstheme="majorHAnsi"/>
          <w:b/>
        </w:rPr>
      </w:pPr>
      <w:r w:rsidRPr="00A164B9">
        <w:rPr>
          <w:rFonts w:ascii="Aptos" w:hAnsi="Aptos" w:cstheme="majorHAnsi"/>
          <w:b/>
        </w:rPr>
        <w:t xml:space="preserve">Farmácia da Natureza, Casa Espírita Terra de Ismael </w:t>
      </w:r>
    </w:p>
    <w:p w14:paraId="31C3C718" w14:textId="1459EB8D" w:rsidR="0021164E" w:rsidRPr="00A164B9" w:rsidRDefault="006A7736" w:rsidP="00BB58FD">
      <w:pPr>
        <w:ind w:left="284" w:firstLine="0"/>
        <w:rPr>
          <w:rFonts w:ascii="Aptos" w:hAnsi="Aptos" w:cstheme="majorHAnsi"/>
        </w:rPr>
      </w:pPr>
      <w:r w:rsidRPr="00A164B9">
        <w:rPr>
          <w:rFonts w:ascii="Aptos" w:hAnsi="Aptos" w:cstheme="majorHAnsi"/>
        </w:rPr>
        <w:t>(CNPJ: 01.824.056/0001-23, ANVISA - AFE # 1309807201)</w:t>
      </w:r>
    </w:p>
    <w:p w14:paraId="75FC5A3F" w14:textId="77777777" w:rsidR="00AB424F" w:rsidRPr="00A164B9" w:rsidRDefault="00AB424F" w:rsidP="00BB58FD">
      <w:pPr>
        <w:ind w:left="284" w:firstLine="0"/>
        <w:rPr>
          <w:rFonts w:ascii="Aptos" w:hAnsi="Aptos" w:cstheme="majorHAnsi"/>
        </w:rPr>
      </w:pPr>
      <w:r w:rsidRPr="00A164B9">
        <w:rPr>
          <w:rFonts w:ascii="Aptos" w:hAnsi="Aptos" w:cstheme="majorHAnsi"/>
        </w:rPr>
        <w:t>Farmacêutica responsável: Maria da Glória Holtz Barbosa (CRF-SP 06.788)</w:t>
      </w:r>
    </w:p>
    <w:p w14:paraId="7734B24B" w14:textId="77777777" w:rsidR="003E53A2" w:rsidRPr="00A164B9" w:rsidRDefault="003E53A2" w:rsidP="00994CE8">
      <w:pPr>
        <w:rPr>
          <w:rFonts w:ascii="Aptos" w:hAnsi="Aptos" w:cstheme="majorHAnsi"/>
        </w:rPr>
      </w:pPr>
    </w:p>
    <w:p w14:paraId="3D0F0777" w14:textId="037AA6F2" w:rsidR="004D3EBC" w:rsidRPr="00A164B9" w:rsidRDefault="004D3EBC" w:rsidP="00BB58FD">
      <w:pPr>
        <w:ind w:left="284" w:firstLine="0"/>
        <w:rPr>
          <w:rFonts w:ascii="Aptos" w:hAnsi="Aptos" w:cstheme="majorHAnsi"/>
          <w:b/>
        </w:rPr>
      </w:pPr>
      <w:r w:rsidRPr="00A164B9">
        <w:rPr>
          <w:rFonts w:ascii="Aptos" w:hAnsi="Aptos" w:cstheme="majorHAnsi"/>
          <w:b/>
        </w:rPr>
        <w:t xml:space="preserve">Secretaria de Saúde </w:t>
      </w:r>
      <w:r w:rsidRPr="00A164B9">
        <w:rPr>
          <w:rFonts w:ascii="Aptos" w:hAnsi="Aptos" w:cstheme="majorHAnsi"/>
          <w:b/>
          <w:bCs/>
        </w:rPr>
        <w:t>d</w:t>
      </w:r>
      <w:r w:rsidR="00F23BAA" w:rsidRPr="00A164B9">
        <w:rPr>
          <w:rFonts w:ascii="Aptos" w:hAnsi="Aptos" w:cstheme="majorHAnsi"/>
          <w:b/>
          <w:bCs/>
        </w:rPr>
        <w:t xml:space="preserve">a Cidade </w:t>
      </w:r>
      <w:r w:rsidRPr="00A164B9">
        <w:rPr>
          <w:rFonts w:ascii="Aptos" w:hAnsi="Aptos" w:cstheme="majorHAnsi"/>
          <w:b/>
        </w:rPr>
        <w:t>de Jardinópolis (SP)</w:t>
      </w:r>
    </w:p>
    <w:p w14:paraId="57319A39" w14:textId="1008B99D" w:rsidR="0030795C" w:rsidRPr="00A164B9" w:rsidRDefault="003E597D" w:rsidP="00BB58FD">
      <w:pPr>
        <w:ind w:left="284" w:firstLine="0"/>
        <w:rPr>
          <w:rFonts w:ascii="Aptos" w:hAnsi="Aptos" w:cstheme="majorHAnsi"/>
        </w:rPr>
      </w:pPr>
      <w:r w:rsidRPr="00A164B9">
        <w:rPr>
          <w:rFonts w:ascii="Aptos" w:hAnsi="Aptos" w:cstheme="majorHAnsi"/>
        </w:rPr>
        <w:t>Secretária Municipal de Saúde</w:t>
      </w:r>
      <w:r w:rsidR="00F23BAA" w:rsidRPr="00A164B9">
        <w:rPr>
          <w:rFonts w:ascii="Aptos" w:hAnsi="Aptos" w:cstheme="majorHAnsi"/>
        </w:rPr>
        <w:t xml:space="preserve">: </w:t>
      </w:r>
      <w:proofErr w:type="spellStart"/>
      <w:r w:rsidR="00F23BAA" w:rsidRPr="00A164B9">
        <w:rPr>
          <w:rFonts w:ascii="Aptos" w:hAnsi="Aptos" w:cstheme="majorHAnsi"/>
        </w:rPr>
        <w:t>Ivanice</w:t>
      </w:r>
      <w:proofErr w:type="spellEnd"/>
      <w:r w:rsidR="00F23BAA" w:rsidRPr="00A164B9">
        <w:rPr>
          <w:rFonts w:ascii="Aptos" w:hAnsi="Aptos" w:cstheme="majorHAnsi"/>
        </w:rPr>
        <w:t xml:space="preserve"> Maria Cestari </w:t>
      </w:r>
      <w:proofErr w:type="spellStart"/>
      <w:r w:rsidR="00F23BAA" w:rsidRPr="00A164B9">
        <w:rPr>
          <w:rFonts w:ascii="Aptos" w:hAnsi="Aptos" w:cstheme="majorHAnsi"/>
        </w:rPr>
        <w:t>Dandaro</w:t>
      </w:r>
      <w:proofErr w:type="spellEnd"/>
    </w:p>
    <w:p w14:paraId="5DAB4670" w14:textId="77777777" w:rsidR="00F561AC" w:rsidRPr="00A164B9" w:rsidRDefault="00F561AC" w:rsidP="00BB58FD">
      <w:pPr>
        <w:ind w:left="284" w:firstLine="0"/>
        <w:rPr>
          <w:rFonts w:ascii="Aptos" w:hAnsi="Aptos" w:cstheme="majorHAnsi"/>
        </w:rPr>
      </w:pPr>
    </w:p>
    <w:p w14:paraId="16B67313" w14:textId="48DCF09A" w:rsidR="00F561AC" w:rsidRPr="00A164B9" w:rsidRDefault="00F561AC" w:rsidP="00371FBF">
      <w:pPr>
        <w:pStyle w:val="ListParagraph"/>
        <w:numPr>
          <w:ilvl w:val="0"/>
          <w:numId w:val="31"/>
        </w:numPr>
      </w:pPr>
      <w:r w:rsidRPr="00A164B9">
        <w:t>CENTRO DE PESQUISA</w:t>
      </w:r>
    </w:p>
    <w:p w14:paraId="2FB98FDD" w14:textId="53DD5184" w:rsidR="009A09D4" w:rsidRPr="00A164B9" w:rsidRDefault="00F561AC" w:rsidP="007A7D8B">
      <w:pPr>
        <w:ind w:left="284" w:firstLine="0"/>
        <w:rPr>
          <w:rFonts w:ascii="Aptos" w:hAnsi="Aptos" w:cstheme="majorHAnsi"/>
          <w:b/>
        </w:rPr>
      </w:pPr>
      <w:r w:rsidRPr="00A164B9">
        <w:rPr>
          <w:rFonts w:ascii="Aptos" w:hAnsi="Aptos" w:cstheme="majorHAnsi"/>
          <w:b/>
        </w:rPr>
        <w:t>Casa Espírita Terra de Ismael</w:t>
      </w:r>
      <w:r w:rsidR="00FE3C54" w:rsidRPr="00A164B9">
        <w:rPr>
          <w:rFonts w:ascii="Aptos" w:hAnsi="Aptos" w:cstheme="majorHAnsi"/>
          <w:b/>
        </w:rPr>
        <w:t>,</w:t>
      </w:r>
      <w:r w:rsidR="00FE3C54" w:rsidRPr="00A164B9">
        <w:rPr>
          <w:rFonts w:ascii="Aptos" w:hAnsi="Aptos" w:cstheme="majorHAnsi"/>
          <w:bCs/>
        </w:rPr>
        <w:t xml:space="preserve"> </w:t>
      </w:r>
      <w:r w:rsidR="00FE3C54" w:rsidRPr="00A164B9">
        <w:rPr>
          <w:rFonts w:ascii="Aptos" w:eastAsiaTheme="majorEastAsia" w:hAnsi="Aptos" w:cstheme="majorHAnsi"/>
          <w:bCs/>
        </w:rPr>
        <w:t>Rodovia</w:t>
      </w:r>
      <w:r w:rsidR="00FE3C54" w:rsidRPr="00A164B9">
        <w:rPr>
          <w:rFonts w:ascii="Aptos" w:eastAsiaTheme="majorEastAsia" w:hAnsi="Aptos" w:cstheme="majorHAnsi"/>
        </w:rPr>
        <w:t xml:space="preserve"> Vicinal José Riul, km 2 </w:t>
      </w:r>
      <w:proofErr w:type="spellStart"/>
      <w:r w:rsidR="00FE3C54" w:rsidRPr="00A164B9">
        <w:rPr>
          <w:rFonts w:ascii="Aptos" w:eastAsiaTheme="majorEastAsia" w:hAnsi="Aptos" w:cstheme="majorHAnsi"/>
        </w:rPr>
        <w:t>Jurucê</w:t>
      </w:r>
      <w:proofErr w:type="spellEnd"/>
      <w:r w:rsidR="00FE3C54" w:rsidRPr="00A164B9">
        <w:rPr>
          <w:rFonts w:ascii="Aptos" w:hAnsi="Aptos" w:cstheme="majorHAnsi"/>
          <w:b/>
        </w:rPr>
        <w:t xml:space="preserve">, </w:t>
      </w:r>
      <w:r w:rsidR="00FE3C54" w:rsidRPr="00A164B9">
        <w:rPr>
          <w:rFonts w:ascii="Aptos" w:eastAsiaTheme="majorEastAsia" w:hAnsi="Aptos" w:cstheme="majorHAnsi"/>
        </w:rPr>
        <w:t xml:space="preserve">Jardinópolis </w:t>
      </w:r>
      <w:r w:rsidR="00890AEC" w:rsidRPr="00A164B9">
        <w:rPr>
          <w:rFonts w:ascii="Aptos" w:eastAsiaTheme="majorEastAsia" w:hAnsi="Aptos" w:cstheme="majorHAnsi"/>
        </w:rPr>
        <w:t>–</w:t>
      </w:r>
      <w:r w:rsidR="00FE3C54" w:rsidRPr="00A164B9">
        <w:rPr>
          <w:rFonts w:ascii="Aptos" w:eastAsiaTheme="majorEastAsia" w:hAnsi="Aptos" w:cstheme="majorHAnsi"/>
        </w:rPr>
        <w:t xml:space="preserve"> SP</w:t>
      </w:r>
    </w:p>
    <w:p w14:paraId="71BFCB80" w14:textId="36D2D50D" w:rsidR="009A09D4" w:rsidRPr="00A164B9" w:rsidRDefault="00890AEC" w:rsidP="007A7D8B">
      <w:pPr>
        <w:ind w:left="284" w:firstLine="0"/>
        <w:rPr>
          <w:rFonts w:ascii="Aptos" w:hAnsi="Aptos" w:cstheme="majorHAnsi"/>
          <w:bCs/>
        </w:rPr>
      </w:pPr>
      <w:r w:rsidRPr="00A164B9">
        <w:rPr>
          <w:rFonts w:ascii="Aptos" w:hAnsi="Aptos" w:cstheme="majorHAnsi"/>
          <w:bCs/>
        </w:rPr>
        <w:t>CEP 14680-000</w:t>
      </w:r>
      <w:r w:rsidR="007A7D8B" w:rsidRPr="00A164B9">
        <w:rPr>
          <w:rFonts w:ascii="Aptos" w:hAnsi="Aptos" w:cstheme="majorHAnsi"/>
          <w:bCs/>
        </w:rPr>
        <w:t xml:space="preserve">, </w:t>
      </w:r>
      <w:r w:rsidR="000A3FF3" w:rsidRPr="00A164B9">
        <w:rPr>
          <w:rFonts w:ascii="Aptos" w:hAnsi="Aptos" w:cstheme="majorHAnsi"/>
          <w:bCs/>
        </w:rPr>
        <w:t xml:space="preserve">telefone: </w:t>
      </w:r>
      <w:hyperlink r:id="rId43" w:history="1">
        <w:r w:rsidR="009A09D4" w:rsidRPr="00A164B9">
          <w:rPr>
            <w:rStyle w:val="Hyperlink"/>
            <w:rFonts w:eastAsiaTheme="minorHAnsi" w:cstheme="majorHAnsi"/>
            <w:b/>
            <w:bCs/>
            <w:color w:val="000000" w:themeColor="text1"/>
          </w:rPr>
          <w:t>(16) 99636-3255</w:t>
        </w:r>
      </w:hyperlink>
    </w:p>
    <w:p w14:paraId="17839BB5" w14:textId="77777777" w:rsidR="00C73C1B" w:rsidRPr="00A164B9" w:rsidRDefault="00C73C1B" w:rsidP="00994CE8">
      <w:pPr>
        <w:rPr>
          <w:rFonts w:ascii="Aptos" w:eastAsiaTheme="majorEastAsia" w:hAnsi="Aptos" w:cstheme="majorHAnsi"/>
          <w:color w:val="000000" w:themeColor="text1"/>
          <w:spacing w:val="-6"/>
          <w:sz w:val="26"/>
          <w:szCs w:val="26"/>
        </w:rPr>
      </w:pPr>
      <w:r w:rsidRPr="00A164B9">
        <w:rPr>
          <w:rFonts w:ascii="Aptos" w:hAnsi="Aptos" w:cstheme="majorHAnsi"/>
        </w:rPr>
        <w:br w:type="page"/>
      </w:r>
    </w:p>
    <w:p w14:paraId="5600BF75" w14:textId="26966907" w:rsidR="007E455A" w:rsidRPr="00A164B9" w:rsidRDefault="007E455A" w:rsidP="001E4188">
      <w:pPr>
        <w:ind w:firstLine="0"/>
        <w:rPr>
          <w:rFonts w:ascii="Aptos" w:hAnsi="Aptos"/>
          <w:color w:val="000000"/>
        </w:rPr>
      </w:pPr>
      <w:bookmarkStart w:id="199" w:name="_Toc128317855"/>
      <w:bookmarkStart w:id="200" w:name="_Toc132992090"/>
    </w:p>
    <w:p w14:paraId="7AE54D29" w14:textId="77777777" w:rsidR="00C71CAB" w:rsidRPr="00A164B9" w:rsidRDefault="00C71CAB" w:rsidP="007E455A">
      <w:pPr>
        <w:rPr>
          <w:rFonts w:ascii="Aptos" w:hAnsi="Aptos"/>
          <w:color w:val="000000"/>
        </w:rPr>
      </w:pPr>
    </w:p>
    <w:p w14:paraId="0023DC56" w14:textId="77777777" w:rsidR="00C71CAB" w:rsidRPr="00A164B9" w:rsidRDefault="00C71CAB" w:rsidP="007E455A">
      <w:pPr>
        <w:rPr>
          <w:rFonts w:ascii="Aptos" w:hAnsi="Aptos"/>
          <w:color w:val="000000"/>
        </w:rPr>
      </w:pPr>
    </w:p>
    <w:p w14:paraId="7B25E92D" w14:textId="77777777" w:rsidR="00C71CAB" w:rsidRPr="00A164B9" w:rsidRDefault="00C71CAB" w:rsidP="007E455A">
      <w:pPr>
        <w:rPr>
          <w:rFonts w:ascii="Aptos" w:hAnsi="Aptos"/>
          <w:color w:val="000000"/>
        </w:rPr>
      </w:pPr>
    </w:p>
    <w:p w14:paraId="0D211F1E" w14:textId="76BA2CAD" w:rsidR="00C71CAB" w:rsidRPr="00A164B9" w:rsidRDefault="001E4188" w:rsidP="001E4188">
      <w:pPr>
        <w:spacing w:line="240" w:lineRule="auto"/>
        <w:ind w:firstLine="0"/>
        <w:jc w:val="left"/>
        <w:rPr>
          <w:rFonts w:ascii="Aptos" w:hAnsi="Aptos"/>
        </w:rPr>
      </w:pPr>
      <w:r w:rsidRPr="00A164B9">
        <w:rPr>
          <w:rFonts w:ascii="Aptos" w:hAnsi="Aptos"/>
        </w:rPr>
        <w:br w:type="page"/>
      </w:r>
    </w:p>
    <w:p w14:paraId="231D9DFC" w14:textId="187DE9FD" w:rsidR="00473E45" w:rsidRPr="00A164B9" w:rsidRDefault="005D5A18" w:rsidP="00521ABE">
      <w:pPr>
        <w:pStyle w:val="Heading1"/>
        <w:rPr>
          <w:lang w:val="pt-BR"/>
        </w:rPr>
      </w:pPr>
      <w:r w:rsidRPr="00A164B9">
        <w:rPr>
          <w:lang w:val="pt-BR"/>
        </w:rPr>
        <w:lastRenderedPageBreak/>
        <w:t xml:space="preserve"> </w:t>
      </w:r>
      <w:bookmarkStart w:id="201" w:name="_Toc187787289"/>
      <w:r w:rsidR="00C114DC" w:rsidRPr="00A164B9">
        <w:rPr>
          <w:lang w:val="pt-BR"/>
        </w:rPr>
        <w:t>Referências biliográfica</w:t>
      </w:r>
      <w:bookmarkEnd w:id="170"/>
      <w:bookmarkEnd w:id="171"/>
      <w:bookmarkEnd w:id="172"/>
      <w:bookmarkEnd w:id="192"/>
      <w:bookmarkEnd w:id="193"/>
      <w:bookmarkEnd w:id="199"/>
      <w:bookmarkEnd w:id="200"/>
      <w:bookmarkEnd w:id="201"/>
    </w:p>
    <w:sdt>
      <w:sdtPr>
        <w:rPr>
          <w:rFonts w:ascii="Aptos" w:hAnsi="Aptos" w:cstheme="majorHAnsi"/>
        </w:rPr>
        <w:tag w:val="MENDELEY_BIBLIOGRAPHY"/>
        <w:id w:val="-1876604696"/>
        <w:placeholder>
          <w:docPart w:val="AB997A8AE5BAE540B69C56ED131BA142"/>
        </w:placeholder>
      </w:sdtPr>
      <w:sdtContent>
        <w:p w14:paraId="0F8BE6FD" w14:textId="77777777" w:rsidR="00BA13C3" w:rsidRPr="00A164B9" w:rsidRDefault="00BA13C3">
          <w:pPr>
            <w:divId w:val="753863416"/>
            <w:rPr>
              <w:rFonts w:eastAsia="Times New Roman"/>
              <w:szCs w:val="24"/>
            </w:rPr>
          </w:pPr>
          <w:r w:rsidRPr="00A164B9">
            <w:rPr>
              <w:rFonts w:eastAsia="Times New Roman"/>
            </w:rPr>
            <w:t xml:space="preserve">AKAMATSU, Y.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is</w:t>
          </w:r>
          <w:proofErr w:type="spellEnd"/>
          <w:r w:rsidRPr="00A164B9">
            <w:rPr>
              <w:rFonts w:eastAsia="Times New Roman"/>
            </w:rPr>
            <w:t xml:space="preserve"> a </w:t>
          </w:r>
          <w:proofErr w:type="spellStart"/>
          <w:r w:rsidRPr="00A164B9">
            <w:rPr>
              <w:rFonts w:eastAsia="Times New Roman"/>
            </w:rPr>
            <w:t>useful</w:t>
          </w:r>
          <w:proofErr w:type="spellEnd"/>
          <w:r w:rsidRPr="00A164B9">
            <w:rPr>
              <w:rFonts w:eastAsia="Times New Roman"/>
            </w:rPr>
            <w:t xml:space="preserve"> </w:t>
          </w:r>
          <w:proofErr w:type="spellStart"/>
          <w:r w:rsidRPr="00A164B9">
            <w:rPr>
              <w:rFonts w:eastAsia="Times New Roman"/>
            </w:rPr>
            <w:t>indicator</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muscle</w:t>
          </w:r>
          <w:proofErr w:type="spellEnd"/>
          <w:r w:rsidRPr="00A164B9">
            <w:rPr>
              <w:rFonts w:eastAsia="Times New Roman"/>
            </w:rPr>
            <w:t xml:space="preserve"> </w:t>
          </w:r>
          <w:proofErr w:type="spellStart"/>
          <w:r w:rsidRPr="00A164B9">
            <w:rPr>
              <w:rFonts w:eastAsia="Times New Roman"/>
            </w:rPr>
            <w:t>quality</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Cachexia</w:t>
          </w:r>
          <w:proofErr w:type="spellEnd"/>
          <w:r w:rsidRPr="00A164B9">
            <w:rPr>
              <w:rFonts w:eastAsia="Times New Roman"/>
              <w:b/>
              <w:bCs/>
            </w:rPr>
            <w:t xml:space="preserve">, Sarcopenia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Muscle</w:t>
          </w:r>
          <w:proofErr w:type="spellEnd"/>
          <w:r w:rsidRPr="00A164B9">
            <w:rPr>
              <w:rFonts w:eastAsia="Times New Roman"/>
            </w:rPr>
            <w:t xml:space="preserve">, v. 13, n. 1, p. 180–189, 2022. </w:t>
          </w:r>
        </w:p>
        <w:p w14:paraId="05292253" w14:textId="77777777" w:rsidR="00BA13C3" w:rsidRPr="00A164B9" w:rsidRDefault="00BA13C3">
          <w:pPr>
            <w:divId w:val="1136291659"/>
            <w:rPr>
              <w:rFonts w:eastAsia="Times New Roman"/>
            </w:rPr>
          </w:pPr>
        </w:p>
        <w:p w14:paraId="1616764A" w14:textId="77777777" w:rsidR="00BA13C3" w:rsidRPr="00A164B9" w:rsidRDefault="00BA13C3">
          <w:pPr>
            <w:divId w:val="1160317649"/>
            <w:rPr>
              <w:rFonts w:eastAsia="Times New Roman"/>
            </w:rPr>
          </w:pPr>
          <w:r w:rsidRPr="00A164B9">
            <w:rPr>
              <w:rFonts w:eastAsia="Times New Roman"/>
            </w:rPr>
            <w:t xml:space="preserve">ALMEIDA, A. I. et al.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(BIA)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How</w:t>
          </w:r>
          <w:proofErr w:type="spellEnd"/>
          <w:r w:rsidRPr="00A164B9">
            <w:rPr>
              <w:rFonts w:eastAsia="Times New Roman"/>
            </w:rPr>
            <w:t xml:space="preserve"> </w:t>
          </w:r>
          <w:proofErr w:type="spellStart"/>
          <w:r w:rsidRPr="00A164B9">
            <w:rPr>
              <w:rFonts w:eastAsia="Times New Roman"/>
            </w:rPr>
            <w:t>relevant</w:t>
          </w:r>
          <w:proofErr w:type="spellEnd"/>
          <w:r w:rsidRPr="00A164B9">
            <w:rPr>
              <w:rFonts w:eastAsia="Times New Roman"/>
            </w:rPr>
            <w:t xml:space="preserve"> in </w:t>
          </w:r>
          <w:proofErr w:type="spellStart"/>
          <w:r w:rsidRPr="00A164B9">
            <w:rPr>
              <w:rFonts w:eastAsia="Times New Roman"/>
            </w:rPr>
            <w:t>cancer</w:t>
          </w:r>
          <w:proofErr w:type="spellEnd"/>
          <w:r w:rsidRPr="00A164B9">
            <w:rPr>
              <w:rFonts w:eastAsia="Times New Roman"/>
            </w:rPr>
            <w:t xml:space="preserve">? </w:t>
          </w:r>
          <w:r w:rsidRPr="00A164B9">
            <w:rPr>
              <w:rFonts w:eastAsia="Times New Roman"/>
              <w:b/>
              <w:bCs/>
            </w:rPr>
            <w:t xml:space="preserve">FASEB </w:t>
          </w:r>
          <w:proofErr w:type="spellStart"/>
          <w:r w:rsidRPr="00A164B9">
            <w:rPr>
              <w:rFonts w:eastAsia="Times New Roman"/>
              <w:b/>
              <w:bCs/>
            </w:rPr>
            <w:t>Journal</w:t>
          </w:r>
          <w:proofErr w:type="spellEnd"/>
          <w:r w:rsidRPr="00A164B9">
            <w:rPr>
              <w:rFonts w:eastAsia="Times New Roman"/>
            </w:rPr>
            <w:t xml:space="preserve">, v. 27, 2013. </w:t>
          </w:r>
        </w:p>
        <w:p w14:paraId="76C4A7D5" w14:textId="77777777" w:rsidR="00BA13C3" w:rsidRPr="00A164B9" w:rsidRDefault="00BA13C3">
          <w:pPr>
            <w:divId w:val="1136291659"/>
            <w:rPr>
              <w:rFonts w:eastAsia="Times New Roman"/>
            </w:rPr>
          </w:pPr>
        </w:p>
        <w:p w14:paraId="716783FF" w14:textId="77777777" w:rsidR="00BA13C3" w:rsidRPr="00A164B9" w:rsidRDefault="00BA13C3">
          <w:pPr>
            <w:divId w:val="833648176"/>
            <w:rPr>
              <w:rFonts w:eastAsia="Times New Roman"/>
            </w:rPr>
          </w:pPr>
          <w:r w:rsidRPr="00A164B9">
            <w:rPr>
              <w:rFonts w:eastAsia="Times New Roman"/>
            </w:rPr>
            <w:t>ANVISA. Instrução Normativa N</w:t>
          </w:r>
          <w:r w:rsidRPr="00A164B9">
            <w:rPr>
              <w:rFonts w:eastAsia="Times New Roman"/>
              <w:vertAlign w:val="superscript"/>
            </w:rPr>
            <w:t>o</w:t>
          </w:r>
          <w:r w:rsidRPr="00A164B9">
            <w:rPr>
              <w:rFonts w:eastAsia="Times New Roman"/>
            </w:rPr>
            <w:t xml:space="preserve"> 5. 2010. </w:t>
          </w:r>
        </w:p>
        <w:p w14:paraId="2B3FC3F3" w14:textId="77777777" w:rsidR="00BA13C3" w:rsidRPr="00A164B9" w:rsidRDefault="00BA13C3">
          <w:pPr>
            <w:divId w:val="1136291659"/>
            <w:rPr>
              <w:rFonts w:eastAsia="Times New Roman"/>
            </w:rPr>
          </w:pPr>
        </w:p>
        <w:p w14:paraId="484D13EC" w14:textId="77777777" w:rsidR="00BA13C3" w:rsidRPr="00A164B9" w:rsidRDefault="00BA13C3">
          <w:pPr>
            <w:divId w:val="1448039875"/>
            <w:rPr>
              <w:rFonts w:eastAsia="Times New Roman"/>
            </w:rPr>
          </w:pPr>
          <w:r w:rsidRPr="00A164B9">
            <w:rPr>
              <w:rFonts w:eastAsia="Times New Roman"/>
            </w:rPr>
            <w:t>ANVISA. Resolução - RDC N</w:t>
          </w:r>
          <w:r w:rsidRPr="00A164B9">
            <w:rPr>
              <w:rFonts w:eastAsia="Times New Roman"/>
              <w:vertAlign w:val="superscript"/>
            </w:rPr>
            <w:t>o</w:t>
          </w:r>
          <w:r w:rsidRPr="00A164B9">
            <w:rPr>
              <w:rFonts w:eastAsia="Times New Roman"/>
            </w:rPr>
            <w:t xml:space="preserve">18. n. Seção 1, p. 2–2, 2013. </w:t>
          </w:r>
        </w:p>
        <w:p w14:paraId="50022BFC" w14:textId="77777777" w:rsidR="00BA13C3" w:rsidRPr="00A164B9" w:rsidRDefault="00BA13C3">
          <w:pPr>
            <w:divId w:val="1136291659"/>
            <w:rPr>
              <w:rFonts w:eastAsia="Times New Roman"/>
            </w:rPr>
          </w:pPr>
        </w:p>
        <w:p w14:paraId="7E5E47EC" w14:textId="77777777" w:rsidR="00BA13C3" w:rsidRPr="00A164B9" w:rsidRDefault="00BA13C3">
          <w:pPr>
            <w:divId w:val="529614759"/>
            <w:rPr>
              <w:rFonts w:eastAsia="Times New Roman"/>
            </w:rPr>
          </w:pPr>
          <w:r w:rsidRPr="00A164B9">
            <w:rPr>
              <w:rFonts w:eastAsia="Times New Roman"/>
            </w:rPr>
            <w:t xml:space="preserve">ANVISA. </w:t>
          </w:r>
          <w:r w:rsidRPr="00A164B9">
            <w:rPr>
              <w:rFonts w:eastAsia="Times New Roman"/>
              <w:b/>
              <w:bCs/>
            </w:rPr>
            <w:t>Resolução - RDC N</w:t>
          </w:r>
          <w:r w:rsidRPr="00A164B9">
            <w:rPr>
              <w:rFonts w:eastAsia="Times New Roman"/>
              <w:b/>
              <w:bCs/>
              <w:vertAlign w:val="superscript"/>
            </w:rPr>
            <w:t>o</w:t>
          </w:r>
          <w:r w:rsidRPr="00A164B9">
            <w:rPr>
              <w:rFonts w:eastAsia="Times New Roman"/>
              <w:b/>
              <w:bCs/>
            </w:rPr>
            <w:t>26</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01FA1FBA" w14:textId="77777777" w:rsidR="00BA13C3" w:rsidRPr="00A164B9" w:rsidRDefault="00BA13C3">
          <w:pPr>
            <w:divId w:val="1136291659"/>
            <w:rPr>
              <w:rFonts w:eastAsia="Times New Roman"/>
            </w:rPr>
          </w:pPr>
        </w:p>
        <w:p w14:paraId="739FC0C3" w14:textId="77777777" w:rsidR="00BA13C3" w:rsidRPr="00A164B9" w:rsidRDefault="00BA13C3">
          <w:pPr>
            <w:divId w:val="337390126"/>
            <w:rPr>
              <w:rFonts w:eastAsia="Times New Roman"/>
            </w:rPr>
          </w:pPr>
          <w:r w:rsidRPr="00A164B9">
            <w:rPr>
              <w:rFonts w:eastAsia="Times New Roman"/>
            </w:rPr>
            <w:t xml:space="preserve">ANVISA. </w:t>
          </w:r>
          <w:r w:rsidRPr="00A164B9">
            <w:rPr>
              <w:rFonts w:eastAsia="Times New Roman"/>
              <w:b/>
              <w:bCs/>
            </w:rPr>
            <w:t>RESOLUÇÃO DA DIRETORIA COLEGIADA -RDC N</w:t>
          </w:r>
          <w:r w:rsidRPr="00A164B9">
            <w:rPr>
              <w:rFonts w:eastAsia="Times New Roman"/>
              <w:b/>
              <w:bCs/>
              <w:vertAlign w:val="superscript"/>
            </w:rPr>
            <w:t>o</w:t>
          </w:r>
          <w:r w:rsidRPr="00A164B9">
            <w:rPr>
              <w:rFonts w:eastAsia="Times New Roman"/>
              <w:b/>
              <w:bCs/>
            </w:rPr>
            <w:t xml:space="preserve"> 166, DE 24 DE JULHODE 2017</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52B300C3" w14:textId="77777777" w:rsidR="00BA13C3" w:rsidRPr="00A164B9" w:rsidRDefault="00BA13C3">
          <w:pPr>
            <w:divId w:val="1136291659"/>
            <w:rPr>
              <w:rFonts w:eastAsia="Times New Roman"/>
            </w:rPr>
          </w:pPr>
        </w:p>
        <w:p w14:paraId="38311647" w14:textId="77777777" w:rsidR="00BA13C3" w:rsidRPr="00A164B9" w:rsidRDefault="00BA13C3">
          <w:pPr>
            <w:divId w:val="337732988"/>
            <w:rPr>
              <w:rFonts w:eastAsia="Times New Roman"/>
            </w:rPr>
          </w:pPr>
          <w:r w:rsidRPr="00A164B9">
            <w:rPr>
              <w:rFonts w:eastAsia="Times New Roman"/>
            </w:rPr>
            <w:t xml:space="preserve">ANVISA. </w:t>
          </w:r>
          <w:r w:rsidRPr="00A164B9">
            <w:rPr>
              <w:rFonts w:eastAsia="Times New Roman"/>
              <w:b/>
              <w:bCs/>
            </w:rPr>
            <w:t>Farmacopeia Brasileira, 6</w:t>
          </w:r>
          <w:r w:rsidRPr="00A164B9">
            <w:rPr>
              <w:rFonts w:eastAsia="Times New Roman"/>
              <w:b/>
              <w:bCs/>
              <w:vertAlign w:val="superscript"/>
            </w:rPr>
            <w:t>a</w:t>
          </w:r>
          <w:r w:rsidRPr="00A164B9">
            <w:rPr>
              <w:rFonts w:eastAsia="Times New Roman"/>
              <w:b/>
              <w:bCs/>
            </w:rPr>
            <w:t xml:space="preserve"> edição, Volume I</w:t>
          </w:r>
          <w:r w:rsidRPr="00A164B9">
            <w:rPr>
              <w:rFonts w:eastAsia="Times New Roman"/>
            </w:rPr>
            <w:t>. [</w:t>
          </w:r>
          <w:proofErr w:type="spellStart"/>
          <w:r w:rsidRPr="00A164B9">
            <w:rPr>
              <w:rFonts w:eastAsia="Times New Roman"/>
            </w:rPr>
            <w:t>s.l</w:t>
          </w:r>
          <w:proofErr w:type="spellEnd"/>
          <w:r w:rsidRPr="00A164B9">
            <w:rPr>
              <w:rFonts w:eastAsia="Times New Roman"/>
            </w:rPr>
            <w:t>: s.n.]. v. I</w:t>
          </w:r>
        </w:p>
        <w:p w14:paraId="4E3068AD" w14:textId="77777777" w:rsidR="00BA13C3" w:rsidRPr="00A164B9" w:rsidRDefault="00BA13C3">
          <w:pPr>
            <w:divId w:val="1136291659"/>
            <w:rPr>
              <w:rFonts w:eastAsia="Times New Roman"/>
            </w:rPr>
          </w:pPr>
        </w:p>
        <w:p w14:paraId="322C883E" w14:textId="77777777" w:rsidR="00BA13C3" w:rsidRPr="00A164B9" w:rsidRDefault="00BA13C3">
          <w:pPr>
            <w:divId w:val="2056729362"/>
            <w:rPr>
              <w:rFonts w:eastAsia="Times New Roman"/>
            </w:rPr>
          </w:pPr>
          <w:r w:rsidRPr="00A164B9">
            <w:rPr>
              <w:rFonts w:eastAsia="Times New Roman"/>
            </w:rPr>
            <w:t xml:space="preserve">ANVISA. </w:t>
          </w:r>
          <w:r w:rsidRPr="00A164B9">
            <w:rPr>
              <w:rFonts w:eastAsia="Times New Roman"/>
              <w:b/>
              <w:bCs/>
            </w:rPr>
            <w:t>Formulário de Fitoterápicos Farmacopeia Brasileira</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717392BB" w14:textId="77777777" w:rsidR="00BA13C3" w:rsidRPr="00A164B9" w:rsidRDefault="00BA13C3">
          <w:pPr>
            <w:divId w:val="1136291659"/>
            <w:rPr>
              <w:rFonts w:eastAsia="Times New Roman"/>
            </w:rPr>
          </w:pPr>
        </w:p>
        <w:p w14:paraId="79D0F276" w14:textId="77777777" w:rsidR="00BA13C3" w:rsidRPr="00A164B9" w:rsidRDefault="00BA13C3">
          <w:pPr>
            <w:divId w:val="359285578"/>
            <w:rPr>
              <w:rFonts w:eastAsia="Times New Roman"/>
            </w:rPr>
          </w:pPr>
          <w:r w:rsidRPr="00A164B9">
            <w:rPr>
              <w:rFonts w:eastAsia="Times New Roman"/>
            </w:rPr>
            <w:t xml:space="preserve">APÓSTOLO, J. L. A.; MENDES, A. C.; AZEREDO, Z. A. Adaptação para a Língua Portuguesa da </w:t>
          </w:r>
          <w:proofErr w:type="spellStart"/>
          <w:r w:rsidRPr="00A164B9">
            <w:rPr>
              <w:rFonts w:eastAsia="Times New Roman"/>
            </w:rPr>
            <w:t>Depression</w:t>
          </w:r>
          <w:proofErr w:type="spellEnd"/>
          <w:r w:rsidRPr="00A164B9">
            <w:rPr>
              <w:rFonts w:eastAsia="Times New Roman"/>
            </w:rPr>
            <w:t xml:space="preserve"> , </w:t>
          </w:r>
          <w:proofErr w:type="spellStart"/>
          <w:r w:rsidRPr="00A164B9">
            <w:rPr>
              <w:rFonts w:eastAsia="Times New Roman"/>
            </w:rPr>
            <w:t>Anxiety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Stress </w:t>
          </w:r>
          <w:proofErr w:type="spellStart"/>
          <w:r w:rsidRPr="00A164B9">
            <w:rPr>
              <w:rFonts w:eastAsia="Times New Roman"/>
            </w:rPr>
            <w:t>Scale</w:t>
          </w:r>
          <w:proofErr w:type="spellEnd"/>
          <w:r w:rsidRPr="00A164B9">
            <w:rPr>
              <w:rFonts w:eastAsia="Times New Roman"/>
            </w:rPr>
            <w:t xml:space="preserve"> (DASS). </w:t>
          </w:r>
          <w:r w:rsidRPr="00A164B9">
            <w:rPr>
              <w:rFonts w:eastAsia="Times New Roman"/>
              <w:b/>
              <w:bCs/>
            </w:rPr>
            <w:t>Revista Latino Americana de Enfermagem</w:t>
          </w:r>
          <w:r w:rsidRPr="00A164B9">
            <w:rPr>
              <w:rFonts w:eastAsia="Times New Roman"/>
            </w:rPr>
            <w:t xml:space="preserve">, v. 14, n. 6, p. 1–9, 2006. </w:t>
          </w:r>
        </w:p>
        <w:p w14:paraId="5FF293AC" w14:textId="77777777" w:rsidR="00BA13C3" w:rsidRPr="00A164B9" w:rsidRDefault="00BA13C3">
          <w:pPr>
            <w:divId w:val="1136291659"/>
            <w:rPr>
              <w:rFonts w:eastAsia="Times New Roman"/>
            </w:rPr>
          </w:pPr>
        </w:p>
        <w:p w14:paraId="78182298" w14:textId="77777777" w:rsidR="00BA13C3" w:rsidRPr="00A164B9" w:rsidRDefault="00BA13C3">
          <w:pPr>
            <w:divId w:val="1726634976"/>
            <w:rPr>
              <w:rFonts w:eastAsia="Times New Roman"/>
            </w:rPr>
          </w:pPr>
          <w:r w:rsidRPr="00A164B9">
            <w:rPr>
              <w:rFonts w:eastAsia="Times New Roman"/>
            </w:rPr>
            <w:t xml:space="preserve">ARUNACHALAM, G. et al. </w:t>
          </w:r>
          <w:proofErr w:type="spellStart"/>
          <w:r w:rsidRPr="00A164B9">
            <w:rPr>
              <w:rFonts w:eastAsia="Times New Roman"/>
            </w:rPr>
            <w:t>Anti-inflammatory</w:t>
          </w:r>
          <w:proofErr w:type="spellEnd"/>
          <w:r w:rsidRPr="00A164B9">
            <w:rPr>
              <w:rFonts w:eastAsia="Times New Roman"/>
            </w:rPr>
            <w:t xml:space="preserve"> </w:t>
          </w:r>
          <w:proofErr w:type="spellStart"/>
          <w:r w:rsidRPr="00A164B9">
            <w:rPr>
              <w:rFonts w:eastAsia="Times New Roman"/>
            </w:rPr>
            <w:t>activity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methanolic</w:t>
          </w:r>
          <w:proofErr w:type="spellEnd"/>
          <w:r w:rsidRPr="00A164B9">
            <w:rPr>
              <w:rFonts w:eastAsia="Times New Roman"/>
            </w:rPr>
            <w:t xml:space="preserve"> </w:t>
          </w:r>
          <w:proofErr w:type="spellStart"/>
          <w:r w:rsidRPr="00A164B9">
            <w:rPr>
              <w:rFonts w:eastAsia="Times New Roman"/>
            </w:rPr>
            <w:t>extract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L. (</w:t>
          </w:r>
          <w:proofErr w:type="spellStart"/>
          <w:r w:rsidRPr="00A164B9">
            <w:rPr>
              <w:rFonts w:eastAsia="Times New Roman"/>
            </w:rPr>
            <w:t>Astearaceae</w:t>
          </w:r>
          <w:proofErr w:type="spellEnd"/>
          <w:r w:rsidRPr="00A164B9">
            <w:rPr>
              <w:rFonts w:eastAsia="Times New Roman"/>
            </w:rPr>
            <w:t xml:space="preserve">). </w:t>
          </w:r>
          <w:r w:rsidRPr="00A164B9">
            <w:rPr>
              <w:rFonts w:eastAsia="Times New Roman"/>
              <w:b/>
              <w:bCs/>
            </w:rPr>
            <w:t xml:space="preserve">African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Pharmacy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Pharmacology</w:t>
          </w:r>
          <w:proofErr w:type="spellEnd"/>
          <w:r w:rsidRPr="00A164B9">
            <w:rPr>
              <w:rFonts w:eastAsia="Times New Roman"/>
            </w:rPr>
            <w:t xml:space="preserve">, v. 3, n. 3, p. 097–100, 2009. </w:t>
          </w:r>
        </w:p>
        <w:p w14:paraId="50F41DC0" w14:textId="77777777" w:rsidR="00BA13C3" w:rsidRPr="00A164B9" w:rsidRDefault="00BA13C3">
          <w:pPr>
            <w:divId w:val="1136291659"/>
            <w:rPr>
              <w:rFonts w:eastAsia="Times New Roman"/>
            </w:rPr>
          </w:pPr>
        </w:p>
        <w:p w14:paraId="4026243E" w14:textId="77777777" w:rsidR="00BA13C3" w:rsidRPr="00A164B9" w:rsidRDefault="00BA13C3">
          <w:pPr>
            <w:divId w:val="245455148"/>
            <w:rPr>
              <w:rFonts w:eastAsia="Times New Roman"/>
            </w:rPr>
          </w:pPr>
          <w:r w:rsidRPr="00A164B9">
            <w:rPr>
              <w:rFonts w:eastAsia="Times New Roman"/>
            </w:rPr>
            <w:t xml:space="preserve">AUGUSTO, N. A. et al. </w:t>
          </w:r>
          <w:proofErr w:type="spellStart"/>
          <w:r w:rsidRPr="00A164B9">
            <w:rPr>
              <w:rFonts w:eastAsia="Times New Roman"/>
            </w:rPr>
            <w:t>Incidence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increase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decrease</w:t>
          </w:r>
          <w:proofErr w:type="spellEnd"/>
          <w:r w:rsidRPr="00A164B9">
            <w:rPr>
              <w:rFonts w:eastAsia="Times New Roman"/>
            </w:rPr>
            <w:t xml:space="preserve"> in Body Mass Index in </w:t>
          </w:r>
          <w:proofErr w:type="spellStart"/>
          <w:r w:rsidRPr="00A164B9">
            <w:rPr>
              <w:rFonts w:eastAsia="Times New Roman"/>
            </w:rPr>
            <w:t>middle-aged</w:t>
          </w:r>
          <w:proofErr w:type="spellEnd"/>
          <w:r w:rsidRPr="00A164B9">
            <w:rPr>
              <w:rFonts w:eastAsia="Times New Roman"/>
            </w:rPr>
            <w:t xml:space="preserve"> </w:t>
          </w:r>
          <w:proofErr w:type="spellStart"/>
          <w:r w:rsidRPr="00A164B9">
            <w:rPr>
              <w:rFonts w:eastAsia="Times New Roman"/>
            </w:rPr>
            <w:t>men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women</w:t>
          </w:r>
          <w:proofErr w:type="spellEnd"/>
          <w:r w:rsidRPr="00A164B9">
            <w:rPr>
              <w:rFonts w:eastAsia="Times New Roman"/>
            </w:rPr>
            <w:t>: Four-</w:t>
          </w:r>
          <w:proofErr w:type="spellStart"/>
          <w:r w:rsidRPr="00A164B9">
            <w:rPr>
              <w:rFonts w:eastAsia="Times New Roman"/>
            </w:rPr>
            <w:t>year</w:t>
          </w:r>
          <w:proofErr w:type="spellEnd"/>
          <w:r w:rsidRPr="00A164B9">
            <w:rPr>
              <w:rFonts w:eastAsia="Times New Roman"/>
            </w:rPr>
            <w:t xml:space="preserve"> follow-up. </w:t>
          </w:r>
          <w:proofErr w:type="spellStart"/>
          <w:r w:rsidRPr="00A164B9">
            <w:rPr>
              <w:rFonts w:eastAsia="Times New Roman"/>
              <w:b/>
              <w:bCs/>
            </w:rPr>
            <w:t>Ciencia</w:t>
          </w:r>
          <w:proofErr w:type="spellEnd"/>
          <w:r w:rsidRPr="00A164B9">
            <w:rPr>
              <w:rFonts w:eastAsia="Times New Roman"/>
              <w:b/>
              <w:bCs/>
            </w:rPr>
            <w:t xml:space="preserve"> e </w:t>
          </w:r>
          <w:proofErr w:type="spellStart"/>
          <w:r w:rsidRPr="00A164B9">
            <w:rPr>
              <w:rFonts w:eastAsia="Times New Roman"/>
              <w:b/>
              <w:bCs/>
            </w:rPr>
            <w:t>Saude</w:t>
          </w:r>
          <w:proofErr w:type="spellEnd"/>
          <w:r w:rsidRPr="00A164B9">
            <w:rPr>
              <w:rFonts w:eastAsia="Times New Roman"/>
              <w:b/>
              <w:bCs/>
            </w:rPr>
            <w:t xml:space="preserve"> Coletiva</w:t>
          </w:r>
          <w:r w:rsidRPr="00A164B9">
            <w:rPr>
              <w:rFonts w:eastAsia="Times New Roman"/>
            </w:rPr>
            <w:t xml:space="preserve">, v. 27, n. 4, p. 1455–1468, 2022. </w:t>
          </w:r>
        </w:p>
        <w:p w14:paraId="12494208" w14:textId="77777777" w:rsidR="00BA13C3" w:rsidRPr="00A164B9" w:rsidRDefault="00BA13C3">
          <w:pPr>
            <w:divId w:val="1136291659"/>
            <w:rPr>
              <w:rFonts w:eastAsia="Times New Roman"/>
            </w:rPr>
          </w:pPr>
        </w:p>
        <w:p w14:paraId="1F76E8C7" w14:textId="77777777" w:rsidR="00BA13C3" w:rsidRPr="00A164B9" w:rsidRDefault="00BA13C3">
          <w:pPr>
            <w:divId w:val="509635919"/>
            <w:rPr>
              <w:rFonts w:eastAsia="Times New Roman"/>
            </w:rPr>
          </w:pPr>
          <w:r w:rsidRPr="00A164B9">
            <w:rPr>
              <w:rFonts w:eastAsia="Times New Roman"/>
            </w:rPr>
            <w:t xml:space="preserve">BANJI, D. et al. </w:t>
          </w:r>
          <w:r w:rsidRPr="00A164B9">
            <w:rPr>
              <w:rFonts w:eastAsia="Times New Roman"/>
              <w:b/>
              <w:bCs/>
            </w:rPr>
            <w:t xml:space="preserve">IMPACT OF THE AQUEOUS EXTRACT OF ECLIPTA ALBA ON MATERNAL AGGRESSION IN </w:t>
          </w:r>
          <w:proofErr w:type="spellStart"/>
          <w:r w:rsidRPr="00A164B9">
            <w:rPr>
              <w:rFonts w:eastAsia="Times New Roman"/>
              <w:b/>
              <w:bCs/>
            </w:rPr>
            <w:t>RATSPak</w:t>
          </w:r>
          <w:proofErr w:type="spellEnd"/>
          <w:r w:rsidRPr="00A164B9">
            <w:rPr>
              <w:rFonts w:eastAsia="Times New Roman"/>
              <w:b/>
              <w:bCs/>
            </w:rPr>
            <w:t xml:space="preserve">. J. </w:t>
          </w:r>
          <w:proofErr w:type="spellStart"/>
          <w:r w:rsidRPr="00A164B9">
            <w:rPr>
              <w:rFonts w:eastAsia="Times New Roman"/>
              <w:b/>
              <w:bCs/>
            </w:rPr>
            <w:t>Pharm</w:t>
          </w:r>
          <w:proofErr w:type="spellEnd"/>
          <w:r w:rsidRPr="00A164B9">
            <w:rPr>
              <w:rFonts w:eastAsia="Times New Roman"/>
              <w:b/>
              <w:bCs/>
            </w:rPr>
            <w:t xml:space="preserve">. </w:t>
          </w:r>
          <w:proofErr w:type="spellStart"/>
          <w:r w:rsidRPr="00A164B9">
            <w:rPr>
              <w:rFonts w:eastAsia="Times New Roman"/>
              <w:b/>
              <w:bCs/>
            </w:rPr>
            <w:t>Sci</w:t>
          </w:r>
          <w:proofErr w:type="spellEnd"/>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2FCCD2CA" w14:textId="77777777" w:rsidR="00BA13C3" w:rsidRPr="00A164B9" w:rsidRDefault="00BA13C3">
          <w:pPr>
            <w:divId w:val="1136291659"/>
            <w:rPr>
              <w:rFonts w:eastAsia="Times New Roman"/>
            </w:rPr>
          </w:pPr>
        </w:p>
        <w:p w14:paraId="5FBF6792" w14:textId="77777777" w:rsidR="00BA13C3" w:rsidRPr="00A164B9" w:rsidRDefault="00BA13C3">
          <w:pPr>
            <w:divId w:val="1534805243"/>
            <w:rPr>
              <w:rFonts w:eastAsia="Times New Roman"/>
            </w:rPr>
          </w:pPr>
          <w:r w:rsidRPr="00A164B9">
            <w:rPr>
              <w:rFonts w:eastAsia="Times New Roman"/>
            </w:rPr>
            <w:t xml:space="preserve">BARREA, L.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A </w:t>
          </w:r>
          <w:proofErr w:type="spellStart"/>
          <w:r w:rsidRPr="00A164B9">
            <w:rPr>
              <w:rFonts w:eastAsia="Times New Roman"/>
            </w:rPr>
            <w:t>possible</w:t>
          </w:r>
          <w:proofErr w:type="spellEnd"/>
          <w:r w:rsidRPr="00A164B9">
            <w:rPr>
              <w:rFonts w:eastAsia="Times New Roman"/>
            </w:rPr>
            <w:t xml:space="preserve"> </w:t>
          </w:r>
          <w:proofErr w:type="spellStart"/>
          <w:r w:rsidRPr="00A164B9">
            <w:rPr>
              <w:rFonts w:eastAsia="Times New Roman"/>
            </w:rPr>
            <w:t>biomarker</w:t>
          </w:r>
          <w:proofErr w:type="spellEnd"/>
          <w:r w:rsidRPr="00A164B9">
            <w:rPr>
              <w:rFonts w:eastAsia="Times New Roman"/>
            </w:rPr>
            <w:t xml:space="preserve"> </w:t>
          </w:r>
          <w:proofErr w:type="spellStart"/>
          <w:r w:rsidRPr="00A164B9">
            <w:rPr>
              <w:rFonts w:eastAsia="Times New Roman"/>
            </w:rPr>
            <w:t>to</w:t>
          </w:r>
          <w:proofErr w:type="spellEnd"/>
          <w:r w:rsidRPr="00A164B9">
            <w:rPr>
              <w:rFonts w:eastAsia="Times New Roman"/>
            </w:rPr>
            <w:t xml:space="preserve"> </w:t>
          </w:r>
          <w:proofErr w:type="spellStart"/>
          <w:r w:rsidRPr="00A164B9">
            <w:rPr>
              <w:rFonts w:eastAsia="Times New Roman"/>
            </w:rPr>
            <w:t>quantify</w:t>
          </w:r>
          <w:proofErr w:type="spellEnd"/>
          <w:r w:rsidRPr="00A164B9">
            <w:rPr>
              <w:rFonts w:eastAsia="Times New Roman"/>
            </w:rPr>
            <w:t xml:space="preserve"> </w:t>
          </w:r>
          <w:proofErr w:type="spellStart"/>
          <w:r w:rsidRPr="00A164B9">
            <w:rPr>
              <w:rFonts w:eastAsia="Times New Roman"/>
            </w:rPr>
            <w:t>inflammation</w:t>
          </w:r>
          <w:proofErr w:type="spellEnd"/>
          <w:r w:rsidRPr="00A164B9">
            <w:rPr>
              <w:rFonts w:eastAsia="Times New Roman"/>
            </w:rPr>
            <w:t xml:space="preserve"> in </w:t>
          </w:r>
          <w:proofErr w:type="spellStart"/>
          <w:r w:rsidRPr="00A164B9">
            <w:rPr>
              <w:rFonts w:eastAsia="Times New Roman"/>
            </w:rPr>
            <w:t>subjects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25(OH)D </w:t>
          </w:r>
          <w:proofErr w:type="spellStart"/>
          <w:r w:rsidRPr="00A164B9">
            <w:rPr>
              <w:rFonts w:eastAsia="Times New Roman"/>
            </w:rPr>
            <w:t>deficiency</w:t>
          </w:r>
          <w:proofErr w:type="spellEnd"/>
          <w:r w:rsidRPr="00A164B9">
            <w:rPr>
              <w:rFonts w:eastAsia="Times New Roman"/>
            </w:rPr>
            <w:t xml:space="preserve">. </w:t>
          </w:r>
          <w:proofErr w:type="spellStart"/>
          <w:r w:rsidRPr="00A164B9">
            <w:rPr>
              <w:rFonts w:eastAsia="Times New Roman"/>
              <w:b/>
              <w:bCs/>
            </w:rPr>
            <w:t>Nutrients</w:t>
          </w:r>
          <w:proofErr w:type="spellEnd"/>
          <w:r w:rsidRPr="00A164B9">
            <w:rPr>
              <w:rFonts w:eastAsia="Times New Roman"/>
            </w:rPr>
            <w:t xml:space="preserve">, v. 11, n. 8, 2019. </w:t>
          </w:r>
        </w:p>
        <w:p w14:paraId="4CF54439" w14:textId="77777777" w:rsidR="00BA13C3" w:rsidRPr="00A164B9" w:rsidRDefault="00BA13C3">
          <w:pPr>
            <w:divId w:val="1136291659"/>
            <w:rPr>
              <w:rFonts w:eastAsia="Times New Roman"/>
            </w:rPr>
          </w:pPr>
        </w:p>
        <w:p w14:paraId="78472608" w14:textId="77777777" w:rsidR="00BA13C3" w:rsidRPr="00A164B9" w:rsidRDefault="00BA13C3">
          <w:pPr>
            <w:divId w:val="103548993"/>
            <w:rPr>
              <w:rFonts w:eastAsia="Times New Roman"/>
            </w:rPr>
          </w:pPr>
          <w:r w:rsidRPr="00A164B9">
            <w:rPr>
              <w:rFonts w:eastAsia="Times New Roman"/>
            </w:rPr>
            <w:t xml:space="preserve">BARREA, L.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Could</w:t>
          </w:r>
          <w:proofErr w:type="spellEnd"/>
          <w:r w:rsidRPr="00A164B9">
            <w:rPr>
              <w:rFonts w:eastAsia="Times New Roman"/>
            </w:rPr>
            <w:t xml:space="preserve"> </w:t>
          </w:r>
          <w:proofErr w:type="spellStart"/>
          <w:r w:rsidRPr="00A164B9">
            <w:rPr>
              <w:rFonts w:eastAsia="Times New Roman"/>
            </w:rPr>
            <w:t>be</w:t>
          </w:r>
          <w:proofErr w:type="spellEnd"/>
          <w:r w:rsidRPr="00A164B9">
            <w:rPr>
              <w:rFonts w:eastAsia="Times New Roman"/>
            </w:rPr>
            <w:t xml:space="preserve">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easy</w:t>
          </w:r>
          <w:proofErr w:type="spellEnd"/>
          <w:r w:rsidRPr="00A164B9">
            <w:rPr>
              <w:rFonts w:eastAsia="Times New Roman"/>
            </w:rPr>
            <w:t xml:space="preserve"> tool </w:t>
          </w:r>
          <w:proofErr w:type="spellStart"/>
          <w:r w:rsidRPr="00A164B9">
            <w:rPr>
              <w:rFonts w:eastAsia="Times New Roman"/>
            </w:rPr>
            <w:t>to</w:t>
          </w:r>
          <w:proofErr w:type="spellEnd"/>
          <w:r w:rsidRPr="00A164B9">
            <w:rPr>
              <w:rFonts w:eastAsia="Times New Roman"/>
            </w:rPr>
            <w:t xml:space="preserve"> </w:t>
          </w:r>
          <w:proofErr w:type="spellStart"/>
          <w:r w:rsidRPr="00A164B9">
            <w:rPr>
              <w:rFonts w:eastAsia="Times New Roman"/>
            </w:rPr>
            <w:t>detect</w:t>
          </w:r>
          <w:proofErr w:type="spellEnd"/>
          <w:r w:rsidRPr="00A164B9">
            <w:rPr>
              <w:rFonts w:eastAsia="Times New Roman"/>
            </w:rPr>
            <w:t xml:space="preserve"> </w:t>
          </w:r>
          <w:proofErr w:type="spellStart"/>
          <w:r w:rsidRPr="00A164B9">
            <w:rPr>
              <w:rFonts w:eastAsia="Times New Roman"/>
            </w:rPr>
            <w:t>low</w:t>
          </w:r>
          <w:proofErr w:type="spellEnd"/>
          <w:r w:rsidRPr="00A164B9">
            <w:rPr>
              <w:rFonts w:eastAsia="Times New Roman"/>
            </w:rPr>
            <w:t xml:space="preserve">-grade </w:t>
          </w:r>
          <w:proofErr w:type="spellStart"/>
          <w:r w:rsidRPr="00A164B9">
            <w:rPr>
              <w:rFonts w:eastAsia="Times New Roman"/>
            </w:rPr>
            <w:t>systemic</w:t>
          </w:r>
          <w:proofErr w:type="spellEnd"/>
          <w:r w:rsidRPr="00A164B9">
            <w:rPr>
              <w:rFonts w:eastAsia="Times New Roman"/>
            </w:rPr>
            <w:t xml:space="preserve"> </w:t>
          </w:r>
          <w:proofErr w:type="spellStart"/>
          <w:r w:rsidRPr="00A164B9">
            <w:rPr>
              <w:rFonts w:eastAsia="Times New Roman"/>
            </w:rPr>
            <w:t>inflammation</w:t>
          </w:r>
          <w:proofErr w:type="spellEnd"/>
          <w:r w:rsidRPr="00A164B9">
            <w:rPr>
              <w:rFonts w:eastAsia="Times New Roman"/>
            </w:rPr>
            <w:t xml:space="preserve"> in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rPr>
            <w:t>affected</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prader</w:t>
          </w:r>
          <w:proofErr w:type="spellEnd"/>
          <w:r w:rsidRPr="00A164B9">
            <w:rPr>
              <w:rFonts w:eastAsia="Times New Roman"/>
            </w:rPr>
            <w:t>–</w:t>
          </w:r>
          <w:proofErr w:type="spellStart"/>
          <w:r w:rsidRPr="00A164B9">
            <w:rPr>
              <w:rFonts w:eastAsia="Times New Roman"/>
            </w:rPr>
            <w:t>willi</w:t>
          </w:r>
          <w:proofErr w:type="spellEnd"/>
          <w:r w:rsidRPr="00A164B9">
            <w:rPr>
              <w:rFonts w:eastAsia="Times New Roman"/>
            </w:rPr>
            <w:t xml:space="preserve"> </w:t>
          </w:r>
          <w:proofErr w:type="spellStart"/>
          <w:r w:rsidRPr="00A164B9">
            <w:rPr>
              <w:rFonts w:eastAsia="Times New Roman"/>
            </w:rPr>
            <w:t>syndrome</w:t>
          </w:r>
          <w:proofErr w:type="spellEnd"/>
          <w:r w:rsidRPr="00A164B9">
            <w:rPr>
              <w:rFonts w:eastAsia="Times New Roman"/>
            </w:rPr>
            <w:t xml:space="preserve">? </w:t>
          </w:r>
          <w:proofErr w:type="spellStart"/>
          <w:r w:rsidRPr="00A164B9">
            <w:rPr>
              <w:rFonts w:eastAsia="Times New Roman"/>
              <w:b/>
              <w:bCs/>
            </w:rPr>
            <w:t>Nutrients</w:t>
          </w:r>
          <w:proofErr w:type="spellEnd"/>
          <w:r w:rsidRPr="00A164B9">
            <w:rPr>
              <w:rFonts w:eastAsia="Times New Roman"/>
            </w:rPr>
            <w:t xml:space="preserve">, v. 12, n. 7, p. 1–16, 2020. </w:t>
          </w:r>
        </w:p>
        <w:p w14:paraId="5C8AED40" w14:textId="77777777" w:rsidR="00BA13C3" w:rsidRPr="00A164B9" w:rsidRDefault="00BA13C3">
          <w:pPr>
            <w:divId w:val="1136291659"/>
            <w:rPr>
              <w:rFonts w:eastAsia="Times New Roman"/>
            </w:rPr>
          </w:pPr>
        </w:p>
        <w:p w14:paraId="58BCA31D" w14:textId="77777777" w:rsidR="00BA13C3" w:rsidRPr="00A164B9" w:rsidRDefault="00BA13C3">
          <w:pPr>
            <w:divId w:val="2051345250"/>
            <w:rPr>
              <w:rFonts w:eastAsia="Times New Roman"/>
            </w:rPr>
          </w:pPr>
          <w:r w:rsidRPr="00A164B9">
            <w:rPr>
              <w:rFonts w:eastAsia="Times New Roman"/>
            </w:rPr>
            <w:t xml:space="preserve">BARREA, L.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as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easy</w:t>
          </w:r>
          <w:proofErr w:type="spellEnd"/>
          <w:r w:rsidRPr="00A164B9">
            <w:rPr>
              <w:rFonts w:eastAsia="Times New Roman"/>
            </w:rPr>
            <w:t xml:space="preserve"> </w:t>
          </w:r>
          <w:proofErr w:type="spellStart"/>
          <w:r w:rsidRPr="00A164B9">
            <w:rPr>
              <w:rFonts w:eastAsia="Times New Roman"/>
            </w:rPr>
            <w:t>diagnostic</w:t>
          </w:r>
          <w:proofErr w:type="spellEnd"/>
          <w:r w:rsidRPr="00A164B9">
            <w:rPr>
              <w:rFonts w:eastAsia="Times New Roman"/>
            </w:rPr>
            <w:t xml:space="preserve"> tool </w:t>
          </w:r>
          <w:proofErr w:type="spellStart"/>
          <w:r w:rsidRPr="00A164B9">
            <w:rPr>
              <w:rFonts w:eastAsia="Times New Roman"/>
            </w:rPr>
            <w:t>of</w:t>
          </w:r>
          <w:proofErr w:type="spellEnd"/>
          <w:r w:rsidRPr="00A164B9">
            <w:rPr>
              <w:rFonts w:eastAsia="Times New Roman"/>
            </w:rPr>
            <w:t xml:space="preserve"> meta-</w:t>
          </w:r>
          <w:proofErr w:type="spellStart"/>
          <w:r w:rsidRPr="00A164B9">
            <w:rPr>
              <w:rFonts w:eastAsia="Times New Roman"/>
            </w:rPr>
            <w:t>inflammation</w:t>
          </w:r>
          <w:proofErr w:type="spellEnd"/>
          <w:r w:rsidRPr="00A164B9">
            <w:rPr>
              <w:rFonts w:eastAsia="Times New Roman"/>
            </w:rPr>
            <w:t xml:space="preserve"> for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nutritionist</w:t>
          </w:r>
          <w:proofErr w:type="spellEnd"/>
          <w:r w:rsidRPr="00A164B9">
            <w:rPr>
              <w:rFonts w:eastAsia="Times New Roman"/>
            </w:rPr>
            <w:t xml:space="preserve">. </w:t>
          </w:r>
          <w:proofErr w:type="spellStart"/>
          <w:r w:rsidRPr="00A164B9">
            <w:rPr>
              <w:rFonts w:eastAsia="Times New Roman"/>
              <w:b/>
              <w:bCs/>
            </w:rPr>
            <w:t>Nutrients</w:t>
          </w:r>
          <w:proofErr w:type="spellEnd"/>
          <w:r w:rsidRPr="00A164B9">
            <w:rPr>
              <w:rFonts w:eastAsia="Times New Roman"/>
            </w:rPr>
            <w:t xml:space="preserve">, v. 13, n. 5, 2021. </w:t>
          </w:r>
        </w:p>
        <w:p w14:paraId="57CA7AD5" w14:textId="77777777" w:rsidR="00BA13C3" w:rsidRPr="00A164B9" w:rsidRDefault="00BA13C3">
          <w:pPr>
            <w:divId w:val="1136291659"/>
            <w:rPr>
              <w:rFonts w:eastAsia="Times New Roman"/>
            </w:rPr>
          </w:pPr>
        </w:p>
        <w:p w14:paraId="0DD71B6B" w14:textId="77777777" w:rsidR="00BA13C3" w:rsidRPr="00A164B9" w:rsidRDefault="00BA13C3">
          <w:pPr>
            <w:divId w:val="253515370"/>
            <w:rPr>
              <w:rFonts w:eastAsia="Times New Roman"/>
            </w:rPr>
          </w:pPr>
          <w:r w:rsidRPr="00A164B9">
            <w:rPr>
              <w:rFonts w:eastAsia="Times New Roman"/>
            </w:rPr>
            <w:t xml:space="preserve">BARREA, L.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as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easy</w:t>
          </w:r>
          <w:proofErr w:type="spellEnd"/>
          <w:r w:rsidRPr="00A164B9">
            <w:rPr>
              <w:rFonts w:eastAsia="Times New Roman"/>
            </w:rPr>
            <w:t xml:space="preserve"> </w:t>
          </w:r>
          <w:proofErr w:type="spellStart"/>
          <w:r w:rsidRPr="00A164B9">
            <w:rPr>
              <w:rFonts w:eastAsia="Times New Roman"/>
            </w:rPr>
            <w:t>diagnostic</w:t>
          </w:r>
          <w:proofErr w:type="spellEnd"/>
          <w:r w:rsidRPr="00A164B9">
            <w:rPr>
              <w:rFonts w:eastAsia="Times New Roman"/>
            </w:rPr>
            <w:t xml:space="preserve"> tool for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nutritionist</w:t>
          </w:r>
          <w:proofErr w:type="spellEnd"/>
          <w:r w:rsidRPr="00A164B9">
            <w:rPr>
              <w:rFonts w:eastAsia="Times New Roman"/>
            </w:rPr>
            <w:t xml:space="preserve"> in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evaluation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inflammatory</w:t>
          </w:r>
          <w:proofErr w:type="spellEnd"/>
          <w:r w:rsidRPr="00A164B9">
            <w:rPr>
              <w:rFonts w:eastAsia="Times New Roman"/>
            </w:rPr>
            <w:t xml:space="preserve"> </w:t>
          </w:r>
          <w:proofErr w:type="spellStart"/>
          <w:r w:rsidRPr="00A164B9">
            <w:rPr>
              <w:rFonts w:eastAsia="Times New Roman"/>
            </w:rPr>
            <w:t>changes</w:t>
          </w:r>
          <w:proofErr w:type="spellEnd"/>
          <w:r w:rsidRPr="00A164B9">
            <w:rPr>
              <w:rFonts w:eastAsia="Times New Roman"/>
            </w:rPr>
            <w:t xml:space="preserve"> </w:t>
          </w:r>
          <w:proofErr w:type="spellStart"/>
          <w:r w:rsidRPr="00A164B9">
            <w:rPr>
              <w:rFonts w:eastAsia="Times New Roman"/>
            </w:rPr>
            <w:t>during</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active</w:t>
          </w:r>
          <w:proofErr w:type="spellEnd"/>
          <w:r w:rsidRPr="00A164B9">
            <w:rPr>
              <w:rFonts w:eastAsia="Times New Roman"/>
            </w:rPr>
            <w:t xml:space="preserve"> </w:t>
          </w:r>
          <w:proofErr w:type="spellStart"/>
          <w:r w:rsidRPr="00A164B9">
            <w:rPr>
              <w:rFonts w:eastAsia="Times New Roman"/>
            </w:rPr>
            <w:t>stage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a </w:t>
          </w:r>
          <w:proofErr w:type="spellStart"/>
          <w:r w:rsidRPr="00A164B9">
            <w:rPr>
              <w:rFonts w:eastAsia="Times New Roman"/>
            </w:rPr>
            <w:t>very</w:t>
          </w:r>
          <w:proofErr w:type="spellEnd"/>
          <w:r w:rsidRPr="00A164B9">
            <w:rPr>
              <w:rFonts w:eastAsia="Times New Roman"/>
            </w:rPr>
            <w:t xml:space="preserve"> </w:t>
          </w:r>
          <w:proofErr w:type="spellStart"/>
          <w:r w:rsidRPr="00A164B9">
            <w:rPr>
              <w:rFonts w:eastAsia="Times New Roman"/>
            </w:rPr>
            <w:t>low-calorie</w:t>
          </w:r>
          <w:proofErr w:type="spellEnd"/>
          <w:r w:rsidRPr="00A164B9">
            <w:rPr>
              <w:rFonts w:eastAsia="Times New Roman"/>
            </w:rPr>
            <w:t xml:space="preserve"> </w:t>
          </w:r>
          <w:proofErr w:type="spellStart"/>
          <w:r w:rsidRPr="00A164B9">
            <w:rPr>
              <w:rFonts w:eastAsia="Times New Roman"/>
            </w:rPr>
            <w:t>ketogenic</w:t>
          </w:r>
          <w:proofErr w:type="spellEnd"/>
          <w:r w:rsidRPr="00A164B9">
            <w:rPr>
              <w:rFonts w:eastAsia="Times New Roman"/>
            </w:rPr>
            <w:t xml:space="preserve"> diet.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Obesity</w:t>
          </w:r>
          <w:proofErr w:type="spellEnd"/>
          <w:r w:rsidRPr="00A164B9">
            <w:rPr>
              <w:rFonts w:eastAsia="Times New Roman"/>
            </w:rPr>
            <w:t xml:space="preserve">, v. 46, n. 9, p. 1591–1597, 2022. </w:t>
          </w:r>
        </w:p>
        <w:p w14:paraId="104389C7" w14:textId="77777777" w:rsidR="00BA13C3" w:rsidRPr="00A164B9" w:rsidRDefault="00BA13C3">
          <w:pPr>
            <w:divId w:val="1136291659"/>
            <w:rPr>
              <w:rFonts w:eastAsia="Times New Roman"/>
            </w:rPr>
          </w:pPr>
        </w:p>
        <w:p w14:paraId="0A0949B9" w14:textId="77777777" w:rsidR="00BA13C3" w:rsidRPr="00A164B9" w:rsidRDefault="00BA13C3">
          <w:pPr>
            <w:divId w:val="61149178"/>
            <w:rPr>
              <w:rFonts w:eastAsia="Times New Roman"/>
            </w:rPr>
          </w:pPr>
          <w:r w:rsidRPr="00A164B9">
            <w:rPr>
              <w:rFonts w:eastAsia="Times New Roman"/>
            </w:rPr>
            <w:t xml:space="preserve">BELARMINO, G.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as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independent</w:t>
          </w:r>
          <w:proofErr w:type="spellEnd"/>
          <w:r w:rsidRPr="00A164B9">
            <w:rPr>
              <w:rFonts w:eastAsia="Times New Roman"/>
            </w:rPr>
            <w:t xml:space="preserve"> </w:t>
          </w:r>
          <w:proofErr w:type="spellStart"/>
          <w:r w:rsidRPr="00A164B9">
            <w:rPr>
              <w:rFonts w:eastAsia="Times New Roman"/>
            </w:rPr>
            <w:t>predictive</w:t>
          </w:r>
          <w:proofErr w:type="spellEnd"/>
          <w:r w:rsidRPr="00A164B9">
            <w:rPr>
              <w:rFonts w:eastAsia="Times New Roman"/>
            </w:rPr>
            <w:t xml:space="preserve"> </w:t>
          </w:r>
          <w:proofErr w:type="spellStart"/>
          <w:r w:rsidRPr="00A164B9">
            <w:rPr>
              <w:rFonts w:eastAsia="Times New Roman"/>
            </w:rPr>
            <w:t>marker</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mortality</w:t>
          </w:r>
          <w:proofErr w:type="spellEnd"/>
          <w:r w:rsidRPr="00A164B9">
            <w:rPr>
              <w:rFonts w:eastAsia="Times New Roman"/>
            </w:rPr>
            <w:t xml:space="preserve"> in </w:t>
          </w:r>
          <w:proofErr w:type="spellStart"/>
          <w:r w:rsidRPr="00A164B9">
            <w:rPr>
              <w:rFonts w:eastAsia="Times New Roman"/>
            </w:rPr>
            <w:t>cirrhosis</w:t>
          </w:r>
          <w:proofErr w:type="spellEnd"/>
          <w:r w:rsidRPr="00A164B9">
            <w:rPr>
              <w:rFonts w:eastAsia="Times New Roman"/>
            </w:rPr>
            <w:t xml:space="preserve">. </w:t>
          </w:r>
          <w:r w:rsidRPr="00A164B9">
            <w:rPr>
              <w:rFonts w:eastAsia="Times New Roman"/>
              <w:b/>
              <w:bCs/>
            </w:rPr>
            <w:t>HPB</w:t>
          </w:r>
          <w:r w:rsidRPr="00A164B9">
            <w:rPr>
              <w:rFonts w:eastAsia="Times New Roman"/>
            </w:rPr>
            <w:t xml:space="preserve">, v. 18, p. e560–e561, 2016. </w:t>
          </w:r>
        </w:p>
        <w:p w14:paraId="215DFB0D" w14:textId="77777777" w:rsidR="00BA13C3" w:rsidRPr="00A164B9" w:rsidRDefault="00BA13C3">
          <w:pPr>
            <w:divId w:val="1136291659"/>
            <w:rPr>
              <w:rFonts w:eastAsia="Times New Roman"/>
            </w:rPr>
          </w:pPr>
        </w:p>
        <w:p w14:paraId="2D74E815" w14:textId="77777777" w:rsidR="00BA13C3" w:rsidRPr="00A164B9" w:rsidRDefault="00BA13C3">
          <w:pPr>
            <w:divId w:val="1299724648"/>
            <w:rPr>
              <w:rFonts w:eastAsia="Times New Roman"/>
            </w:rPr>
          </w:pPr>
          <w:r w:rsidRPr="00A164B9">
            <w:rPr>
              <w:rFonts w:eastAsia="Times New Roman"/>
            </w:rPr>
            <w:t xml:space="preserve">BENCHIMOL, A. Diretrizes brasileiras de obesidade 2016. </w:t>
          </w:r>
          <w:r w:rsidRPr="00A164B9">
            <w:rPr>
              <w:rFonts w:eastAsia="Times New Roman"/>
              <w:b/>
              <w:bCs/>
            </w:rPr>
            <w:t>VI Diretrizes Brasileiras de Obesidade</w:t>
          </w:r>
          <w:r w:rsidRPr="00A164B9">
            <w:rPr>
              <w:rFonts w:eastAsia="Times New Roman"/>
            </w:rPr>
            <w:t xml:space="preserve">, v. 1, n. 1, p. 7–186, 2016. </w:t>
          </w:r>
        </w:p>
        <w:p w14:paraId="78F8369B" w14:textId="77777777" w:rsidR="00BA13C3" w:rsidRPr="00A164B9" w:rsidRDefault="00BA13C3">
          <w:pPr>
            <w:divId w:val="1136291659"/>
            <w:rPr>
              <w:rFonts w:eastAsia="Times New Roman"/>
            </w:rPr>
          </w:pPr>
        </w:p>
        <w:p w14:paraId="6553D55D" w14:textId="77777777" w:rsidR="00BA13C3" w:rsidRPr="00A164B9" w:rsidRDefault="00BA13C3">
          <w:pPr>
            <w:divId w:val="25178905"/>
            <w:rPr>
              <w:rFonts w:eastAsia="Times New Roman"/>
            </w:rPr>
          </w:pPr>
          <w:r w:rsidRPr="00A164B9">
            <w:rPr>
              <w:rFonts w:eastAsia="Times New Roman"/>
            </w:rPr>
            <w:t xml:space="preserve">BHATTACHARYYA, S.; LAW, S. Environmental </w:t>
          </w:r>
          <w:proofErr w:type="spellStart"/>
          <w:r w:rsidRPr="00A164B9">
            <w:rPr>
              <w:rFonts w:eastAsia="Times New Roman"/>
            </w:rPr>
            <w:t>pollutant</w:t>
          </w:r>
          <w:proofErr w:type="spellEnd"/>
          <w:r w:rsidRPr="00A164B9">
            <w:rPr>
              <w:rFonts w:eastAsia="Times New Roman"/>
            </w:rPr>
            <w:t xml:space="preserve"> N-</w:t>
          </w:r>
          <w:proofErr w:type="spellStart"/>
          <w:r w:rsidRPr="00A164B9">
            <w:rPr>
              <w:rFonts w:eastAsia="Times New Roman"/>
            </w:rPr>
            <w:t>N′ethylnitrosourea</w:t>
          </w:r>
          <w:proofErr w:type="spellEnd"/>
          <w:r w:rsidRPr="00A164B9">
            <w:rPr>
              <w:rFonts w:eastAsia="Times New Roman"/>
            </w:rPr>
            <w:t>-</w:t>
          </w:r>
          <w:proofErr w:type="spellStart"/>
          <w:r w:rsidRPr="00A164B9">
            <w:rPr>
              <w:rFonts w:eastAsia="Times New Roman"/>
            </w:rPr>
            <w:t>induced</w:t>
          </w:r>
          <w:proofErr w:type="spellEnd"/>
          <w:r w:rsidRPr="00A164B9">
            <w:rPr>
              <w:rFonts w:eastAsia="Times New Roman"/>
            </w:rPr>
            <w:t xml:space="preserve"> </w:t>
          </w:r>
          <w:proofErr w:type="spellStart"/>
          <w:r w:rsidRPr="00A164B9">
            <w:rPr>
              <w:rFonts w:eastAsia="Times New Roman"/>
            </w:rPr>
            <w:t>leukemic</w:t>
          </w:r>
          <w:proofErr w:type="spellEnd"/>
          <w:r w:rsidRPr="00A164B9">
            <w:rPr>
              <w:rFonts w:eastAsia="Times New Roman"/>
            </w:rPr>
            <w:t xml:space="preserve"> NLRP3 </w:t>
          </w:r>
          <w:proofErr w:type="spellStart"/>
          <w:r w:rsidRPr="00A164B9">
            <w:rPr>
              <w:rFonts w:eastAsia="Times New Roman"/>
            </w:rPr>
            <w:t>inflammasome</w:t>
          </w:r>
          <w:proofErr w:type="spellEnd"/>
          <w:r w:rsidRPr="00A164B9">
            <w:rPr>
              <w:rFonts w:eastAsia="Times New Roman"/>
            </w:rPr>
            <w:t xml:space="preserve"> </w:t>
          </w:r>
          <w:proofErr w:type="spellStart"/>
          <w:r w:rsidRPr="00A164B9">
            <w:rPr>
              <w:rFonts w:eastAsia="Times New Roman"/>
            </w:rPr>
            <w:t>activation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its </w:t>
          </w:r>
          <w:proofErr w:type="spellStart"/>
          <w:r w:rsidRPr="00A164B9">
            <w:rPr>
              <w:rFonts w:eastAsia="Times New Roman"/>
            </w:rPr>
            <w:t>amelioration</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its </w:t>
          </w:r>
          <w:proofErr w:type="spellStart"/>
          <w:r w:rsidRPr="00A164B9">
            <w:rPr>
              <w:rFonts w:eastAsia="Times New Roman"/>
            </w:rPr>
            <w:t>active</w:t>
          </w:r>
          <w:proofErr w:type="spellEnd"/>
          <w:r w:rsidRPr="00A164B9">
            <w:rPr>
              <w:rFonts w:eastAsia="Times New Roman"/>
            </w:rPr>
            <w:t xml:space="preserve"> </w:t>
          </w:r>
          <w:proofErr w:type="spellStart"/>
          <w:r w:rsidRPr="00A164B9">
            <w:rPr>
              <w:rFonts w:eastAsia="Times New Roman"/>
            </w:rPr>
            <w:t>compound</w:t>
          </w:r>
          <w:proofErr w:type="spellEnd"/>
          <w:r w:rsidRPr="00A164B9">
            <w:rPr>
              <w:rFonts w:eastAsia="Times New Roman"/>
            </w:rPr>
            <w:t xml:space="preserve"> </w:t>
          </w:r>
          <w:proofErr w:type="spellStart"/>
          <w:r w:rsidRPr="00A164B9">
            <w:rPr>
              <w:rFonts w:eastAsia="Times New Roman"/>
            </w:rPr>
            <w:t>wedelolactone</w:t>
          </w:r>
          <w:proofErr w:type="spellEnd"/>
          <w:r w:rsidRPr="00A164B9">
            <w:rPr>
              <w:rFonts w:eastAsia="Times New Roman"/>
            </w:rPr>
            <w:t xml:space="preserve">. </w:t>
          </w:r>
          <w:r w:rsidRPr="00A164B9">
            <w:rPr>
              <w:rFonts w:eastAsia="Times New Roman"/>
              <w:b/>
              <w:bCs/>
            </w:rPr>
            <w:t xml:space="preserve">Environmental </w:t>
          </w:r>
          <w:proofErr w:type="spellStart"/>
          <w:r w:rsidRPr="00A164B9">
            <w:rPr>
              <w:rFonts w:eastAsia="Times New Roman"/>
              <w:b/>
              <w:bCs/>
            </w:rPr>
            <w:t>Toxicology</w:t>
          </w:r>
          <w:proofErr w:type="spellEnd"/>
          <w:r w:rsidRPr="00A164B9">
            <w:rPr>
              <w:rFonts w:eastAsia="Times New Roman"/>
            </w:rPr>
            <w:t xml:space="preserve">, v. 37, n. 2, p. 322–334, 2022. </w:t>
          </w:r>
        </w:p>
        <w:p w14:paraId="5C2D30C4" w14:textId="77777777" w:rsidR="00BA13C3" w:rsidRPr="00A164B9" w:rsidRDefault="00BA13C3">
          <w:pPr>
            <w:divId w:val="1136291659"/>
            <w:rPr>
              <w:rFonts w:eastAsia="Times New Roman"/>
            </w:rPr>
          </w:pPr>
        </w:p>
        <w:p w14:paraId="4CB4C331" w14:textId="77777777" w:rsidR="00BA13C3" w:rsidRPr="00A164B9" w:rsidRDefault="00BA13C3">
          <w:pPr>
            <w:divId w:val="2099011722"/>
            <w:rPr>
              <w:rFonts w:eastAsia="Times New Roman"/>
            </w:rPr>
          </w:pPr>
          <w:r w:rsidRPr="00A164B9">
            <w:rPr>
              <w:rFonts w:eastAsia="Times New Roman"/>
            </w:rPr>
            <w:t xml:space="preserve">BHAVANA, K.; SHREEVATHSA. Medical </w:t>
          </w:r>
          <w:proofErr w:type="spellStart"/>
          <w:r w:rsidRPr="00A164B9">
            <w:rPr>
              <w:rFonts w:eastAsia="Times New Roman"/>
            </w:rPr>
            <w:t>geography</w:t>
          </w:r>
          <w:proofErr w:type="spellEnd"/>
          <w:r w:rsidRPr="00A164B9">
            <w:rPr>
              <w:rFonts w:eastAsia="Times New Roman"/>
            </w:rPr>
            <w:t xml:space="preserve"> in </w:t>
          </w:r>
          <w:proofErr w:type="spellStart"/>
          <w:r w:rsidRPr="00A164B9">
            <w:rPr>
              <w:rFonts w:eastAsia="Times New Roman"/>
            </w:rPr>
            <w:t>Charaka</w:t>
          </w:r>
          <w:proofErr w:type="spellEnd"/>
          <w:r w:rsidRPr="00A164B9">
            <w:rPr>
              <w:rFonts w:eastAsia="Times New Roman"/>
            </w:rPr>
            <w:t xml:space="preserve"> </w:t>
          </w:r>
          <w:proofErr w:type="spellStart"/>
          <w:r w:rsidRPr="00A164B9">
            <w:rPr>
              <w:rFonts w:eastAsia="Times New Roman"/>
            </w:rPr>
            <w:t>Samhita</w:t>
          </w:r>
          <w:proofErr w:type="spellEnd"/>
          <w:r w:rsidRPr="00A164B9">
            <w:rPr>
              <w:rFonts w:eastAsia="Times New Roman"/>
            </w:rPr>
            <w:t xml:space="preserve">. </w:t>
          </w:r>
          <w:r w:rsidRPr="00A164B9">
            <w:rPr>
              <w:rFonts w:eastAsia="Times New Roman"/>
              <w:b/>
              <w:bCs/>
            </w:rPr>
            <w:t>AYU (</w:t>
          </w:r>
          <w:proofErr w:type="spellStart"/>
          <w:r w:rsidRPr="00A164B9">
            <w:rPr>
              <w:rFonts w:eastAsia="Times New Roman"/>
              <w:b/>
              <w:bCs/>
            </w:rPr>
            <w:t>An</w:t>
          </w:r>
          <w:proofErr w:type="spellEnd"/>
          <w:r w:rsidRPr="00A164B9">
            <w:rPr>
              <w:rFonts w:eastAsia="Times New Roman"/>
              <w:b/>
              <w:bCs/>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Quarterly</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b/>
              <w:bCs/>
            </w:rPr>
            <w:t xml:space="preserve"> in </w:t>
          </w:r>
          <w:proofErr w:type="spellStart"/>
          <w:r w:rsidRPr="00A164B9">
            <w:rPr>
              <w:rFonts w:eastAsia="Times New Roman"/>
              <w:b/>
              <w:bCs/>
            </w:rPr>
            <w:t>Ayurveda</w:t>
          </w:r>
          <w:proofErr w:type="spellEnd"/>
          <w:r w:rsidRPr="00A164B9">
            <w:rPr>
              <w:rFonts w:eastAsia="Times New Roman"/>
              <w:b/>
              <w:bCs/>
            </w:rPr>
            <w:t>)</w:t>
          </w:r>
          <w:r w:rsidRPr="00A164B9">
            <w:rPr>
              <w:rFonts w:eastAsia="Times New Roman"/>
            </w:rPr>
            <w:t xml:space="preserve">, v. 35, n. 4, p. 371–377, 2014. </w:t>
          </w:r>
        </w:p>
        <w:p w14:paraId="4DB10F88" w14:textId="77777777" w:rsidR="00BA13C3" w:rsidRPr="00A164B9" w:rsidRDefault="00BA13C3">
          <w:pPr>
            <w:divId w:val="1136291659"/>
            <w:rPr>
              <w:rFonts w:eastAsia="Times New Roman"/>
            </w:rPr>
          </w:pPr>
        </w:p>
        <w:p w14:paraId="1CADC15B" w14:textId="77777777" w:rsidR="00BA13C3" w:rsidRPr="00A164B9" w:rsidRDefault="00BA13C3">
          <w:pPr>
            <w:divId w:val="476842479"/>
            <w:rPr>
              <w:rFonts w:eastAsia="Times New Roman"/>
            </w:rPr>
          </w:pPr>
          <w:r w:rsidRPr="00A164B9">
            <w:rPr>
              <w:rFonts w:eastAsia="Times New Roman"/>
            </w:rPr>
            <w:t xml:space="preserve">BORTOLINI, G. A.; SILVA, J. R. M. DA. </w:t>
          </w:r>
          <w:r w:rsidRPr="00A164B9">
            <w:rPr>
              <w:rFonts w:eastAsia="Times New Roman"/>
              <w:b/>
              <w:bCs/>
            </w:rPr>
            <w:t>MANUAL DE ATENÇÃO ÀS PESSOAS COM SOBREPESO E OBESIDADE NO ÂMBITO DA ATENÇÃO PRIMÁRIA À SAÚDE (APS) DO SISTEMA ÚNICO DE SAÚDE</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50DF7794" w14:textId="77777777" w:rsidR="00BA13C3" w:rsidRPr="00A164B9" w:rsidRDefault="00BA13C3">
          <w:pPr>
            <w:divId w:val="1136291659"/>
            <w:rPr>
              <w:rFonts w:eastAsia="Times New Roman"/>
            </w:rPr>
          </w:pPr>
        </w:p>
        <w:p w14:paraId="27FB5976" w14:textId="77777777" w:rsidR="00BA13C3" w:rsidRPr="00A164B9" w:rsidRDefault="00BA13C3">
          <w:pPr>
            <w:divId w:val="1673750780"/>
            <w:rPr>
              <w:rFonts w:eastAsia="Times New Roman"/>
            </w:rPr>
          </w:pPr>
          <w:r w:rsidRPr="00A164B9">
            <w:rPr>
              <w:rFonts w:eastAsia="Times New Roman"/>
            </w:rPr>
            <w:t xml:space="preserve">BOSY-WESTPHAL, A.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population</w:t>
          </w:r>
          <w:proofErr w:type="spellEnd"/>
          <w:r w:rsidRPr="00A164B9">
            <w:rPr>
              <w:rFonts w:eastAsia="Times New Roman"/>
            </w:rPr>
            <w:t xml:space="preserve"> </w:t>
          </w:r>
          <w:proofErr w:type="spellStart"/>
          <w:r w:rsidRPr="00A164B9">
            <w:rPr>
              <w:rFonts w:eastAsia="Times New Roman"/>
            </w:rPr>
            <w:t>reference</w:t>
          </w:r>
          <w:proofErr w:type="spellEnd"/>
          <w:r w:rsidRPr="00A164B9">
            <w:rPr>
              <w:rFonts w:eastAsia="Times New Roman"/>
            </w:rPr>
            <w:t xml:space="preserve"> </w:t>
          </w:r>
          <w:proofErr w:type="spellStart"/>
          <w:r w:rsidRPr="00A164B9">
            <w:rPr>
              <w:rFonts w:eastAsia="Times New Roman"/>
            </w:rPr>
            <w:t>values</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age, sex, </w:t>
          </w:r>
          <w:proofErr w:type="spellStart"/>
          <w:r w:rsidRPr="00A164B9">
            <w:rPr>
              <w:rFonts w:eastAsia="Times New Roman"/>
            </w:rPr>
            <w:t>and</w:t>
          </w:r>
          <w:proofErr w:type="spellEnd"/>
          <w:r w:rsidRPr="00A164B9">
            <w:rPr>
              <w:rFonts w:eastAsia="Times New Roman"/>
            </w:rPr>
            <w:t xml:space="preserve"> body </w:t>
          </w:r>
          <w:proofErr w:type="spellStart"/>
          <w:r w:rsidRPr="00A164B9">
            <w:rPr>
              <w:rFonts w:eastAsia="Times New Roman"/>
            </w:rPr>
            <w:t>mass</w:t>
          </w:r>
          <w:proofErr w:type="spellEnd"/>
          <w:r w:rsidRPr="00A164B9">
            <w:rPr>
              <w:rFonts w:eastAsia="Times New Roman"/>
            </w:rPr>
            <w:t xml:space="preserve"> index. </w:t>
          </w:r>
          <w:r w:rsidRPr="00A164B9">
            <w:rPr>
              <w:rFonts w:eastAsia="Times New Roman"/>
              <w:b/>
              <w:bCs/>
            </w:rPr>
            <w:t xml:space="preserve">JPEN.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parenteral </w:t>
          </w:r>
          <w:proofErr w:type="spellStart"/>
          <w:r w:rsidRPr="00A164B9">
            <w:rPr>
              <w:rFonts w:eastAsia="Times New Roman"/>
              <w:b/>
              <w:bCs/>
            </w:rPr>
            <w:t>and</w:t>
          </w:r>
          <w:proofErr w:type="spellEnd"/>
          <w:r w:rsidRPr="00A164B9">
            <w:rPr>
              <w:rFonts w:eastAsia="Times New Roman"/>
              <w:b/>
              <w:bCs/>
            </w:rPr>
            <w:t xml:space="preserve"> enteral </w:t>
          </w:r>
          <w:proofErr w:type="spellStart"/>
          <w:r w:rsidRPr="00A164B9">
            <w:rPr>
              <w:rFonts w:eastAsia="Times New Roman"/>
              <w:b/>
              <w:bCs/>
            </w:rPr>
            <w:t>nutrition</w:t>
          </w:r>
          <w:proofErr w:type="spellEnd"/>
          <w:r w:rsidRPr="00A164B9">
            <w:rPr>
              <w:rFonts w:eastAsia="Times New Roman"/>
            </w:rPr>
            <w:t xml:space="preserve">, v. 30, n. 4, p. 309–316, 2006. </w:t>
          </w:r>
        </w:p>
        <w:p w14:paraId="70A3BE89" w14:textId="77777777" w:rsidR="00BA13C3" w:rsidRPr="00A164B9" w:rsidRDefault="00BA13C3">
          <w:pPr>
            <w:divId w:val="1136291659"/>
            <w:rPr>
              <w:rFonts w:eastAsia="Times New Roman"/>
            </w:rPr>
          </w:pPr>
        </w:p>
        <w:p w14:paraId="54D17039" w14:textId="77777777" w:rsidR="00BA13C3" w:rsidRPr="00A164B9" w:rsidRDefault="00BA13C3">
          <w:pPr>
            <w:divId w:val="1449811914"/>
            <w:rPr>
              <w:rFonts w:eastAsia="Times New Roman"/>
            </w:rPr>
          </w:pPr>
          <w:r w:rsidRPr="00A164B9">
            <w:rPr>
              <w:rFonts w:eastAsia="Times New Roman"/>
            </w:rPr>
            <w:t xml:space="preserve">BRASIL. </w:t>
          </w:r>
          <w:r w:rsidRPr="00A164B9">
            <w:rPr>
              <w:rFonts w:eastAsia="Times New Roman"/>
              <w:b/>
              <w:bCs/>
            </w:rPr>
            <w:t>Política Nacional de Práticas Integrativas e Complementares no SUS: uma ação de inclusão</w:t>
          </w:r>
          <w:r w:rsidRPr="00A164B9">
            <w:rPr>
              <w:rFonts w:eastAsia="Times New Roman"/>
            </w:rPr>
            <w:t>. [</w:t>
          </w:r>
          <w:proofErr w:type="spellStart"/>
          <w:r w:rsidRPr="00A164B9">
            <w:rPr>
              <w:rFonts w:eastAsia="Times New Roman"/>
            </w:rPr>
            <w:t>s.l</w:t>
          </w:r>
          <w:proofErr w:type="spellEnd"/>
          <w:r w:rsidRPr="00A164B9">
            <w:rPr>
              <w:rFonts w:eastAsia="Times New Roman"/>
            </w:rPr>
            <w:t>: s.n.]. v. 11</w:t>
          </w:r>
        </w:p>
        <w:p w14:paraId="01CB2E7A" w14:textId="77777777" w:rsidR="00BA13C3" w:rsidRPr="00A164B9" w:rsidRDefault="00BA13C3">
          <w:pPr>
            <w:divId w:val="1136291659"/>
            <w:rPr>
              <w:rFonts w:eastAsia="Times New Roman"/>
            </w:rPr>
          </w:pPr>
        </w:p>
        <w:p w14:paraId="6AC2A3C8" w14:textId="77777777" w:rsidR="00BA13C3" w:rsidRPr="00A164B9" w:rsidRDefault="00BA13C3">
          <w:pPr>
            <w:divId w:val="304744503"/>
            <w:rPr>
              <w:rFonts w:eastAsia="Times New Roman"/>
            </w:rPr>
          </w:pPr>
          <w:r w:rsidRPr="00A164B9">
            <w:rPr>
              <w:rFonts w:eastAsia="Times New Roman"/>
            </w:rPr>
            <w:t xml:space="preserve">BRASIL. MANUAL DE ATENÇÃO ÁS PESSOAS COM SOBREPESO E OBESIDADE NO ÂMBITO DA ATENÇÃO PRIMÁRIA À SAÚDE (APS) DO SISTEMA ÚNICO DE SAÚDE versão preliminar. p. 1–66, 2021. </w:t>
          </w:r>
        </w:p>
        <w:p w14:paraId="481228F8" w14:textId="77777777" w:rsidR="00BA13C3" w:rsidRPr="00A164B9" w:rsidRDefault="00BA13C3">
          <w:pPr>
            <w:divId w:val="1136291659"/>
            <w:rPr>
              <w:rFonts w:eastAsia="Times New Roman"/>
            </w:rPr>
          </w:pPr>
        </w:p>
        <w:p w14:paraId="7BBA7F7E" w14:textId="77777777" w:rsidR="00BA13C3" w:rsidRPr="00A164B9" w:rsidRDefault="00BA13C3">
          <w:pPr>
            <w:divId w:val="2043896094"/>
            <w:rPr>
              <w:rFonts w:eastAsia="Times New Roman"/>
            </w:rPr>
          </w:pPr>
          <w:r w:rsidRPr="00A164B9">
            <w:rPr>
              <w:rFonts w:eastAsia="Times New Roman"/>
            </w:rPr>
            <w:t xml:space="preserve">BRUZAS, M. B. et al.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size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loss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control</w:t>
          </w:r>
          <w:proofErr w:type="spellEnd"/>
          <w:r w:rsidRPr="00A164B9">
            <w:rPr>
              <w:rFonts w:eastAsia="Times New Roman"/>
            </w:rPr>
            <w:t xml:space="preserve"> as correlates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w:t>
          </w:r>
          <w:proofErr w:type="spellStart"/>
          <w:r w:rsidRPr="00A164B9">
            <w:rPr>
              <w:rFonts w:eastAsia="Times New Roman"/>
            </w:rPr>
            <w:t>behavior</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psychopathology</w:t>
          </w:r>
          <w:proofErr w:type="spellEnd"/>
          <w:r w:rsidRPr="00A164B9">
            <w:rPr>
              <w:rFonts w:eastAsia="Times New Roman"/>
            </w:rPr>
            <w:t xml:space="preserve"> </w:t>
          </w:r>
          <w:proofErr w:type="spellStart"/>
          <w:r w:rsidRPr="00A164B9">
            <w:rPr>
              <w:rFonts w:eastAsia="Times New Roman"/>
            </w:rPr>
            <w:t>among</w:t>
          </w:r>
          <w:proofErr w:type="spellEnd"/>
          <w:r w:rsidRPr="00A164B9">
            <w:rPr>
              <w:rFonts w:eastAsia="Times New Roman"/>
            </w:rPr>
            <w:t xml:space="preserve"> </w:t>
          </w:r>
          <w:proofErr w:type="spellStart"/>
          <w:r w:rsidRPr="00A164B9">
            <w:rPr>
              <w:rFonts w:eastAsia="Times New Roman"/>
            </w:rPr>
            <w:t>individuals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w:t>
          </w:r>
          <w:proofErr w:type="spellStart"/>
          <w:r w:rsidRPr="00A164B9">
            <w:rPr>
              <w:rFonts w:eastAsia="Times New Roman"/>
            </w:rPr>
            <w:t>disorder</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higher</w:t>
          </w:r>
          <w:proofErr w:type="spellEnd"/>
          <w:r w:rsidRPr="00A164B9">
            <w:rPr>
              <w:rFonts w:eastAsia="Times New Roman"/>
            </w:rPr>
            <w:t xml:space="preserve"> </w:t>
          </w:r>
          <w:proofErr w:type="spellStart"/>
          <w:r w:rsidRPr="00A164B9">
            <w:rPr>
              <w:rFonts w:eastAsia="Times New Roman"/>
            </w:rPr>
            <w:t>weight</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Behavioral</w:t>
          </w:r>
          <w:proofErr w:type="spellEnd"/>
          <w:r w:rsidRPr="00A164B9">
            <w:rPr>
              <w:rFonts w:eastAsia="Times New Roman"/>
              <w:b/>
              <w:bCs/>
            </w:rPr>
            <w:t xml:space="preserve"> Medicine</w:t>
          </w:r>
          <w:r w:rsidRPr="00A164B9">
            <w:rPr>
              <w:rFonts w:eastAsia="Times New Roman"/>
            </w:rPr>
            <w:t xml:space="preserve">, v. 45, n. 4, p. 603–612, 2022. </w:t>
          </w:r>
        </w:p>
        <w:p w14:paraId="3CB9F6F7" w14:textId="77777777" w:rsidR="00BA13C3" w:rsidRPr="00A164B9" w:rsidRDefault="00BA13C3">
          <w:pPr>
            <w:divId w:val="1136291659"/>
            <w:rPr>
              <w:rFonts w:eastAsia="Times New Roman"/>
            </w:rPr>
          </w:pPr>
        </w:p>
        <w:p w14:paraId="454434AD" w14:textId="77777777" w:rsidR="00BA13C3" w:rsidRPr="00A164B9" w:rsidRDefault="00BA13C3">
          <w:pPr>
            <w:divId w:val="1813133637"/>
            <w:rPr>
              <w:rFonts w:eastAsia="Times New Roman"/>
            </w:rPr>
          </w:pPr>
          <w:r w:rsidRPr="00A164B9">
            <w:rPr>
              <w:rFonts w:eastAsia="Times New Roman"/>
            </w:rPr>
            <w:t xml:space="preserve">CAMPA, F. et al. The </w:t>
          </w:r>
          <w:proofErr w:type="spellStart"/>
          <w:r w:rsidRPr="00A164B9">
            <w:rPr>
              <w:rFonts w:eastAsia="Times New Roman"/>
            </w:rPr>
            <w:t>Influence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Menstrual </w:t>
          </w:r>
          <w:proofErr w:type="spellStart"/>
          <w:r w:rsidRPr="00A164B9">
            <w:rPr>
              <w:rFonts w:eastAsia="Times New Roman"/>
            </w:rPr>
            <w:t>Cycle</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Bioimpedance</w:t>
          </w:r>
          <w:proofErr w:type="spellEnd"/>
          <w:r w:rsidRPr="00A164B9">
            <w:rPr>
              <w:rFonts w:eastAsia="Times New Roman"/>
            </w:rPr>
            <w:t xml:space="preserve"> Vector </w:t>
          </w:r>
          <w:proofErr w:type="spellStart"/>
          <w:r w:rsidRPr="00A164B9">
            <w:rPr>
              <w:rFonts w:eastAsia="Times New Roman"/>
            </w:rPr>
            <w:t>Patterns</w:t>
          </w:r>
          <w:proofErr w:type="spellEnd"/>
          <w:r w:rsidRPr="00A164B9">
            <w:rPr>
              <w:rFonts w:eastAsia="Times New Roman"/>
            </w:rPr>
            <w:t xml:space="preserve">, Performance,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Flexibility</w:t>
          </w:r>
          <w:proofErr w:type="spellEnd"/>
          <w:r w:rsidRPr="00A164B9">
            <w:rPr>
              <w:rFonts w:eastAsia="Times New Roman"/>
            </w:rPr>
            <w:t xml:space="preserve"> in Elite Soccer Players.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Sports </w:t>
          </w:r>
          <w:proofErr w:type="spellStart"/>
          <w:r w:rsidRPr="00A164B9">
            <w:rPr>
              <w:rFonts w:eastAsia="Times New Roman"/>
              <w:b/>
              <w:bCs/>
            </w:rPr>
            <w:t>Physiology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Performance</w:t>
          </w:r>
          <w:r w:rsidRPr="00A164B9">
            <w:rPr>
              <w:rFonts w:eastAsia="Times New Roman"/>
            </w:rPr>
            <w:t xml:space="preserve">, v. 17, n. 1, p. 58–66, 2022. </w:t>
          </w:r>
        </w:p>
        <w:p w14:paraId="64A5AD9B" w14:textId="77777777" w:rsidR="00BA13C3" w:rsidRPr="00A164B9" w:rsidRDefault="00BA13C3">
          <w:pPr>
            <w:divId w:val="1136291659"/>
            <w:rPr>
              <w:rFonts w:eastAsia="Times New Roman"/>
            </w:rPr>
          </w:pPr>
        </w:p>
        <w:p w14:paraId="43020E91" w14:textId="77777777" w:rsidR="00BA13C3" w:rsidRPr="00A164B9" w:rsidRDefault="00BA13C3">
          <w:pPr>
            <w:divId w:val="1845509998"/>
            <w:rPr>
              <w:rFonts w:eastAsia="Times New Roman"/>
            </w:rPr>
          </w:pPr>
          <w:r w:rsidRPr="00A164B9">
            <w:rPr>
              <w:rFonts w:eastAsia="Times New Roman"/>
            </w:rPr>
            <w:t xml:space="preserve">CANAZAS, V. M. A.; FAUSTINO, C. G.; MEDEIROS, F. A. DE. TENDÊNCIA TEMPORAL DA PREVALÊNCIA DE OBESIDADE GRAU I, GRAU II E GRAU III NO BRASIL, 2006-2019. </w:t>
          </w:r>
          <w:r w:rsidRPr="00A164B9">
            <w:rPr>
              <w:rFonts w:eastAsia="Times New Roman"/>
              <w:b/>
              <w:bCs/>
            </w:rPr>
            <w:t>Revista Brasileira de Obesidade, Nutrição e Emagrecimento.</w:t>
          </w:r>
          <w:r w:rsidRPr="00A164B9">
            <w:rPr>
              <w:rFonts w:eastAsia="Times New Roman"/>
            </w:rPr>
            <w:t xml:space="preserve">, v. 14, n. 91, p. 1314–1323, 2020. </w:t>
          </w:r>
        </w:p>
        <w:p w14:paraId="40F5A2CC" w14:textId="77777777" w:rsidR="00BA13C3" w:rsidRPr="00A164B9" w:rsidRDefault="00BA13C3">
          <w:pPr>
            <w:divId w:val="1136291659"/>
            <w:rPr>
              <w:rFonts w:eastAsia="Times New Roman"/>
            </w:rPr>
          </w:pPr>
        </w:p>
        <w:p w14:paraId="2A7348F2" w14:textId="77777777" w:rsidR="00BA13C3" w:rsidRPr="00A164B9" w:rsidRDefault="00BA13C3">
          <w:pPr>
            <w:divId w:val="1158306490"/>
            <w:rPr>
              <w:rFonts w:eastAsia="Times New Roman"/>
            </w:rPr>
          </w:pPr>
          <w:r w:rsidRPr="00A164B9">
            <w:rPr>
              <w:rFonts w:eastAsia="Times New Roman"/>
            </w:rPr>
            <w:t xml:space="preserve">CANCELLO, R.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PhA</w:t>
          </w:r>
          <w:proofErr w:type="spellEnd"/>
          <w:r w:rsidRPr="00A164B9">
            <w:rPr>
              <w:rFonts w:eastAsia="Times New Roman"/>
            </w:rPr>
            <w:t xml:space="preserve">) in </w:t>
          </w:r>
          <w:proofErr w:type="spellStart"/>
          <w:r w:rsidRPr="00A164B9">
            <w:rPr>
              <w:rFonts w:eastAsia="Times New Roman"/>
            </w:rPr>
            <w:t>overweight</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evidence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applicability</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diagnosis</w:t>
          </w:r>
          <w:proofErr w:type="spellEnd"/>
          <w:r w:rsidRPr="00A164B9">
            <w:rPr>
              <w:rFonts w:eastAsia="Times New Roman"/>
            </w:rPr>
            <w:t xml:space="preserve"> </w:t>
          </w:r>
          <w:proofErr w:type="spellStart"/>
          <w:r w:rsidRPr="00A164B9">
            <w:rPr>
              <w:rFonts w:eastAsia="Times New Roman"/>
            </w:rPr>
            <w:t>to</w:t>
          </w:r>
          <w:proofErr w:type="spellEnd"/>
          <w:r w:rsidRPr="00A164B9">
            <w:rPr>
              <w:rFonts w:eastAsia="Times New Roman"/>
            </w:rPr>
            <w:t xml:space="preserve"> </w:t>
          </w:r>
          <w:proofErr w:type="spellStart"/>
          <w:r w:rsidRPr="00A164B9">
            <w:rPr>
              <w:rFonts w:eastAsia="Times New Roman"/>
            </w:rPr>
            <w:t>weight</w:t>
          </w:r>
          <w:proofErr w:type="spellEnd"/>
          <w:r w:rsidRPr="00A164B9">
            <w:rPr>
              <w:rFonts w:eastAsia="Times New Roman"/>
            </w:rPr>
            <w:t xml:space="preserve"> </w:t>
          </w:r>
          <w:proofErr w:type="spellStart"/>
          <w:r w:rsidRPr="00A164B9">
            <w:rPr>
              <w:rFonts w:eastAsia="Times New Roman"/>
            </w:rPr>
            <w:t>changes</w:t>
          </w:r>
          <w:proofErr w:type="spellEnd"/>
          <w:r w:rsidRPr="00A164B9">
            <w:rPr>
              <w:rFonts w:eastAsia="Times New Roman"/>
            </w:rPr>
            <w:t xml:space="preserve"> in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treatment</w:t>
          </w:r>
          <w:proofErr w:type="spellEnd"/>
          <w:r w:rsidRPr="00A164B9">
            <w:rPr>
              <w:rFonts w:eastAsia="Times New Roman"/>
            </w:rPr>
            <w:t xml:space="preserve">. </w:t>
          </w:r>
          <w:r w:rsidRPr="00A164B9">
            <w:rPr>
              <w:rFonts w:eastAsia="Times New Roman"/>
              <w:b/>
              <w:bCs/>
            </w:rPr>
            <w:t xml:space="preserve">Reviews in </w:t>
          </w:r>
          <w:proofErr w:type="spellStart"/>
          <w:r w:rsidRPr="00A164B9">
            <w:rPr>
              <w:rFonts w:eastAsia="Times New Roman"/>
              <w:b/>
              <w:bCs/>
            </w:rPr>
            <w:t>Endocrine</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Metabolic</w:t>
          </w:r>
          <w:proofErr w:type="spellEnd"/>
          <w:r w:rsidRPr="00A164B9">
            <w:rPr>
              <w:rFonts w:eastAsia="Times New Roman"/>
              <w:b/>
              <w:bCs/>
            </w:rPr>
            <w:t xml:space="preserve"> </w:t>
          </w:r>
          <w:proofErr w:type="spellStart"/>
          <w:r w:rsidRPr="00A164B9">
            <w:rPr>
              <w:rFonts w:eastAsia="Times New Roman"/>
              <w:b/>
              <w:bCs/>
            </w:rPr>
            <w:t>Disorders</w:t>
          </w:r>
          <w:proofErr w:type="spellEnd"/>
          <w:r w:rsidRPr="00A164B9">
            <w:rPr>
              <w:rFonts w:eastAsia="Times New Roman"/>
            </w:rPr>
            <w:t xml:space="preserve">, 2022. </w:t>
          </w:r>
        </w:p>
        <w:p w14:paraId="23C247C7" w14:textId="77777777" w:rsidR="00BA13C3" w:rsidRPr="00A164B9" w:rsidRDefault="00BA13C3">
          <w:pPr>
            <w:divId w:val="1136291659"/>
            <w:rPr>
              <w:rFonts w:eastAsia="Times New Roman"/>
            </w:rPr>
          </w:pPr>
        </w:p>
        <w:p w14:paraId="6F486B4A" w14:textId="77777777" w:rsidR="00BA13C3" w:rsidRPr="00A164B9" w:rsidRDefault="00BA13C3">
          <w:pPr>
            <w:divId w:val="2107772880"/>
            <w:rPr>
              <w:rFonts w:eastAsia="Times New Roman"/>
            </w:rPr>
          </w:pPr>
          <w:r w:rsidRPr="00A164B9">
            <w:rPr>
              <w:rFonts w:eastAsia="Times New Roman"/>
            </w:rPr>
            <w:t xml:space="preserve">CARMONA, F.; PEREIRA, A. M. S. </w:t>
          </w:r>
          <w:proofErr w:type="spellStart"/>
          <w:r w:rsidRPr="00A164B9">
            <w:rPr>
              <w:rFonts w:eastAsia="Times New Roman"/>
            </w:rPr>
            <w:t>Prescription</w:t>
          </w:r>
          <w:proofErr w:type="spellEnd"/>
          <w:r w:rsidRPr="00A164B9">
            <w:rPr>
              <w:rFonts w:eastAsia="Times New Roman"/>
            </w:rPr>
            <w:t xml:space="preserve"> </w:t>
          </w:r>
          <w:proofErr w:type="spellStart"/>
          <w:r w:rsidRPr="00A164B9">
            <w:rPr>
              <w:rFonts w:eastAsia="Times New Roman"/>
            </w:rPr>
            <w:t>patterns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herbal medicines </w:t>
          </w:r>
          <w:proofErr w:type="spellStart"/>
          <w:r w:rsidRPr="00A164B9">
            <w:rPr>
              <w:rFonts w:eastAsia="Times New Roman"/>
            </w:rPr>
            <w:t>at</w:t>
          </w:r>
          <w:proofErr w:type="spellEnd"/>
          <w:r w:rsidRPr="00A164B9">
            <w:rPr>
              <w:rFonts w:eastAsia="Times New Roman"/>
            </w:rPr>
            <w:t xml:space="preserve"> a </w:t>
          </w:r>
          <w:proofErr w:type="spellStart"/>
          <w:r w:rsidRPr="00A164B9">
            <w:rPr>
              <w:rFonts w:eastAsia="Times New Roman"/>
            </w:rPr>
            <w:t>Brazilian</w:t>
          </w:r>
          <w:proofErr w:type="spellEnd"/>
          <w:r w:rsidRPr="00A164B9">
            <w:rPr>
              <w:rFonts w:eastAsia="Times New Roman"/>
            </w:rPr>
            <w:t xml:space="preserve"> Living </w:t>
          </w:r>
          <w:proofErr w:type="spellStart"/>
          <w:r w:rsidRPr="00A164B9">
            <w:rPr>
              <w:rFonts w:eastAsia="Times New Roman"/>
            </w:rPr>
            <w:t>Pharmacy</w:t>
          </w:r>
          <w:proofErr w:type="spellEnd"/>
          <w:r w:rsidRPr="00A164B9">
            <w:rPr>
              <w:rFonts w:eastAsia="Times New Roman"/>
            </w:rPr>
            <w:t xml:space="preserve">: The Farmácia da Natureza </w:t>
          </w:r>
          <w:proofErr w:type="spellStart"/>
          <w:r w:rsidRPr="00A164B9">
            <w:rPr>
              <w:rFonts w:eastAsia="Times New Roman"/>
            </w:rPr>
            <w:t>experience</w:t>
          </w:r>
          <w:proofErr w:type="spellEnd"/>
          <w:r w:rsidRPr="00A164B9">
            <w:rPr>
              <w:rFonts w:eastAsia="Times New Roman"/>
            </w:rPr>
            <w:t xml:space="preserve">, 2013–2019.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Herbal Medicine</w:t>
          </w:r>
          <w:r w:rsidRPr="00A164B9">
            <w:rPr>
              <w:rFonts w:eastAsia="Times New Roman"/>
            </w:rPr>
            <w:t xml:space="preserve">, v. 36, 2022a. </w:t>
          </w:r>
        </w:p>
        <w:p w14:paraId="4848F975" w14:textId="77777777" w:rsidR="00BA13C3" w:rsidRPr="00A164B9" w:rsidRDefault="00BA13C3">
          <w:pPr>
            <w:divId w:val="1136291659"/>
            <w:rPr>
              <w:rFonts w:eastAsia="Times New Roman"/>
            </w:rPr>
          </w:pPr>
        </w:p>
        <w:p w14:paraId="3296D5D8" w14:textId="77777777" w:rsidR="00BA13C3" w:rsidRPr="00A164B9" w:rsidRDefault="00BA13C3">
          <w:pPr>
            <w:divId w:val="480654006"/>
            <w:rPr>
              <w:rFonts w:eastAsia="Times New Roman"/>
            </w:rPr>
          </w:pPr>
          <w:r w:rsidRPr="00A164B9">
            <w:rPr>
              <w:rFonts w:eastAsia="Times New Roman"/>
            </w:rPr>
            <w:lastRenderedPageBreak/>
            <w:t xml:space="preserve">CARMONA, F.; PEREIRA, A. M. S. </w:t>
          </w:r>
          <w:proofErr w:type="spellStart"/>
          <w:r w:rsidRPr="00A164B9">
            <w:rPr>
              <w:rFonts w:eastAsia="Times New Roman"/>
            </w:rPr>
            <w:t>Prescription</w:t>
          </w:r>
          <w:proofErr w:type="spellEnd"/>
          <w:r w:rsidRPr="00A164B9">
            <w:rPr>
              <w:rFonts w:eastAsia="Times New Roman"/>
            </w:rPr>
            <w:t xml:space="preserve"> </w:t>
          </w:r>
          <w:proofErr w:type="spellStart"/>
          <w:r w:rsidRPr="00A164B9">
            <w:rPr>
              <w:rFonts w:eastAsia="Times New Roman"/>
            </w:rPr>
            <w:t>patterns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herbal medicines </w:t>
          </w:r>
          <w:proofErr w:type="spellStart"/>
          <w:r w:rsidRPr="00A164B9">
            <w:rPr>
              <w:rFonts w:eastAsia="Times New Roman"/>
            </w:rPr>
            <w:t>at</w:t>
          </w:r>
          <w:proofErr w:type="spellEnd"/>
          <w:r w:rsidRPr="00A164B9">
            <w:rPr>
              <w:rFonts w:eastAsia="Times New Roman"/>
            </w:rPr>
            <w:t xml:space="preserve"> a </w:t>
          </w:r>
          <w:proofErr w:type="spellStart"/>
          <w:r w:rsidRPr="00A164B9">
            <w:rPr>
              <w:rFonts w:eastAsia="Times New Roman"/>
            </w:rPr>
            <w:t>Brazilian</w:t>
          </w:r>
          <w:proofErr w:type="spellEnd"/>
          <w:r w:rsidRPr="00A164B9">
            <w:rPr>
              <w:rFonts w:eastAsia="Times New Roman"/>
            </w:rPr>
            <w:t xml:space="preserve"> Living </w:t>
          </w:r>
          <w:proofErr w:type="spellStart"/>
          <w:r w:rsidRPr="00A164B9">
            <w:rPr>
              <w:rFonts w:eastAsia="Times New Roman"/>
            </w:rPr>
            <w:t>Pharmacy</w:t>
          </w:r>
          <w:proofErr w:type="spellEnd"/>
          <w:r w:rsidRPr="00A164B9">
            <w:rPr>
              <w:rFonts w:eastAsia="Times New Roman"/>
            </w:rPr>
            <w:t xml:space="preserve">: The Farmácia da Natureza </w:t>
          </w:r>
          <w:proofErr w:type="spellStart"/>
          <w:r w:rsidRPr="00A164B9">
            <w:rPr>
              <w:rFonts w:eastAsia="Times New Roman"/>
            </w:rPr>
            <w:t>experience</w:t>
          </w:r>
          <w:proofErr w:type="spellEnd"/>
          <w:r w:rsidRPr="00A164B9">
            <w:rPr>
              <w:rFonts w:eastAsia="Times New Roman"/>
            </w:rPr>
            <w:t xml:space="preserve">, 2013–2019.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Herbal Medicine</w:t>
          </w:r>
          <w:r w:rsidRPr="00A164B9">
            <w:rPr>
              <w:rFonts w:eastAsia="Times New Roman"/>
            </w:rPr>
            <w:t xml:space="preserve">, v. 36, n. August, p. 100597, 2022b. </w:t>
          </w:r>
        </w:p>
        <w:p w14:paraId="5F969F3A" w14:textId="77777777" w:rsidR="00BA13C3" w:rsidRPr="00A164B9" w:rsidRDefault="00BA13C3">
          <w:pPr>
            <w:divId w:val="1136291659"/>
            <w:rPr>
              <w:rFonts w:eastAsia="Times New Roman"/>
            </w:rPr>
          </w:pPr>
        </w:p>
        <w:p w14:paraId="30675328" w14:textId="77777777" w:rsidR="00BA13C3" w:rsidRPr="00A164B9" w:rsidRDefault="00BA13C3">
          <w:pPr>
            <w:divId w:val="1297179489"/>
            <w:rPr>
              <w:rFonts w:eastAsia="Times New Roman"/>
            </w:rPr>
          </w:pPr>
          <w:r w:rsidRPr="00A164B9">
            <w:rPr>
              <w:rFonts w:eastAsia="Times New Roman"/>
            </w:rPr>
            <w:t xml:space="preserve">CEDERHOLM, T. et al. ESPEN </w:t>
          </w:r>
          <w:proofErr w:type="spellStart"/>
          <w:r w:rsidRPr="00A164B9">
            <w:rPr>
              <w:rFonts w:eastAsia="Times New Roman"/>
            </w:rPr>
            <w:t>guidelines</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definitions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terminology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clinical</w:t>
          </w:r>
          <w:proofErr w:type="spellEnd"/>
          <w:r w:rsidRPr="00A164B9">
            <w:rPr>
              <w:rFonts w:eastAsia="Times New Roman"/>
            </w:rPr>
            <w:t xml:space="preserve"> </w:t>
          </w:r>
          <w:proofErr w:type="spellStart"/>
          <w:r w:rsidRPr="00A164B9">
            <w:rPr>
              <w:rFonts w:eastAsia="Times New Roman"/>
            </w:rPr>
            <w:t>nutrition</w:t>
          </w:r>
          <w:proofErr w:type="spellEnd"/>
          <w:r w:rsidRPr="00A164B9">
            <w:rPr>
              <w:rFonts w:eastAsia="Times New Roman"/>
            </w:rPr>
            <w:t xml:space="preserve">.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36, n. 1, p. 49–64, 2017. </w:t>
          </w:r>
        </w:p>
        <w:p w14:paraId="06EDEC44" w14:textId="77777777" w:rsidR="00BA13C3" w:rsidRPr="00A164B9" w:rsidRDefault="00BA13C3">
          <w:pPr>
            <w:divId w:val="1136291659"/>
            <w:rPr>
              <w:rFonts w:eastAsia="Times New Roman"/>
            </w:rPr>
          </w:pPr>
        </w:p>
        <w:p w14:paraId="708DB229" w14:textId="77777777" w:rsidR="00BA13C3" w:rsidRPr="00A164B9" w:rsidRDefault="00BA13C3">
          <w:pPr>
            <w:divId w:val="1328022615"/>
            <w:rPr>
              <w:rFonts w:eastAsia="Times New Roman"/>
            </w:rPr>
          </w:pPr>
          <w:r w:rsidRPr="00A164B9">
            <w:rPr>
              <w:rFonts w:eastAsia="Times New Roman"/>
            </w:rPr>
            <w:t xml:space="preserve">CHABIN, X. et al. </w:t>
          </w:r>
          <w:proofErr w:type="spellStart"/>
          <w:r w:rsidRPr="00A164B9">
            <w:rPr>
              <w:rFonts w:eastAsia="Times New Roman"/>
            </w:rPr>
            <w:t>Bioimpedance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is</w:t>
          </w:r>
          <w:proofErr w:type="spellEnd"/>
          <w:r w:rsidRPr="00A164B9">
            <w:rPr>
              <w:rFonts w:eastAsia="Times New Roman"/>
            </w:rPr>
            <w:t xml:space="preserve"> safe in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implanted</w:t>
          </w:r>
          <w:proofErr w:type="spellEnd"/>
          <w:r w:rsidRPr="00A164B9">
            <w:rPr>
              <w:rFonts w:eastAsia="Times New Roman"/>
            </w:rPr>
            <w:t xml:space="preserve"> </w:t>
          </w:r>
          <w:proofErr w:type="spellStart"/>
          <w:r w:rsidRPr="00A164B9">
            <w:rPr>
              <w:rFonts w:eastAsia="Times New Roman"/>
            </w:rPr>
            <w:t>cardiac</w:t>
          </w:r>
          <w:proofErr w:type="spellEnd"/>
          <w:r w:rsidRPr="00A164B9">
            <w:rPr>
              <w:rFonts w:eastAsia="Times New Roman"/>
            </w:rPr>
            <w:t xml:space="preserve"> </w:t>
          </w:r>
          <w:proofErr w:type="spellStart"/>
          <w:r w:rsidRPr="00A164B9">
            <w:rPr>
              <w:rFonts w:eastAsia="Times New Roman"/>
            </w:rPr>
            <w:t>electronic</w:t>
          </w:r>
          <w:proofErr w:type="spellEnd"/>
          <w:r w:rsidRPr="00A164B9">
            <w:rPr>
              <w:rFonts w:eastAsia="Times New Roman"/>
            </w:rPr>
            <w:t xml:space="preserve"> devices.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38, n. 2, p. 806–811, 2019. </w:t>
          </w:r>
        </w:p>
        <w:p w14:paraId="06F8B759" w14:textId="77777777" w:rsidR="00BA13C3" w:rsidRPr="00A164B9" w:rsidRDefault="00BA13C3">
          <w:pPr>
            <w:divId w:val="1136291659"/>
            <w:rPr>
              <w:rFonts w:eastAsia="Times New Roman"/>
            </w:rPr>
          </w:pPr>
        </w:p>
        <w:p w14:paraId="0E9E8CC1" w14:textId="77777777" w:rsidR="00BA13C3" w:rsidRPr="00A164B9" w:rsidRDefault="00BA13C3">
          <w:pPr>
            <w:divId w:val="450709155"/>
            <w:rPr>
              <w:rFonts w:eastAsia="Times New Roman"/>
            </w:rPr>
          </w:pPr>
          <w:r w:rsidRPr="00A164B9">
            <w:rPr>
              <w:rFonts w:eastAsia="Times New Roman"/>
            </w:rPr>
            <w:t xml:space="preserve">COLEMAN, K. J. et al. </w:t>
          </w:r>
          <w:proofErr w:type="spellStart"/>
          <w:r w:rsidRPr="00A164B9">
            <w:rPr>
              <w:rFonts w:eastAsia="Times New Roman"/>
            </w:rPr>
            <w:t>Initial</w:t>
          </w:r>
          <w:proofErr w:type="spellEnd"/>
          <w:r w:rsidRPr="00A164B9">
            <w:rPr>
              <w:rFonts w:eastAsia="Times New Roman"/>
            </w:rPr>
            <w:t xml:space="preserve"> </w:t>
          </w:r>
          <w:proofErr w:type="spellStart"/>
          <w:r w:rsidRPr="00A164B9">
            <w:rPr>
              <w:rFonts w:eastAsia="Times New Roman"/>
            </w:rPr>
            <w:t>validation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exercise</w:t>
          </w:r>
          <w:proofErr w:type="spellEnd"/>
          <w:r w:rsidRPr="00A164B9">
            <w:rPr>
              <w:rFonts w:eastAsia="Times New Roman"/>
            </w:rPr>
            <w:t xml:space="preserve"> “vital </w:t>
          </w:r>
          <w:proofErr w:type="spellStart"/>
          <w:r w:rsidRPr="00A164B9">
            <w:rPr>
              <w:rFonts w:eastAsia="Times New Roman"/>
            </w:rPr>
            <w:t>sign</w:t>
          </w:r>
          <w:proofErr w:type="spellEnd"/>
          <w:r w:rsidRPr="00A164B9">
            <w:rPr>
              <w:rFonts w:eastAsia="Times New Roman"/>
            </w:rPr>
            <w:t xml:space="preserve">” in </w:t>
          </w:r>
          <w:proofErr w:type="spellStart"/>
          <w:r w:rsidRPr="00A164B9">
            <w:rPr>
              <w:rFonts w:eastAsia="Times New Roman"/>
            </w:rPr>
            <w:t>electronic</w:t>
          </w:r>
          <w:proofErr w:type="spellEnd"/>
          <w:r w:rsidRPr="00A164B9">
            <w:rPr>
              <w:rFonts w:eastAsia="Times New Roman"/>
            </w:rPr>
            <w:t xml:space="preserve"> medical </w:t>
          </w:r>
          <w:proofErr w:type="spellStart"/>
          <w:r w:rsidRPr="00A164B9">
            <w:rPr>
              <w:rFonts w:eastAsia="Times New Roman"/>
            </w:rPr>
            <w:t>records</w:t>
          </w:r>
          <w:proofErr w:type="spellEnd"/>
          <w:r w:rsidRPr="00A164B9">
            <w:rPr>
              <w:rFonts w:eastAsia="Times New Roman"/>
            </w:rPr>
            <w:t xml:space="preserve">. </w:t>
          </w:r>
          <w:r w:rsidRPr="00A164B9">
            <w:rPr>
              <w:rFonts w:eastAsia="Times New Roman"/>
              <w:b/>
              <w:bCs/>
            </w:rPr>
            <w:t xml:space="preserve">Medicine </w:t>
          </w:r>
          <w:proofErr w:type="spellStart"/>
          <w:r w:rsidRPr="00A164B9">
            <w:rPr>
              <w:rFonts w:eastAsia="Times New Roman"/>
              <w:b/>
              <w:bCs/>
            </w:rPr>
            <w:t>and</w:t>
          </w:r>
          <w:proofErr w:type="spellEnd"/>
          <w:r w:rsidRPr="00A164B9">
            <w:rPr>
              <w:rFonts w:eastAsia="Times New Roman"/>
              <w:b/>
              <w:bCs/>
            </w:rPr>
            <w:t xml:space="preserve"> Science in Sports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Exercise</w:t>
          </w:r>
          <w:proofErr w:type="spellEnd"/>
          <w:r w:rsidRPr="00A164B9">
            <w:rPr>
              <w:rFonts w:eastAsia="Times New Roman"/>
            </w:rPr>
            <w:t xml:space="preserve">, v. 44, n. 11, p. 2071–2076, nov. 2012. </w:t>
          </w:r>
        </w:p>
        <w:p w14:paraId="738A7D29" w14:textId="77777777" w:rsidR="00BA13C3" w:rsidRPr="00A164B9" w:rsidRDefault="00BA13C3">
          <w:pPr>
            <w:divId w:val="1136291659"/>
            <w:rPr>
              <w:rFonts w:eastAsia="Times New Roman"/>
            </w:rPr>
          </w:pPr>
        </w:p>
        <w:p w14:paraId="22F07ED0" w14:textId="77777777" w:rsidR="00BA13C3" w:rsidRPr="00A164B9" w:rsidRDefault="00BA13C3">
          <w:pPr>
            <w:divId w:val="1550414862"/>
            <w:rPr>
              <w:rFonts w:eastAsia="Times New Roman"/>
            </w:rPr>
          </w:pPr>
          <w:r w:rsidRPr="00A164B9">
            <w:rPr>
              <w:rFonts w:eastAsia="Times New Roman"/>
            </w:rPr>
            <w:t xml:space="preserve">CONEP. Comissão Nacional De Ética Em Pesquisa ( Conep / </w:t>
          </w:r>
          <w:proofErr w:type="spellStart"/>
          <w:r w:rsidRPr="00A164B9">
            <w:rPr>
              <w:rFonts w:eastAsia="Times New Roman"/>
            </w:rPr>
            <w:t>Cns</w:t>
          </w:r>
          <w:proofErr w:type="spellEnd"/>
          <w:r w:rsidRPr="00A164B9">
            <w:rPr>
              <w:rFonts w:eastAsia="Times New Roman"/>
            </w:rPr>
            <w:t xml:space="preserve"> / </w:t>
          </w:r>
          <w:proofErr w:type="spellStart"/>
          <w:r w:rsidRPr="00A164B9">
            <w:rPr>
              <w:rFonts w:eastAsia="Times New Roman"/>
            </w:rPr>
            <w:t>Ms</w:t>
          </w:r>
          <w:proofErr w:type="spellEnd"/>
          <w:r w:rsidRPr="00A164B9">
            <w:rPr>
              <w:rFonts w:eastAsia="Times New Roman"/>
            </w:rPr>
            <w:t xml:space="preserve"> ) Manual De Orientação</w:t>
          </w:r>
          <w:r w:rsidRPr="00A164B9">
            <w:rPr>
              <w:rFonts w:ascii="Arial" w:eastAsia="Times New Roman" w:hAnsi="Arial" w:cs="Arial"/>
            </w:rPr>
            <w:t> </w:t>
          </w:r>
          <w:r w:rsidRPr="00A164B9">
            <w:rPr>
              <w:rFonts w:eastAsia="Times New Roman"/>
            </w:rPr>
            <w:t xml:space="preserve">: Pendências Frequentes. p. 1–78, 2015. </w:t>
          </w:r>
        </w:p>
        <w:p w14:paraId="7F3DC135" w14:textId="77777777" w:rsidR="00BA13C3" w:rsidRPr="00A164B9" w:rsidRDefault="00BA13C3">
          <w:pPr>
            <w:divId w:val="1136291659"/>
            <w:rPr>
              <w:rFonts w:eastAsia="Times New Roman"/>
            </w:rPr>
          </w:pPr>
        </w:p>
        <w:p w14:paraId="7F2A11AD" w14:textId="77777777" w:rsidR="00BA13C3" w:rsidRPr="00A164B9" w:rsidRDefault="00BA13C3">
          <w:pPr>
            <w:divId w:val="2006736192"/>
            <w:rPr>
              <w:rFonts w:eastAsia="Times New Roman"/>
            </w:rPr>
          </w:pPr>
          <w:r w:rsidRPr="00A164B9">
            <w:rPr>
              <w:rFonts w:eastAsia="Times New Roman"/>
            </w:rPr>
            <w:t xml:space="preserve">CORDEIRO, A. et al. Does adipose </w:t>
          </w:r>
          <w:proofErr w:type="spellStart"/>
          <w:r w:rsidRPr="00A164B9">
            <w:rPr>
              <w:rFonts w:eastAsia="Times New Roman"/>
            </w:rPr>
            <w:t>tissue</w:t>
          </w:r>
          <w:proofErr w:type="spellEnd"/>
          <w:r w:rsidRPr="00A164B9">
            <w:rPr>
              <w:rFonts w:eastAsia="Times New Roman"/>
            </w:rPr>
            <w:t xml:space="preserve"> </w:t>
          </w:r>
          <w:proofErr w:type="spellStart"/>
          <w:r w:rsidRPr="00A164B9">
            <w:rPr>
              <w:rFonts w:eastAsia="Times New Roman"/>
            </w:rPr>
            <w:t>inflammation</w:t>
          </w:r>
          <w:proofErr w:type="spellEnd"/>
          <w:r w:rsidRPr="00A164B9">
            <w:rPr>
              <w:rFonts w:eastAsia="Times New Roman"/>
            </w:rPr>
            <w:t xml:space="preserve"> drive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development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non-</w:t>
          </w:r>
          <w:proofErr w:type="spellStart"/>
          <w:r w:rsidRPr="00A164B9">
            <w:rPr>
              <w:rFonts w:eastAsia="Times New Roman"/>
            </w:rPr>
            <w:t>alcoholic</w:t>
          </w:r>
          <w:proofErr w:type="spellEnd"/>
          <w:r w:rsidRPr="00A164B9">
            <w:rPr>
              <w:rFonts w:eastAsia="Times New Roman"/>
            </w:rPr>
            <w:t xml:space="preserve"> </w:t>
          </w:r>
          <w:proofErr w:type="spellStart"/>
          <w:r w:rsidRPr="00A164B9">
            <w:rPr>
              <w:rFonts w:eastAsia="Times New Roman"/>
            </w:rPr>
            <w:t>fatty</w:t>
          </w:r>
          <w:proofErr w:type="spellEnd"/>
          <w:r w:rsidRPr="00A164B9">
            <w:rPr>
              <w:rFonts w:eastAsia="Times New Roman"/>
            </w:rPr>
            <w:t xml:space="preserve"> </w:t>
          </w:r>
          <w:proofErr w:type="spellStart"/>
          <w:r w:rsidRPr="00A164B9">
            <w:rPr>
              <w:rFonts w:eastAsia="Times New Roman"/>
            </w:rPr>
            <w:t>liver</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in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b/>
              <w:bCs/>
            </w:rPr>
            <w:t>Clinics</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b/>
              <w:bCs/>
            </w:rPr>
            <w:t xml:space="preserve"> in </w:t>
          </w:r>
          <w:proofErr w:type="spellStart"/>
          <w:r w:rsidRPr="00A164B9">
            <w:rPr>
              <w:rFonts w:eastAsia="Times New Roman"/>
              <w:b/>
              <w:bCs/>
            </w:rPr>
            <w:t>Hepatology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Gastroenterology</w:t>
          </w:r>
          <w:proofErr w:type="spellEnd"/>
          <w:r w:rsidRPr="00A164B9">
            <w:rPr>
              <w:rFonts w:eastAsia="Times New Roman"/>
            </w:rPr>
            <w:t xml:space="preserve">, v. 44, n. 4, p. 394–402, 2020. </w:t>
          </w:r>
        </w:p>
        <w:p w14:paraId="0BF50A9E" w14:textId="77777777" w:rsidR="00BA13C3" w:rsidRPr="00A164B9" w:rsidRDefault="00BA13C3">
          <w:pPr>
            <w:divId w:val="1136291659"/>
            <w:rPr>
              <w:rFonts w:eastAsia="Times New Roman"/>
            </w:rPr>
          </w:pPr>
        </w:p>
        <w:p w14:paraId="52A5111C" w14:textId="77777777" w:rsidR="00BA13C3" w:rsidRPr="00A164B9" w:rsidRDefault="00BA13C3">
          <w:pPr>
            <w:divId w:val="194588416"/>
            <w:rPr>
              <w:rFonts w:eastAsia="Times New Roman"/>
            </w:rPr>
          </w:pPr>
          <w:r w:rsidRPr="00A164B9">
            <w:rPr>
              <w:rFonts w:eastAsia="Times New Roman"/>
            </w:rPr>
            <w:t>DA SILVA</w:t>
          </w:r>
          <w:r w:rsidRPr="00A164B9">
            <w:rPr>
              <w:rFonts w:eastAsia="Times New Roman"/>
              <w:vertAlign w:val="superscript"/>
            </w:rPr>
            <w:t>1</w:t>
          </w:r>
          <w:r w:rsidRPr="00A164B9">
            <w:rPr>
              <w:rFonts w:eastAsia="Times New Roman"/>
            </w:rPr>
            <w:t xml:space="preserve">, B. R. et al. </w:t>
          </w:r>
          <w:proofErr w:type="spellStart"/>
          <w:r w:rsidRPr="00A164B9">
            <w:rPr>
              <w:rFonts w:eastAsia="Times New Roman"/>
              <w:b/>
              <w:bCs/>
            </w:rPr>
            <w:t>Phase</w:t>
          </w:r>
          <w:proofErr w:type="spellEnd"/>
          <w:r w:rsidRPr="00A164B9">
            <w:rPr>
              <w:rFonts w:eastAsia="Times New Roman"/>
              <w:b/>
              <w:bCs/>
            </w:rPr>
            <w:t xml:space="preserve"> </w:t>
          </w:r>
          <w:proofErr w:type="spellStart"/>
          <w:r w:rsidRPr="00A164B9">
            <w:rPr>
              <w:rFonts w:eastAsia="Times New Roman"/>
              <w:b/>
              <w:bCs/>
            </w:rPr>
            <w:t>angle</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cellular</w:t>
          </w:r>
          <w:proofErr w:type="spellEnd"/>
          <w:r w:rsidRPr="00A164B9">
            <w:rPr>
              <w:rFonts w:eastAsia="Times New Roman"/>
              <w:b/>
              <w:bCs/>
            </w:rPr>
            <w:t xml:space="preserve"> </w:t>
          </w:r>
          <w:proofErr w:type="spellStart"/>
          <w:r w:rsidRPr="00A164B9">
            <w:rPr>
              <w:rFonts w:eastAsia="Times New Roman"/>
              <w:b/>
              <w:bCs/>
            </w:rPr>
            <w:t>health</w:t>
          </w:r>
          <w:proofErr w:type="spellEnd"/>
          <w:r w:rsidRPr="00A164B9">
            <w:rPr>
              <w:rFonts w:eastAsia="Times New Roman"/>
              <w:b/>
              <w:bCs/>
            </w:rPr>
            <w:t xml:space="preserve">: </w:t>
          </w:r>
          <w:proofErr w:type="spellStart"/>
          <w:r w:rsidRPr="00A164B9">
            <w:rPr>
              <w:rFonts w:eastAsia="Times New Roman"/>
              <w:b/>
              <w:bCs/>
            </w:rPr>
            <w:t>inflammation</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oxidative</w:t>
          </w:r>
          <w:proofErr w:type="spellEnd"/>
          <w:r w:rsidRPr="00A164B9">
            <w:rPr>
              <w:rFonts w:eastAsia="Times New Roman"/>
              <w:b/>
              <w:bCs/>
            </w:rPr>
            <w:t xml:space="preserve"> </w:t>
          </w:r>
          <w:proofErr w:type="spellStart"/>
          <w:r w:rsidRPr="00A164B9">
            <w:rPr>
              <w:rFonts w:eastAsia="Times New Roman"/>
              <w:b/>
              <w:bCs/>
            </w:rPr>
            <w:t>damage</w:t>
          </w:r>
          <w:proofErr w:type="spellEnd"/>
          <w:r w:rsidRPr="00A164B9">
            <w:rPr>
              <w:rFonts w:eastAsia="Times New Roman"/>
            </w:rPr>
            <w:t xml:space="preserve">. </w:t>
          </w:r>
          <w:r w:rsidRPr="00A164B9">
            <w:rPr>
              <w:rFonts w:eastAsia="Times New Roman"/>
              <w:b/>
              <w:bCs/>
            </w:rPr>
            <w:t xml:space="preserve">Reviews in </w:t>
          </w:r>
          <w:proofErr w:type="spellStart"/>
          <w:r w:rsidRPr="00A164B9">
            <w:rPr>
              <w:rFonts w:eastAsia="Times New Roman"/>
              <w:b/>
              <w:bCs/>
            </w:rPr>
            <w:t>Endocrine</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Metabolic</w:t>
          </w:r>
          <w:proofErr w:type="spellEnd"/>
          <w:r w:rsidRPr="00A164B9">
            <w:rPr>
              <w:rFonts w:eastAsia="Times New Roman"/>
              <w:b/>
              <w:bCs/>
            </w:rPr>
            <w:t xml:space="preserve"> </w:t>
          </w:r>
          <w:proofErr w:type="spellStart"/>
          <w:r w:rsidRPr="00A164B9">
            <w:rPr>
              <w:rFonts w:eastAsia="Times New Roman"/>
              <w:b/>
              <w:bCs/>
            </w:rPr>
            <w:t>Disorders</w:t>
          </w:r>
          <w:proofErr w:type="spellEnd"/>
          <w:r w:rsidRPr="00A164B9">
            <w:rPr>
              <w:rFonts w:eastAsia="Times New Roman"/>
            </w:rPr>
            <w:t>, 2022a. Disponível em: &lt;https://www.embase.com/search/results?subaction=viewrecord&amp;id=L2020473495&amp;from=export&gt;</w:t>
          </w:r>
        </w:p>
        <w:p w14:paraId="218E447A" w14:textId="77777777" w:rsidR="00BA13C3" w:rsidRPr="00A164B9" w:rsidRDefault="00BA13C3">
          <w:pPr>
            <w:divId w:val="1136291659"/>
            <w:rPr>
              <w:rFonts w:eastAsia="Times New Roman"/>
            </w:rPr>
          </w:pPr>
        </w:p>
        <w:p w14:paraId="69E5C5F9" w14:textId="77777777" w:rsidR="00BA13C3" w:rsidRPr="00A164B9" w:rsidRDefault="00BA13C3">
          <w:pPr>
            <w:divId w:val="18748319"/>
            <w:rPr>
              <w:rFonts w:eastAsia="Times New Roman"/>
            </w:rPr>
          </w:pPr>
          <w:r w:rsidRPr="00A164B9">
            <w:rPr>
              <w:rFonts w:eastAsia="Times New Roman"/>
            </w:rPr>
            <w:t>DA SILVA</w:t>
          </w:r>
          <w:r w:rsidRPr="00A164B9">
            <w:rPr>
              <w:rFonts w:eastAsia="Times New Roman"/>
              <w:vertAlign w:val="superscript"/>
            </w:rPr>
            <w:t>1</w:t>
          </w:r>
          <w:r w:rsidRPr="00A164B9">
            <w:rPr>
              <w:rFonts w:eastAsia="Times New Roman"/>
            </w:rPr>
            <w:t xml:space="preserve">, B. R.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cellular</w:t>
          </w:r>
          <w:proofErr w:type="spellEnd"/>
          <w:r w:rsidRPr="00A164B9">
            <w:rPr>
              <w:rFonts w:eastAsia="Times New Roman"/>
            </w:rPr>
            <w:t xml:space="preserve"> </w:t>
          </w:r>
          <w:proofErr w:type="spellStart"/>
          <w:r w:rsidRPr="00A164B9">
            <w:rPr>
              <w:rFonts w:eastAsia="Times New Roman"/>
            </w:rPr>
            <w:t>health</w:t>
          </w:r>
          <w:proofErr w:type="spellEnd"/>
          <w:r w:rsidRPr="00A164B9">
            <w:rPr>
              <w:rFonts w:eastAsia="Times New Roman"/>
            </w:rPr>
            <w:t xml:space="preserve">: </w:t>
          </w:r>
          <w:proofErr w:type="spellStart"/>
          <w:r w:rsidRPr="00A164B9">
            <w:rPr>
              <w:rFonts w:eastAsia="Times New Roman"/>
            </w:rPr>
            <w:t>inflammation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oxidative</w:t>
          </w:r>
          <w:proofErr w:type="spellEnd"/>
          <w:r w:rsidRPr="00A164B9">
            <w:rPr>
              <w:rFonts w:eastAsia="Times New Roman"/>
            </w:rPr>
            <w:t xml:space="preserve"> </w:t>
          </w:r>
          <w:proofErr w:type="spellStart"/>
          <w:r w:rsidRPr="00A164B9">
            <w:rPr>
              <w:rFonts w:eastAsia="Times New Roman"/>
            </w:rPr>
            <w:t>damage</w:t>
          </w:r>
          <w:proofErr w:type="spellEnd"/>
          <w:r w:rsidRPr="00A164B9">
            <w:rPr>
              <w:rFonts w:eastAsia="Times New Roman"/>
            </w:rPr>
            <w:t xml:space="preserve">. </w:t>
          </w:r>
          <w:r w:rsidRPr="00A164B9">
            <w:rPr>
              <w:rFonts w:eastAsia="Times New Roman"/>
              <w:b/>
              <w:bCs/>
            </w:rPr>
            <w:t xml:space="preserve">Reviews in </w:t>
          </w:r>
          <w:proofErr w:type="spellStart"/>
          <w:r w:rsidRPr="00A164B9">
            <w:rPr>
              <w:rFonts w:eastAsia="Times New Roman"/>
              <w:b/>
              <w:bCs/>
            </w:rPr>
            <w:t>Endocrine</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Metabolic</w:t>
          </w:r>
          <w:proofErr w:type="spellEnd"/>
          <w:r w:rsidRPr="00A164B9">
            <w:rPr>
              <w:rFonts w:eastAsia="Times New Roman"/>
              <w:b/>
              <w:bCs/>
            </w:rPr>
            <w:t xml:space="preserve"> </w:t>
          </w:r>
          <w:proofErr w:type="spellStart"/>
          <w:r w:rsidRPr="00A164B9">
            <w:rPr>
              <w:rFonts w:eastAsia="Times New Roman"/>
              <w:b/>
              <w:bCs/>
            </w:rPr>
            <w:t>Disorders</w:t>
          </w:r>
          <w:proofErr w:type="spellEnd"/>
          <w:r w:rsidRPr="00A164B9">
            <w:rPr>
              <w:rFonts w:eastAsia="Times New Roman"/>
            </w:rPr>
            <w:t xml:space="preserve">, p. 543–562, 2022b. </w:t>
          </w:r>
        </w:p>
        <w:p w14:paraId="2EE8D081" w14:textId="77777777" w:rsidR="00BA13C3" w:rsidRPr="00A164B9" w:rsidRDefault="00BA13C3">
          <w:pPr>
            <w:divId w:val="1136291659"/>
            <w:rPr>
              <w:rFonts w:eastAsia="Times New Roman"/>
            </w:rPr>
          </w:pPr>
        </w:p>
        <w:p w14:paraId="34939FAF" w14:textId="77777777" w:rsidR="00BA13C3" w:rsidRPr="00A164B9" w:rsidRDefault="00BA13C3">
          <w:pPr>
            <w:divId w:val="1170098870"/>
            <w:rPr>
              <w:rFonts w:eastAsia="Times New Roman"/>
            </w:rPr>
          </w:pPr>
          <w:r w:rsidRPr="00A164B9">
            <w:rPr>
              <w:rFonts w:eastAsia="Times New Roman"/>
            </w:rPr>
            <w:t xml:space="preserve">DE CARVALHO, M. H.; COLAÇO, A. L.; FORTES, Z. B. Citocinas, disfunção endotelial e resistência à insulina. </w:t>
          </w:r>
          <w:r w:rsidRPr="00A164B9">
            <w:rPr>
              <w:rFonts w:eastAsia="Times New Roman"/>
              <w:b/>
              <w:bCs/>
            </w:rPr>
            <w:t>Arquivos Brasileiros de Endocrinologia e Metabologia</w:t>
          </w:r>
          <w:r w:rsidRPr="00A164B9">
            <w:rPr>
              <w:rFonts w:eastAsia="Times New Roman"/>
            </w:rPr>
            <w:t xml:space="preserve">, v. 50, n. 2, p. 304–312, 2006. </w:t>
          </w:r>
        </w:p>
        <w:p w14:paraId="1E61C69B" w14:textId="77777777" w:rsidR="00BA13C3" w:rsidRPr="00A164B9" w:rsidRDefault="00BA13C3">
          <w:pPr>
            <w:divId w:val="1136291659"/>
            <w:rPr>
              <w:rFonts w:eastAsia="Times New Roman"/>
            </w:rPr>
          </w:pPr>
        </w:p>
        <w:p w14:paraId="280CED78" w14:textId="77777777" w:rsidR="00BA13C3" w:rsidRPr="00A164B9" w:rsidRDefault="00BA13C3">
          <w:pPr>
            <w:divId w:val="1988584053"/>
            <w:rPr>
              <w:rFonts w:eastAsia="Times New Roman"/>
            </w:rPr>
          </w:pPr>
          <w:r w:rsidRPr="00A164B9">
            <w:rPr>
              <w:rFonts w:eastAsia="Times New Roman"/>
            </w:rPr>
            <w:lastRenderedPageBreak/>
            <w:t xml:space="preserve">DE LUIS, D. A. et al. </w:t>
          </w:r>
          <w:proofErr w:type="spellStart"/>
          <w:r w:rsidRPr="00A164B9">
            <w:rPr>
              <w:rFonts w:eastAsia="Times New Roman"/>
            </w:rPr>
            <w:t>Relation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tertiles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blood</w:t>
          </w:r>
          <w:proofErr w:type="spellEnd"/>
          <w:r w:rsidRPr="00A164B9">
            <w:rPr>
              <w:rFonts w:eastAsia="Times New Roman"/>
            </w:rPr>
            <w:t xml:space="preserve"> </w:t>
          </w:r>
          <w:proofErr w:type="spellStart"/>
          <w:r w:rsidRPr="00A164B9">
            <w:rPr>
              <w:rFonts w:eastAsia="Times New Roman"/>
            </w:rPr>
            <w:t>adipocytokines</w:t>
          </w:r>
          <w:proofErr w:type="spellEnd"/>
          <w:r w:rsidRPr="00A164B9">
            <w:rPr>
              <w:rFonts w:eastAsia="Times New Roman"/>
            </w:rPr>
            <w:t xml:space="preserve"> </w:t>
          </w:r>
          <w:proofErr w:type="spellStart"/>
          <w:r w:rsidRPr="00A164B9">
            <w:rPr>
              <w:rFonts w:eastAsia="Times New Roman"/>
            </w:rPr>
            <w:t>levels</w:t>
          </w:r>
          <w:proofErr w:type="spellEnd"/>
          <w:r w:rsidRPr="00A164B9">
            <w:rPr>
              <w:rFonts w:eastAsia="Times New Roman"/>
            </w:rPr>
            <w:t xml:space="preserve">, </w:t>
          </w:r>
          <w:proofErr w:type="spellStart"/>
          <w:r w:rsidRPr="00A164B9">
            <w:rPr>
              <w:rFonts w:eastAsia="Times New Roman"/>
            </w:rPr>
            <w:t>insulin</w:t>
          </w:r>
          <w:proofErr w:type="spellEnd"/>
          <w:r w:rsidRPr="00A164B9">
            <w:rPr>
              <w:rFonts w:eastAsia="Times New Roman"/>
            </w:rPr>
            <w:t xml:space="preserve"> </w:t>
          </w:r>
          <w:proofErr w:type="spellStart"/>
          <w:r w:rsidRPr="00A164B9">
            <w:rPr>
              <w:rFonts w:eastAsia="Times New Roman"/>
            </w:rPr>
            <w:t>resistance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cardiovascular </w:t>
          </w:r>
          <w:proofErr w:type="spellStart"/>
          <w:r w:rsidRPr="00A164B9">
            <w:rPr>
              <w:rFonts w:eastAsia="Times New Roman"/>
            </w:rPr>
            <w:t>risk</w:t>
          </w:r>
          <w:proofErr w:type="spellEnd"/>
          <w:r w:rsidRPr="00A164B9">
            <w:rPr>
              <w:rFonts w:eastAsia="Times New Roman"/>
            </w:rPr>
            <w:t xml:space="preserve"> </w:t>
          </w:r>
          <w:proofErr w:type="spellStart"/>
          <w:r w:rsidRPr="00A164B9">
            <w:rPr>
              <w:rFonts w:eastAsia="Times New Roman"/>
            </w:rPr>
            <w:t>factors</w:t>
          </w:r>
          <w:proofErr w:type="spellEnd"/>
          <w:r w:rsidRPr="00A164B9">
            <w:rPr>
              <w:rFonts w:eastAsia="Times New Roman"/>
            </w:rPr>
            <w:t xml:space="preserve"> in </w:t>
          </w:r>
          <w:proofErr w:type="spellStart"/>
          <w:r w:rsidRPr="00A164B9">
            <w:rPr>
              <w:rFonts w:eastAsia="Times New Roman"/>
            </w:rPr>
            <w:t>obese</w:t>
          </w:r>
          <w:proofErr w:type="spellEnd"/>
          <w:r w:rsidRPr="00A164B9">
            <w:rPr>
              <w:rFonts w:eastAsia="Times New Roman"/>
            </w:rPr>
            <w:t xml:space="preserve"> </w:t>
          </w:r>
          <w:proofErr w:type="spellStart"/>
          <w:r w:rsidRPr="00A164B9">
            <w:rPr>
              <w:rFonts w:eastAsia="Times New Roman"/>
            </w:rPr>
            <w:t>women</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b/>
              <w:bCs/>
            </w:rPr>
            <w:t>European</w:t>
          </w:r>
          <w:proofErr w:type="spellEnd"/>
          <w:r w:rsidRPr="00A164B9">
            <w:rPr>
              <w:rFonts w:eastAsia="Times New Roman"/>
              <w:b/>
              <w:bCs/>
            </w:rPr>
            <w:t xml:space="preserve"> Review for Medical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Pharmacological</w:t>
          </w:r>
          <w:proofErr w:type="spellEnd"/>
          <w:r w:rsidRPr="00A164B9">
            <w:rPr>
              <w:rFonts w:eastAsia="Times New Roman"/>
              <w:b/>
              <w:bCs/>
            </w:rPr>
            <w:t xml:space="preserve"> </w:t>
          </w:r>
          <w:proofErr w:type="spellStart"/>
          <w:r w:rsidRPr="00A164B9">
            <w:rPr>
              <w:rFonts w:eastAsia="Times New Roman"/>
              <w:b/>
              <w:bCs/>
            </w:rPr>
            <w:t>Sciences</w:t>
          </w:r>
          <w:proofErr w:type="spellEnd"/>
          <w:r w:rsidRPr="00A164B9">
            <w:rPr>
              <w:rFonts w:eastAsia="Times New Roman"/>
            </w:rPr>
            <w:t xml:space="preserve">, v. 14, n. 6, p. 521–526, 2010. </w:t>
          </w:r>
        </w:p>
        <w:p w14:paraId="12FEE12C" w14:textId="77777777" w:rsidR="00BA13C3" w:rsidRPr="00A164B9" w:rsidRDefault="00BA13C3">
          <w:pPr>
            <w:divId w:val="1136291659"/>
            <w:rPr>
              <w:rFonts w:eastAsia="Times New Roman"/>
            </w:rPr>
          </w:pPr>
        </w:p>
        <w:p w14:paraId="571120E3" w14:textId="77777777" w:rsidR="00BA13C3" w:rsidRPr="00A164B9" w:rsidRDefault="00BA13C3">
          <w:pPr>
            <w:divId w:val="1012222991"/>
            <w:rPr>
              <w:rFonts w:eastAsia="Times New Roman"/>
            </w:rPr>
          </w:pPr>
          <w:r w:rsidRPr="00A164B9">
            <w:rPr>
              <w:rFonts w:eastAsia="Times New Roman"/>
            </w:rPr>
            <w:t xml:space="preserve">DENG, H.; FANG, Y. </w:t>
          </w:r>
          <w:proofErr w:type="spellStart"/>
          <w:r w:rsidRPr="00A164B9">
            <w:rPr>
              <w:rFonts w:eastAsia="Times New Roman"/>
            </w:rPr>
            <w:t>Anti-inflammatory</w:t>
          </w:r>
          <w:proofErr w:type="spellEnd"/>
          <w:r w:rsidRPr="00A164B9">
            <w:rPr>
              <w:rFonts w:eastAsia="Times New Roman"/>
            </w:rPr>
            <w:t xml:space="preserve"> </w:t>
          </w:r>
          <w:proofErr w:type="spellStart"/>
          <w:r w:rsidRPr="00A164B9">
            <w:rPr>
              <w:rFonts w:eastAsia="Times New Roman"/>
            </w:rPr>
            <w:t>gallic</w:t>
          </w:r>
          <w:proofErr w:type="spellEnd"/>
          <w:r w:rsidRPr="00A164B9">
            <w:rPr>
              <w:rFonts w:eastAsia="Times New Roman"/>
            </w:rPr>
            <w:t xml:space="preserve"> </w:t>
          </w:r>
          <w:proofErr w:type="spellStart"/>
          <w:r w:rsidRPr="00A164B9">
            <w:rPr>
              <w:rFonts w:eastAsia="Times New Roman"/>
            </w:rPr>
            <w:t>acid</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wedelolactone</w:t>
          </w:r>
          <w:proofErr w:type="spellEnd"/>
          <w:r w:rsidRPr="00A164B9">
            <w:rPr>
              <w:rFonts w:eastAsia="Times New Roman"/>
            </w:rPr>
            <w:t xml:space="preserve"> are G protein-</w:t>
          </w:r>
          <w:proofErr w:type="spellStart"/>
          <w:r w:rsidRPr="00A164B9">
            <w:rPr>
              <w:rFonts w:eastAsia="Times New Roman"/>
            </w:rPr>
            <w:t>coupled</w:t>
          </w:r>
          <w:proofErr w:type="spellEnd"/>
          <w:r w:rsidRPr="00A164B9">
            <w:rPr>
              <w:rFonts w:eastAsia="Times New Roman"/>
            </w:rPr>
            <w:t xml:space="preserve"> receptor-35 </w:t>
          </w:r>
          <w:proofErr w:type="spellStart"/>
          <w:r w:rsidRPr="00A164B9">
            <w:rPr>
              <w:rFonts w:eastAsia="Times New Roman"/>
            </w:rPr>
            <w:t>agonists</w:t>
          </w:r>
          <w:proofErr w:type="spellEnd"/>
          <w:r w:rsidRPr="00A164B9">
            <w:rPr>
              <w:rFonts w:eastAsia="Times New Roman"/>
            </w:rPr>
            <w:t xml:space="preserve">. </w:t>
          </w:r>
          <w:proofErr w:type="spellStart"/>
          <w:r w:rsidRPr="00A164B9">
            <w:rPr>
              <w:rFonts w:eastAsia="Times New Roman"/>
              <w:b/>
              <w:bCs/>
            </w:rPr>
            <w:t>Pharmacology</w:t>
          </w:r>
          <w:proofErr w:type="spellEnd"/>
          <w:r w:rsidRPr="00A164B9">
            <w:rPr>
              <w:rFonts w:eastAsia="Times New Roman"/>
            </w:rPr>
            <w:t xml:space="preserve">, v. 89, n. 3–4, p. 211–219, 2012. </w:t>
          </w:r>
        </w:p>
        <w:p w14:paraId="47277E61" w14:textId="77777777" w:rsidR="00BA13C3" w:rsidRPr="00A164B9" w:rsidRDefault="00BA13C3">
          <w:pPr>
            <w:divId w:val="1136291659"/>
            <w:rPr>
              <w:rFonts w:eastAsia="Times New Roman"/>
            </w:rPr>
          </w:pPr>
        </w:p>
        <w:p w14:paraId="512827E1" w14:textId="77777777" w:rsidR="00BA13C3" w:rsidRPr="00A164B9" w:rsidRDefault="00BA13C3">
          <w:pPr>
            <w:divId w:val="1000354566"/>
            <w:rPr>
              <w:rFonts w:eastAsia="Times New Roman"/>
            </w:rPr>
          </w:pPr>
          <w:r w:rsidRPr="00A164B9">
            <w:rPr>
              <w:rFonts w:eastAsia="Times New Roman"/>
            </w:rPr>
            <w:t xml:space="preserve">DENIZ, O. et al. </w:t>
          </w:r>
          <w:proofErr w:type="spellStart"/>
          <w:r w:rsidRPr="00A164B9">
            <w:rPr>
              <w:rFonts w:eastAsia="Times New Roman"/>
            </w:rPr>
            <w:t>Association</w:t>
          </w:r>
          <w:proofErr w:type="spellEnd"/>
          <w:r w:rsidRPr="00A164B9">
            <w:rPr>
              <w:rFonts w:eastAsia="Times New Roman"/>
            </w:rPr>
            <w:t xml:space="preserve"> </w:t>
          </w:r>
          <w:proofErr w:type="spellStart"/>
          <w:r w:rsidRPr="00A164B9">
            <w:rPr>
              <w:rFonts w:eastAsia="Times New Roman"/>
            </w:rPr>
            <w:t>between</w:t>
          </w:r>
          <w:proofErr w:type="spellEnd"/>
          <w:r w:rsidRPr="00A164B9">
            <w:rPr>
              <w:rFonts w:eastAsia="Times New Roman"/>
            </w:rPr>
            <w:t xml:space="preserve"> </w:t>
          </w:r>
          <w:proofErr w:type="spellStart"/>
          <w:r w:rsidRPr="00A164B9">
            <w:rPr>
              <w:rFonts w:eastAsia="Times New Roman"/>
            </w:rPr>
            <w:t>frailty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derived</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among</w:t>
          </w:r>
          <w:proofErr w:type="spellEnd"/>
          <w:r w:rsidRPr="00A164B9">
            <w:rPr>
              <w:rFonts w:eastAsia="Times New Roman"/>
            </w:rPr>
            <w:t xml:space="preserve"> </w:t>
          </w:r>
          <w:proofErr w:type="spellStart"/>
          <w:r w:rsidRPr="00A164B9">
            <w:rPr>
              <w:rFonts w:eastAsia="Times New Roman"/>
            </w:rPr>
            <w:t>elderly</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b/>
              <w:bCs/>
            </w:rPr>
            <w:t>European</w:t>
          </w:r>
          <w:proofErr w:type="spellEnd"/>
          <w:r w:rsidRPr="00A164B9">
            <w:rPr>
              <w:rFonts w:eastAsia="Times New Roman"/>
              <w:b/>
              <w:bCs/>
            </w:rPr>
            <w:t xml:space="preserve"> </w:t>
          </w:r>
          <w:proofErr w:type="spellStart"/>
          <w:r w:rsidRPr="00A164B9">
            <w:rPr>
              <w:rFonts w:eastAsia="Times New Roman"/>
              <w:b/>
              <w:bCs/>
            </w:rPr>
            <w:t>Geriatric</w:t>
          </w:r>
          <w:proofErr w:type="spellEnd"/>
          <w:r w:rsidRPr="00A164B9">
            <w:rPr>
              <w:rFonts w:eastAsia="Times New Roman"/>
              <w:b/>
              <w:bCs/>
            </w:rPr>
            <w:t xml:space="preserve"> Medicine</w:t>
          </w:r>
          <w:r w:rsidRPr="00A164B9">
            <w:rPr>
              <w:rFonts w:eastAsia="Times New Roman"/>
            </w:rPr>
            <w:t xml:space="preserve">, v. 8, p. S97, 2017. </w:t>
          </w:r>
        </w:p>
        <w:p w14:paraId="0C8EB803" w14:textId="77777777" w:rsidR="00BA13C3" w:rsidRPr="00A164B9" w:rsidRDefault="00BA13C3">
          <w:pPr>
            <w:divId w:val="1136291659"/>
            <w:rPr>
              <w:rFonts w:eastAsia="Times New Roman"/>
            </w:rPr>
          </w:pPr>
        </w:p>
        <w:p w14:paraId="5A35F353" w14:textId="77777777" w:rsidR="00BA13C3" w:rsidRPr="00A164B9" w:rsidRDefault="00BA13C3">
          <w:pPr>
            <w:divId w:val="698242261"/>
            <w:rPr>
              <w:rFonts w:eastAsia="Times New Roman"/>
            </w:rPr>
          </w:pPr>
          <w:r w:rsidRPr="00A164B9">
            <w:rPr>
              <w:rFonts w:eastAsia="Times New Roman"/>
            </w:rPr>
            <w:t xml:space="preserve">DI VINCENZO, O. et al.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(BIA)-</w:t>
          </w:r>
          <w:proofErr w:type="spellStart"/>
          <w:r w:rsidRPr="00A164B9">
            <w:rPr>
              <w:rFonts w:eastAsia="Times New Roman"/>
            </w:rPr>
            <w:t>derived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A </w:t>
          </w:r>
          <w:proofErr w:type="spellStart"/>
          <w:r w:rsidRPr="00A164B9">
            <w:rPr>
              <w:rFonts w:eastAsia="Times New Roman"/>
            </w:rPr>
            <w:t>systematic</w:t>
          </w:r>
          <w:proofErr w:type="spellEnd"/>
          <w:r w:rsidRPr="00A164B9">
            <w:rPr>
              <w:rFonts w:eastAsia="Times New Roman"/>
            </w:rPr>
            <w:t xml:space="preserve"> review.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40, n. 9, p. 5238–5248, 2021a. </w:t>
          </w:r>
        </w:p>
        <w:p w14:paraId="62C4A5BF" w14:textId="77777777" w:rsidR="00BA13C3" w:rsidRPr="00A164B9" w:rsidRDefault="00BA13C3">
          <w:pPr>
            <w:divId w:val="1136291659"/>
            <w:rPr>
              <w:rFonts w:eastAsia="Times New Roman"/>
            </w:rPr>
          </w:pPr>
        </w:p>
        <w:p w14:paraId="2D176E20" w14:textId="77777777" w:rsidR="00BA13C3" w:rsidRPr="00A164B9" w:rsidRDefault="00BA13C3">
          <w:pPr>
            <w:divId w:val="2146121192"/>
            <w:rPr>
              <w:rFonts w:eastAsia="Times New Roman"/>
            </w:rPr>
          </w:pPr>
          <w:r w:rsidRPr="00A164B9">
            <w:rPr>
              <w:rFonts w:eastAsia="Times New Roman"/>
            </w:rPr>
            <w:t xml:space="preserve">DI VINCENZO, O. et al.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(BIA) -</w:t>
          </w:r>
          <w:proofErr w:type="spellStart"/>
          <w:r w:rsidRPr="00A164B9">
            <w:rPr>
              <w:rFonts w:eastAsia="Times New Roman"/>
            </w:rPr>
            <w:t>derived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sarcopenia: A </w:t>
          </w:r>
          <w:proofErr w:type="spellStart"/>
          <w:r w:rsidRPr="00A164B9">
            <w:rPr>
              <w:rFonts w:eastAsia="Times New Roman"/>
            </w:rPr>
            <w:t>systematic</w:t>
          </w:r>
          <w:proofErr w:type="spellEnd"/>
          <w:r w:rsidRPr="00A164B9">
            <w:rPr>
              <w:rFonts w:eastAsia="Times New Roman"/>
            </w:rPr>
            <w:t xml:space="preserve"> review.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40, n. 5, p. 3052–3061, 2021b. </w:t>
          </w:r>
        </w:p>
        <w:p w14:paraId="76E87E04" w14:textId="77777777" w:rsidR="00BA13C3" w:rsidRPr="00A164B9" w:rsidRDefault="00BA13C3">
          <w:pPr>
            <w:divId w:val="1136291659"/>
            <w:rPr>
              <w:rFonts w:eastAsia="Times New Roman"/>
            </w:rPr>
          </w:pPr>
        </w:p>
        <w:p w14:paraId="503748BA" w14:textId="77777777" w:rsidR="00BA13C3" w:rsidRPr="00A164B9" w:rsidRDefault="00BA13C3">
          <w:pPr>
            <w:divId w:val="495195662"/>
            <w:rPr>
              <w:rFonts w:eastAsia="Times New Roman"/>
            </w:rPr>
          </w:pPr>
          <w:r w:rsidRPr="00A164B9">
            <w:rPr>
              <w:rFonts w:eastAsia="Times New Roman"/>
            </w:rPr>
            <w:t xml:space="preserve">DI VINCENZO, O. et al. </w:t>
          </w:r>
          <w:proofErr w:type="spellStart"/>
          <w:r w:rsidRPr="00A164B9">
            <w:rPr>
              <w:rFonts w:eastAsia="Times New Roman"/>
            </w:rPr>
            <w:t>Comparison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analysis-derived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w:t>
          </w:r>
          <w:proofErr w:type="spellStart"/>
          <w:r w:rsidRPr="00A164B9">
            <w:rPr>
              <w:rFonts w:eastAsia="Times New Roman"/>
            </w:rPr>
            <w:t>individuals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different</w:t>
          </w:r>
          <w:proofErr w:type="spellEnd"/>
          <w:r w:rsidRPr="00A164B9">
            <w:rPr>
              <w:rFonts w:eastAsia="Times New Roman"/>
            </w:rPr>
            <w:t xml:space="preserve"> </w:t>
          </w:r>
          <w:proofErr w:type="spellStart"/>
          <w:r w:rsidRPr="00A164B9">
            <w:rPr>
              <w:rFonts w:eastAsia="Times New Roman"/>
            </w:rPr>
            <w:t>weight</w:t>
          </w:r>
          <w:proofErr w:type="spellEnd"/>
          <w:r w:rsidRPr="00A164B9">
            <w:rPr>
              <w:rFonts w:eastAsia="Times New Roman"/>
            </w:rPr>
            <w:t xml:space="preserve"> status. </w:t>
          </w:r>
          <w:proofErr w:type="spellStart"/>
          <w:r w:rsidRPr="00A164B9">
            <w:rPr>
              <w:rFonts w:eastAsia="Times New Roman"/>
              <w:b/>
              <w:bCs/>
            </w:rPr>
            <w:t>Nutrition</w:t>
          </w:r>
          <w:proofErr w:type="spellEnd"/>
          <w:r w:rsidRPr="00A164B9">
            <w:rPr>
              <w:rFonts w:eastAsia="Times New Roman"/>
            </w:rPr>
            <w:t xml:space="preserve">, v. 108, 2023a. </w:t>
          </w:r>
        </w:p>
        <w:p w14:paraId="73EDE959" w14:textId="77777777" w:rsidR="00BA13C3" w:rsidRPr="00A164B9" w:rsidRDefault="00BA13C3">
          <w:pPr>
            <w:divId w:val="1136291659"/>
            <w:rPr>
              <w:rFonts w:eastAsia="Times New Roman"/>
            </w:rPr>
          </w:pPr>
        </w:p>
        <w:p w14:paraId="091DFD1D" w14:textId="77777777" w:rsidR="00BA13C3" w:rsidRPr="00A164B9" w:rsidRDefault="00BA13C3">
          <w:pPr>
            <w:divId w:val="2031686240"/>
            <w:rPr>
              <w:rFonts w:eastAsia="Times New Roman"/>
            </w:rPr>
          </w:pPr>
          <w:r w:rsidRPr="00A164B9">
            <w:rPr>
              <w:rFonts w:eastAsia="Times New Roman"/>
            </w:rPr>
            <w:t xml:space="preserve">DI VINCENZO, O. et al. </w:t>
          </w:r>
          <w:proofErr w:type="spellStart"/>
          <w:r w:rsidRPr="00A164B9">
            <w:rPr>
              <w:rFonts w:eastAsia="Times New Roman"/>
            </w:rPr>
            <w:t>Comparison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analysis-derived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w:t>
          </w:r>
          <w:proofErr w:type="spellStart"/>
          <w:r w:rsidRPr="00A164B9">
            <w:rPr>
              <w:rFonts w:eastAsia="Times New Roman"/>
            </w:rPr>
            <w:t>individuals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different</w:t>
          </w:r>
          <w:proofErr w:type="spellEnd"/>
          <w:r w:rsidRPr="00A164B9">
            <w:rPr>
              <w:rFonts w:eastAsia="Times New Roman"/>
            </w:rPr>
            <w:t xml:space="preserve"> </w:t>
          </w:r>
          <w:proofErr w:type="spellStart"/>
          <w:r w:rsidRPr="00A164B9">
            <w:rPr>
              <w:rFonts w:eastAsia="Times New Roman"/>
            </w:rPr>
            <w:t>weight</w:t>
          </w:r>
          <w:proofErr w:type="spellEnd"/>
          <w:r w:rsidRPr="00A164B9">
            <w:rPr>
              <w:rFonts w:eastAsia="Times New Roman"/>
            </w:rPr>
            <w:t xml:space="preserve"> status. </w:t>
          </w:r>
          <w:proofErr w:type="spellStart"/>
          <w:r w:rsidRPr="00A164B9">
            <w:rPr>
              <w:rFonts w:eastAsia="Times New Roman"/>
              <w:b/>
              <w:bCs/>
            </w:rPr>
            <w:t>Nutrition</w:t>
          </w:r>
          <w:proofErr w:type="spellEnd"/>
          <w:r w:rsidRPr="00A164B9">
            <w:rPr>
              <w:rFonts w:eastAsia="Times New Roman"/>
            </w:rPr>
            <w:t xml:space="preserve">, v. 108, 2023b. </w:t>
          </w:r>
        </w:p>
        <w:p w14:paraId="5E83E5B9" w14:textId="77777777" w:rsidR="00BA13C3" w:rsidRPr="00A164B9" w:rsidRDefault="00BA13C3">
          <w:pPr>
            <w:divId w:val="1136291659"/>
            <w:rPr>
              <w:rFonts w:eastAsia="Times New Roman"/>
            </w:rPr>
          </w:pPr>
        </w:p>
        <w:p w14:paraId="0510E026" w14:textId="77777777" w:rsidR="00BA13C3" w:rsidRPr="00A164B9" w:rsidRDefault="00BA13C3">
          <w:pPr>
            <w:divId w:val="1094400418"/>
            <w:rPr>
              <w:rFonts w:eastAsia="Times New Roman"/>
            </w:rPr>
          </w:pPr>
          <w:r w:rsidRPr="00A164B9">
            <w:rPr>
              <w:rFonts w:eastAsia="Times New Roman"/>
            </w:rPr>
            <w:t xml:space="preserve">DIAS, P. C. et al. </w:t>
          </w:r>
          <w:r w:rsidRPr="00A164B9">
            <w:rPr>
              <w:rFonts w:eastAsia="Times New Roman"/>
              <w:b/>
              <w:bCs/>
            </w:rPr>
            <w:t>ESTRATÉGIAS PARA O CUIDADO DA PESSOA COM DOENÇA CRÔNICA OBESIDADE</w:t>
          </w:r>
          <w:r w:rsidRPr="00A164B9">
            <w:rPr>
              <w:rFonts w:eastAsia="Times New Roman"/>
            </w:rPr>
            <w:t>. [</w:t>
          </w:r>
          <w:proofErr w:type="spellStart"/>
          <w:r w:rsidRPr="00A164B9">
            <w:rPr>
              <w:rFonts w:eastAsia="Times New Roman"/>
            </w:rPr>
            <w:t>s.l</w:t>
          </w:r>
          <w:proofErr w:type="spellEnd"/>
          <w:r w:rsidRPr="00A164B9">
            <w:rPr>
              <w:rFonts w:eastAsia="Times New Roman"/>
            </w:rPr>
            <w:t>: s.n.]. v. 33</w:t>
          </w:r>
        </w:p>
        <w:p w14:paraId="7373C188" w14:textId="77777777" w:rsidR="00BA13C3" w:rsidRPr="00A164B9" w:rsidRDefault="00BA13C3">
          <w:pPr>
            <w:divId w:val="1136291659"/>
            <w:rPr>
              <w:rFonts w:eastAsia="Times New Roman"/>
            </w:rPr>
          </w:pPr>
        </w:p>
        <w:p w14:paraId="3AD4734C" w14:textId="77777777" w:rsidR="00BA13C3" w:rsidRPr="00A164B9" w:rsidRDefault="00BA13C3">
          <w:pPr>
            <w:divId w:val="1497844237"/>
            <w:rPr>
              <w:rFonts w:eastAsia="Times New Roman"/>
            </w:rPr>
          </w:pPr>
          <w:r w:rsidRPr="00A164B9">
            <w:rPr>
              <w:rFonts w:eastAsia="Times New Roman"/>
            </w:rPr>
            <w:t xml:space="preserve">DROZD, K. et al. </w:t>
          </w:r>
          <w:proofErr w:type="spellStart"/>
          <w:r w:rsidRPr="00A164B9">
            <w:rPr>
              <w:rFonts w:eastAsia="Times New Roman"/>
            </w:rPr>
            <w:t>Curcumin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Weight</w:t>
          </w:r>
          <w:proofErr w:type="spellEnd"/>
          <w:r w:rsidRPr="00A164B9">
            <w:rPr>
              <w:rFonts w:eastAsia="Times New Roman"/>
            </w:rPr>
            <w:t xml:space="preserve"> </w:t>
          </w:r>
          <w:proofErr w:type="spellStart"/>
          <w:r w:rsidRPr="00A164B9">
            <w:rPr>
              <w:rFonts w:eastAsia="Times New Roman"/>
            </w:rPr>
            <w:t>Loss</w:t>
          </w:r>
          <w:proofErr w:type="spellEnd"/>
          <w:r w:rsidRPr="00A164B9">
            <w:rPr>
              <w:rFonts w:eastAsia="Times New Roman"/>
            </w:rPr>
            <w:t xml:space="preserve">: Does It </w:t>
          </w:r>
          <w:proofErr w:type="spellStart"/>
          <w:r w:rsidRPr="00A164B9">
            <w:rPr>
              <w:rFonts w:eastAsia="Times New Roman"/>
            </w:rPr>
            <w:t>Work</w:t>
          </w:r>
          <w:proofErr w:type="spellEnd"/>
          <w:r w:rsidRPr="00A164B9">
            <w:rPr>
              <w:rFonts w:eastAsia="Times New Roman"/>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Molecular </w:t>
          </w:r>
          <w:proofErr w:type="spellStart"/>
          <w:r w:rsidRPr="00A164B9">
            <w:rPr>
              <w:rFonts w:eastAsia="Times New Roman"/>
              <w:b/>
              <w:bCs/>
            </w:rPr>
            <w:t>Sciences</w:t>
          </w:r>
          <w:proofErr w:type="spellEnd"/>
          <w:r w:rsidRPr="00A164B9">
            <w:rPr>
              <w:rFonts w:eastAsia="Times New Roman"/>
            </w:rPr>
            <w:t xml:space="preserve">, v. 23, n. 2, 2022. </w:t>
          </w:r>
        </w:p>
        <w:p w14:paraId="0357EBE0" w14:textId="77777777" w:rsidR="00BA13C3" w:rsidRPr="00A164B9" w:rsidRDefault="00BA13C3">
          <w:pPr>
            <w:divId w:val="1136291659"/>
            <w:rPr>
              <w:rFonts w:eastAsia="Times New Roman"/>
            </w:rPr>
          </w:pPr>
        </w:p>
        <w:p w14:paraId="5F00ABDE" w14:textId="77777777" w:rsidR="00BA13C3" w:rsidRPr="00A164B9" w:rsidRDefault="00BA13C3">
          <w:pPr>
            <w:divId w:val="117333716"/>
            <w:rPr>
              <w:rFonts w:eastAsia="Times New Roman"/>
            </w:rPr>
          </w:pPr>
          <w:r w:rsidRPr="00A164B9">
            <w:rPr>
              <w:rFonts w:eastAsia="Times New Roman"/>
            </w:rPr>
            <w:t xml:space="preserve">DUARTE, C.; PINTO-GOUVEIA, J.; FERREIRA, C. </w:t>
          </w:r>
          <w:proofErr w:type="spellStart"/>
          <w:r w:rsidRPr="00A164B9">
            <w:rPr>
              <w:rFonts w:eastAsia="Times New Roman"/>
            </w:rPr>
            <w:t>Expanding</w:t>
          </w:r>
          <w:proofErr w:type="spellEnd"/>
          <w:r w:rsidRPr="00A164B9">
            <w:rPr>
              <w:rFonts w:eastAsia="Times New Roman"/>
            </w:rPr>
            <w:t xml:space="preserve">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assessment: </w:t>
          </w:r>
          <w:proofErr w:type="spellStart"/>
          <w:r w:rsidRPr="00A164B9">
            <w:rPr>
              <w:rFonts w:eastAsia="Times New Roman"/>
            </w:rPr>
            <w:t>Validity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screening</w:t>
          </w:r>
          <w:proofErr w:type="spellEnd"/>
          <w:r w:rsidRPr="00A164B9">
            <w:rPr>
              <w:rFonts w:eastAsia="Times New Roman"/>
            </w:rPr>
            <w:t xml:space="preserve"> </w:t>
          </w:r>
          <w:proofErr w:type="spellStart"/>
          <w:r w:rsidRPr="00A164B9">
            <w:rPr>
              <w:rFonts w:eastAsia="Times New Roman"/>
            </w:rPr>
            <w:t>value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w:t>
          </w:r>
          <w:proofErr w:type="spellStart"/>
          <w:r w:rsidRPr="00A164B9">
            <w:rPr>
              <w:rFonts w:eastAsia="Times New Roman"/>
            </w:rPr>
            <w:t>Scale</w:t>
          </w:r>
          <w:proofErr w:type="spellEnd"/>
          <w:r w:rsidRPr="00A164B9">
            <w:rPr>
              <w:rFonts w:eastAsia="Times New Roman"/>
            </w:rPr>
            <w:t xml:space="preserve"> in </w:t>
          </w:r>
          <w:proofErr w:type="spellStart"/>
          <w:r w:rsidRPr="00A164B9">
            <w:rPr>
              <w:rFonts w:eastAsia="Times New Roman"/>
            </w:rPr>
            <w:t>women</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general </w:t>
          </w:r>
          <w:proofErr w:type="spellStart"/>
          <w:r w:rsidRPr="00A164B9">
            <w:rPr>
              <w:rFonts w:eastAsia="Times New Roman"/>
            </w:rPr>
            <w:t>population</w:t>
          </w:r>
          <w:proofErr w:type="spellEnd"/>
          <w:r w:rsidRPr="00A164B9">
            <w:rPr>
              <w:rFonts w:eastAsia="Times New Roman"/>
            </w:rPr>
            <w:t xml:space="preserve">. </w:t>
          </w:r>
          <w:proofErr w:type="spellStart"/>
          <w:r w:rsidRPr="00A164B9">
            <w:rPr>
              <w:rFonts w:eastAsia="Times New Roman"/>
              <w:b/>
              <w:bCs/>
            </w:rPr>
            <w:t>Eating</w:t>
          </w:r>
          <w:proofErr w:type="spellEnd"/>
          <w:r w:rsidRPr="00A164B9">
            <w:rPr>
              <w:rFonts w:eastAsia="Times New Roman"/>
              <w:b/>
              <w:bCs/>
            </w:rPr>
            <w:t xml:space="preserve"> </w:t>
          </w:r>
          <w:proofErr w:type="spellStart"/>
          <w:r w:rsidRPr="00A164B9">
            <w:rPr>
              <w:rFonts w:eastAsia="Times New Roman"/>
              <w:b/>
              <w:bCs/>
            </w:rPr>
            <w:t>Behaviors</w:t>
          </w:r>
          <w:proofErr w:type="spellEnd"/>
          <w:r w:rsidRPr="00A164B9">
            <w:rPr>
              <w:rFonts w:eastAsia="Times New Roman"/>
            </w:rPr>
            <w:t xml:space="preserve">, v. 18, p. 41–47, 2015. </w:t>
          </w:r>
        </w:p>
        <w:p w14:paraId="37CE4608" w14:textId="77777777" w:rsidR="00BA13C3" w:rsidRPr="00A164B9" w:rsidRDefault="00BA13C3">
          <w:pPr>
            <w:divId w:val="1136291659"/>
            <w:rPr>
              <w:rFonts w:eastAsia="Times New Roman"/>
            </w:rPr>
          </w:pPr>
        </w:p>
        <w:p w14:paraId="7F616756" w14:textId="77777777" w:rsidR="00BA13C3" w:rsidRPr="00A164B9" w:rsidRDefault="00BA13C3">
          <w:pPr>
            <w:divId w:val="52706272"/>
            <w:rPr>
              <w:rFonts w:eastAsia="Times New Roman"/>
            </w:rPr>
          </w:pPr>
          <w:r w:rsidRPr="00A164B9">
            <w:rPr>
              <w:rFonts w:eastAsia="Times New Roman"/>
            </w:rPr>
            <w:lastRenderedPageBreak/>
            <w:t xml:space="preserve">ESCOTT-STUMP, S. </w:t>
          </w:r>
          <w:proofErr w:type="spellStart"/>
          <w:r w:rsidRPr="00A164B9">
            <w:rPr>
              <w:rFonts w:eastAsia="Times New Roman"/>
              <w:b/>
              <w:bCs/>
            </w:rPr>
            <w:t>Nutrition</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Diagnosis</w:t>
          </w:r>
          <w:proofErr w:type="spellEnd"/>
          <w:r w:rsidRPr="00A164B9">
            <w:rPr>
              <w:rFonts w:eastAsia="Times New Roman"/>
              <w:b/>
              <w:bCs/>
            </w:rPr>
            <w:t xml:space="preserve"> - </w:t>
          </w:r>
          <w:proofErr w:type="spellStart"/>
          <w:r w:rsidRPr="00A164B9">
            <w:rPr>
              <w:rFonts w:eastAsia="Times New Roman"/>
              <w:b/>
              <w:bCs/>
            </w:rPr>
            <w:t>Related</w:t>
          </w:r>
          <w:proofErr w:type="spellEnd"/>
          <w:r w:rsidRPr="00A164B9">
            <w:rPr>
              <w:rFonts w:eastAsia="Times New Roman"/>
              <w:b/>
              <w:bCs/>
            </w:rPr>
            <w:t xml:space="preserve"> </w:t>
          </w:r>
          <w:proofErr w:type="spellStart"/>
          <w:r w:rsidRPr="00A164B9">
            <w:rPr>
              <w:rFonts w:eastAsia="Times New Roman"/>
              <w:b/>
              <w:bCs/>
            </w:rPr>
            <w:t>Care</w:t>
          </w:r>
          <w:proofErr w:type="spellEnd"/>
          <w:r w:rsidRPr="00A164B9">
            <w:rPr>
              <w:rFonts w:eastAsia="Times New Roman"/>
            </w:rPr>
            <w:t xml:space="preserve">. </w:t>
          </w:r>
          <w:proofErr w:type="spellStart"/>
          <w:r w:rsidRPr="00A164B9">
            <w:rPr>
              <w:rFonts w:eastAsia="Times New Roman"/>
            </w:rPr>
            <w:t>Eighth</w:t>
          </w:r>
          <w:proofErr w:type="spellEnd"/>
          <w:r w:rsidRPr="00A164B9">
            <w:rPr>
              <w:rFonts w:eastAsia="Times New Roman"/>
            </w:rPr>
            <w:t xml:space="preserve"> ed. [</w:t>
          </w:r>
          <w:proofErr w:type="spellStart"/>
          <w:r w:rsidRPr="00A164B9">
            <w:rPr>
              <w:rFonts w:eastAsia="Times New Roman"/>
            </w:rPr>
            <w:t>s.l</w:t>
          </w:r>
          <w:proofErr w:type="spellEnd"/>
          <w:r w:rsidRPr="00A164B9">
            <w:rPr>
              <w:rFonts w:eastAsia="Times New Roman"/>
            </w:rPr>
            <w:t xml:space="preserve">.] LWW, 2015. </w:t>
          </w:r>
        </w:p>
        <w:p w14:paraId="56C6448E" w14:textId="77777777" w:rsidR="00BA13C3" w:rsidRPr="00A164B9" w:rsidRDefault="00BA13C3">
          <w:pPr>
            <w:divId w:val="1136291659"/>
            <w:rPr>
              <w:rFonts w:eastAsia="Times New Roman"/>
            </w:rPr>
          </w:pPr>
        </w:p>
        <w:p w14:paraId="0F40CE3C" w14:textId="77777777" w:rsidR="00BA13C3" w:rsidRPr="00A164B9" w:rsidRDefault="00BA13C3">
          <w:pPr>
            <w:divId w:val="1111901429"/>
            <w:rPr>
              <w:rFonts w:eastAsia="Times New Roman"/>
            </w:rPr>
          </w:pPr>
          <w:r w:rsidRPr="00A164B9">
            <w:rPr>
              <w:rFonts w:eastAsia="Times New Roman"/>
            </w:rPr>
            <w:t xml:space="preserve">FDA. </w:t>
          </w:r>
          <w:proofErr w:type="spellStart"/>
          <w:r w:rsidRPr="00A164B9">
            <w:rPr>
              <w:rFonts w:eastAsia="Times New Roman"/>
              <w:b/>
              <w:bCs/>
            </w:rPr>
            <w:t>Guidance</w:t>
          </w:r>
          <w:proofErr w:type="spellEnd"/>
          <w:r w:rsidRPr="00A164B9">
            <w:rPr>
              <w:rFonts w:eastAsia="Times New Roman"/>
              <w:b/>
              <w:bCs/>
            </w:rPr>
            <w:t xml:space="preserve"> for </w:t>
          </w:r>
          <w:proofErr w:type="spellStart"/>
          <w:r w:rsidRPr="00A164B9">
            <w:rPr>
              <w:rFonts w:eastAsia="Times New Roman"/>
              <w:b/>
              <w:bCs/>
            </w:rPr>
            <w:t>Industry</w:t>
          </w:r>
          <w:proofErr w:type="spellEnd"/>
          <w:r w:rsidRPr="00A164B9">
            <w:rPr>
              <w:rFonts w:eastAsia="Times New Roman"/>
              <w:b/>
              <w:bCs/>
            </w:rPr>
            <w:t xml:space="preserve"> </w:t>
          </w:r>
          <w:proofErr w:type="spellStart"/>
          <w:r w:rsidRPr="00A164B9">
            <w:rPr>
              <w:rFonts w:eastAsia="Times New Roman"/>
              <w:b/>
              <w:bCs/>
            </w:rPr>
            <w:t>Starting</w:t>
          </w:r>
          <w:proofErr w:type="spellEnd"/>
          <w:r w:rsidRPr="00A164B9">
            <w:rPr>
              <w:rFonts w:eastAsia="Times New Roman"/>
              <w:b/>
              <w:bCs/>
            </w:rPr>
            <w:t xml:space="preserve"> Dose in </w:t>
          </w:r>
          <w:proofErr w:type="spellStart"/>
          <w:r w:rsidRPr="00A164B9">
            <w:rPr>
              <w:rFonts w:eastAsia="Times New Roman"/>
              <w:b/>
              <w:bCs/>
            </w:rPr>
            <w:t>Initial</w:t>
          </w:r>
          <w:proofErr w:type="spellEnd"/>
          <w:r w:rsidRPr="00A164B9">
            <w:rPr>
              <w:rFonts w:eastAsia="Times New Roman"/>
              <w:b/>
              <w:bCs/>
            </w:rPr>
            <w:t xml:space="preserve"> Clinical </w:t>
          </w:r>
          <w:proofErr w:type="spellStart"/>
          <w:r w:rsidRPr="00A164B9">
            <w:rPr>
              <w:rFonts w:eastAsia="Times New Roman"/>
              <w:b/>
              <w:bCs/>
            </w:rPr>
            <w:t>Trials</w:t>
          </w:r>
          <w:proofErr w:type="spellEnd"/>
          <w:r w:rsidRPr="00A164B9">
            <w:rPr>
              <w:rFonts w:eastAsia="Times New Roman"/>
              <w:b/>
              <w:bCs/>
            </w:rPr>
            <w:t xml:space="preserve"> </w:t>
          </w:r>
          <w:proofErr w:type="spellStart"/>
          <w:r w:rsidRPr="00A164B9">
            <w:rPr>
              <w:rFonts w:eastAsia="Times New Roman"/>
              <w:b/>
              <w:bCs/>
            </w:rPr>
            <w:t>Estimating</w:t>
          </w:r>
          <w:proofErr w:type="spellEnd"/>
          <w:r w:rsidRPr="00A164B9">
            <w:rPr>
              <w:rFonts w:eastAsia="Times New Roman"/>
              <w:b/>
              <w:bCs/>
            </w:rPr>
            <w:t xml:space="preserve"> </w:t>
          </w:r>
          <w:proofErr w:type="spellStart"/>
          <w:r w:rsidRPr="00A164B9">
            <w:rPr>
              <w:rFonts w:eastAsia="Times New Roman"/>
              <w:b/>
              <w:bCs/>
            </w:rPr>
            <w:t>the</w:t>
          </w:r>
          <w:proofErr w:type="spellEnd"/>
          <w:r w:rsidRPr="00A164B9">
            <w:rPr>
              <w:rFonts w:eastAsia="Times New Roman"/>
              <w:b/>
              <w:bCs/>
            </w:rPr>
            <w:t xml:space="preserve"> </w:t>
          </w:r>
          <w:proofErr w:type="spellStart"/>
          <w:r w:rsidRPr="00A164B9">
            <w:rPr>
              <w:rFonts w:eastAsia="Times New Roman"/>
              <w:b/>
              <w:bCs/>
            </w:rPr>
            <w:t>Maximum</w:t>
          </w:r>
          <w:proofErr w:type="spellEnd"/>
          <w:r w:rsidRPr="00A164B9">
            <w:rPr>
              <w:rFonts w:eastAsia="Times New Roman"/>
              <w:b/>
              <w:bCs/>
            </w:rPr>
            <w:t xml:space="preserve"> Safe for </w:t>
          </w:r>
          <w:proofErr w:type="spellStart"/>
          <w:r w:rsidRPr="00A164B9">
            <w:rPr>
              <w:rFonts w:eastAsia="Times New Roman"/>
              <w:b/>
              <w:bCs/>
            </w:rPr>
            <w:t>Therapeutics</w:t>
          </w:r>
          <w:proofErr w:type="spellEnd"/>
          <w:r w:rsidRPr="00A164B9">
            <w:rPr>
              <w:rFonts w:eastAsia="Times New Roman"/>
              <w:b/>
              <w:bCs/>
            </w:rPr>
            <w:t xml:space="preserve"> in </w:t>
          </w:r>
          <w:proofErr w:type="spellStart"/>
          <w:r w:rsidRPr="00A164B9">
            <w:rPr>
              <w:rFonts w:eastAsia="Times New Roman"/>
              <w:b/>
              <w:bCs/>
            </w:rPr>
            <w:t>Adult</w:t>
          </w:r>
          <w:proofErr w:type="spellEnd"/>
          <w:r w:rsidRPr="00A164B9">
            <w:rPr>
              <w:rFonts w:eastAsia="Times New Roman"/>
              <w:b/>
              <w:bCs/>
            </w:rPr>
            <w:t xml:space="preserve"> </w:t>
          </w:r>
          <w:proofErr w:type="spellStart"/>
          <w:r w:rsidRPr="00A164B9">
            <w:rPr>
              <w:rFonts w:eastAsia="Times New Roman"/>
              <w:b/>
              <w:bCs/>
            </w:rPr>
            <w:t>Healthy</w:t>
          </w:r>
          <w:proofErr w:type="spellEnd"/>
          <w:r w:rsidRPr="00A164B9">
            <w:rPr>
              <w:rFonts w:eastAsia="Times New Roman"/>
              <w:b/>
              <w:bCs/>
            </w:rPr>
            <w:t xml:space="preserve"> </w:t>
          </w:r>
          <w:proofErr w:type="spellStart"/>
          <w:r w:rsidRPr="00A164B9">
            <w:rPr>
              <w:rFonts w:eastAsia="Times New Roman"/>
              <w:b/>
              <w:bCs/>
            </w:rPr>
            <w:t>VolunteersPharmacology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Toxicology</w:t>
          </w:r>
          <w:proofErr w:type="spellEnd"/>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443494AF" w14:textId="77777777" w:rsidR="00BA13C3" w:rsidRPr="00A164B9" w:rsidRDefault="00BA13C3">
          <w:pPr>
            <w:divId w:val="1136291659"/>
            <w:rPr>
              <w:rFonts w:eastAsia="Times New Roman"/>
            </w:rPr>
          </w:pPr>
        </w:p>
        <w:p w14:paraId="3038E2F4" w14:textId="77777777" w:rsidR="00BA13C3" w:rsidRPr="00A164B9" w:rsidRDefault="00BA13C3">
          <w:pPr>
            <w:divId w:val="514344209"/>
            <w:rPr>
              <w:rFonts w:eastAsia="Times New Roman"/>
            </w:rPr>
          </w:pPr>
          <w:r w:rsidRPr="00A164B9">
            <w:rPr>
              <w:rFonts w:eastAsia="Times New Roman"/>
            </w:rPr>
            <w:t xml:space="preserve">FENG, L. et al. A review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traditional</w:t>
          </w:r>
          <w:proofErr w:type="spellEnd"/>
          <w:r w:rsidRPr="00A164B9">
            <w:rPr>
              <w:rFonts w:eastAsia="Times New Roman"/>
            </w:rPr>
            <w:t xml:space="preserve"> uses, </w:t>
          </w:r>
          <w:proofErr w:type="spellStart"/>
          <w:r w:rsidRPr="00A164B9">
            <w:rPr>
              <w:rFonts w:eastAsia="Times New Roman"/>
            </w:rPr>
            <w:t>phytochemistry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pharmacology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(L.) L.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Ethnopharmacology</w:t>
          </w:r>
          <w:proofErr w:type="spellEnd"/>
          <w:r w:rsidRPr="00A164B9">
            <w:rPr>
              <w:rFonts w:eastAsia="Times New Roman"/>
            </w:rPr>
            <w:t xml:space="preserve">, v. 245, 2019. </w:t>
          </w:r>
        </w:p>
        <w:p w14:paraId="11677B44" w14:textId="77777777" w:rsidR="00BA13C3" w:rsidRPr="00A164B9" w:rsidRDefault="00BA13C3">
          <w:pPr>
            <w:divId w:val="1136291659"/>
            <w:rPr>
              <w:rFonts w:eastAsia="Times New Roman"/>
            </w:rPr>
          </w:pPr>
        </w:p>
        <w:p w14:paraId="49F0A443" w14:textId="77777777" w:rsidR="00BA13C3" w:rsidRPr="00A164B9" w:rsidRDefault="00BA13C3">
          <w:pPr>
            <w:divId w:val="1621717991"/>
            <w:rPr>
              <w:rFonts w:eastAsia="Times New Roman"/>
            </w:rPr>
          </w:pPr>
          <w:r w:rsidRPr="00A164B9">
            <w:rPr>
              <w:rFonts w:eastAsia="Times New Roman"/>
            </w:rPr>
            <w:t xml:space="preserve">FISBERG, R. M.; MARCHIONI, D. M. L.; COLUCCI, A. C. A. Avaliação do consumo alimentar e da ingestão de nutrientes na prática clínica. </w:t>
          </w:r>
          <w:r w:rsidRPr="00A164B9">
            <w:rPr>
              <w:rFonts w:eastAsia="Times New Roman"/>
              <w:b/>
              <w:bCs/>
            </w:rPr>
            <w:t>Arquivos Brasileiros de Endocrinologia &amp; Metabologia</w:t>
          </w:r>
          <w:r w:rsidRPr="00A164B9">
            <w:rPr>
              <w:rFonts w:eastAsia="Times New Roman"/>
            </w:rPr>
            <w:t xml:space="preserve">, v. 53, n. 5, p. 617–624, 2009. </w:t>
          </w:r>
        </w:p>
        <w:p w14:paraId="2FDA7FE6" w14:textId="77777777" w:rsidR="00BA13C3" w:rsidRPr="00A164B9" w:rsidRDefault="00BA13C3">
          <w:pPr>
            <w:divId w:val="1136291659"/>
            <w:rPr>
              <w:rFonts w:eastAsia="Times New Roman"/>
            </w:rPr>
          </w:pPr>
        </w:p>
        <w:p w14:paraId="6C69610F" w14:textId="77777777" w:rsidR="00BA13C3" w:rsidRPr="00A164B9" w:rsidRDefault="00BA13C3">
          <w:pPr>
            <w:divId w:val="1721511349"/>
            <w:rPr>
              <w:rFonts w:eastAsia="Times New Roman"/>
            </w:rPr>
          </w:pPr>
          <w:r w:rsidRPr="00A164B9">
            <w:rPr>
              <w:rFonts w:eastAsia="Times New Roman"/>
            </w:rPr>
            <w:t xml:space="preserve">FLECK, M. P. DE A. WHOQOL - ABREVIADO. p. 1–4, [s.d.]. </w:t>
          </w:r>
        </w:p>
        <w:p w14:paraId="21BD79BB" w14:textId="77777777" w:rsidR="00BA13C3" w:rsidRPr="00A164B9" w:rsidRDefault="00BA13C3">
          <w:pPr>
            <w:divId w:val="1136291659"/>
            <w:rPr>
              <w:rFonts w:eastAsia="Times New Roman"/>
            </w:rPr>
          </w:pPr>
        </w:p>
        <w:p w14:paraId="7CF3C961" w14:textId="77777777" w:rsidR="00BA13C3" w:rsidRPr="00A164B9" w:rsidRDefault="00BA13C3">
          <w:pPr>
            <w:divId w:val="1386955000"/>
            <w:rPr>
              <w:rFonts w:eastAsia="Times New Roman"/>
            </w:rPr>
          </w:pPr>
          <w:r w:rsidRPr="00A164B9">
            <w:rPr>
              <w:rFonts w:eastAsia="Times New Roman"/>
            </w:rPr>
            <w:t xml:space="preserve">FREITAS, S. et al. Tradução e adaptação para o português da Escala de Compulsão Alimentar Periódica </w:t>
          </w:r>
          <w:proofErr w:type="spellStart"/>
          <w:r w:rsidRPr="00A164B9">
            <w:rPr>
              <w:rFonts w:eastAsia="Times New Roman"/>
            </w:rPr>
            <w:t>Translation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adaptation</w:t>
          </w:r>
          <w:proofErr w:type="spellEnd"/>
          <w:r w:rsidRPr="00A164B9">
            <w:rPr>
              <w:rFonts w:eastAsia="Times New Roman"/>
            </w:rPr>
            <w:t xml:space="preserve"> </w:t>
          </w:r>
          <w:proofErr w:type="spellStart"/>
          <w:r w:rsidRPr="00A164B9">
            <w:rPr>
              <w:rFonts w:eastAsia="Times New Roman"/>
            </w:rPr>
            <w:t>into</w:t>
          </w:r>
          <w:proofErr w:type="spellEnd"/>
          <w:r w:rsidRPr="00A164B9">
            <w:rPr>
              <w:rFonts w:eastAsia="Times New Roman"/>
            </w:rPr>
            <w:t xml:space="preserve"> </w:t>
          </w:r>
          <w:proofErr w:type="spellStart"/>
          <w:r w:rsidRPr="00A164B9">
            <w:rPr>
              <w:rFonts w:eastAsia="Times New Roman"/>
            </w:rPr>
            <w:t>Portuguese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Binge-Eating</w:t>
          </w:r>
          <w:proofErr w:type="spellEnd"/>
          <w:r w:rsidRPr="00A164B9">
            <w:rPr>
              <w:rFonts w:eastAsia="Times New Roman"/>
            </w:rPr>
            <w:t xml:space="preserve"> </w:t>
          </w:r>
          <w:proofErr w:type="spellStart"/>
          <w:r w:rsidRPr="00A164B9">
            <w:rPr>
              <w:rFonts w:eastAsia="Times New Roman"/>
            </w:rPr>
            <w:t>Scale</w:t>
          </w:r>
          <w:proofErr w:type="spellEnd"/>
          <w:r w:rsidRPr="00A164B9">
            <w:rPr>
              <w:rFonts w:eastAsia="Times New Roman"/>
            </w:rPr>
            <w:t xml:space="preserve">. </w:t>
          </w:r>
          <w:proofErr w:type="spellStart"/>
          <w:r w:rsidRPr="00A164B9">
            <w:rPr>
              <w:rFonts w:eastAsia="Times New Roman"/>
              <w:b/>
              <w:bCs/>
            </w:rPr>
            <w:t>Rev</w:t>
          </w:r>
          <w:proofErr w:type="spellEnd"/>
          <w:r w:rsidRPr="00A164B9">
            <w:rPr>
              <w:rFonts w:eastAsia="Times New Roman"/>
              <w:b/>
              <w:bCs/>
            </w:rPr>
            <w:t xml:space="preserve"> </w:t>
          </w:r>
          <w:proofErr w:type="spellStart"/>
          <w:r w:rsidRPr="00A164B9">
            <w:rPr>
              <w:rFonts w:eastAsia="Times New Roman"/>
              <w:b/>
              <w:bCs/>
            </w:rPr>
            <w:t>Bras</w:t>
          </w:r>
          <w:proofErr w:type="spellEnd"/>
          <w:r w:rsidRPr="00A164B9">
            <w:rPr>
              <w:rFonts w:eastAsia="Times New Roman"/>
              <w:b/>
              <w:bCs/>
            </w:rPr>
            <w:t xml:space="preserve"> </w:t>
          </w:r>
          <w:proofErr w:type="spellStart"/>
          <w:r w:rsidRPr="00A164B9">
            <w:rPr>
              <w:rFonts w:eastAsia="Times New Roman"/>
              <w:b/>
              <w:bCs/>
            </w:rPr>
            <w:t>Psiquiatr</w:t>
          </w:r>
          <w:proofErr w:type="spellEnd"/>
          <w:r w:rsidRPr="00A164B9">
            <w:rPr>
              <w:rFonts w:eastAsia="Times New Roman"/>
            </w:rPr>
            <w:t xml:space="preserve">, v. 23, n. 4, p. 215–20, 2001. </w:t>
          </w:r>
        </w:p>
        <w:p w14:paraId="2F819543" w14:textId="77777777" w:rsidR="00BA13C3" w:rsidRPr="00A164B9" w:rsidRDefault="00BA13C3">
          <w:pPr>
            <w:divId w:val="1136291659"/>
            <w:rPr>
              <w:rFonts w:eastAsia="Times New Roman"/>
            </w:rPr>
          </w:pPr>
        </w:p>
        <w:p w14:paraId="1947EAF5" w14:textId="77777777" w:rsidR="00BA13C3" w:rsidRPr="00A164B9" w:rsidRDefault="00BA13C3">
          <w:pPr>
            <w:divId w:val="270672310"/>
            <w:rPr>
              <w:rFonts w:eastAsia="Times New Roman"/>
            </w:rPr>
          </w:pPr>
          <w:r w:rsidRPr="00A164B9">
            <w:rPr>
              <w:rFonts w:eastAsia="Times New Roman"/>
            </w:rPr>
            <w:t xml:space="preserve">FREITAS, S. R. et al. The assessment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w:t>
          </w:r>
          <w:proofErr w:type="spellStart"/>
          <w:r w:rsidRPr="00A164B9">
            <w:rPr>
              <w:rFonts w:eastAsia="Times New Roman"/>
            </w:rPr>
            <w:t>disorder</w:t>
          </w:r>
          <w:proofErr w:type="spellEnd"/>
          <w:r w:rsidRPr="00A164B9">
            <w:rPr>
              <w:rFonts w:eastAsia="Times New Roman"/>
            </w:rPr>
            <w:t xml:space="preserve"> in </w:t>
          </w:r>
          <w:proofErr w:type="spellStart"/>
          <w:r w:rsidRPr="00A164B9">
            <w:rPr>
              <w:rFonts w:eastAsia="Times New Roman"/>
            </w:rPr>
            <w:t>obese</w:t>
          </w:r>
          <w:proofErr w:type="spellEnd"/>
          <w:r w:rsidRPr="00A164B9">
            <w:rPr>
              <w:rFonts w:eastAsia="Times New Roman"/>
            </w:rPr>
            <w:t xml:space="preserve"> </w:t>
          </w:r>
          <w:proofErr w:type="spellStart"/>
          <w:r w:rsidRPr="00A164B9">
            <w:rPr>
              <w:rFonts w:eastAsia="Times New Roman"/>
            </w:rPr>
            <w:t>women</w:t>
          </w:r>
          <w:proofErr w:type="spellEnd"/>
          <w:r w:rsidRPr="00A164B9">
            <w:rPr>
              <w:rFonts w:eastAsia="Times New Roman"/>
            </w:rPr>
            <w:t xml:space="preserve">: A </w:t>
          </w:r>
          <w:proofErr w:type="spellStart"/>
          <w:r w:rsidRPr="00A164B9">
            <w:rPr>
              <w:rFonts w:eastAsia="Times New Roman"/>
            </w:rPr>
            <w:t>comparison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w:t>
          </w:r>
          <w:proofErr w:type="spellStart"/>
          <w:r w:rsidRPr="00A164B9">
            <w:rPr>
              <w:rFonts w:eastAsia="Times New Roman"/>
            </w:rPr>
            <w:t>scale</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structured</w:t>
          </w:r>
          <w:proofErr w:type="spellEnd"/>
          <w:r w:rsidRPr="00A164B9">
            <w:rPr>
              <w:rFonts w:eastAsia="Times New Roman"/>
            </w:rPr>
            <w:t xml:space="preserve"> </w:t>
          </w:r>
          <w:proofErr w:type="spellStart"/>
          <w:r w:rsidRPr="00A164B9">
            <w:rPr>
              <w:rFonts w:eastAsia="Times New Roman"/>
            </w:rPr>
            <w:t>clinical</w:t>
          </w:r>
          <w:proofErr w:type="spellEnd"/>
          <w:r w:rsidRPr="00A164B9">
            <w:rPr>
              <w:rFonts w:eastAsia="Times New Roman"/>
            </w:rPr>
            <w:t xml:space="preserve"> interview for </w:t>
          </w:r>
          <w:proofErr w:type="spellStart"/>
          <w:r w:rsidRPr="00A164B9">
            <w:rPr>
              <w:rFonts w:eastAsia="Times New Roman"/>
            </w:rPr>
            <w:t>the</w:t>
          </w:r>
          <w:proofErr w:type="spellEnd"/>
          <w:r w:rsidRPr="00A164B9">
            <w:rPr>
              <w:rFonts w:eastAsia="Times New Roman"/>
            </w:rPr>
            <w:t xml:space="preserve"> DSM-IV. </w:t>
          </w:r>
          <w:proofErr w:type="spellStart"/>
          <w:r w:rsidRPr="00A164B9">
            <w:rPr>
              <w:rFonts w:eastAsia="Times New Roman"/>
              <w:b/>
              <w:bCs/>
            </w:rPr>
            <w:t>Eating</w:t>
          </w:r>
          <w:proofErr w:type="spellEnd"/>
          <w:r w:rsidRPr="00A164B9">
            <w:rPr>
              <w:rFonts w:eastAsia="Times New Roman"/>
              <w:b/>
              <w:bCs/>
            </w:rPr>
            <w:t xml:space="preserve"> </w:t>
          </w:r>
          <w:proofErr w:type="spellStart"/>
          <w:r w:rsidRPr="00A164B9">
            <w:rPr>
              <w:rFonts w:eastAsia="Times New Roman"/>
              <w:b/>
              <w:bCs/>
            </w:rPr>
            <w:t>Behaviors</w:t>
          </w:r>
          <w:proofErr w:type="spellEnd"/>
          <w:r w:rsidRPr="00A164B9">
            <w:rPr>
              <w:rFonts w:eastAsia="Times New Roman"/>
            </w:rPr>
            <w:t xml:space="preserve">, v. 7, n. 3, p. 282–289, 2006. </w:t>
          </w:r>
        </w:p>
        <w:p w14:paraId="770D74A5" w14:textId="77777777" w:rsidR="00BA13C3" w:rsidRPr="00A164B9" w:rsidRDefault="00BA13C3">
          <w:pPr>
            <w:divId w:val="1136291659"/>
            <w:rPr>
              <w:rFonts w:eastAsia="Times New Roman"/>
            </w:rPr>
          </w:pPr>
        </w:p>
        <w:p w14:paraId="5A40CE42" w14:textId="77777777" w:rsidR="00BA13C3" w:rsidRPr="00A164B9" w:rsidRDefault="00BA13C3">
          <w:pPr>
            <w:divId w:val="692418471"/>
            <w:rPr>
              <w:rFonts w:eastAsia="Times New Roman"/>
            </w:rPr>
          </w:pPr>
          <w:r w:rsidRPr="00A164B9">
            <w:rPr>
              <w:rFonts w:eastAsia="Times New Roman"/>
            </w:rPr>
            <w:t xml:space="preserve">FU, L. et al. </w:t>
          </w:r>
          <w:proofErr w:type="spellStart"/>
          <w:r w:rsidRPr="00A164B9">
            <w:rPr>
              <w:rFonts w:eastAsia="Times New Roman"/>
            </w:rPr>
            <w:t>Reference</w:t>
          </w:r>
          <w:proofErr w:type="spellEnd"/>
          <w:r w:rsidRPr="00A164B9">
            <w:rPr>
              <w:rFonts w:eastAsia="Times New Roman"/>
            </w:rPr>
            <w:t xml:space="preserve"> Data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Using</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in </w:t>
          </w:r>
          <w:proofErr w:type="spellStart"/>
          <w:r w:rsidRPr="00A164B9">
            <w:rPr>
              <w:rFonts w:eastAsia="Times New Roman"/>
            </w:rPr>
            <w:t>Overweight</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Obese</w:t>
          </w:r>
          <w:proofErr w:type="spellEnd"/>
          <w:r w:rsidRPr="00A164B9">
            <w:rPr>
              <w:rFonts w:eastAsia="Times New Roman"/>
            </w:rPr>
            <w:t xml:space="preserve"> Chinese. </w:t>
          </w:r>
          <w:proofErr w:type="spellStart"/>
          <w:r w:rsidRPr="00A164B9">
            <w:rPr>
              <w:rFonts w:eastAsia="Times New Roman"/>
              <w:b/>
              <w:bCs/>
            </w:rPr>
            <w:t>Frontiers</w:t>
          </w:r>
          <w:proofErr w:type="spellEnd"/>
          <w:r w:rsidRPr="00A164B9">
            <w:rPr>
              <w:rFonts w:eastAsia="Times New Roman"/>
              <w:b/>
              <w:bCs/>
            </w:rPr>
            <w:t xml:space="preserve"> in </w:t>
          </w:r>
          <w:proofErr w:type="spellStart"/>
          <w:r w:rsidRPr="00A164B9">
            <w:rPr>
              <w:rFonts w:eastAsia="Times New Roman"/>
              <w:b/>
              <w:bCs/>
            </w:rPr>
            <w:t>Endocrinology</w:t>
          </w:r>
          <w:proofErr w:type="spellEnd"/>
          <w:r w:rsidRPr="00A164B9">
            <w:rPr>
              <w:rFonts w:eastAsia="Times New Roman"/>
            </w:rPr>
            <w:t xml:space="preserve">, v. 13, 2022. </w:t>
          </w:r>
        </w:p>
        <w:p w14:paraId="03359E9C" w14:textId="77777777" w:rsidR="00BA13C3" w:rsidRPr="00A164B9" w:rsidRDefault="00BA13C3">
          <w:pPr>
            <w:divId w:val="1136291659"/>
            <w:rPr>
              <w:rFonts w:eastAsia="Times New Roman"/>
            </w:rPr>
          </w:pPr>
        </w:p>
        <w:p w14:paraId="3B1277FA" w14:textId="77777777" w:rsidR="00BA13C3" w:rsidRPr="00A164B9" w:rsidRDefault="00BA13C3">
          <w:pPr>
            <w:divId w:val="46028009"/>
            <w:rPr>
              <w:rFonts w:eastAsia="Times New Roman"/>
            </w:rPr>
          </w:pPr>
          <w:r w:rsidRPr="00A164B9">
            <w:rPr>
              <w:rFonts w:eastAsia="Times New Roman"/>
            </w:rPr>
            <w:t xml:space="preserve">FURTADO, E. DE C. </w:t>
          </w:r>
          <w:r w:rsidRPr="00A164B9">
            <w:rPr>
              <w:rFonts w:eastAsia="Times New Roman"/>
              <w:b/>
              <w:bCs/>
            </w:rPr>
            <w:t>Microbiota intestinal de pacientes portadores da Síndrome do Intestino Curto</w:t>
          </w:r>
          <w:r w:rsidRPr="00A164B9">
            <w:rPr>
              <w:rFonts w:eastAsia="Times New Roman"/>
            </w:rPr>
            <w:t>. [</w:t>
          </w:r>
          <w:proofErr w:type="spellStart"/>
          <w:r w:rsidRPr="00A164B9">
            <w:rPr>
              <w:rFonts w:eastAsia="Times New Roman"/>
            </w:rPr>
            <w:t>s.l</w:t>
          </w:r>
          <w:proofErr w:type="spellEnd"/>
          <w:r w:rsidRPr="00A164B9">
            <w:rPr>
              <w:rFonts w:eastAsia="Times New Roman"/>
            </w:rPr>
            <w:t>: s.n.].</w:t>
          </w:r>
        </w:p>
        <w:p w14:paraId="4E91793B" w14:textId="77777777" w:rsidR="00BA13C3" w:rsidRPr="00A164B9" w:rsidRDefault="00BA13C3">
          <w:pPr>
            <w:divId w:val="1136291659"/>
            <w:rPr>
              <w:rFonts w:eastAsia="Times New Roman"/>
            </w:rPr>
          </w:pPr>
        </w:p>
        <w:p w14:paraId="3DE49AE2" w14:textId="77777777" w:rsidR="00BA13C3" w:rsidRPr="00A164B9" w:rsidRDefault="00BA13C3">
          <w:pPr>
            <w:divId w:val="1372533124"/>
            <w:rPr>
              <w:rFonts w:eastAsia="Times New Roman"/>
            </w:rPr>
          </w:pPr>
          <w:r w:rsidRPr="00A164B9">
            <w:rPr>
              <w:rFonts w:eastAsia="Times New Roman"/>
            </w:rPr>
            <w:t xml:space="preserve">GENTON, L. et al. </w:t>
          </w:r>
          <w:proofErr w:type="spellStart"/>
          <w:r w:rsidRPr="00A164B9">
            <w:rPr>
              <w:rFonts w:eastAsia="Times New Roman"/>
            </w:rPr>
            <w:t>Association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mortality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measured</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different</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(BIA) devices.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37, n. 3, p. 1066–1069, 2018. </w:t>
          </w:r>
        </w:p>
        <w:p w14:paraId="0616B0C3" w14:textId="77777777" w:rsidR="00BA13C3" w:rsidRPr="00A164B9" w:rsidRDefault="00BA13C3">
          <w:pPr>
            <w:divId w:val="1136291659"/>
            <w:rPr>
              <w:rFonts w:eastAsia="Times New Roman"/>
            </w:rPr>
          </w:pPr>
        </w:p>
        <w:p w14:paraId="2F87E875" w14:textId="77777777" w:rsidR="00BA13C3" w:rsidRPr="00A164B9" w:rsidRDefault="00BA13C3">
          <w:pPr>
            <w:divId w:val="1114984456"/>
            <w:rPr>
              <w:rFonts w:eastAsia="Times New Roman"/>
            </w:rPr>
          </w:pPr>
          <w:r w:rsidRPr="00A164B9">
            <w:rPr>
              <w:rFonts w:eastAsia="Times New Roman"/>
            </w:rPr>
            <w:t xml:space="preserve">GERMOSÉN ROBINEAU, L. et al. </w:t>
          </w:r>
          <w:proofErr w:type="spellStart"/>
          <w:r w:rsidRPr="00A164B9">
            <w:rPr>
              <w:rFonts w:eastAsia="Times New Roman"/>
              <w:b/>
              <w:bCs/>
            </w:rPr>
            <w:t>Farmacopea</w:t>
          </w:r>
          <w:proofErr w:type="spellEnd"/>
          <w:r w:rsidRPr="00A164B9">
            <w:rPr>
              <w:rFonts w:eastAsia="Times New Roman"/>
              <w:b/>
              <w:bCs/>
            </w:rPr>
            <w:t xml:space="preserve"> vegetal </w:t>
          </w:r>
          <w:proofErr w:type="spellStart"/>
          <w:r w:rsidRPr="00A164B9">
            <w:rPr>
              <w:rFonts w:eastAsia="Times New Roman"/>
              <w:b/>
              <w:bCs/>
            </w:rPr>
            <w:t>caribeña</w:t>
          </w:r>
          <w:proofErr w:type="spellEnd"/>
          <w:r w:rsidRPr="00A164B9">
            <w:rPr>
              <w:rFonts w:eastAsia="Times New Roman"/>
            </w:rPr>
            <w:t>. [</w:t>
          </w:r>
          <w:proofErr w:type="spellStart"/>
          <w:r w:rsidRPr="00A164B9">
            <w:rPr>
              <w:rFonts w:eastAsia="Times New Roman"/>
            </w:rPr>
            <w:t>s.l</w:t>
          </w:r>
          <w:proofErr w:type="spellEnd"/>
          <w:r w:rsidRPr="00A164B9">
            <w:rPr>
              <w:rFonts w:eastAsia="Times New Roman"/>
            </w:rPr>
            <w:t xml:space="preserve">.] TRAMIL, 2014. </w:t>
          </w:r>
        </w:p>
        <w:p w14:paraId="0BED8C26" w14:textId="77777777" w:rsidR="00BA13C3" w:rsidRPr="00A164B9" w:rsidRDefault="00BA13C3">
          <w:pPr>
            <w:divId w:val="1136291659"/>
            <w:rPr>
              <w:rFonts w:eastAsia="Times New Roman"/>
            </w:rPr>
          </w:pPr>
        </w:p>
        <w:p w14:paraId="332657C3" w14:textId="77777777" w:rsidR="00BA13C3" w:rsidRPr="00A164B9" w:rsidRDefault="00BA13C3">
          <w:pPr>
            <w:divId w:val="1726220010"/>
            <w:rPr>
              <w:rFonts w:eastAsia="Times New Roman"/>
            </w:rPr>
          </w:pPr>
          <w:r w:rsidRPr="00A164B9">
            <w:rPr>
              <w:rFonts w:eastAsia="Times New Roman"/>
            </w:rPr>
            <w:t xml:space="preserve">GERMOSÉN-ROBINEAU, L. (ED.). </w:t>
          </w:r>
          <w:proofErr w:type="spellStart"/>
          <w:r w:rsidRPr="00A164B9">
            <w:rPr>
              <w:rFonts w:eastAsia="Times New Roman"/>
              <w:b/>
              <w:bCs/>
            </w:rPr>
            <w:t>Farmacopea</w:t>
          </w:r>
          <w:proofErr w:type="spellEnd"/>
          <w:r w:rsidRPr="00A164B9">
            <w:rPr>
              <w:rFonts w:eastAsia="Times New Roman"/>
              <w:b/>
              <w:bCs/>
            </w:rPr>
            <w:t xml:space="preserve"> Vegetal </w:t>
          </w:r>
          <w:proofErr w:type="spellStart"/>
          <w:r w:rsidRPr="00A164B9">
            <w:rPr>
              <w:rFonts w:eastAsia="Times New Roman"/>
              <w:b/>
              <w:bCs/>
            </w:rPr>
            <w:t>Caribeña</w:t>
          </w:r>
          <w:proofErr w:type="spellEnd"/>
          <w:r w:rsidRPr="00A164B9">
            <w:rPr>
              <w:rFonts w:eastAsia="Times New Roman"/>
            </w:rPr>
            <w:t>. 2</w:t>
          </w:r>
          <w:r w:rsidRPr="00A164B9">
            <w:rPr>
              <w:rFonts w:eastAsia="Times New Roman"/>
              <w:vertAlign w:val="superscript"/>
            </w:rPr>
            <w:t>o</w:t>
          </w:r>
          <w:r w:rsidRPr="00A164B9">
            <w:rPr>
              <w:rFonts w:eastAsia="Times New Roman"/>
            </w:rPr>
            <w:t xml:space="preserve"> </w:t>
          </w:r>
          <w:proofErr w:type="spellStart"/>
          <w:r w:rsidRPr="00A164B9">
            <w:rPr>
              <w:rFonts w:eastAsia="Times New Roman"/>
            </w:rPr>
            <w:t>edition</w:t>
          </w:r>
          <w:proofErr w:type="spellEnd"/>
          <w:r w:rsidRPr="00A164B9">
            <w:rPr>
              <w:rFonts w:eastAsia="Times New Roman"/>
            </w:rPr>
            <w:t xml:space="preserve"> ed. [</w:t>
          </w:r>
          <w:proofErr w:type="spellStart"/>
          <w:r w:rsidRPr="00A164B9">
            <w:rPr>
              <w:rFonts w:eastAsia="Times New Roman"/>
            </w:rPr>
            <w:t>s.l</w:t>
          </w:r>
          <w:proofErr w:type="spellEnd"/>
          <w:r w:rsidRPr="00A164B9">
            <w:rPr>
              <w:rFonts w:eastAsia="Times New Roman"/>
            </w:rPr>
            <w:t xml:space="preserve">.] </w:t>
          </w:r>
          <w:proofErr w:type="spellStart"/>
          <w:r w:rsidRPr="00A164B9">
            <w:rPr>
              <w:rFonts w:eastAsia="Times New Roman"/>
            </w:rPr>
            <w:t>Enda</w:t>
          </w:r>
          <w:proofErr w:type="spellEnd"/>
          <w:r w:rsidRPr="00A164B9">
            <w:rPr>
              <w:rFonts w:eastAsia="Times New Roman"/>
            </w:rPr>
            <w:t xml:space="preserve">-Caribe, 2005. </w:t>
          </w:r>
        </w:p>
        <w:p w14:paraId="61019207" w14:textId="77777777" w:rsidR="00BA13C3" w:rsidRPr="00A164B9" w:rsidRDefault="00BA13C3">
          <w:pPr>
            <w:divId w:val="1136291659"/>
            <w:rPr>
              <w:rFonts w:eastAsia="Times New Roman"/>
            </w:rPr>
          </w:pPr>
        </w:p>
        <w:p w14:paraId="144C0D9B" w14:textId="77777777" w:rsidR="00BA13C3" w:rsidRPr="00A164B9" w:rsidRDefault="00BA13C3">
          <w:pPr>
            <w:divId w:val="988097457"/>
            <w:rPr>
              <w:rFonts w:eastAsia="Times New Roman"/>
            </w:rPr>
          </w:pPr>
          <w:r w:rsidRPr="00A164B9">
            <w:rPr>
              <w:rFonts w:eastAsia="Times New Roman"/>
            </w:rPr>
            <w:t xml:space="preserve">GOLIGHTLY, Y. M. et al. </w:t>
          </w:r>
          <w:proofErr w:type="spellStart"/>
          <w:r w:rsidRPr="00A164B9">
            <w:rPr>
              <w:rFonts w:eastAsia="Times New Roman"/>
            </w:rPr>
            <w:t>www.cdc.gov</w:t>
          </w:r>
          <w:proofErr w:type="spellEnd"/>
          <w:r w:rsidRPr="00A164B9">
            <w:rPr>
              <w:rFonts w:eastAsia="Times New Roman"/>
            </w:rPr>
            <w:t>/</w:t>
          </w:r>
          <w:proofErr w:type="spellStart"/>
          <w:r w:rsidRPr="00A164B9">
            <w:rPr>
              <w:rFonts w:eastAsia="Times New Roman"/>
            </w:rPr>
            <w:t>pcd</w:t>
          </w:r>
          <w:proofErr w:type="spellEnd"/>
          <w:r w:rsidRPr="00A164B9">
            <w:rPr>
              <w:rFonts w:eastAsia="Times New Roman"/>
            </w:rPr>
            <w:t>/</w:t>
          </w:r>
          <w:proofErr w:type="spellStart"/>
          <w:r w:rsidRPr="00A164B9">
            <w:rPr>
              <w:rFonts w:eastAsia="Times New Roman"/>
            </w:rPr>
            <w:t>issues</w:t>
          </w:r>
          <w:proofErr w:type="spellEnd"/>
          <w:r w:rsidRPr="00A164B9">
            <w:rPr>
              <w:rFonts w:eastAsia="Times New Roman"/>
            </w:rPr>
            <w:t xml:space="preserve">/2017/17_0030.htm </w:t>
          </w:r>
          <w:proofErr w:type="spellStart"/>
          <w:r w:rsidRPr="00A164B9">
            <w:rPr>
              <w:rFonts w:eastAsia="Times New Roman"/>
            </w:rPr>
            <w:t>Preventing</w:t>
          </w:r>
          <w:proofErr w:type="spellEnd"/>
          <w:r w:rsidRPr="00A164B9">
            <w:rPr>
              <w:rFonts w:eastAsia="Times New Roman"/>
            </w:rPr>
            <w:t xml:space="preserve"> </w:t>
          </w:r>
          <w:proofErr w:type="spellStart"/>
          <w:r w:rsidRPr="00A164B9">
            <w:rPr>
              <w:rFonts w:eastAsia="Times New Roman"/>
            </w:rPr>
            <w:t>Chronic</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[s.d.]. </w:t>
          </w:r>
        </w:p>
        <w:p w14:paraId="44B2BED6" w14:textId="77777777" w:rsidR="00BA13C3" w:rsidRPr="00A164B9" w:rsidRDefault="00BA13C3">
          <w:pPr>
            <w:divId w:val="1136291659"/>
            <w:rPr>
              <w:rFonts w:eastAsia="Times New Roman"/>
            </w:rPr>
          </w:pPr>
        </w:p>
        <w:p w14:paraId="184FF52E" w14:textId="77777777" w:rsidR="00BA13C3" w:rsidRPr="00A164B9" w:rsidRDefault="00BA13C3">
          <w:pPr>
            <w:divId w:val="1441219245"/>
            <w:rPr>
              <w:rFonts w:eastAsia="Times New Roman"/>
            </w:rPr>
          </w:pPr>
          <w:r w:rsidRPr="00A164B9">
            <w:rPr>
              <w:rFonts w:eastAsia="Times New Roman"/>
            </w:rPr>
            <w:t xml:space="preserve">GÓMEZ RUIZ, I. A. et al.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Derived-Phase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as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Earlier</w:t>
          </w:r>
          <w:proofErr w:type="spellEnd"/>
          <w:r w:rsidRPr="00A164B9">
            <w:rPr>
              <w:rFonts w:eastAsia="Times New Roman"/>
            </w:rPr>
            <w:t xml:space="preserve"> </w:t>
          </w:r>
          <w:proofErr w:type="spellStart"/>
          <w:r w:rsidRPr="00A164B9">
            <w:rPr>
              <w:rFonts w:eastAsia="Times New Roman"/>
            </w:rPr>
            <w:t>Predictor</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Frailty</w:t>
          </w:r>
          <w:proofErr w:type="spellEnd"/>
          <w:r w:rsidRPr="00A164B9">
            <w:rPr>
              <w:rFonts w:eastAsia="Times New Roman"/>
            </w:rPr>
            <w:t xml:space="preserve"> in </w:t>
          </w:r>
          <w:proofErr w:type="spellStart"/>
          <w:r w:rsidRPr="00A164B9">
            <w:rPr>
              <w:rFonts w:eastAsia="Times New Roman"/>
            </w:rPr>
            <w:t>Hemodialysis</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the</w:t>
          </w:r>
          <w:proofErr w:type="spellEnd"/>
          <w:r w:rsidRPr="00A164B9">
            <w:rPr>
              <w:rFonts w:eastAsia="Times New Roman"/>
              <w:b/>
              <w:bCs/>
            </w:rPr>
            <w:t xml:space="preserve"> American Society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Nephrology</w:t>
          </w:r>
          <w:proofErr w:type="spellEnd"/>
          <w:r w:rsidRPr="00A164B9">
            <w:rPr>
              <w:rFonts w:eastAsia="Times New Roman"/>
            </w:rPr>
            <w:t xml:space="preserve">, v. 33, p. 274, 2022. </w:t>
          </w:r>
        </w:p>
        <w:p w14:paraId="4E7DAC98" w14:textId="77777777" w:rsidR="00BA13C3" w:rsidRPr="00A164B9" w:rsidRDefault="00BA13C3">
          <w:pPr>
            <w:divId w:val="1136291659"/>
            <w:rPr>
              <w:rFonts w:eastAsia="Times New Roman"/>
            </w:rPr>
          </w:pPr>
        </w:p>
        <w:p w14:paraId="4653169D" w14:textId="77777777" w:rsidR="00BA13C3" w:rsidRPr="00A164B9" w:rsidRDefault="00BA13C3">
          <w:pPr>
            <w:divId w:val="1010571055"/>
            <w:rPr>
              <w:rFonts w:eastAsia="Times New Roman"/>
            </w:rPr>
          </w:pPr>
          <w:r w:rsidRPr="00A164B9">
            <w:rPr>
              <w:rFonts w:eastAsia="Times New Roman"/>
            </w:rPr>
            <w:t xml:space="preserve">GORMALLY, J. et al. The assessment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binge</w:t>
          </w:r>
          <w:proofErr w:type="spellEnd"/>
          <w:r w:rsidRPr="00A164B9">
            <w:rPr>
              <w:rFonts w:eastAsia="Times New Roman"/>
            </w:rPr>
            <w:t xml:space="preserve"> </w:t>
          </w:r>
          <w:proofErr w:type="spellStart"/>
          <w:r w:rsidRPr="00A164B9">
            <w:rPr>
              <w:rFonts w:eastAsia="Times New Roman"/>
            </w:rPr>
            <w:t>eating</w:t>
          </w:r>
          <w:proofErr w:type="spellEnd"/>
          <w:r w:rsidRPr="00A164B9">
            <w:rPr>
              <w:rFonts w:eastAsia="Times New Roman"/>
            </w:rPr>
            <w:t xml:space="preserve"> </w:t>
          </w:r>
          <w:proofErr w:type="spellStart"/>
          <w:r w:rsidRPr="00A164B9">
            <w:rPr>
              <w:rFonts w:eastAsia="Times New Roman"/>
            </w:rPr>
            <w:t>severity</w:t>
          </w:r>
          <w:proofErr w:type="spellEnd"/>
          <w:r w:rsidRPr="00A164B9">
            <w:rPr>
              <w:rFonts w:eastAsia="Times New Roman"/>
            </w:rPr>
            <w:t xml:space="preserve"> </w:t>
          </w:r>
          <w:proofErr w:type="spellStart"/>
          <w:r w:rsidRPr="00A164B9">
            <w:rPr>
              <w:rFonts w:eastAsia="Times New Roman"/>
            </w:rPr>
            <w:t>among</w:t>
          </w:r>
          <w:proofErr w:type="spellEnd"/>
          <w:r w:rsidRPr="00A164B9">
            <w:rPr>
              <w:rFonts w:eastAsia="Times New Roman"/>
            </w:rPr>
            <w:t xml:space="preserve"> </w:t>
          </w:r>
          <w:proofErr w:type="spellStart"/>
          <w:r w:rsidRPr="00A164B9">
            <w:rPr>
              <w:rFonts w:eastAsia="Times New Roman"/>
            </w:rPr>
            <w:t>obese</w:t>
          </w:r>
          <w:proofErr w:type="spellEnd"/>
          <w:r w:rsidRPr="00A164B9">
            <w:rPr>
              <w:rFonts w:eastAsia="Times New Roman"/>
            </w:rPr>
            <w:t xml:space="preserve"> </w:t>
          </w:r>
          <w:proofErr w:type="spellStart"/>
          <w:r w:rsidRPr="00A164B9">
            <w:rPr>
              <w:rFonts w:eastAsia="Times New Roman"/>
            </w:rPr>
            <w:t>persons</w:t>
          </w:r>
          <w:proofErr w:type="spellEnd"/>
          <w:r w:rsidRPr="00A164B9">
            <w:rPr>
              <w:rFonts w:eastAsia="Times New Roman"/>
            </w:rPr>
            <w:t xml:space="preserve">. </w:t>
          </w:r>
          <w:proofErr w:type="spellStart"/>
          <w:r w:rsidRPr="00A164B9">
            <w:rPr>
              <w:rFonts w:eastAsia="Times New Roman"/>
              <w:b/>
              <w:bCs/>
            </w:rPr>
            <w:t>Addictive</w:t>
          </w:r>
          <w:proofErr w:type="spellEnd"/>
          <w:r w:rsidRPr="00A164B9">
            <w:rPr>
              <w:rFonts w:eastAsia="Times New Roman"/>
              <w:b/>
              <w:bCs/>
            </w:rPr>
            <w:t xml:space="preserve"> </w:t>
          </w:r>
          <w:proofErr w:type="spellStart"/>
          <w:r w:rsidRPr="00A164B9">
            <w:rPr>
              <w:rFonts w:eastAsia="Times New Roman"/>
              <w:b/>
              <w:bCs/>
            </w:rPr>
            <w:t>Behaviors</w:t>
          </w:r>
          <w:proofErr w:type="spellEnd"/>
          <w:r w:rsidRPr="00A164B9">
            <w:rPr>
              <w:rFonts w:eastAsia="Times New Roman"/>
            </w:rPr>
            <w:t xml:space="preserve">, v. 7, n. 1, p. 47–55, 1982. </w:t>
          </w:r>
        </w:p>
        <w:p w14:paraId="7C97653D" w14:textId="77777777" w:rsidR="00BA13C3" w:rsidRPr="00A164B9" w:rsidRDefault="00BA13C3">
          <w:pPr>
            <w:divId w:val="1136291659"/>
            <w:rPr>
              <w:rFonts w:eastAsia="Times New Roman"/>
            </w:rPr>
          </w:pPr>
        </w:p>
        <w:p w14:paraId="5713DE0E" w14:textId="77777777" w:rsidR="00BA13C3" w:rsidRPr="00A164B9" w:rsidRDefault="00BA13C3">
          <w:pPr>
            <w:divId w:val="947156718"/>
            <w:rPr>
              <w:rFonts w:eastAsia="Times New Roman"/>
            </w:rPr>
          </w:pPr>
          <w:r w:rsidRPr="00A164B9">
            <w:rPr>
              <w:rFonts w:eastAsia="Times New Roman"/>
            </w:rPr>
            <w:t xml:space="preserve">GUIMARÃES, D. E. D. et al. </w:t>
          </w:r>
          <w:proofErr w:type="spellStart"/>
          <w:r w:rsidRPr="00A164B9">
            <w:rPr>
              <w:rFonts w:eastAsia="Times New Roman"/>
            </w:rPr>
            <w:t>Adipocitocinas</w:t>
          </w:r>
          <w:proofErr w:type="spellEnd"/>
          <w:r w:rsidRPr="00A164B9">
            <w:rPr>
              <w:rFonts w:eastAsia="Times New Roman"/>
            </w:rPr>
            <w:t xml:space="preserve">: uma nova visão do tecido adiposo. </w:t>
          </w:r>
          <w:r w:rsidRPr="00A164B9">
            <w:rPr>
              <w:rFonts w:eastAsia="Times New Roman"/>
              <w:b/>
              <w:bCs/>
            </w:rPr>
            <w:t>Revista de Nutrição</w:t>
          </w:r>
          <w:r w:rsidRPr="00A164B9">
            <w:rPr>
              <w:rFonts w:eastAsia="Times New Roman"/>
            </w:rPr>
            <w:t xml:space="preserve">, v. 20, n. 5, p. 549–559, 2007. </w:t>
          </w:r>
        </w:p>
        <w:p w14:paraId="303A9388" w14:textId="77777777" w:rsidR="00BA13C3" w:rsidRPr="00A164B9" w:rsidRDefault="00BA13C3">
          <w:pPr>
            <w:divId w:val="1136291659"/>
            <w:rPr>
              <w:rFonts w:eastAsia="Times New Roman"/>
            </w:rPr>
          </w:pPr>
        </w:p>
        <w:p w14:paraId="523A9715" w14:textId="77777777" w:rsidR="00BA13C3" w:rsidRPr="00A164B9" w:rsidRDefault="00BA13C3">
          <w:pPr>
            <w:divId w:val="811098468"/>
            <w:rPr>
              <w:rFonts w:eastAsia="Times New Roman"/>
            </w:rPr>
          </w:pPr>
          <w:r w:rsidRPr="00A164B9">
            <w:rPr>
              <w:rFonts w:eastAsia="Times New Roman"/>
            </w:rPr>
            <w:t xml:space="preserve">GUPTA, A. et al. </w:t>
          </w:r>
          <w:proofErr w:type="spellStart"/>
          <w:r w:rsidRPr="00A164B9">
            <w:rPr>
              <w:rFonts w:eastAsia="Times New Roman"/>
            </w:rPr>
            <w:t>Ethyl</w:t>
          </w:r>
          <w:proofErr w:type="spellEnd"/>
          <w:r w:rsidRPr="00A164B9">
            <w:rPr>
              <w:rFonts w:eastAsia="Times New Roman"/>
            </w:rPr>
            <w:t xml:space="preserve"> </w:t>
          </w:r>
          <w:proofErr w:type="spellStart"/>
          <w:r w:rsidRPr="00A164B9">
            <w:rPr>
              <w:rFonts w:eastAsia="Times New Roman"/>
            </w:rPr>
            <w:t>acetate</w:t>
          </w:r>
          <w:proofErr w:type="spellEnd"/>
          <w:r w:rsidRPr="00A164B9">
            <w:rPr>
              <w:rFonts w:eastAsia="Times New Roman"/>
            </w:rPr>
            <w:t xml:space="preserve"> </w:t>
          </w:r>
          <w:proofErr w:type="spellStart"/>
          <w:r w:rsidRPr="00A164B9">
            <w:rPr>
              <w:rFonts w:eastAsia="Times New Roman"/>
            </w:rPr>
            <w:t>fraction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a </w:t>
          </w:r>
          <w:proofErr w:type="spellStart"/>
          <w:r w:rsidRPr="00A164B9">
            <w:rPr>
              <w:rFonts w:eastAsia="Times New Roman"/>
            </w:rPr>
            <w:t>potential</w:t>
          </w:r>
          <w:proofErr w:type="spellEnd"/>
          <w:r w:rsidRPr="00A164B9">
            <w:rPr>
              <w:rFonts w:eastAsia="Times New Roman"/>
            </w:rPr>
            <w:t xml:space="preserve"> </w:t>
          </w:r>
          <w:proofErr w:type="spellStart"/>
          <w:r w:rsidRPr="00A164B9">
            <w:rPr>
              <w:rFonts w:eastAsia="Times New Roman"/>
            </w:rPr>
            <w:t>phytopharmaceutical</w:t>
          </w:r>
          <w:proofErr w:type="spellEnd"/>
          <w:r w:rsidRPr="00A164B9">
            <w:rPr>
              <w:rFonts w:eastAsia="Times New Roman"/>
            </w:rPr>
            <w:t xml:space="preserve"> </w:t>
          </w:r>
          <w:proofErr w:type="spellStart"/>
          <w:r w:rsidRPr="00A164B9">
            <w:rPr>
              <w:rFonts w:eastAsia="Times New Roman"/>
            </w:rPr>
            <w:t>targeting</w:t>
          </w:r>
          <w:proofErr w:type="spellEnd"/>
          <w:r w:rsidRPr="00A164B9">
            <w:rPr>
              <w:rFonts w:eastAsia="Times New Roman"/>
            </w:rPr>
            <w:t xml:space="preserve"> </w:t>
          </w:r>
          <w:proofErr w:type="spellStart"/>
          <w:r w:rsidRPr="00A164B9">
            <w:rPr>
              <w:rFonts w:eastAsia="Times New Roman"/>
            </w:rPr>
            <w:t>adipocyte</w:t>
          </w:r>
          <w:proofErr w:type="spellEnd"/>
          <w:r w:rsidRPr="00A164B9">
            <w:rPr>
              <w:rFonts w:eastAsia="Times New Roman"/>
            </w:rPr>
            <w:t xml:space="preserve"> </w:t>
          </w:r>
          <w:proofErr w:type="spellStart"/>
          <w:r w:rsidRPr="00A164B9">
            <w:rPr>
              <w:rFonts w:eastAsia="Times New Roman"/>
            </w:rPr>
            <w:t>differentiation</w:t>
          </w:r>
          <w:proofErr w:type="spellEnd"/>
          <w:r w:rsidRPr="00A164B9">
            <w:rPr>
              <w:rFonts w:eastAsia="Times New Roman"/>
            </w:rPr>
            <w:t xml:space="preserve">. </w:t>
          </w:r>
          <w:proofErr w:type="spellStart"/>
          <w:r w:rsidRPr="00A164B9">
            <w:rPr>
              <w:rFonts w:eastAsia="Times New Roman"/>
              <w:b/>
              <w:bCs/>
            </w:rPr>
            <w:t>Biomedicine</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Pharmacotherapy</w:t>
          </w:r>
          <w:proofErr w:type="spellEnd"/>
          <w:r w:rsidRPr="00A164B9">
            <w:rPr>
              <w:rFonts w:eastAsia="Times New Roman"/>
            </w:rPr>
            <w:t xml:space="preserve">, v. 96, p. 572–583, 2017. </w:t>
          </w:r>
        </w:p>
        <w:p w14:paraId="2CC2CFD4" w14:textId="77777777" w:rsidR="00BA13C3" w:rsidRPr="00A164B9" w:rsidRDefault="00BA13C3">
          <w:pPr>
            <w:divId w:val="1136291659"/>
            <w:rPr>
              <w:rFonts w:eastAsia="Times New Roman"/>
            </w:rPr>
          </w:pPr>
        </w:p>
        <w:p w14:paraId="48ABD1A1" w14:textId="77777777" w:rsidR="00BA13C3" w:rsidRPr="00A164B9" w:rsidRDefault="00BA13C3">
          <w:pPr>
            <w:divId w:val="1870991817"/>
            <w:rPr>
              <w:rFonts w:eastAsia="Times New Roman"/>
            </w:rPr>
          </w:pPr>
          <w:r w:rsidRPr="00A164B9">
            <w:rPr>
              <w:rFonts w:eastAsia="Times New Roman"/>
            </w:rPr>
            <w:t xml:space="preserve">GUPTA, A. et al. </w:t>
          </w:r>
          <w:proofErr w:type="spellStart"/>
          <w:r w:rsidRPr="00A164B9">
            <w:rPr>
              <w:rFonts w:eastAsia="Times New Roman"/>
            </w:rPr>
            <w:t>Ecliptal</w:t>
          </w:r>
          <w:proofErr w:type="spellEnd"/>
          <w:r w:rsidRPr="00A164B9">
            <w:rPr>
              <w:rFonts w:eastAsia="Times New Roman"/>
            </w:rPr>
            <w:t xml:space="preserve">, a </w:t>
          </w:r>
          <w:proofErr w:type="spellStart"/>
          <w:r w:rsidRPr="00A164B9">
            <w:rPr>
              <w:rFonts w:eastAsia="Times New Roman"/>
            </w:rPr>
            <w:t>promising</w:t>
          </w:r>
          <w:proofErr w:type="spellEnd"/>
          <w:r w:rsidRPr="00A164B9">
            <w:rPr>
              <w:rFonts w:eastAsia="Times New Roman"/>
            </w:rPr>
            <w:t xml:space="preserve"> natural lead </w:t>
          </w:r>
          <w:proofErr w:type="spellStart"/>
          <w:r w:rsidRPr="00A164B9">
            <w:rPr>
              <w:rFonts w:eastAsia="Times New Roman"/>
            </w:rPr>
            <w:t>isolated</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w:t>
          </w:r>
          <w:proofErr w:type="spellStart"/>
          <w:r w:rsidRPr="00A164B9">
            <w:rPr>
              <w:rFonts w:eastAsia="Times New Roman"/>
            </w:rPr>
            <w:t>modulates</w:t>
          </w:r>
          <w:proofErr w:type="spellEnd"/>
          <w:r w:rsidRPr="00A164B9">
            <w:rPr>
              <w:rFonts w:eastAsia="Times New Roman"/>
            </w:rPr>
            <w:t xml:space="preserve"> </w:t>
          </w:r>
          <w:proofErr w:type="spellStart"/>
          <w:r w:rsidRPr="00A164B9">
            <w:rPr>
              <w:rFonts w:eastAsia="Times New Roman"/>
            </w:rPr>
            <w:t>adipocyte</w:t>
          </w:r>
          <w:proofErr w:type="spellEnd"/>
          <w:r w:rsidRPr="00A164B9">
            <w:rPr>
              <w:rFonts w:eastAsia="Times New Roman"/>
            </w:rPr>
            <w:t xml:space="preserve"> </w:t>
          </w:r>
          <w:proofErr w:type="spellStart"/>
          <w:r w:rsidRPr="00A164B9">
            <w:rPr>
              <w:rFonts w:eastAsia="Times New Roman"/>
            </w:rPr>
            <w:t>function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ameliorates</w:t>
          </w:r>
          <w:proofErr w:type="spellEnd"/>
          <w:r w:rsidRPr="00A164B9">
            <w:rPr>
              <w:rFonts w:eastAsia="Times New Roman"/>
            </w:rPr>
            <w:t xml:space="preserve"> </w:t>
          </w:r>
          <w:proofErr w:type="spellStart"/>
          <w:r w:rsidRPr="00A164B9">
            <w:rPr>
              <w:rFonts w:eastAsia="Times New Roman"/>
            </w:rPr>
            <w:t>metabolic</w:t>
          </w:r>
          <w:proofErr w:type="spellEnd"/>
          <w:r w:rsidRPr="00A164B9">
            <w:rPr>
              <w:rFonts w:eastAsia="Times New Roman"/>
            </w:rPr>
            <w:t xml:space="preserve"> </w:t>
          </w:r>
          <w:proofErr w:type="spellStart"/>
          <w:r w:rsidRPr="00A164B9">
            <w:rPr>
              <w:rFonts w:eastAsia="Times New Roman"/>
            </w:rPr>
            <w:t>syndrome</w:t>
          </w:r>
          <w:proofErr w:type="spellEnd"/>
          <w:r w:rsidRPr="00A164B9">
            <w:rPr>
              <w:rFonts w:eastAsia="Times New Roman"/>
            </w:rPr>
            <w:t xml:space="preserve">. </w:t>
          </w:r>
          <w:proofErr w:type="spellStart"/>
          <w:r w:rsidRPr="00A164B9">
            <w:rPr>
              <w:rFonts w:eastAsia="Times New Roman"/>
              <w:b/>
              <w:bCs/>
            </w:rPr>
            <w:t>Toxicology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Applied </w:t>
          </w:r>
          <w:proofErr w:type="spellStart"/>
          <w:r w:rsidRPr="00A164B9">
            <w:rPr>
              <w:rFonts w:eastAsia="Times New Roman"/>
              <w:b/>
              <w:bCs/>
            </w:rPr>
            <w:t>Pharmacology</w:t>
          </w:r>
          <w:proofErr w:type="spellEnd"/>
          <w:r w:rsidRPr="00A164B9">
            <w:rPr>
              <w:rFonts w:eastAsia="Times New Roman"/>
            </w:rPr>
            <w:t xml:space="preserve">, v. 338, p. 134–147, 2018. </w:t>
          </w:r>
        </w:p>
        <w:p w14:paraId="0295F09F" w14:textId="77777777" w:rsidR="00BA13C3" w:rsidRPr="00A164B9" w:rsidRDefault="00BA13C3">
          <w:pPr>
            <w:divId w:val="1136291659"/>
            <w:rPr>
              <w:rFonts w:eastAsia="Times New Roman"/>
            </w:rPr>
          </w:pPr>
        </w:p>
        <w:p w14:paraId="4D3CC327" w14:textId="77777777" w:rsidR="00BA13C3" w:rsidRPr="00A164B9" w:rsidRDefault="00BA13C3">
          <w:pPr>
            <w:divId w:val="1575311685"/>
            <w:rPr>
              <w:rFonts w:eastAsia="Times New Roman"/>
            </w:rPr>
          </w:pPr>
          <w:r w:rsidRPr="00A164B9">
            <w:rPr>
              <w:rFonts w:eastAsia="Times New Roman"/>
            </w:rPr>
            <w:t xml:space="preserve">HAN, S. et al. 2093P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as a </w:t>
          </w:r>
          <w:proofErr w:type="spellStart"/>
          <w:r w:rsidRPr="00A164B9">
            <w:rPr>
              <w:rFonts w:eastAsia="Times New Roman"/>
            </w:rPr>
            <w:t>prognostic</w:t>
          </w:r>
          <w:proofErr w:type="spellEnd"/>
          <w:r w:rsidRPr="00A164B9">
            <w:rPr>
              <w:rFonts w:eastAsia="Times New Roman"/>
            </w:rPr>
            <w:t xml:space="preserve"> </w:t>
          </w:r>
          <w:proofErr w:type="spellStart"/>
          <w:r w:rsidRPr="00A164B9">
            <w:rPr>
              <w:rFonts w:eastAsia="Times New Roman"/>
            </w:rPr>
            <w:t>indicator</w:t>
          </w:r>
          <w:proofErr w:type="spellEnd"/>
          <w:r w:rsidRPr="00A164B9">
            <w:rPr>
              <w:rFonts w:eastAsia="Times New Roman"/>
            </w:rPr>
            <w:t xml:space="preserve"> in </w:t>
          </w:r>
          <w:proofErr w:type="spellStart"/>
          <w:r w:rsidRPr="00A164B9">
            <w:rPr>
              <w:rFonts w:eastAsia="Times New Roman"/>
            </w:rPr>
            <w:t>metastatic</w:t>
          </w:r>
          <w:proofErr w:type="spellEnd"/>
          <w:r w:rsidRPr="00A164B9">
            <w:rPr>
              <w:rFonts w:eastAsia="Times New Roman"/>
            </w:rPr>
            <w:t xml:space="preserve"> </w:t>
          </w:r>
          <w:proofErr w:type="spellStart"/>
          <w:r w:rsidRPr="00A164B9">
            <w:rPr>
              <w:rFonts w:eastAsia="Times New Roman"/>
            </w:rPr>
            <w:t>gastric</w:t>
          </w:r>
          <w:proofErr w:type="spellEnd"/>
          <w:r w:rsidRPr="00A164B9">
            <w:rPr>
              <w:rFonts w:eastAsia="Times New Roman"/>
            </w:rPr>
            <w:t xml:space="preserve"> </w:t>
          </w:r>
          <w:proofErr w:type="spellStart"/>
          <w:r w:rsidRPr="00A164B9">
            <w:rPr>
              <w:rFonts w:eastAsia="Times New Roman"/>
            </w:rPr>
            <w:t>cancer</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rPr>
            <w:t>receiving</w:t>
          </w:r>
          <w:proofErr w:type="spellEnd"/>
          <w:r w:rsidRPr="00A164B9">
            <w:rPr>
              <w:rFonts w:eastAsia="Times New Roman"/>
            </w:rPr>
            <w:t xml:space="preserve"> </w:t>
          </w:r>
          <w:proofErr w:type="spellStart"/>
          <w:r w:rsidRPr="00A164B9">
            <w:rPr>
              <w:rFonts w:eastAsia="Times New Roman"/>
            </w:rPr>
            <w:t>second-line</w:t>
          </w:r>
          <w:proofErr w:type="spellEnd"/>
          <w:r w:rsidRPr="00A164B9">
            <w:rPr>
              <w:rFonts w:eastAsia="Times New Roman"/>
            </w:rPr>
            <w:t xml:space="preserve"> </w:t>
          </w:r>
          <w:proofErr w:type="spellStart"/>
          <w:r w:rsidRPr="00A164B9">
            <w:rPr>
              <w:rFonts w:eastAsia="Times New Roman"/>
            </w:rPr>
            <w:t>chemotherapy</w:t>
          </w:r>
          <w:proofErr w:type="spellEnd"/>
          <w:r w:rsidRPr="00A164B9">
            <w:rPr>
              <w:rFonts w:eastAsia="Times New Roman"/>
            </w:rPr>
            <w:t xml:space="preserve">. </w:t>
          </w:r>
          <w:proofErr w:type="spellStart"/>
          <w:r w:rsidRPr="00A164B9">
            <w:rPr>
              <w:rFonts w:eastAsia="Times New Roman"/>
              <w:b/>
              <w:bCs/>
            </w:rPr>
            <w:t>Annals</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Oncology</w:t>
          </w:r>
          <w:proofErr w:type="spellEnd"/>
          <w:r w:rsidRPr="00A164B9">
            <w:rPr>
              <w:rFonts w:eastAsia="Times New Roman"/>
            </w:rPr>
            <w:t xml:space="preserve">, v. 34, p. S1099, 1 out. 2023. </w:t>
          </w:r>
        </w:p>
        <w:p w14:paraId="2F177C46" w14:textId="77777777" w:rsidR="00BA13C3" w:rsidRPr="00A164B9" w:rsidRDefault="00BA13C3">
          <w:pPr>
            <w:divId w:val="1136291659"/>
            <w:rPr>
              <w:rFonts w:eastAsia="Times New Roman"/>
            </w:rPr>
          </w:pPr>
        </w:p>
        <w:p w14:paraId="33075063" w14:textId="77777777" w:rsidR="00BA13C3" w:rsidRPr="00A164B9" w:rsidRDefault="00BA13C3">
          <w:pPr>
            <w:divId w:val="386150064"/>
            <w:rPr>
              <w:rFonts w:eastAsia="Times New Roman"/>
            </w:rPr>
          </w:pPr>
          <w:r w:rsidRPr="00A164B9">
            <w:rPr>
              <w:rFonts w:eastAsia="Times New Roman"/>
            </w:rPr>
            <w:t xml:space="preserve">HARMS, M.; SEALE, P. Brown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beige</w:t>
          </w:r>
          <w:proofErr w:type="spellEnd"/>
          <w:r w:rsidRPr="00A164B9">
            <w:rPr>
              <w:rFonts w:eastAsia="Times New Roman"/>
            </w:rPr>
            <w:t xml:space="preserve"> </w:t>
          </w:r>
          <w:proofErr w:type="spellStart"/>
          <w:r w:rsidRPr="00A164B9">
            <w:rPr>
              <w:rFonts w:eastAsia="Times New Roman"/>
            </w:rPr>
            <w:t>fat</w:t>
          </w:r>
          <w:proofErr w:type="spellEnd"/>
          <w:r w:rsidRPr="00A164B9">
            <w:rPr>
              <w:rFonts w:ascii="Arial" w:eastAsia="Times New Roman" w:hAnsi="Arial" w:cs="Arial"/>
            </w:rPr>
            <w:t> </w:t>
          </w:r>
          <w:r w:rsidRPr="00A164B9">
            <w:rPr>
              <w:rFonts w:eastAsia="Times New Roman"/>
            </w:rPr>
            <w:t xml:space="preserve">: </w:t>
          </w:r>
          <w:proofErr w:type="spellStart"/>
          <w:r w:rsidRPr="00A164B9">
            <w:rPr>
              <w:rFonts w:eastAsia="Times New Roman"/>
            </w:rPr>
            <w:t>development</w:t>
          </w:r>
          <w:proofErr w:type="spellEnd"/>
          <w:r w:rsidRPr="00A164B9">
            <w:rPr>
              <w:rFonts w:eastAsia="Times New Roman"/>
            </w:rPr>
            <w:t xml:space="preserve"> , </w:t>
          </w:r>
          <w:proofErr w:type="spellStart"/>
          <w:r w:rsidRPr="00A164B9">
            <w:rPr>
              <w:rFonts w:eastAsia="Times New Roman"/>
            </w:rPr>
            <w:t>function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therapeutic</w:t>
          </w:r>
          <w:proofErr w:type="spellEnd"/>
          <w:r w:rsidRPr="00A164B9">
            <w:rPr>
              <w:rFonts w:eastAsia="Times New Roman"/>
            </w:rPr>
            <w:t xml:space="preserve"> </w:t>
          </w:r>
          <w:proofErr w:type="spellStart"/>
          <w:r w:rsidRPr="00A164B9">
            <w:rPr>
              <w:rFonts w:eastAsia="Times New Roman"/>
            </w:rPr>
            <w:t>potential</w:t>
          </w:r>
          <w:proofErr w:type="spellEnd"/>
          <w:r w:rsidRPr="00A164B9">
            <w:rPr>
              <w:rFonts w:eastAsia="Times New Roman"/>
            </w:rPr>
            <w:t xml:space="preserve">. </w:t>
          </w:r>
          <w:proofErr w:type="spellStart"/>
          <w:r w:rsidRPr="00A164B9">
            <w:rPr>
              <w:rFonts w:eastAsia="Times New Roman"/>
              <w:b/>
              <w:bCs/>
            </w:rPr>
            <w:t>Nature</w:t>
          </w:r>
          <w:proofErr w:type="spellEnd"/>
          <w:r w:rsidRPr="00A164B9">
            <w:rPr>
              <w:rFonts w:eastAsia="Times New Roman"/>
              <w:b/>
              <w:bCs/>
            </w:rPr>
            <w:t xml:space="preserve"> Medicine</w:t>
          </w:r>
          <w:r w:rsidRPr="00A164B9">
            <w:rPr>
              <w:rFonts w:eastAsia="Times New Roman"/>
            </w:rPr>
            <w:t xml:space="preserve">, v. 19, n. 10, 2013. </w:t>
          </w:r>
        </w:p>
        <w:p w14:paraId="3AA3C054" w14:textId="77777777" w:rsidR="00BA13C3" w:rsidRPr="00A164B9" w:rsidRDefault="00BA13C3">
          <w:pPr>
            <w:divId w:val="1136291659"/>
            <w:rPr>
              <w:rFonts w:eastAsia="Times New Roman"/>
            </w:rPr>
          </w:pPr>
        </w:p>
        <w:p w14:paraId="3716329A" w14:textId="77777777" w:rsidR="00BA13C3" w:rsidRPr="00A164B9" w:rsidRDefault="00BA13C3">
          <w:pPr>
            <w:divId w:val="597524251"/>
            <w:rPr>
              <w:rFonts w:eastAsia="Times New Roman"/>
            </w:rPr>
          </w:pPr>
          <w:r w:rsidRPr="00A164B9">
            <w:rPr>
              <w:rFonts w:eastAsia="Times New Roman"/>
            </w:rPr>
            <w:t xml:space="preserve">HASAN, S. et al. A </w:t>
          </w:r>
          <w:proofErr w:type="spellStart"/>
          <w:r w:rsidRPr="00A164B9">
            <w:rPr>
              <w:rFonts w:eastAsia="Times New Roman"/>
            </w:rPr>
            <w:t>clinical</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rPr>
            <w:t>to</w:t>
          </w:r>
          <w:proofErr w:type="spellEnd"/>
          <w:r w:rsidRPr="00A164B9">
            <w:rPr>
              <w:rFonts w:eastAsia="Times New Roman"/>
            </w:rPr>
            <w:t xml:space="preserve"> </w:t>
          </w:r>
          <w:proofErr w:type="spellStart"/>
          <w:r w:rsidRPr="00A164B9">
            <w:rPr>
              <w:rFonts w:eastAsia="Times New Roman"/>
            </w:rPr>
            <w:t>evaluate</w:t>
          </w:r>
          <w:proofErr w:type="spellEnd"/>
          <w:r w:rsidRPr="00A164B9">
            <w:rPr>
              <w:rFonts w:eastAsia="Times New Roman"/>
            </w:rPr>
            <w:t xml:space="preserve"> </w:t>
          </w:r>
          <w:proofErr w:type="spellStart"/>
          <w:r w:rsidRPr="00A164B9">
            <w:rPr>
              <w:rFonts w:eastAsia="Times New Roman"/>
            </w:rPr>
            <w:t>anti</w:t>
          </w:r>
          <w:proofErr w:type="spellEnd"/>
          <w:r w:rsidRPr="00A164B9">
            <w:rPr>
              <w:rFonts w:eastAsia="Times New Roman"/>
            </w:rPr>
            <w:t xml:space="preserve">- </w:t>
          </w:r>
          <w:proofErr w:type="spellStart"/>
          <w:r w:rsidRPr="00A164B9">
            <w:rPr>
              <w:rFonts w:eastAsia="Times New Roman"/>
            </w:rPr>
            <w:t>hyperglycemic</w:t>
          </w:r>
          <w:proofErr w:type="spellEnd"/>
          <w:r w:rsidRPr="00A164B9">
            <w:rPr>
              <w:rFonts w:eastAsia="Times New Roman"/>
            </w:rPr>
            <w:t xml:space="preserve"> </w:t>
          </w:r>
          <w:proofErr w:type="spellStart"/>
          <w:r w:rsidRPr="00A164B9">
            <w:rPr>
              <w:rFonts w:eastAsia="Times New Roman"/>
            </w:rPr>
            <w:t>action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type</w:t>
          </w:r>
          <w:proofErr w:type="spellEnd"/>
          <w:r w:rsidRPr="00A164B9">
            <w:rPr>
              <w:rFonts w:eastAsia="Times New Roman"/>
            </w:rPr>
            <w:t xml:space="preserve"> </w:t>
          </w:r>
          <w:proofErr w:type="spellStart"/>
          <w:r w:rsidRPr="00A164B9">
            <w:rPr>
              <w:rFonts w:eastAsia="Times New Roman"/>
            </w:rPr>
            <w:t>ii</w:t>
          </w:r>
          <w:proofErr w:type="spellEnd"/>
          <w:r w:rsidRPr="00A164B9">
            <w:rPr>
              <w:rFonts w:eastAsia="Times New Roman"/>
            </w:rPr>
            <w:t xml:space="preserve"> diabetes mellitus &amp; its </w:t>
          </w:r>
          <w:proofErr w:type="spellStart"/>
          <w:r w:rsidRPr="00A164B9">
            <w:rPr>
              <w:rFonts w:eastAsia="Times New Roman"/>
            </w:rPr>
            <w:t>comparison</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metformin</w:t>
          </w:r>
          <w:proofErr w:type="spellEnd"/>
          <w:r w:rsidRPr="00A164B9">
            <w:rPr>
              <w:rFonts w:eastAsia="Times New Roman"/>
            </w:rPr>
            <w:t xml:space="preserve">. </w:t>
          </w:r>
          <w:r w:rsidRPr="00A164B9">
            <w:rPr>
              <w:rFonts w:eastAsia="Times New Roman"/>
              <w:b/>
              <w:bCs/>
            </w:rPr>
            <w:t xml:space="preserve">Indian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Pharmacology</w:t>
          </w:r>
          <w:proofErr w:type="spellEnd"/>
          <w:r w:rsidRPr="00A164B9">
            <w:rPr>
              <w:rFonts w:eastAsia="Times New Roman"/>
            </w:rPr>
            <w:t xml:space="preserve">, v. 45, p. S144, 2013. </w:t>
          </w:r>
        </w:p>
        <w:p w14:paraId="69A020D9" w14:textId="77777777" w:rsidR="00BA13C3" w:rsidRPr="00A164B9" w:rsidRDefault="00BA13C3">
          <w:pPr>
            <w:divId w:val="1136291659"/>
            <w:rPr>
              <w:rFonts w:eastAsia="Times New Roman"/>
            </w:rPr>
          </w:pPr>
        </w:p>
        <w:p w14:paraId="3F191C0B" w14:textId="77777777" w:rsidR="00BA13C3" w:rsidRPr="00A164B9" w:rsidRDefault="00BA13C3">
          <w:pPr>
            <w:divId w:val="728458817"/>
            <w:rPr>
              <w:rFonts w:eastAsia="Times New Roman"/>
            </w:rPr>
          </w:pPr>
          <w:r w:rsidRPr="00A164B9">
            <w:rPr>
              <w:rFonts w:eastAsia="Times New Roman"/>
            </w:rPr>
            <w:t xml:space="preserve">HATHERALL, D. Global </w:t>
          </w:r>
          <w:proofErr w:type="spellStart"/>
          <w:r w:rsidRPr="00A164B9">
            <w:rPr>
              <w:rFonts w:eastAsia="Times New Roman"/>
            </w:rPr>
            <w:t>strategy</w:t>
          </w:r>
          <w:proofErr w:type="spellEnd"/>
          <w:r w:rsidRPr="00A164B9">
            <w:rPr>
              <w:rFonts w:eastAsia="Times New Roman"/>
            </w:rPr>
            <w:t xml:space="preserve">. </w:t>
          </w:r>
          <w:r w:rsidRPr="00A164B9">
            <w:rPr>
              <w:rFonts w:eastAsia="Times New Roman"/>
              <w:b/>
              <w:bCs/>
            </w:rPr>
            <w:t xml:space="preserve">Global </w:t>
          </w:r>
          <w:proofErr w:type="spellStart"/>
          <w:r w:rsidRPr="00A164B9">
            <w:rPr>
              <w:rFonts w:eastAsia="Times New Roman"/>
              <w:b/>
              <w:bCs/>
            </w:rPr>
            <w:t>Logistics</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Distribution</w:t>
          </w:r>
          <w:proofErr w:type="spellEnd"/>
          <w:r w:rsidRPr="00A164B9">
            <w:rPr>
              <w:rFonts w:eastAsia="Times New Roman"/>
              <w:b/>
              <w:bCs/>
            </w:rPr>
            <w:t xml:space="preserve"> Planning: </w:t>
          </w:r>
          <w:proofErr w:type="spellStart"/>
          <w:r w:rsidRPr="00A164B9">
            <w:rPr>
              <w:rFonts w:eastAsia="Times New Roman"/>
              <w:b/>
              <w:bCs/>
            </w:rPr>
            <w:t>Strategies</w:t>
          </w:r>
          <w:proofErr w:type="spellEnd"/>
          <w:r w:rsidRPr="00A164B9">
            <w:rPr>
              <w:rFonts w:eastAsia="Times New Roman"/>
              <w:b/>
              <w:bCs/>
            </w:rPr>
            <w:t xml:space="preserve"> for Management</w:t>
          </w:r>
          <w:r w:rsidRPr="00A164B9">
            <w:rPr>
              <w:rFonts w:eastAsia="Times New Roman"/>
            </w:rPr>
            <w:t xml:space="preserve">, v. 2002, n. May, p. 314–323, 2018. </w:t>
          </w:r>
        </w:p>
        <w:p w14:paraId="4155AB76" w14:textId="77777777" w:rsidR="00BA13C3" w:rsidRPr="00A164B9" w:rsidRDefault="00BA13C3">
          <w:pPr>
            <w:divId w:val="1136291659"/>
            <w:rPr>
              <w:rFonts w:eastAsia="Times New Roman"/>
            </w:rPr>
          </w:pPr>
        </w:p>
        <w:p w14:paraId="0E9FA310" w14:textId="77777777" w:rsidR="00BA13C3" w:rsidRPr="00A164B9" w:rsidRDefault="00BA13C3">
          <w:pPr>
            <w:divId w:val="1759525373"/>
            <w:rPr>
              <w:rFonts w:eastAsia="Times New Roman"/>
            </w:rPr>
          </w:pPr>
          <w:r w:rsidRPr="00A164B9">
            <w:rPr>
              <w:rFonts w:eastAsia="Times New Roman"/>
            </w:rPr>
            <w:t xml:space="preserve">HECKER, J. et al. </w:t>
          </w:r>
          <w:proofErr w:type="spellStart"/>
          <w:r w:rsidRPr="00A164B9">
            <w:rPr>
              <w:rFonts w:eastAsia="Times New Roman"/>
            </w:rPr>
            <w:t>Burden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overweight</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societal </w:t>
          </w:r>
          <w:proofErr w:type="spellStart"/>
          <w:r w:rsidRPr="00A164B9">
            <w:rPr>
              <w:rFonts w:eastAsia="Times New Roman"/>
            </w:rPr>
            <w:t>impact</w:t>
          </w:r>
          <w:proofErr w:type="spellEnd"/>
          <w:r w:rsidRPr="00A164B9">
            <w:rPr>
              <w:rFonts w:eastAsia="Times New Roman"/>
            </w:rPr>
            <w:t xml:space="preserve"> in </w:t>
          </w:r>
          <w:proofErr w:type="spellStart"/>
          <w:r w:rsidRPr="00A164B9">
            <w:rPr>
              <w:rFonts w:eastAsia="Times New Roman"/>
            </w:rPr>
            <w:t>terms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cost-of-illness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health-related</w:t>
          </w:r>
          <w:proofErr w:type="spellEnd"/>
          <w:r w:rsidRPr="00A164B9">
            <w:rPr>
              <w:rFonts w:eastAsia="Times New Roman"/>
            </w:rPr>
            <w:t xml:space="preserve"> </w:t>
          </w:r>
          <w:proofErr w:type="spellStart"/>
          <w:r w:rsidRPr="00A164B9">
            <w:rPr>
              <w:rFonts w:eastAsia="Times New Roman"/>
            </w:rPr>
            <w:t>quality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life</w:t>
          </w:r>
          <w:proofErr w:type="spellEnd"/>
          <w:r w:rsidRPr="00A164B9">
            <w:rPr>
              <w:rFonts w:eastAsia="Times New Roman"/>
            </w:rPr>
            <w:t xml:space="preserve">. </w:t>
          </w:r>
          <w:r w:rsidRPr="00A164B9">
            <w:rPr>
              <w:rFonts w:eastAsia="Times New Roman"/>
              <w:b/>
              <w:bCs/>
            </w:rPr>
            <w:t xml:space="preserve">BMC </w:t>
          </w:r>
          <w:proofErr w:type="spellStart"/>
          <w:r w:rsidRPr="00A164B9">
            <w:rPr>
              <w:rFonts w:eastAsia="Times New Roman"/>
              <w:b/>
              <w:bCs/>
            </w:rPr>
            <w:t>Public</w:t>
          </w:r>
          <w:proofErr w:type="spellEnd"/>
          <w:r w:rsidRPr="00A164B9">
            <w:rPr>
              <w:rFonts w:eastAsia="Times New Roman"/>
              <w:b/>
              <w:bCs/>
            </w:rPr>
            <w:t xml:space="preserve"> Health</w:t>
          </w:r>
          <w:r w:rsidRPr="00A164B9">
            <w:rPr>
              <w:rFonts w:eastAsia="Times New Roman"/>
            </w:rPr>
            <w:t xml:space="preserve">, v. 22, n. 1, p. 1–13, 2022. </w:t>
          </w:r>
        </w:p>
        <w:p w14:paraId="1D3F6472" w14:textId="77777777" w:rsidR="00BA13C3" w:rsidRPr="00A164B9" w:rsidRDefault="00BA13C3">
          <w:pPr>
            <w:divId w:val="1136291659"/>
            <w:rPr>
              <w:rFonts w:eastAsia="Times New Roman"/>
            </w:rPr>
          </w:pPr>
        </w:p>
        <w:p w14:paraId="23FD35C5" w14:textId="77777777" w:rsidR="00BA13C3" w:rsidRPr="00A164B9" w:rsidRDefault="00BA13C3">
          <w:pPr>
            <w:divId w:val="32196865"/>
            <w:rPr>
              <w:rFonts w:eastAsia="Times New Roman"/>
            </w:rPr>
          </w:pPr>
          <w:r w:rsidRPr="00A164B9">
            <w:rPr>
              <w:rFonts w:eastAsia="Times New Roman"/>
            </w:rPr>
            <w:t xml:space="preserve">HICKEY1, E. et al. </w:t>
          </w:r>
          <w:proofErr w:type="spellStart"/>
          <w:r w:rsidRPr="00A164B9">
            <w:rPr>
              <w:rFonts w:eastAsia="Times New Roman"/>
            </w:rPr>
            <w:t>Prevalence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anxiety</w:t>
          </w:r>
          <w:proofErr w:type="spellEnd"/>
          <w:r w:rsidRPr="00A164B9">
            <w:rPr>
              <w:rFonts w:eastAsia="Times New Roman"/>
            </w:rPr>
            <w:t xml:space="preserve">, </w:t>
          </w:r>
          <w:proofErr w:type="spellStart"/>
          <w:r w:rsidRPr="00A164B9">
            <w:rPr>
              <w:rFonts w:eastAsia="Times New Roman"/>
            </w:rPr>
            <w:t>depression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chronic</w:t>
          </w:r>
          <w:proofErr w:type="spellEnd"/>
          <w:r w:rsidRPr="00A164B9">
            <w:rPr>
              <w:rFonts w:eastAsia="Times New Roman"/>
            </w:rPr>
            <w:t xml:space="preserve"> stress in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Class</w:t>
          </w:r>
          <w:proofErr w:type="spellEnd"/>
          <w:r w:rsidRPr="00A164B9">
            <w:rPr>
              <w:rFonts w:eastAsia="Times New Roman"/>
            </w:rPr>
            <w:t xml:space="preserve"> 3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attending</w:t>
          </w:r>
          <w:proofErr w:type="spellEnd"/>
          <w:r w:rsidRPr="00A164B9">
            <w:rPr>
              <w:rFonts w:eastAsia="Times New Roman"/>
            </w:rPr>
            <w:t xml:space="preserve"> a </w:t>
          </w:r>
          <w:proofErr w:type="spellStart"/>
          <w:r w:rsidRPr="00A164B9">
            <w:rPr>
              <w:rFonts w:eastAsia="Times New Roman"/>
            </w:rPr>
            <w:t>multidisciplinary</w:t>
          </w:r>
          <w:proofErr w:type="spellEnd"/>
          <w:r w:rsidRPr="00A164B9">
            <w:rPr>
              <w:rFonts w:eastAsia="Times New Roman"/>
            </w:rPr>
            <w:t xml:space="preserve"> </w:t>
          </w:r>
          <w:proofErr w:type="spellStart"/>
          <w:r w:rsidRPr="00A164B9">
            <w:rPr>
              <w:rFonts w:eastAsia="Times New Roman"/>
            </w:rPr>
            <w:t>weight</w:t>
          </w:r>
          <w:proofErr w:type="spellEnd"/>
          <w:r w:rsidRPr="00A164B9">
            <w:rPr>
              <w:rFonts w:eastAsia="Times New Roman"/>
            </w:rPr>
            <w:t xml:space="preserve"> management </w:t>
          </w:r>
          <w:proofErr w:type="spellStart"/>
          <w:r w:rsidRPr="00A164B9">
            <w:rPr>
              <w:rFonts w:eastAsia="Times New Roman"/>
            </w:rPr>
            <w:t>program</w:t>
          </w:r>
          <w:proofErr w:type="spellEnd"/>
          <w:r w:rsidRPr="00A164B9">
            <w:rPr>
              <w:rFonts w:eastAsia="Times New Roman"/>
            </w:rPr>
            <w:t xml:space="preserve"> in South West Sydney. </w:t>
          </w:r>
          <w:proofErr w:type="spellStart"/>
          <w:r w:rsidRPr="00A164B9">
            <w:rPr>
              <w:rFonts w:eastAsia="Times New Roman"/>
              <w:b/>
              <w:bCs/>
            </w:rPr>
            <w:t>Obesity</w:t>
          </w:r>
          <w:proofErr w:type="spellEnd"/>
          <w:r w:rsidRPr="00A164B9">
            <w:rPr>
              <w:rFonts w:eastAsia="Times New Roman"/>
              <w:b/>
              <w:bCs/>
            </w:rPr>
            <w:t xml:space="preserve"> Reviews</w:t>
          </w:r>
          <w:r w:rsidRPr="00A164B9">
            <w:rPr>
              <w:rFonts w:eastAsia="Times New Roman"/>
            </w:rPr>
            <w:t xml:space="preserve">, v. 23, n. S2, p. 69–70, 2022. </w:t>
          </w:r>
        </w:p>
        <w:p w14:paraId="44047D90" w14:textId="77777777" w:rsidR="00BA13C3" w:rsidRPr="00A164B9" w:rsidRDefault="00BA13C3">
          <w:pPr>
            <w:divId w:val="1136291659"/>
            <w:rPr>
              <w:rFonts w:eastAsia="Times New Roman"/>
            </w:rPr>
          </w:pPr>
        </w:p>
        <w:p w14:paraId="7B51E396" w14:textId="77777777" w:rsidR="00BA13C3" w:rsidRPr="00A164B9" w:rsidRDefault="00BA13C3">
          <w:pPr>
            <w:divId w:val="1490633350"/>
            <w:rPr>
              <w:rFonts w:eastAsia="Times New Roman"/>
            </w:rPr>
          </w:pPr>
          <w:r w:rsidRPr="00A164B9">
            <w:rPr>
              <w:rFonts w:eastAsia="Times New Roman"/>
            </w:rPr>
            <w:t xml:space="preserve">HWANG, H. F. et al. </w:t>
          </w:r>
          <w:proofErr w:type="spellStart"/>
          <w:r w:rsidRPr="00A164B9">
            <w:rPr>
              <w:rFonts w:eastAsia="Times New Roman"/>
            </w:rPr>
            <w:t>Suitability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WHOQOL-BREF for </w:t>
          </w:r>
          <w:proofErr w:type="spellStart"/>
          <w:r w:rsidRPr="00A164B9">
            <w:rPr>
              <w:rFonts w:eastAsia="Times New Roman"/>
            </w:rPr>
            <w:t>community-dwelling</w:t>
          </w:r>
          <w:proofErr w:type="spellEnd"/>
          <w:r w:rsidRPr="00A164B9">
            <w:rPr>
              <w:rFonts w:eastAsia="Times New Roman"/>
            </w:rPr>
            <w:t xml:space="preserve"> </w:t>
          </w:r>
          <w:proofErr w:type="spellStart"/>
          <w:r w:rsidRPr="00A164B9">
            <w:rPr>
              <w:rFonts w:eastAsia="Times New Roman"/>
            </w:rPr>
            <w:t>older</w:t>
          </w:r>
          <w:proofErr w:type="spellEnd"/>
          <w:r w:rsidRPr="00A164B9">
            <w:rPr>
              <w:rFonts w:eastAsia="Times New Roman"/>
            </w:rPr>
            <w:t xml:space="preserve"> </w:t>
          </w:r>
          <w:proofErr w:type="spellStart"/>
          <w:r w:rsidRPr="00A164B9">
            <w:rPr>
              <w:rFonts w:eastAsia="Times New Roman"/>
            </w:rPr>
            <w:t>people</w:t>
          </w:r>
          <w:proofErr w:type="spellEnd"/>
          <w:r w:rsidRPr="00A164B9">
            <w:rPr>
              <w:rFonts w:eastAsia="Times New Roman"/>
            </w:rPr>
            <w:t xml:space="preserve"> in Taiwan. </w:t>
          </w:r>
          <w:r w:rsidRPr="00A164B9">
            <w:rPr>
              <w:rFonts w:eastAsia="Times New Roman"/>
              <w:b/>
              <w:bCs/>
            </w:rPr>
            <w:t xml:space="preserve">Age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Ageing</w:t>
          </w:r>
          <w:proofErr w:type="spellEnd"/>
          <w:r w:rsidRPr="00A164B9">
            <w:rPr>
              <w:rFonts w:eastAsia="Times New Roman"/>
            </w:rPr>
            <w:t xml:space="preserve">, v. 32, n. 6, p. 593–600, 2003. </w:t>
          </w:r>
        </w:p>
        <w:p w14:paraId="0F94EF60" w14:textId="77777777" w:rsidR="00BA13C3" w:rsidRPr="00A164B9" w:rsidRDefault="00BA13C3">
          <w:pPr>
            <w:divId w:val="1136291659"/>
            <w:rPr>
              <w:rFonts w:eastAsia="Times New Roman"/>
            </w:rPr>
          </w:pPr>
        </w:p>
        <w:p w14:paraId="5FAFEF58" w14:textId="77777777" w:rsidR="00BA13C3" w:rsidRPr="00A164B9" w:rsidRDefault="00BA13C3">
          <w:pPr>
            <w:divId w:val="64381981"/>
            <w:rPr>
              <w:rFonts w:eastAsia="Times New Roman"/>
            </w:rPr>
          </w:pPr>
          <w:r w:rsidRPr="00A164B9">
            <w:rPr>
              <w:rFonts w:eastAsia="Times New Roman"/>
            </w:rPr>
            <w:t xml:space="preserve">ISHTIAQ, S. M. et al. </w:t>
          </w:r>
          <w:proofErr w:type="spellStart"/>
          <w:r w:rsidRPr="00A164B9">
            <w:rPr>
              <w:rFonts w:eastAsia="Times New Roman"/>
            </w:rPr>
            <w:t>Adiponectin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PPAR: a setup for </w:t>
          </w:r>
          <w:proofErr w:type="spellStart"/>
          <w:r w:rsidRPr="00A164B9">
            <w:rPr>
              <w:rFonts w:eastAsia="Times New Roman"/>
            </w:rPr>
            <w:t>intricate</w:t>
          </w:r>
          <w:proofErr w:type="spellEnd"/>
          <w:r w:rsidRPr="00A164B9">
            <w:rPr>
              <w:rFonts w:eastAsia="Times New Roman"/>
            </w:rPr>
            <w:t xml:space="preserve"> </w:t>
          </w:r>
          <w:proofErr w:type="spellStart"/>
          <w:r w:rsidRPr="00A164B9">
            <w:rPr>
              <w:rFonts w:eastAsia="Times New Roman"/>
            </w:rPr>
            <w:t>crosstalk</w:t>
          </w:r>
          <w:proofErr w:type="spellEnd"/>
          <w:r w:rsidRPr="00A164B9">
            <w:rPr>
              <w:rFonts w:eastAsia="Times New Roman"/>
            </w:rPr>
            <w:t xml:space="preserve"> </w:t>
          </w:r>
          <w:proofErr w:type="spellStart"/>
          <w:r w:rsidRPr="00A164B9">
            <w:rPr>
              <w:rFonts w:eastAsia="Times New Roman"/>
            </w:rPr>
            <w:t>between</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non-</w:t>
          </w:r>
          <w:proofErr w:type="spellStart"/>
          <w:r w:rsidRPr="00A164B9">
            <w:rPr>
              <w:rFonts w:eastAsia="Times New Roman"/>
            </w:rPr>
            <w:t>alcoholic</w:t>
          </w:r>
          <w:proofErr w:type="spellEnd"/>
          <w:r w:rsidRPr="00A164B9">
            <w:rPr>
              <w:rFonts w:eastAsia="Times New Roman"/>
            </w:rPr>
            <w:t xml:space="preserve"> </w:t>
          </w:r>
          <w:proofErr w:type="spellStart"/>
          <w:r w:rsidRPr="00A164B9">
            <w:rPr>
              <w:rFonts w:eastAsia="Times New Roman"/>
            </w:rPr>
            <w:t>fatty</w:t>
          </w:r>
          <w:proofErr w:type="spellEnd"/>
          <w:r w:rsidRPr="00A164B9">
            <w:rPr>
              <w:rFonts w:eastAsia="Times New Roman"/>
            </w:rPr>
            <w:t xml:space="preserve"> </w:t>
          </w:r>
          <w:proofErr w:type="spellStart"/>
          <w:r w:rsidRPr="00A164B9">
            <w:rPr>
              <w:rFonts w:eastAsia="Times New Roman"/>
            </w:rPr>
            <w:t>liver</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w:t>
          </w:r>
          <w:r w:rsidRPr="00A164B9">
            <w:rPr>
              <w:rFonts w:eastAsia="Times New Roman"/>
              <w:b/>
              <w:bCs/>
            </w:rPr>
            <w:t xml:space="preserve">Reviews in </w:t>
          </w:r>
          <w:proofErr w:type="spellStart"/>
          <w:r w:rsidRPr="00A164B9">
            <w:rPr>
              <w:rFonts w:eastAsia="Times New Roman"/>
              <w:b/>
              <w:bCs/>
            </w:rPr>
            <w:t>Endocrine</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Metabolic</w:t>
          </w:r>
          <w:proofErr w:type="spellEnd"/>
          <w:r w:rsidRPr="00A164B9">
            <w:rPr>
              <w:rFonts w:eastAsia="Times New Roman"/>
              <w:b/>
              <w:bCs/>
            </w:rPr>
            <w:t xml:space="preserve"> </w:t>
          </w:r>
          <w:proofErr w:type="spellStart"/>
          <w:r w:rsidRPr="00A164B9">
            <w:rPr>
              <w:rFonts w:eastAsia="Times New Roman"/>
              <w:b/>
              <w:bCs/>
            </w:rPr>
            <w:t>Disorders</w:t>
          </w:r>
          <w:proofErr w:type="spellEnd"/>
          <w:r w:rsidRPr="00A164B9">
            <w:rPr>
              <w:rFonts w:eastAsia="Times New Roman"/>
            </w:rPr>
            <w:t xml:space="preserve">, v. 20, n. 3, p. 253–261, 2019. </w:t>
          </w:r>
        </w:p>
        <w:p w14:paraId="7B7DE905" w14:textId="77777777" w:rsidR="00BA13C3" w:rsidRPr="00A164B9" w:rsidRDefault="00BA13C3">
          <w:pPr>
            <w:divId w:val="1136291659"/>
            <w:rPr>
              <w:rFonts w:eastAsia="Times New Roman"/>
            </w:rPr>
          </w:pPr>
        </w:p>
        <w:p w14:paraId="28614DCB" w14:textId="77777777" w:rsidR="00BA13C3" w:rsidRPr="00A164B9" w:rsidRDefault="00BA13C3">
          <w:pPr>
            <w:divId w:val="823083661"/>
            <w:rPr>
              <w:rFonts w:eastAsia="Times New Roman"/>
            </w:rPr>
          </w:pPr>
          <w:r w:rsidRPr="00A164B9">
            <w:rPr>
              <w:rFonts w:eastAsia="Times New Roman"/>
            </w:rPr>
            <w:t xml:space="preserve">JIN, T. et al. </w:t>
          </w:r>
          <w:proofErr w:type="spellStart"/>
          <w:r w:rsidRPr="00A164B9">
            <w:rPr>
              <w:rFonts w:eastAsia="Times New Roman"/>
            </w:rPr>
            <w:t>Curcumin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other</w:t>
          </w:r>
          <w:proofErr w:type="spellEnd"/>
          <w:r w:rsidRPr="00A164B9">
            <w:rPr>
              <w:rFonts w:eastAsia="Times New Roman"/>
            </w:rPr>
            <w:t xml:space="preserve"> </w:t>
          </w:r>
          <w:proofErr w:type="spellStart"/>
          <w:r w:rsidRPr="00A164B9">
            <w:rPr>
              <w:rFonts w:eastAsia="Times New Roman"/>
            </w:rPr>
            <w:t>dietary</w:t>
          </w:r>
          <w:proofErr w:type="spellEnd"/>
          <w:r w:rsidRPr="00A164B9">
            <w:rPr>
              <w:rFonts w:eastAsia="Times New Roman"/>
            </w:rPr>
            <w:t xml:space="preserve"> </w:t>
          </w:r>
          <w:proofErr w:type="spellStart"/>
          <w:r w:rsidRPr="00A164B9">
            <w:rPr>
              <w:rFonts w:eastAsia="Times New Roman"/>
            </w:rPr>
            <w:t>polyphenols</w:t>
          </w:r>
          <w:proofErr w:type="spellEnd"/>
          <w:r w:rsidRPr="00A164B9">
            <w:rPr>
              <w:rFonts w:eastAsia="Times New Roman"/>
            </w:rPr>
            <w:t xml:space="preserve">: </w:t>
          </w:r>
          <w:proofErr w:type="spellStart"/>
          <w:r w:rsidRPr="00A164B9">
            <w:rPr>
              <w:rFonts w:eastAsia="Times New Roman"/>
            </w:rPr>
            <w:t>Potential</w:t>
          </w:r>
          <w:proofErr w:type="spellEnd"/>
          <w:r w:rsidRPr="00A164B9">
            <w:rPr>
              <w:rFonts w:eastAsia="Times New Roman"/>
            </w:rPr>
            <w:t xml:space="preserve"> </w:t>
          </w:r>
          <w:proofErr w:type="spellStart"/>
          <w:r w:rsidRPr="00A164B9">
            <w:rPr>
              <w:rFonts w:eastAsia="Times New Roman"/>
            </w:rPr>
            <w:t>mechanisms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metabolic</w:t>
          </w:r>
          <w:proofErr w:type="spellEnd"/>
          <w:r w:rsidRPr="00A164B9">
            <w:rPr>
              <w:rFonts w:eastAsia="Times New Roman"/>
            </w:rPr>
            <w:t xml:space="preserve"> </w:t>
          </w:r>
          <w:proofErr w:type="spellStart"/>
          <w:r w:rsidRPr="00A164B9">
            <w:rPr>
              <w:rFonts w:eastAsia="Times New Roman"/>
            </w:rPr>
            <w:t>actions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therapy</w:t>
          </w:r>
          <w:proofErr w:type="spellEnd"/>
          <w:r w:rsidRPr="00A164B9">
            <w:rPr>
              <w:rFonts w:eastAsia="Times New Roman"/>
            </w:rPr>
            <w:t xml:space="preserve"> for diabetes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r w:rsidRPr="00A164B9">
            <w:rPr>
              <w:rFonts w:eastAsia="Times New Roman"/>
              <w:b/>
              <w:bCs/>
            </w:rPr>
            <w:t xml:space="preserve">American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Physiology</w:t>
          </w:r>
          <w:proofErr w:type="spellEnd"/>
          <w:r w:rsidRPr="00A164B9">
            <w:rPr>
              <w:rFonts w:eastAsia="Times New Roman"/>
              <w:b/>
              <w:bCs/>
            </w:rPr>
            <w:t xml:space="preserve"> - </w:t>
          </w:r>
          <w:proofErr w:type="spellStart"/>
          <w:r w:rsidRPr="00A164B9">
            <w:rPr>
              <w:rFonts w:eastAsia="Times New Roman"/>
              <w:b/>
              <w:bCs/>
            </w:rPr>
            <w:t>Endocrinology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Metabolism</w:t>
          </w:r>
          <w:proofErr w:type="spellEnd"/>
          <w:r w:rsidRPr="00A164B9">
            <w:rPr>
              <w:rFonts w:eastAsia="Times New Roman"/>
            </w:rPr>
            <w:t xml:space="preserve">, v. 314, n. 3, p. E201–E205, 2018. </w:t>
          </w:r>
        </w:p>
        <w:p w14:paraId="37F22AA8" w14:textId="77777777" w:rsidR="00BA13C3" w:rsidRPr="00A164B9" w:rsidRDefault="00BA13C3">
          <w:pPr>
            <w:divId w:val="1136291659"/>
            <w:rPr>
              <w:rFonts w:eastAsia="Times New Roman"/>
            </w:rPr>
          </w:pPr>
        </w:p>
        <w:p w14:paraId="605B3490" w14:textId="77777777" w:rsidR="00BA13C3" w:rsidRPr="00A164B9" w:rsidRDefault="00BA13C3">
          <w:pPr>
            <w:divId w:val="1204052780"/>
            <w:rPr>
              <w:rFonts w:eastAsia="Times New Roman"/>
            </w:rPr>
          </w:pPr>
          <w:r w:rsidRPr="00A164B9">
            <w:rPr>
              <w:rFonts w:eastAsia="Times New Roman"/>
            </w:rPr>
            <w:t xml:space="preserve">JUNG, U. J.; CHOI, M.-S.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its </w:t>
          </w:r>
          <w:proofErr w:type="spellStart"/>
          <w:r w:rsidRPr="00A164B9">
            <w:rPr>
              <w:rFonts w:eastAsia="Times New Roman"/>
            </w:rPr>
            <w:t>metabolic</w:t>
          </w:r>
          <w:proofErr w:type="spellEnd"/>
          <w:r w:rsidRPr="00A164B9">
            <w:rPr>
              <w:rFonts w:eastAsia="Times New Roman"/>
            </w:rPr>
            <w:t xml:space="preserve"> </w:t>
          </w:r>
          <w:proofErr w:type="spellStart"/>
          <w:r w:rsidRPr="00A164B9">
            <w:rPr>
              <w:rFonts w:eastAsia="Times New Roman"/>
            </w:rPr>
            <w:t>complications</w:t>
          </w:r>
          <w:proofErr w:type="spellEnd"/>
          <w:r w:rsidRPr="00A164B9">
            <w:rPr>
              <w:rFonts w:eastAsia="Times New Roman"/>
            </w:rPr>
            <w:t xml:space="preserve">: The role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adipokines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relationship</w:t>
          </w:r>
          <w:proofErr w:type="spellEnd"/>
          <w:r w:rsidRPr="00A164B9">
            <w:rPr>
              <w:rFonts w:eastAsia="Times New Roman"/>
            </w:rPr>
            <w:t xml:space="preserve"> </w:t>
          </w:r>
          <w:proofErr w:type="spellStart"/>
          <w:r w:rsidRPr="00A164B9">
            <w:rPr>
              <w:rFonts w:eastAsia="Times New Roman"/>
            </w:rPr>
            <w:t>between</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inflammation</w:t>
          </w:r>
          <w:proofErr w:type="spellEnd"/>
          <w:r w:rsidRPr="00A164B9">
            <w:rPr>
              <w:rFonts w:eastAsia="Times New Roman"/>
            </w:rPr>
            <w:t xml:space="preserve">, </w:t>
          </w:r>
          <w:proofErr w:type="spellStart"/>
          <w:r w:rsidRPr="00A164B9">
            <w:rPr>
              <w:rFonts w:eastAsia="Times New Roman"/>
            </w:rPr>
            <w:t>insulin</w:t>
          </w:r>
          <w:proofErr w:type="spellEnd"/>
          <w:r w:rsidRPr="00A164B9">
            <w:rPr>
              <w:rFonts w:eastAsia="Times New Roman"/>
            </w:rPr>
            <w:t xml:space="preserve"> </w:t>
          </w:r>
          <w:proofErr w:type="spellStart"/>
          <w:r w:rsidRPr="00A164B9">
            <w:rPr>
              <w:rFonts w:eastAsia="Times New Roman"/>
            </w:rPr>
            <w:t>resistance</w:t>
          </w:r>
          <w:proofErr w:type="spellEnd"/>
          <w:r w:rsidRPr="00A164B9">
            <w:rPr>
              <w:rFonts w:eastAsia="Times New Roman"/>
            </w:rPr>
            <w:t xml:space="preserve">, </w:t>
          </w:r>
          <w:proofErr w:type="spellStart"/>
          <w:r w:rsidRPr="00A164B9">
            <w:rPr>
              <w:rFonts w:eastAsia="Times New Roman"/>
            </w:rPr>
            <w:t>dyslipidemia</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nonalcoholic</w:t>
          </w:r>
          <w:proofErr w:type="spellEnd"/>
          <w:r w:rsidRPr="00A164B9">
            <w:rPr>
              <w:rFonts w:eastAsia="Times New Roman"/>
            </w:rPr>
            <w:t xml:space="preserve"> </w:t>
          </w:r>
          <w:proofErr w:type="spellStart"/>
          <w:r w:rsidRPr="00A164B9">
            <w:rPr>
              <w:rFonts w:eastAsia="Times New Roman"/>
            </w:rPr>
            <w:t>fatty</w:t>
          </w:r>
          <w:proofErr w:type="spellEnd"/>
          <w:r w:rsidRPr="00A164B9">
            <w:rPr>
              <w:rFonts w:eastAsia="Times New Roman"/>
            </w:rPr>
            <w:t xml:space="preserve"> </w:t>
          </w:r>
          <w:proofErr w:type="spellStart"/>
          <w:r w:rsidRPr="00A164B9">
            <w:rPr>
              <w:rFonts w:eastAsia="Times New Roman"/>
            </w:rPr>
            <w:t>liver</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Molecular </w:t>
          </w:r>
          <w:proofErr w:type="spellStart"/>
          <w:r w:rsidRPr="00A164B9">
            <w:rPr>
              <w:rFonts w:eastAsia="Times New Roman"/>
              <w:b/>
              <w:bCs/>
            </w:rPr>
            <w:t>Sciences</w:t>
          </w:r>
          <w:proofErr w:type="spellEnd"/>
          <w:r w:rsidRPr="00A164B9">
            <w:rPr>
              <w:rFonts w:eastAsia="Times New Roman"/>
            </w:rPr>
            <w:t xml:space="preserve">, v. 15, n. 4, p. 6184–6223, 2014. </w:t>
          </w:r>
        </w:p>
        <w:p w14:paraId="25FC67BC" w14:textId="77777777" w:rsidR="00BA13C3" w:rsidRPr="00A164B9" w:rsidRDefault="00BA13C3">
          <w:pPr>
            <w:divId w:val="1136291659"/>
            <w:rPr>
              <w:rFonts w:eastAsia="Times New Roman"/>
            </w:rPr>
          </w:pPr>
        </w:p>
        <w:p w14:paraId="5F244E98" w14:textId="77777777" w:rsidR="00BA13C3" w:rsidRPr="00A164B9" w:rsidRDefault="00BA13C3">
          <w:pPr>
            <w:divId w:val="294680865"/>
            <w:rPr>
              <w:rFonts w:eastAsia="Times New Roman"/>
            </w:rPr>
          </w:pPr>
          <w:r w:rsidRPr="00A164B9">
            <w:rPr>
              <w:rFonts w:eastAsia="Times New Roman"/>
            </w:rPr>
            <w:lastRenderedPageBreak/>
            <w:t xml:space="preserve">KAMBLI, S.; KHAIRE, P.; KUSHWAHA, M. AYURVEDIC, PHYTOCHEMICAL AND PHARMACOLOGICAL INFORMATION OF BHRINGRAJ (ECLIPTA ALBA): A REVIEW ARTICLE. </w:t>
          </w:r>
          <w:r w:rsidRPr="00A164B9">
            <w:rPr>
              <w:rFonts w:eastAsia="Times New Roman"/>
              <w:b/>
              <w:bCs/>
            </w:rPr>
            <w:t xml:space="preserve">World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Pharmaceutical </w:t>
          </w:r>
          <w:proofErr w:type="spellStart"/>
          <w:r w:rsidRPr="00A164B9">
            <w:rPr>
              <w:rFonts w:eastAsia="Times New Roman"/>
              <w:b/>
              <w:bCs/>
            </w:rPr>
            <w:t>Research</w:t>
          </w:r>
          <w:proofErr w:type="spellEnd"/>
          <w:r w:rsidRPr="00A164B9">
            <w:rPr>
              <w:rFonts w:eastAsia="Times New Roman"/>
            </w:rPr>
            <w:t xml:space="preserve">, v. 11, n. 15, p. 531–550, 2022. </w:t>
          </w:r>
        </w:p>
        <w:p w14:paraId="0EE7F902" w14:textId="77777777" w:rsidR="00BA13C3" w:rsidRPr="00A164B9" w:rsidRDefault="00BA13C3">
          <w:pPr>
            <w:divId w:val="1136291659"/>
            <w:rPr>
              <w:rFonts w:eastAsia="Times New Roman"/>
            </w:rPr>
          </w:pPr>
        </w:p>
        <w:p w14:paraId="744888C1" w14:textId="77777777" w:rsidR="00BA13C3" w:rsidRPr="00A164B9" w:rsidRDefault="00BA13C3">
          <w:pPr>
            <w:divId w:val="1373844291"/>
            <w:rPr>
              <w:rFonts w:eastAsia="Times New Roman"/>
            </w:rPr>
          </w:pPr>
          <w:r w:rsidRPr="00A164B9">
            <w:rPr>
              <w:rFonts w:eastAsia="Times New Roman"/>
            </w:rPr>
            <w:t xml:space="preserve">KANG, Y.-M. et al. </w:t>
          </w:r>
          <w:proofErr w:type="spellStart"/>
          <w:r w:rsidRPr="00A164B9">
            <w:rPr>
              <w:rFonts w:eastAsia="Times New Roman"/>
            </w:rPr>
            <w:t>Anti-inflammatory</w:t>
          </w:r>
          <w:proofErr w:type="spellEnd"/>
          <w:r w:rsidRPr="00A164B9">
            <w:rPr>
              <w:rFonts w:eastAsia="Times New Roman"/>
            </w:rPr>
            <w:t xml:space="preserve"> </w:t>
          </w:r>
          <w:proofErr w:type="spellStart"/>
          <w:r w:rsidRPr="00A164B9">
            <w:rPr>
              <w:rFonts w:eastAsia="Times New Roman"/>
            </w:rPr>
            <w:t>effects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w:t>
          </w:r>
          <w:proofErr w:type="spellStart"/>
          <w:r w:rsidRPr="00A164B9">
            <w:rPr>
              <w:rFonts w:eastAsia="Times New Roman"/>
            </w:rPr>
            <w:t>Linné</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house</w:t>
          </w:r>
          <w:proofErr w:type="spellEnd"/>
          <w:r w:rsidRPr="00A164B9">
            <w:rPr>
              <w:rFonts w:eastAsia="Times New Roman"/>
            </w:rPr>
            <w:t xml:space="preserve"> </w:t>
          </w:r>
          <w:proofErr w:type="spellStart"/>
          <w:r w:rsidRPr="00A164B9">
            <w:rPr>
              <w:rFonts w:eastAsia="Times New Roman"/>
            </w:rPr>
            <w:t>dust</w:t>
          </w:r>
          <w:proofErr w:type="spellEnd"/>
          <w:r w:rsidRPr="00A164B9">
            <w:rPr>
              <w:rFonts w:eastAsia="Times New Roman"/>
            </w:rPr>
            <w:t xml:space="preserve"> mite-</w:t>
          </w:r>
          <w:proofErr w:type="spellStart"/>
          <w:r w:rsidRPr="00A164B9">
            <w:rPr>
              <w:rFonts w:eastAsia="Times New Roman"/>
            </w:rPr>
            <w:t>induced</w:t>
          </w:r>
          <w:proofErr w:type="spellEnd"/>
          <w:r w:rsidRPr="00A164B9">
            <w:rPr>
              <w:rFonts w:eastAsia="Times New Roman"/>
            </w:rPr>
            <w:t xml:space="preserve"> </w:t>
          </w:r>
          <w:proofErr w:type="spellStart"/>
          <w:r w:rsidRPr="00A164B9">
            <w:rPr>
              <w:rFonts w:eastAsia="Times New Roman"/>
            </w:rPr>
            <w:t>atopic</w:t>
          </w:r>
          <w:proofErr w:type="spellEnd"/>
          <w:r w:rsidRPr="00A164B9">
            <w:rPr>
              <w:rFonts w:eastAsia="Times New Roman"/>
            </w:rPr>
            <w:t xml:space="preserve"> </w:t>
          </w:r>
          <w:proofErr w:type="spellStart"/>
          <w:r w:rsidRPr="00A164B9">
            <w:rPr>
              <w:rFonts w:eastAsia="Times New Roman"/>
            </w:rPr>
            <w:t>dermatitis</w:t>
          </w:r>
          <w:proofErr w:type="spellEnd"/>
          <w:r w:rsidRPr="00A164B9">
            <w:rPr>
              <w:rFonts w:eastAsia="Times New Roman"/>
            </w:rPr>
            <w:t xml:space="preserve"> in vivo </w:t>
          </w:r>
          <w:proofErr w:type="spellStart"/>
          <w:r w:rsidRPr="00A164B9">
            <w:rPr>
              <w:rFonts w:eastAsia="Times New Roman"/>
            </w:rPr>
            <w:t>and</w:t>
          </w:r>
          <w:proofErr w:type="spellEnd"/>
          <w:r w:rsidRPr="00A164B9">
            <w:rPr>
              <w:rFonts w:eastAsia="Times New Roman"/>
            </w:rPr>
            <w:t xml:space="preserve"> in vitro.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Ethnopharmacology</w:t>
          </w:r>
          <w:proofErr w:type="spellEnd"/>
          <w:r w:rsidRPr="00A164B9">
            <w:rPr>
              <w:rFonts w:eastAsia="Times New Roman"/>
            </w:rPr>
            <w:t xml:space="preserve">, v. 292, 2022. </w:t>
          </w:r>
        </w:p>
        <w:p w14:paraId="1DB35BD0" w14:textId="77777777" w:rsidR="00BA13C3" w:rsidRPr="00A164B9" w:rsidRDefault="00BA13C3">
          <w:pPr>
            <w:divId w:val="1136291659"/>
            <w:rPr>
              <w:rFonts w:eastAsia="Times New Roman"/>
            </w:rPr>
          </w:pPr>
        </w:p>
        <w:p w14:paraId="04D5EC3E" w14:textId="77777777" w:rsidR="00BA13C3" w:rsidRPr="00A164B9" w:rsidRDefault="00BA13C3">
          <w:pPr>
            <w:divId w:val="115612088"/>
            <w:rPr>
              <w:rFonts w:eastAsia="Times New Roman"/>
            </w:rPr>
          </w:pPr>
          <w:r w:rsidRPr="00A164B9">
            <w:rPr>
              <w:rFonts w:eastAsia="Times New Roman"/>
            </w:rPr>
            <w:t xml:space="preserve">KAUR, J.; KAUR, R.; NAGPAL, A. </w:t>
          </w:r>
          <w:proofErr w:type="spellStart"/>
          <w:r w:rsidRPr="00A164B9">
            <w:rPr>
              <w:rFonts w:eastAsia="Times New Roman"/>
            </w:rPr>
            <w:t>Traditional</w:t>
          </w:r>
          <w:proofErr w:type="spellEnd"/>
          <w:r w:rsidRPr="00A164B9">
            <w:rPr>
              <w:rFonts w:eastAsia="Times New Roman"/>
            </w:rPr>
            <w:t xml:space="preserve"> use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ethnomedicinal</w:t>
          </w:r>
          <w:proofErr w:type="spellEnd"/>
          <w:r w:rsidRPr="00A164B9">
            <w:rPr>
              <w:rFonts w:eastAsia="Times New Roman"/>
            </w:rPr>
            <w:t xml:space="preserve"> </w:t>
          </w:r>
          <w:proofErr w:type="spellStart"/>
          <w:r w:rsidRPr="00A164B9">
            <w:rPr>
              <w:rFonts w:eastAsia="Times New Roman"/>
            </w:rPr>
            <w:t>plants</w:t>
          </w:r>
          <w:proofErr w:type="spellEnd"/>
          <w:r w:rsidRPr="00A164B9">
            <w:rPr>
              <w:rFonts w:eastAsia="Times New Roman"/>
            </w:rPr>
            <w:t xml:space="preserve"> </w:t>
          </w:r>
          <w:proofErr w:type="spellStart"/>
          <w:r w:rsidRPr="00A164B9">
            <w:rPr>
              <w:rFonts w:eastAsia="Times New Roman"/>
            </w:rPr>
            <w:t>among</w:t>
          </w:r>
          <w:proofErr w:type="spellEnd"/>
          <w:r w:rsidRPr="00A164B9">
            <w:rPr>
              <w:rFonts w:eastAsia="Times New Roman"/>
            </w:rPr>
            <w:t xml:space="preserve"> </w:t>
          </w:r>
          <w:proofErr w:type="spellStart"/>
          <w:r w:rsidRPr="00A164B9">
            <w:rPr>
              <w:rFonts w:eastAsia="Times New Roman"/>
            </w:rPr>
            <w:t>people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Kapurthala</w:t>
          </w:r>
          <w:proofErr w:type="spellEnd"/>
          <w:r w:rsidRPr="00A164B9">
            <w:rPr>
              <w:rFonts w:eastAsia="Times New Roman"/>
            </w:rPr>
            <w:t xml:space="preserve"> </w:t>
          </w:r>
          <w:proofErr w:type="spellStart"/>
          <w:r w:rsidRPr="00A164B9">
            <w:rPr>
              <w:rFonts w:eastAsia="Times New Roman"/>
            </w:rPr>
            <w:t>District</w:t>
          </w:r>
          <w:proofErr w:type="spellEnd"/>
          <w:r w:rsidRPr="00A164B9">
            <w:rPr>
              <w:rFonts w:eastAsia="Times New Roman"/>
            </w:rPr>
            <w:t xml:space="preserve">, Punjab, </w:t>
          </w:r>
          <w:proofErr w:type="spellStart"/>
          <w:r w:rsidRPr="00A164B9">
            <w:rPr>
              <w:rFonts w:eastAsia="Times New Roman"/>
            </w:rPr>
            <w:t>India</w:t>
          </w:r>
          <w:proofErr w:type="spellEnd"/>
          <w:r w:rsidRPr="00A164B9">
            <w:rPr>
              <w:rFonts w:eastAsia="Times New Roman"/>
            </w:rPr>
            <w:t xml:space="preserve">. </w:t>
          </w:r>
          <w:proofErr w:type="spellStart"/>
          <w:r w:rsidRPr="00A164B9">
            <w:rPr>
              <w:rFonts w:eastAsia="Times New Roman"/>
              <w:b/>
              <w:bCs/>
            </w:rPr>
            <w:t>Pharmacognosy</w:t>
          </w:r>
          <w:proofErr w:type="spellEnd"/>
          <w:r w:rsidRPr="00A164B9">
            <w:rPr>
              <w:rFonts w:eastAsia="Times New Roman"/>
              <w:b/>
              <w:bCs/>
            </w:rPr>
            <w:t xml:space="preserve"> Magazine</w:t>
          </w:r>
          <w:r w:rsidRPr="00A164B9">
            <w:rPr>
              <w:rFonts w:eastAsia="Times New Roman"/>
            </w:rPr>
            <w:t xml:space="preserve">, v. 16, n. 68, p. S69–S80, 2020. </w:t>
          </w:r>
        </w:p>
        <w:p w14:paraId="1DD4CA69" w14:textId="77777777" w:rsidR="00BA13C3" w:rsidRPr="00A164B9" w:rsidRDefault="00BA13C3">
          <w:pPr>
            <w:divId w:val="1136291659"/>
            <w:rPr>
              <w:rFonts w:eastAsia="Times New Roman"/>
            </w:rPr>
          </w:pPr>
        </w:p>
        <w:p w14:paraId="0765E75A" w14:textId="77777777" w:rsidR="00BA13C3" w:rsidRPr="00A164B9" w:rsidRDefault="00BA13C3">
          <w:pPr>
            <w:divId w:val="1395083201"/>
            <w:rPr>
              <w:rFonts w:eastAsia="Times New Roman"/>
            </w:rPr>
          </w:pPr>
          <w:r w:rsidRPr="00A164B9">
            <w:rPr>
              <w:rFonts w:eastAsia="Times New Roman"/>
            </w:rPr>
            <w:t xml:space="preserve">KERR, A.; SLATER, G. J.; BYRNE, N. </w:t>
          </w:r>
          <w:proofErr w:type="spellStart"/>
          <w:r w:rsidRPr="00A164B9">
            <w:rPr>
              <w:rFonts w:eastAsia="Times New Roman"/>
            </w:rPr>
            <w:t>Impact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food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fluid</w:t>
          </w:r>
          <w:proofErr w:type="spellEnd"/>
          <w:r w:rsidRPr="00A164B9">
            <w:rPr>
              <w:rFonts w:eastAsia="Times New Roman"/>
            </w:rPr>
            <w:t xml:space="preserve"> </w:t>
          </w:r>
          <w:proofErr w:type="spellStart"/>
          <w:r w:rsidRPr="00A164B9">
            <w:rPr>
              <w:rFonts w:eastAsia="Times New Roman"/>
            </w:rPr>
            <w:t>intake</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technical</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biological</w:t>
          </w:r>
          <w:proofErr w:type="spellEnd"/>
          <w:r w:rsidRPr="00A164B9">
            <w:rPr>
              <w:rFonts w:eastAsia="Times New Roman"/>
            </w:rPr>
            <w:t xml:space="preserve"> </w:t>
          </w:r>
          <w:proofErr w:type="spellStart"/>
          <w:r w:rsidRPr="00A164B9">
            <w:rPr>
              <w:rFonts w:eastAsia="Times New Roman"/>
            </w:rPr>
            <w:t>measurement</w:t>
          </w:r>
          <w:proofErr w:type="spellEnd"/>
          <w:r w:rsidRPr="00A164B9">
            <w:rPr>
              <w:rFonts w:eastAsia="Times New Roman"/>
            </w:rPr>
            <w:t xml:space="preserve"> </w:t>
          </w:r>
          <w:proofErr w:type="spellStart"/>
          <w:r w:rsidRPr="00A164B9">
            <w:rPr>
              <w:rFonts w:eastAsia="Times New Roman"/>
            </w:rPr>
            <w:t>error</w:t>
          </w:r>
          <w:proofErr w:type="spellEnd"/>
          <w:r w:rsidRPr="00A164B9">
            <w:rPr>
              <w:rFonts w:eastAsia="Times New Roman"/>
            </w:rPr>
            <w:t xml:space="preserve"> in body </w:t>
          </w:r>
          <w:proofErr w:type="spellStart"/>
          <w:r w:rsidRPr="00A164B9">
            <w:rPr>
              <w:rFonts w:eastAsia="Times New Roman"/>
            </w:rPr>
            <w:t>composition</w:t>
          </w:r>
          <w:proofErr w:type="spellEnd"/>
          <w:r w:rsidRPr="00A164B9">
            <w:rPr>
              <w:rFonts w:eastAsia="Times New Roman"/>
            </w:rPr>
            <w:t xml:space="preserve"> assessment </w:t>
          </w:r>
          <w:proofErr w:type="spellStart"/>
          <w:r w:rsidRPr="00A164B9">
            <w:rPr>
              <w:rFonts w:eastAsia="Times New Roman"/>
            </w:rPr>
            <w:t>methods</w:t>
          </w:r>
          <w:proofErr w:type="spellEnd"/>
          <w:r w:rsidRPr="00A164B9">
            <w:rPr>
              <w:rFonts w:eastAsia="Times New Roman"/>
            </w:rPr>
            <w:t xml:space="preserve"> in </w:t>
          </w:r>
          <w:proofErr w:type="spellStart"/>
          <w:r w:rsidRPr="00A164B9">
            <w:rPr>
              <w:rFonts w:eastAsia="Times New Roman"/>
            </w:rPr>
            <w:t>athletes</w:t>
          </w:r>
          <w:proofErr w:type="spellEnd"/>
          <w:r w:rsidRPr="00A164B9">
            <w:rPr>
              <w:rFonts w:eastAsia="Times New Roman"/>
            </w:rPr>
            <w:t xml:space="preserve">. </w:t>
          </w:r>
          <w:r w:rsidRPr="00A164B9">
            <w:rPr>
              <w:rFonts w:eastAsia="Times New Roman"/>
              <w:b/>
              <w:bCs/>
            </w:rPr>
            <w:t xml:space="preserve">British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Nutrition</w:t>
          </w:r>
          <w:proofErr w:type="spellEnd"/>
          <w:r w:rsidRPr="00A164B9">
            <w:rPr>
              <w:rFonts w:eastAsia="Times New Roman"/>
            </w:rPr>
            <w:t xml:space="preserve">, v. 117, n. 4, p. 591–601, 2017. </w:t>
          </w:r>
        </w:p>
        <w:p w14:paraId="6B692CED" w14:textId="77777777" w:rsidR="00BA13C3" w:rsidRPr="00A164B9" w:rsidRDefault="00BA13C3">
          <w:pPr>
            <w:divId w:val="1136291659"/>
            <w:rPr>
              <w:rFonts w:eastAsia="Times New Roman"/>
            </w:rPr>
          </w:pPr>
        </w:p>
        <w:p w14:paraId="3CED7A02" w14:textId="77777777" w:rsidR="00BA13C3" w:rsidRPr="00A164B9" w:rsidRDefault="00BA13C3">
          <w:pPr>
            <w:divId w:val="611136133"/>
            <w:rPr>
              <w:rFonts w:eastAsia="Times New Roman"/>
            </w:rPr>
          </w:pPr>
          <w:r w:rsidRPr="00A164B9">
            <w:rPr>
              <w:rFonts w:eastAsia="Times New Roman"/>
            </w:rPr>
            <w:t xml:space="preserve">KILIC, M. K. et al. </w:t>
          </w:r>
          <w:proofErr w:type="spellStart"/>
          <w:r w:rsidRPr="00A164B9">
            <w:rPr>
              <w:rFonts w:eastAsia="Times New Roman"/>
            </w:rPr>
            <w:t>Association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Analysis-Derived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Sarcopenia in </w:t>
          </w:r>
          <w:proofErr w:type="spellStart"/>
          <w:r w:rsidRPr="00A164B9">
            <w:rPr>
              <w:rFonts w:eastAsia="Times New Roman"/>
            </w:rPr>
            <w:t>Older</w:t>
          </w:r>
          <w:proofErr w:type="spellEnd"/>
          <w:r w:rsidRPr="00A164B9">
            <w:rPr>
              <w:rFonts w:eastAsia="Times New Roman"/>
            </w:rPr>
            <w:t xml:space="preserve">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b/>
              <w:bCs/>
            </w:rPr>
            <w:t>Nutrition</w:t>
          </w:r>
          <w:proofErr w:type="spellEnd"/>
          <w:r w:rsidRPr="00A164B9">
            <w:rPr>
              <w:rFonts w:eastAsia="Times New Roman"/>
              <w:b/>
              <w:bCs/>
            </w:rPr>
            <w:t xml:space="preserve"> in Clinical </w:t>
          </w:r>
          <w:proofErr w:type="spellStart"/>
          <w:r w:rsidRPr="00A164B9">
            <w:rPr>
              <w:rFonts w:eastAsia="Times New Roman"/>
              <w:b/>
              <w:bCs/>
            </w:rPr>
            <w:t>Practice</w:t>
          </w:r>
          <w:proofErr w:type="spellEnd"/>
          <w:r w:rsidRPr="00A164B9">
            <w:rPr>
              <w:rFonts w:eastAsia="Times New Roman"/>
            </w:rPr>
            <w:t xml:space="preserve">, v. 32, n. 1, p. 103–109, 2017. </w:t>
          </w:r>
        </w:p>
        <w:p w14:paraId="7D6E6694" w14:textId="77777777" w:rsidR="00BA13C3" w:rsidRPr="00A164B9" w:rsidRDefault="00BA13C3">
          <w:pPr>
            <w:divId w:val="1136291659"/>
            <w:rPr>
              <w:rFonts w:eastAsia="Times New Roman"/>
            </w:rPr>
          </w:pPr>
        </w:p>
        <w:p w14:paraId="0F624364" w14:textId="77777777" w:rsidR="00BA13C3" w:rsidRPr="00A164B9" w:rsidRDefault="00BA13C3">
          <w:pPr>
            <w:divId w:val="1911646628"/>
            <w:rPr>
              <w:rFonts w:eastAsia="Times New Roman"/>
            </w:rPr>
          </w:pPr>
          <w:r w:rsidRPr="00A164B9">
            <w:rPr>
              <w:rFonts w:eastAsia="Times New Roman"/>
            </w:rPr>
            <w:t xml:space="preserve">KIM, J.; LEE, J. Role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obesity-induced</w:t>
          </w:r>
          <w:proofErr w:type="spellEnd"/>
          <w:r w:rsidRPr="00A164B9">
            <w:rPr>
              <w:rFonts w:eastAsia="Times New Roman"/>
            </w:rPr>
            <w:t xml:space="preserve"> </w:t>
          </w:r>
          <w:proofErr w:type="spellStart"/>
          <w:r w:rsidRPr="00A164B9">
            <w:rPr>
              <w:rFonts w:eastAsia="Times New Roman"/>
            </w:rPr>
            <w:t>inflammation</w:t>
          </w:r>
          <w:proofErr w:type="spellEnd"/>
          <w:r w:rsidRPr="00A164B9">
            <w:rPr>
              <w:rFonts w:eastAsia="Times New Roman"/>
            </w:rPr>
            <w:t xml:space="preserve"> in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development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insulin</w:t>
          </w:r>
          <w:proofErr w:type="spellEnd"/>
          <w:r w:rsidRPr="00A164B9">
            <w:rPr>
              <w:rFonts w:eastAsia="Times New Roman"/>
            </w:rPr>
            <w:t xml:space="preserve"> </w:t>
          </w:r>
          <w:proofErr w:type="spellStart"/>
          <w:r w:rsidRPr="00A164B9">
            <w:rPr>
              <w:rFonts w:eastAsia="Times New Roman"/>
            </w:rPr>
            <w:t>resistance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type</w:t>
          </w:r>
          <w:proofErr w:type="spellEnd"/>
          <w:r w:rsidRPr="00A164B9">
            <w:rPr>
              <w:rFonts w:eastAsia="Times New Roman"/>
            </w:rPr>
            <w:t xml:space="preserve"> 2 diabetes: </w:t>
          </w:r>
          <w:proofErr w:type="spellStart"/>
          <w:r w:rsidRPr="00A164B9">
            <w:rPr>
              <w:rFonts w:eastAsia="Times New Roman"/>
            </w:rPr>
            <w:t>History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research</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remaining</w:t>
          </w:r>
          <w:proofErr w:type="spellEnd"/>
          <w:r w:rsidRPr="00A164B9">
            <w:rPr>
              <w:rFonts w:eastAsia="Times New Roman"/>
            </w:rPr>
            <w:t xml:space="preserve"> </w:t>
          </w:r>
          <w:proofErr w:type="spellStart"/>
          <w:r w:rsidRPr="00A164B9">
            <w:rPr>
              <w:rFonts w:eastAsia="Times New Roman"/>
            </w:rPr>
            <w:t>questions</w:t>
          </w:r>
          <w:proofErr w:type="spellEnd"/>
          <w:r w:rsidRPr="00A164B9">
            <w:rPr>
              <w:rFonts w:eastAsia="Times New Roman"/>
            </w:rPr>
            <w:t xml:space="preserve">. </w:t>
          </w:r>
          <w:proofErr w:type="spellStart"/>
          <w:r w:rsidRPr="00A164B9">
            <w:rPr>
              <w:rFonts w:eastAsia="Times New Roman"/>
              <w:b/>
              <w:bCs/>
            </w:rPr>
            <w:t>Annals</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Pediatric</w:t>
          </w:r>
          <w:proofErr w:type="spellEnd"/>
          <w:r w:rsidRPr="00A164B9">
            <w:rPr>
              <w:rFonts w:eastAsia="Times New Roman"/>
              <w:b/>
              <w:bCs/>
            </w:rPr>
            <w:t xml:space="preserve"> </w:t>
          </w:r>
          <w:proofErr w:type="spellStart"/>
          <w:r w:rsidRPr="00A164B9">
            <w:rPr>
              <w:rFonts w:eastAsia="Times New Roman"/>
              <w:b/>
              <w:bCs/>
            </w:rPr>
            <w:t>Endocrinology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Metabolism</w:t>
          </w:r>
          <w:proofErr w:type="spellEnd"/>
          <w:r w:rsidRPr="00A164B9">
            <w:rPr>
              <w:rFonts w:eastAsia="Times New Roman"/>
            </w:rPr>
            <w:t xml:space="preserve">, v. 26, n. 1, p. 1–13, 2021. </w:t>
          </w:r>
        </w:p>
        <w:p w14:paraId="47BFFDF6" w14:textId="77777777" w:rsidR="00BA13C3" w:rsidRPr="00A164B9" w:rsidRDefault="00BA13C3">
          <w:pPr>
            <w:divId w:val="1136291659"/>
            <w:rPr>
              <w:rFonts w:eastAsia="Times New Roman"/>
            </w:rPr>
          </w:pPr>
        </w:p>
        <w:p w14:paraId="2B7EADC5" w14:textId="77777777" w:rsidR="00BA13C3" w:rsidRPr="00A164B9" w:rsidRDefault="00BA13C3">
          <w:pPr>
            <w:divId w:val="1449741841"/>
            <w:rPr>
              <w:rFonts w:eastAsia="Times New Roman"/>
            </w:rPr>
          </w:pPr>
          <w:r w:rsidRPr="00A164B9">
            <w:rPr>
              <w:rFonts w:eastAsia="Times New Roman"/>
            </w:rPr>
            <w:t xml:space="preserve">KIM, S. et al. </w:t>
          </w:r>
          <w:proofErr w:type="spellStart"/>
          <w:r w:rsidRPr="00A164B9">
            <w:rPr>
              <w:rFonts w:eastAsia="Times New Roman"/>
            </w:rPr>
            <w:t>PubChem</w:t>
          </w:r>
          <w:proofErr w:type="spellEnd"/>
          <w:r w:rsidRPr="00A164B9">
            <w:rPr>
              <w:rFonts w:eastAsia="Times New Roman"/>
            </w:rPr>
            <w:t xml:space="preserve"> 2023 update. </w:t>
          </w:r>
          <w:proofErr w:type="spellStart"/>
          <w:r w:rsidRPr="00A164B9">
            <w:rPr>
              <w:rFonts w:eastAsia="Times New Roman"/>
              <w:b/>
              <w:bCs/>
            </w:rPr>
            <w:t>Nucleic</w:t>
          </w:r>
          <w:proofErr w:type="spellEnd"/>
          <w:r w:rsidRPr="00A164B9">
            <w:rPr>
              <w:rFonts w:eastAsia="Times New Roman"/>
              <w:b/>
              <w:bCs/>
            </w:rPr>
            <w:t xml:space="preserve"> </w:t>
          </w:r>
          <w:proofErr w:type="spellStart"/>
          <w:r w:rsidRPr="00A164B9">
            <w:rPr>
              <w:rFonts w:eastAsia="Times New Roman"/>
              <w:b/>
              <w:bCs/>
            </w:rPr>
            <w:t>Acids</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rPr>
            <w:t xml:space="preserve">, v. 51, n. D1, p. D1373–D1380, 2023. </w:t>
          </w:r>
        </w:p>
        <w:p w14:paraId="35DD2B85" w14:textId="77777777" w:rsidR="00BA13C3" w:rsidRPr="00A164B9" w:rsidRDefault="00BA13C3">
          <w:pPr>
            <w:divId w:val="1136291659"/>
            <w:rPr>
              <w:rFonts w:eastAsia="Times New Roman"/>
            </w:rPr>
          </w:pPr>
        </w:p>
        <w:p w14:paraId="00DB55B4" w14:textId="77777777" w:rsidR="00BA13C3" w:rsidRPr="00A164B9" w:rsidRDefault="00BA13C3">
          <w:pPr>
            <w:divId w:val="1034621933"/>
            <w:rPr>
              <w:rFonts w:eastAsia="Times New Roman"/>
            </w:rPr>
          </w:pPr>
          <w:r w:rsidRPr="00A164B9">
            <w:rPr>
              <w:rFonts w:eastAsia="Times New Roman"/>
            </w:rPr>
            <w:t xml:space="preserve">KINLEN, D.; CODY, D.; O’SHEA, D. </w:t>
          </w:r>
          <w:proofErr w:type="spellStart"/>
          <w:r w:rsidRPr="00A164B9">
            <w:rPr>
              <w:rFonts w:eastAsia="Times New Roman"/>
            </w:rPr>
            <w:t>Complications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b/>
              <w:bCs/>
            </w:rPr>
            <w:t>Qjm</w:t>
          </w:r>
          <w:proofErr w:type="spellEnd"/>
          <w:r w:rsidRPr="00A164B9">
            <w:rPr>
              <w:rFonts w:eastAsia="Times New Roman"/>
            </w:rPr>
            <w:t xml:space="preserve">, v. 111, n. 7, p. 437–443, 2018. </w:t>
          </w:r>
        </w:p>
        <w:p w14:paraId="79737955" w14:textId="77777777" w:rsidR="00BA13C3" w:rsidRPr="00A164B9" w:rsidRDefault="00BA13C3">
          <w:pPr>
            <w:divId w:val="1136291659"/>
            <w:rPr>
              <w:rFonts w:eastAsia="Times New Roman"/>
            </w:rPr>
          </w:pPr>
        </w:p>
        <w:p w14:paraId="5E02B2C1" w14:textId="77777777" w:rsidR="00BA13C3" w:rsidRPr="00A164B9" w:rsidRDefault="00BA13C3">
          <w:pPr>
            <w:divId w:val="410464992"/>
            <w:rPr>
              <w:rFonts w:eastAsia="Times New Roman"/>
            </w:rPr>
          </w:pPr>
          <w:r w:rsidRPr="00A164B9">
            <w:rPr>
              <w:rFonts w:eastAsia="Times New Roman"/>
            </w:rPr>
            <w:t xml:space="preserve">KUMAR, S.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measurement</w:t>
          </w:r>
          <w:proofErr w:type="spellEnd"/>
          <w:r w:rsidRPr="00A164B9">
            <w:rPr>
              <w:rFonts w:eastAsia="Times New Roman"/>
            </w:rPr>
            <w:t xml:space="preserve"> in </w:t>
          </w:r>
          <w:proofErr w:type="spellStart"/>
          <w:r w:rsidRPr="00A164B9">
            <w:rPr>
              <w:rFonts w:eastAsia="Times New Roman"/>
            </w:rPr>
            <w:t>healthy</w:t>
          </w:r>
          <w:proofErr w:type="spellEnd"/>
          <w:r w:rsidRPr="00A164B9">
            <w:rPr>
              <w:rFonts w:eastAsia="Times New Roman"/>
            </w:rPr>
            <w:t xml:space="preserve"> </w:t>
          </w:r>
          <w:proofErr w:type="spellStart"/>
          <w:r w:rsidRPr="00A164B9">
            <w:rPr>
              <w:rFonts w:eastAsia="Times New Roman"/>
            </w:rPr>
            <w:t>human</w:t>
          </w:r>
          <w:proofErr w:type="spellEnd"/>
          <w:r w:rsidRPr="00A164B9">
            <w:rPr>
              <w:rFonts w:eastAsia="Times New Roman"/>
            </w:rPr>
            <w:t xml:space="preserve"> </w:t>
          </w:r>
          <w:proofErr w:type="spellStart"/>
          <w:r w:rsidRPr="00A164B9">
            <w:rPr>
              <w:rFonts w:eastAsia="Times New Roman"/>
            </w:rPr>
            <w:t>subjects</w:t>
          </w:r>
          <w:proofErr w:type="spellEnd"/>
          <w:r w:rsidRPr="00A164B9">
            <w:rPr>
              <w:rFonts w:eastAsia="Times New Roman"/>
            </w:rPr>
            <w:t xml:space="preserve"> </w:t>
          </w:r>
          <w:proofErr w:type="spellStart"/>
          <w:r w:rsidRPr="00A164B9">
            <w:rPr>
              <w:rFonts w:eastAsia="Times New Roman"/>
            </w:rPr>
            <w:t>through</w:t>
          </w:r>
          <w:proofErr w:type="spellEnd"/>
          <w:r w:rsidRPr="00A164B9">
            <w:rPr>
              <w:rFonts w:eastAsia="Times New Roman"/>
            </w:rPr>
            <w:t xml:space="preserve"> </w:t>
          </w:r>
          <w:proofErr w:type="spellStart"/>
          <w:r w:rsidRPr="00A164B9">
            <w:rPr>
              <w:rFonts w:eastAsia="Times New Roman"/>
            </w:rPr>
            <w:t>bio-impedance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b/>
              <w:bCs/>
            </w:rPr>
            <w:t>Iranian</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Basic Medical </w:t>
          </w:r>
          <w:proofErr w:type="spellStart"/>
          <w:r w:rsidRPr="00A164B9">
            <w:rPr>
              <w:rFonts w:eastAsia="Times New Roman"/>
              <w:b/>
              <w:bCs/>
            </w:rPr>
            <w:t>Sciences</w:t>
          </w:r>
          <w:proofErr w:type="spellEnd"/>
          <w:r w:rsidRPr="00A164B9">
            <w:rPr>
              <w:rFonts w:eastAsia="Times New Roman"/>
            </w:rPr>
            <w:t xml:space="preserve">, v. 15, n. 6, p. 1180–1184, 2012. </w:t>
          </w:r>
        </w:p>
        <w:p w14:paraId="28908BAD" w14:textId="77777777" w:rsidR="00BA13C3" w:rsidRPr="00A164B9" w:rsidRDefault="00BA13C3">
          <w:pPr>
            <w:divId w:val="1136291659"/>
            <w:rPr>
              <w:rFonts w:eastAsia="Times New Roman"/>
            </w:rPr>
          </w:pPr>
        </w:p>
        <w:p w14:paraId="4C4B4576" w14:textId="77777777" w:rsidR="00BA13C3" w:rsidRPr="00A164B9" w:rsidRDefault="00BA13C3">
          <w:pPr>
            <w:divId w:val="547109283"/>
            <w:rPr>
              <w:rFonts w:eastAsia="Times New Roman"/>
            </w:rPr>
          </w:pPr>
          <w:r w:rsidRPr="00A164B9">
            <w:rPr>
              <w:rFonts w:eastAsia="Times New Roman"/>
            </w:rPr>
            <w:t xml:space="preserve">KUMAR, S. S. et al. </w:t>
          </w:r>
          <w:proofErr w:type="spellStart"/>
          <w:r w:rsidRPr="00A164B9">
            <w:rPr>
              <w:rFonts w:eastAsia="Times New Roman"/>
            </w:rPr>
            <w:t>Evaluation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Anti</w:t>
          </w:r>
          <w:proofErr w:type="spellEnd"/>
          <w:r w:rsidRPr="00A164B9">
            <w:rPr>
              <w:rFonts w:eastAsia="Times New Roman"/>
            </w:rPr>
            <w:t xml:space="preserve"> -</w:t>
          </w:r>
          <w:proofErr w:type="spellStart"/>
          <w:r w:rsidRPr="00A164B9">
            <w:rPr>
              <w:rFonts w:eastAsia="Times New Roman"/>
            </w:rPr>
            <w:t>Inflammatory</w:t>
          </w:r>
          <w:proofErr w:type="spellEnd"/>
          <w:r w:rsidRPr="00A164B9">
            <w:rPr>
              <w:rFonts w:eastAsia="Times New Roman"/>
            </w:rPr>
            <w:t xml:space="preserve"> </w:t>
          </w:r>
          <w:proofErr w:type="spellStart"/>
          <w:r w:rsidRPr="00A164B9">
            <w:rPr>
              <w:rFonts w:eastAsia="Times New Roman"/>
            </w:rPr>
            <w:t>Activity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in </w:t>
          </w:r>
          <w:proofErr w:type="spellStart"/>
          <w:r w:rsidRPr="00A164B9">
            <w:rPr>
              <w:rFonts w:eastAsia="Times New Roman"/>
            </w:rPr>
            <w:t>rats</w:t>
          </w:r>
          <w:proofErr w:type="spellEnd"/>
          <w:r w:rsidRPr="00A164B9">
            <w:rPr>
              <w:rFonts w:eastAsia="Times New Roman"/>
            </w:rPr>
            <w:t xml:space="preserve">. </w:t>
          </w:r>
          <w:proofErr w:type="spellStart"/>
          <w:r w:rsidRPr="00A164B9">
            <w:rPr>
              <w:rFonts w:eastAsia="Times New Roman"/>
              <w:b/>
              <w:bCs/>
            </w:rPr>
            <w:t>Ancient</w:t>
          </w:r>
          <w:proofErr w:type="spellEnd"/>
          <w:r w:rsidRPr="00A164B9">
            <w:rPr>
              <w:rFonts w:eastAsia="Times New Roman"/>
              <w:b/>
              <w:bCs/>
            </w:rPr>
            <w:t xml:space="preserve"> </w:t>
          </w:r>
          <w:proofErr w:type="spellStart"/>
          <w:r w:rsidRPr="00A164B9">
            <w:rPr>
              <w:rFonts w:eastAsia="Times New Roman"/>
              <w:b/>
              <w:bCs/>
            </w:rPr>
            <w:t>science</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life</w:t>
          </w:r>
          <w:proofErr w:type="spellEnd"/>
          <w:r w:rsidRPr="00A164B9">
            <w:rPr>
              <w:rFonts w:eastAsia="Times New Roman"/>
            </w:rPr>
            <w:t xml:space="preserve">, v. 24, n. 3, p. 112–8, 2005. </w:t>
          </w:r>
        </w:p>
        <w:p w14:paraId="7EB4A2FE" w14:textId="77777777" w:rsidR="00BA13C3" w:rsidRPr="00A164B9" w:rsidRDefault="00BA13C3">
          <w:pPr>
            <w:divId w:val="1136291659"/>
            <w:rPr>
              <w:rFonts w:eastAsia="Times New Roman"/>
            </w:rPr>
          </w:pPr>
        </w:p>
        <w:p w14:paraId="72DDF663" w14:textId="77777777" w:rsidR="00BA13C3" w:rsidRPr="00A164B9" w:rsidRDefault="00BA13C3">
          <w:pPr>
            <w:divId w:val="142040197"/>
            <w:rPr>
              <w:rFonts w:eastAsia="Times New Roman"/>
            </w:rPr>
          </w:pPr>
          <w:r w:rsidRPr="00A164B9">
            <w:rPr>
              <w:rFonts w:eastAsia="Times New Roman"/>
            </w:rPr>
            <w:t xml:space="preserve">KYAW, Y. M. M. et al. </w:t>
          </w:r>
          <w:proofErr w:type="spellStart"/>
          <w:r w:rsidRPr="00A164B9">
            <w:rPr>
              <w:rFonts w:eastAsia="Times New Roman"/>
            </w:rPr>
            <w:t>Traditional</w:t>
          </w:r>
          <w:proofErr w:type="spellEnd"/>
          <w:r w:rsidRPr="00A164B9">
            <w:rPr>
              <w:rFonts w:eastAsia="Times New Roman"/>
            </w:rPr>
            <w:t xml:space="preserve"> medicinal </w:t>
          </w:r>
          <w:proofErr w:type="spellStart"/>
          <w:r w:rsidRPr="00A164B9">
            <w:rPr>
              <w:rFonts w:eastAsia="Times New Roman"/>
            </w:rPr>
            <w:t>plants</w:t>
          </w:r>
          <w:proofErr w:type="spellEnd"/>
          <w:r w:rsidRPr="00A164B9">
            <w:rPr>
              <w:rFonts w:eastAsia="Times New Roman"/>
            </w:rPr>
            <w:t xml:space="preserve"> </w:t>
          </w:r>
          <w:proofErr w:type="spellStart"/>
          <w:r w:rsidRPr="00A164B9">
            <w:rPr>
              <w:rFonts w:eastAsia="Times New Roman"/>
            </w:rPr>
            <w:t>used</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Mon </w:t>
          </w:r>
          <w:proofErr w:type="spellStart"/>
          <w:r w:rsidRPr="00A164B9">
            <w:rPr>
              <w:rFonts w:eastAsia="Times New Roman"/>
            </w:rPr>
            <w:t>people</w:t>
          </w:r>
          <w:proofErr w:type="spellEnd"/>
          <w:r w:rsidRPr="00A164B9">
            <w:rPr>
              <w:rFonts w:eastAsia="Times New Roman"/>
            </w:rPr>
            <w:t xml:space="preserve"> in Myanmar.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Ethnopharmacology</w:t>
          </w:r>
          <w:proofErr w:type="spellEnd"/>
          <w:r w:rsidRPr="00A164B9">
            <w:rPr>
              <w:rFonts w:eastAsia="Times New Roman"/>
            </w:rPr>
            <w:t xml:space="preserve">, v. 265, 2021. </w:t>
          </w:r>
        </w:p>
        <w:p w14:paraId="4842276E" w14:textId="77777777" w:rsidR="00BA13C3" w:rsidRPr="00A164B9" w:rsidRDefault="00BA13C3">
          <w:pPr>
            <w:divId w:val="1136291659"/>
            <w:rPr>
              <w:rFonts w:eastAsia="Times New Roman"/>
            </w:rPr>
          </w:pPr>
        </w:p>
        <w:p w14:paraId="2CEF7D5B" w14:textId="77777777" w:rsidR="00BA13C3" w:rsidRPr="00A164B9" w:rsidRDefault="00BA13C3">
          <w:pPr>
            <w:divId w:val="1986858819"/>
            <w:rPr>
              <w:rFonts w:eastAsia="Times New Roman"/>
            </w:rPr>
          </w:pPr>
          <w:r w:rsidRPr="00A164B9">
            <w:rPr>
              <w:rFonts w:eastAsia="Times New Roman"/>
            </w:rPr>
            <w:t xml:space="preserve">KYLE, U. G. et al.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 Part I: Review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principles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methods</w:t>
          </w:r>
          <w:proofErr w:type="spellEnd"/>
          <w:r w:rsidRPr="00A164B9">
            <w:rPr>
              <w:rFonts w:eastAsia="Times New Roman"/>
            </w:rPr>
            <w:t xml:space="preserve">.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23, n. 5, p. 1226–1243, 2004. </w:t>
          </w:r>
        </w:p>
        <w:p w14:paraId="7AA8D017" w14:textId="77777777" w:rsidR="00BA13C3" w:rsidRPr="00A164B9" w:rsidRDefault="00BA13C3">
          <w:pPr>
            <w:divId w:val="1136291659"/>
            <w:rPr>
              <w:rFonts w:eastAsia="Times New Roman"/>
            </w:rPr>
          </w:pPr>
        </w:p>
        <w:p w14:paraId="3943FFDC" w14:textId="77777777" w:rsidR="00BA13C3" w:rsidRPr="00A164B9" w:rsidRDefault="00BA13C3">
          <w:pPr>
            <w:divId w:val="367992730"/>
            <w:rPr>
              <w:rFonts w:eastAsia="Times New Roman"/>
            </w:rPr>
          </w:pPr>
          <w:r w:rsidRPr="00A164B9">
            <w:rPr>
              <w:rFonts w:eastAsia="Times New Roman"/>
            </w:rPr>
            <w:t xml:space="preserve">LANGER, R. D. et al. </w:t>
          </w:r>
          <w:proofErr w:type="spellStart"/>
          <w:r w:rsidRPr="00A164B9">
            <w:rPr>
              <w:rFonts w:eastAsia="Times New Roman"/>
            </w:rPr>
            <w:t>Physical</w:t>
          </w:r>
          <w:proofErr w:type="spellEnd"/>
          <w:r w:rsidRPr="00A164B9">
            <w:rPr>
              <w:rFonts w:eastAsia="Times New Roman"/>
            </w:rPr>
            <w:t xml:space="preserve"> training over 6 </w:t>
          </w:r>
          <w:proofErr w:type="spellStart"/>
          <w:r w:rsidRPr="00A164B9">
            <w:rPr>
              <w:rFonts w:eastAsia="Times New Roman"/>
            </w:rPr>
            <w:t>months</w:t>
          </w:r>
          <w:proofErr w:type="spellEnd"/>
          <w:r w:rsidRPr="00A164B9">
            <w:rPr>
              <w:rFonts w:eastAsia="Times New Roman"/>
            </w:rPr>
            <w:t xml:space="preserve"> </w:t>
          </w:r>
          <w:proofErr w:type="spellStart"/>
          <w:r w:rsidRPr="00A164B9">
            <w:rPr>
              <w:rFonts w:eastAsia="Times New Roman"/>
            </w:rPr>
            <w:t>is</w:t>
          </w:r>
          <w:proofErr w:type="spellEnd"/>
          <w:r w:rsidRPr="00A164B9">
            <w:rPr>
              <w:rFonts w:eastAsia="Times New Roman"/>
            </w:rPr>
            <w:t xml:space="preserve"> </w:t>
          </w:r>
          <w:proofErr w:type="spellStart"/>
          <w:r w:rsidRPr="00A164B9">
            <w:rPr>
              <w:rFonts w:eastAsia="Times New Roman"/>
            </w:rPr>
            <w:t>associated</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improved</w:t>
          </w:r>
          <w:proofErr w:type="spellEnd"/>
          <w:r w:rsidRPr="00A164B9">
            <w:rPr>
              <w:rFonts w:eastAsia="Times New Roman"/>
            </w:rPr>
            <w:t xml:space="preserve"> </w:t>
          </w:r>
          <w:proofErr w:type="spellStart"/>
          <w:r w:rsidRPr="00A164B9">
            <w:rPr>
              <w:rFonts w:eastAsia="Times New Roman"/>
            </w:rPr>
            <w:t>changes</w:t>
          </w:r>
          <w:proofErr w:type="spellEnd"/>
          <w:r w:rsidRPr="00A164B9">
            <w:rPr>
              <w:rFonts w:eastAsia="Times New Roman"/>
            </w:rPr>
            <w:t xml:space="preserve"> in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body </w:t>
          </w:r>
          <w:proofErr w:type="spellStart"/>
          <w:r w:rsidRPr="00A164B9">
            <w:rPr>
              <w:rFonts w:eastAsia="Times New Roman"/>
            </w:rPr>
            <w:t>composition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blood</w:t>
          </w:r>
          <w:proofErr w:type="spellEnd"/>
          <w:r w:rsidRPr="00A164B9">
            <w:rPr>
              <w:rFonts w:eastAsia="Times New Roman"/>
            </w:rPr>
            <w:t xml:space="preserve"> glucose in </w:t>
          </w:r>
          <w:proofErr w:type="spellStart"/>
          <w:r w:rsidRPr="00A164B9">
            <w:rPr>
              <w:rFonts w:eastAsia="Times New Roman"/>
            </w:rPr>
            <w:t>healthy</w:t>
          </w:r>
          <w:proofErr w:type="spellEnd"/>
          <w:r w:rsidRPr="00A164B9">
            <w:rPr>
              <w:rFonts w:eastAsia="Times New Roman"/>
            </w:rPr>
            <w:t xml:space="preserve"> </w:t>
          </w:r>
          <w:proofErr w:type="spellStart"/>
          <w:r w:rsidRPr="00A164B9">
            <w:rPr>
              <w:rFonts w:eastAsia="Times New Roman"/>
            </w:rPr>
            <w:t>young</w:t>
          </w:r>
          <w:proofErr w:type="spellEnd"/>
          <w:r w:rsidRPr="00A164B9">
            <w:rPr>
              <w:rFonts w:eastAsia="Times New Roman"/>
            </w:rPr>
            <w:t xml:space="preserve"> males. </w:t>
          </w:r>
          <w:r w:rsidRPr="00A164B9">
            <w:rPr>
              <w:rFonts w:eastAsia="Times New Roman"/>
              <w:b/>
              <w:bCs/>
            </w:rPr>
            <w:t xml:space="preserve">American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Human</w:t>
          </w:r>
          <w:proofErr w:type="spellEnd"/>
          <w:r w:rsidRPr="00A164B9">
            <w:rPr>
              <w:rFonts w:eastAsia="Times New Roman"/>
              <w:b/>
              <w:bCs/>
            </w:rPr>
            <w:t xml:space="preserve"> </w:t>
          </w:r>
          <w:proofErr w:type="spellStart"/>
          <w:r w:rsidRPr="00A164B9">
            <w:rPr>
              <w:rFonts w:eastAsia="Times New Roman"/>
              <w:b/>
              <w:bCs/>
            </w:rPr>
            <w:t>Biology</w:t>
          </w:r>
          <w:proofErr w:type="spellEnd"/>
          <w:r w:rsidRPr="00A164B9">
            <w:rPr>
              <w:rFonts w:eastAsia="Times New Roman"/>
            </w:rPr>
            <w:t xml:space="preserve">, v. 31, n. 5, p. 1–8, 2019. </w:t>
          </w:r>
        </w:p>
        <w:p w14:paraId="00BB7E5B" w14:textId="77777777" w:rsidR="00BA13C3" w:rsidRPr="00A164B9" w:rsidRDefault="00BA13C3">
          <w:pPr>
            <w:divId w:val="1136291659"/>
            <w:rPr>
              <w:rFonts w:eastAsia="Times New Roman"/>
            </w:rPr>
          </w:pPr>
        </w:p>
        <w:p w14:paraId="33EB1DF6" w14:textId="77777777" w:rsidR="00BA13C3" w:rsidRPr="00A164B9" w:rsidRDefault="00BA13C3">
          <w:pPr>
            <w:divId w:val="349915123"/>
            <w:rPr>
              <w:rFonts w:eastAsia="Times New Roman"/>
            </w:rPr>
          </w:pPr>
          <w:r w:rsidRPr="00A164B9">
            <w:rPr>
              <w:rFonts w:eastAsia="Times New Roman"/>
            </w:rPr>
            <w:t xml:space="preserve">LE, D. D. et al. PTP1B </w:t>
          </w:r>
          <w:proofErr w:type="spellStart"/>
          <w:r w:rsidRPr="00A164B9">
            <w:rPr>
              <w:rFonts w:eastAsia="Times New Roman"/>
            </w:rPr>
            <w:t>Inhibitory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antiinflammatory</w:t>
          </w:r>
          <w:proofErr w:type="spellEnd"/>
          <w:r w:rsidRPr="00A164B9">
            <w:rPr>
              <w:rFonts w:eastAsia="Times New Roman"/>
            </w:rPr>
            <w:t xml:space="preserve"> </w:t>
          </w:r>
          <w:proofErr w:type="spellStart"/>
          <w:r w:rsidRPr="00A164B9">
            <w:rPr>
              <w:rFonts w:eastAsia="Times New Roman"/>
            </w:rPr>
            <w:t>properties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constituents</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L. </w:t>
          </w:r>
          <w:proofErr w:type="spellStart"/>
          <w:r w:rsidRPr="00A164B9">
            <w:rPr>
              <w:rFonts w:eastAsia="Times New Roman"/>
              <w:b/>
              <w:bCs/>
            </w:rPr>
            <w:t>Biological</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Pharmaceutical Bulletin</w:t>
          </w:r>
          <w:r w:rsidRPr="00A164B9">
            <w:rPr>
              <w:rFonts w:eastAsia="Times New Roman"/>
            </w:rPr>
            <w:t xml:space="preserve">, v. 44, n. 3, p. 298–304, 2021. </w:t>
          </w:r>
        </w:p>
        <w:p w14:paraId="5DE922FC" w14:textId="77777777" w:rsidR="00BA13C3" w:rsidRPr="00A164B9" w:rsidRDefault="00BA13C3">
          <w:pPr>
            <w:divId w:val="1136291659"/>
            <w:rPr>
              <w:rFonts w:eastAsia="Times New Roman"/>
            </w:rPr>
          </w:pPr>
        </w:p>
        <w:p w14:paraId="53F000DD" w14:textId="77777777" w:rsidR="00BA13C3" w:rsidRPr="00A164B9" w:rsidRDefault="00BA13C3">
          <w:pPr>
            <w:divId w:val="294919905"/>
            <w:rPr>
              <w:rFonts w:eastAsia="Times New Roman"/>
            </w:rPr>
          </w:pPr>
          <w:r w:rsidRPr="00A164B9">
            <w:rPr>
              <w:rFonts w:eastAsia="Times New Roman"/>
            </w:rPr>
            <w:t xml:space="preserve">LEAL, V. DE O.; MAFRA, D. </w:t>
          </w:r>
          <w:proofErr w:type="spellStart"/>
          <w:r w:rsidRPr="00A164B9">
            <w:rPr>
              <w:rFonts w:eastAsia="Times New Roman"/>
            </w:rPr>
            <w:t>Adipokines</w:t>
          </w:r>
          <w:proofErr w:type="spellEnd"/>
          <w:r w:rsidRPr="00A164B9">
            <w:rPr>
              <w:rFonts w:eastAsia="Times New Roman"/>
            </w:rPr>
            <w:t xml:space="preserve"> in </w:t>
          </w:r>
          <w:proofErr w:type="spellStart"/>
          <w:r w:rsidRPr="00A164B9">
            <w:rPr>
              <w:rFonts w:eastAsia="Times New Roman"/>
            </w:rPr>
            <w:t>obesity</w:t>
          </w:r>
          <w:proofErr w:type="spellEnd"/>
          <w:r w:rsidRPr="00A164B9">
            <w:rPr>
              <w:rFonts w:eastAsia="Times New Roman"/>
            </w:rPr>
            <w:t xml:space="preserve">. </w:t>
          </w:r>
          <w:r w:rsidRPr="00A164B9">
            <w:rPr>
              <w:rFonts w:eastAsia="Times New Roman"/>
              <w:b/>
              <w:bCs/>
            </w:rPr>
            <w:t xml:space="preserve">Clinica </w:t>
          </w:r>
          <w:proofErr w:type="spellStart"/>
          <w:r w:rsidRPr="00A164B9">
            <w:rPr>
              <w:rFonts w:eastAsia="Times New Roman"/>
              <w:b/>
              <w:bCs/>
            </w:rPr>
            <w:t>Chimica</w:t>
          </w:r>
          <w:proofErr w:type="spellEnd"/>
          <w:r w:rsidRPr="00A164B9">
            <w:rPr>
              <w:rFonts w:eastAsia="Times New Roman"/>
              <w:b/>
              <w:bCs/>
            </w:rPr>
            <w:t xml:space="preserve"> Acta</w:t>
          </w:r>
          <w:r w:rsidRPr="00A164B9">
            <w:rPr>
              <w:rFonts w:eastAsia="Times New Roman"/>
            </w:rPr>
            <w:t xml:space="preserve">, v. 419, p. 87–94, 2013. </w:t>
          </w:r>
        </w:p>
        <w:p w14:paraId="395E0251" w14:textId="77777777" w:rsidR="00BA13C3" w:rsidRPr="00A164B9" w:rsidRDefault="00BA13C3">
          <w:pPr>
            <w:divId w:val="1136291659"/>
            <w:rPr>
              <w:rFonts w:eastAsia="Times New Roman"/>
            </w:rPr>
          </w:pPr>
        </w:p>
        <w:p w14:paraId="668BA3B5" w14:textId="77777777" w:rsidR="00BA13C3" w:rsidRPr="00A164B9" w:rsidRDefault="00BA13C3">
          <w:pPr>
            <w:divId w:val="1874033273"/>
            <w:rPr>
              <w:rFonts w:eastAsia="Times New Roman"/>
            </w:rPr>
          </w:pPr>
          <w:r w:rsidRPr="00A164B9">
            <w:rPr>
              <w:rFonts w:eastAsia="Times New Roman"/>
            </w:rPr>
            <w:t xml:space="preserve">LEE, H. et al. A </w:t>
          </w:r>
          <w:proofErr w:type="spellStart"/>
          <w:r w:rsidRPr="00A164B9">
            <w:rPr>
              <w:rFonts w:eastAsia="Times New Roman"/>
            </w:rPr>
            <w:t>low</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measured</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is</w:t>
          </w:r>
          <w:proofErr w:type="spellEnd"/>
          <w:r w:rsidRPr="00A164B9">
            <w:rPr>
              <w:rFonts w:eastAsia="Times New Roman"/>
            </w:rPr>
            <w:t xml:space="preserve"> </w:t>
          </w:r>
          <w:proofErr w:type="spellStart"/>
          <w:r w:rsidRPr="00A164B9">
            <w:rPr>
              <w:rFonts w:eastAsia="Times New Roman"/>
            </w:rPr>
            <w:t>associated</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osteoporosis</w:t>
          </w:r>
          <w:proofErr w:type="spellEnd"/>
          <w:r w:rsidRPr="00A164B9">
            <w:rPr>
              <w:rFonts w:eastAsia="Times New Roman"/>
            </w:rPr>
            <w:t xml:space="preserve"> in </w:t>
          </w:r>
          <w:proofErr w:type="spellStart"/>
          <w:r w:rsidRPr="00A164B9">
            <w:rPr>
              <w:rFonts w:eastAsia="Times New Roman"/>
            </w:rPr>
            <w:t>hemodialysis</w:t>
          </w:r>
          <w:proofErr w:type="spellEnd"/>
          <w:r w:rsidRPr="00A164B9">
            <w:rPr>
              <w:rFonts w:eastAsia="Times New Roman"/>
            </w:rPr>
            <w:t xml:space="preserve">. </w:t>
          </w:r>
          <w:proofErr w:type="spellStart"/>
          <w:r w:rsidRPr="00A164B9">
            <w:rPr>
              <w:rFonts w:eastAsia="Times New Roman"/>
              <w:b/>
              <w:bCs/>
            </w:rPr>
            <w:t>Nephrology</w:t>
          </w:r>
          <w:proofErr w:type="spellEnd"/>
          <w:r w:rsidRPr="00A164B9">
            <w:rPr>
              <w:rFonts w:eastAsia="Times New Roman"/>
              <w:b/>
              <w:bCs/>
            </w:rPr>
            <w:t xml:space="preserve"> </w:t>
          </w:r>
          <w:proofErr w:type="spellStart"/>
          <w:r w:rsidRPr="00A164B9">
            <w:rPr>
              <w:rFonts w:eastAsia="Times New Roman"/>
              <w:b/>
              <w:bCs/>
            </w:rPr>
            <w:t>Dialysis</w:t>
          </w:r>
          <w:proofErr w:type="spellEnd"/>
          <w:r w:rsidRPr="00A164B9">
            <w:rPr>
              <w:rFonts w:eastAsia="Times New Roman"/>
              <w:b/>
              <w:bCs/>
            </w:rPr>
            <w:t xml:space="preserve"> </w:t>
          </w:r>
          <w:proofErr w:type="spellStart"/>
          <w:r w:rsidRPr="00A164B9">
            <w:rPr>
              <w:rFonts w:eastAsia="Times New Roman"/>
              <w:b/>
              <w:bCs/>
            </w:rPr>
            <w:t>Transplantation</w:t>
          </w:r>
          <w:proofErr w:type="spellEnd"/>
          <w:r w:rsidRPr="00A164B9">
            <w:rPr>
              <w:rFonts w:eastAsia="Times New Roman"/>
            </w:rPr>
            <w:t xml:space="preserve">, v. 34, p. a202, 2019. </w:t>
          </w:r>
        </w:p>
        <w:p w14:paraId="16143F22" w14:textId="77777777" w:rsidR="00BA13C3" w:rsidRPr="00A164B9" w:rsidRDefault="00BA13C3">
          <w:pPr>
            <w:divId w:val="1136291659"/>
            <w:rPr>
              <w:rFonts w:eastAsia="Times New Roman"/>
            </w:rPr>
          </w:pPr>
        </w:p>
        <w:p w14:paraId="21C6AFCE" w14:textId="77777777" w:rsidR="00BA13C3" w:rsidRPr="00A164B9" w:rsidRDefault="00BA13C3">
          <w:pPr>
            <w:divId w:val="1639917118"/>
            <w:rPr>
              <w:rFonts w:eastAsia="Times New Roman"/>
            </w:rPr>
          </w:pPr>
          <w:r w:rsidRPr="00A164B9">
            <w:rPr>
              <w:rFonts w:eastAsia="Times New Roman"/>
            </w:rPr>
            <w:t xml:space="preserve">LEFERE, S.; TACKE, F. </w:t>
          </w:r>
          <w:proofErr w:type="spellStart"/>
          <w:r w:rsidRPr="00A164B9">
            <w:rPr>
              <w:rFonts w:eastAsia="Times New Roman"/>
            </w:rPr>
            <w:t>Macrophages</w:t>
          </w:r>
          <w:proofErr w:type="spellEnd"/>
          <w:r w:rsidRPr="00A164B9">
            <w:rPr>
              <w:rFonts w:eastAsia="Times New Roman"/>
            </w:rPr>
            <w:t xml:space="preserve"> in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non-</w:t>
          </w:r>
          <w:proofErr w:type="spellStart"/>
          <w:r w:rsidRPr="00A164B9">
            <w:rPr>
              <w:rFonts w:eastAsia="Times New Roman"/>
            </w:rPr>
            <w:t>alcoholic</w:t>
          </w:r>
          <w:proofErr w:type="spellEnd"/>
          <w:r w:rsidRPr="00A164B9">
            <w:rPr>
              <w:rFonts w:eastAsia="Times New Roman"/>
            </w:rPr>
            <w:t xml:space="preserve"> </w:t>
          </w:r>
          <w:proofErr w:type="spellStart"/>
          <w:r w:rsidRPr="00A164B9">
            <w:rPr>
              <w:rFonts w:eastAsia="Times New Roman"/>
            </w:rPr>
            <w:t>fatty</w:t>
          </w:r>
          <w:proofErr w:type="spellEnd"/>
          <w:r w:rsidRPr="00A164B9">
            <w:rPr>
              <w:rFonts w:eastAsia="Times New Roman"/>
            </w:rPr>
            <w:t xml:space="preserve"> </w:t>
          </w:r>
          <w:proofErr w:type="spellStart"/>
          <w:r w:rsidRPr="00A164B9">
            <w:rPr>
              <w:rFonts w:eastAsia="Times New Roman"/>
            </w:rPr>
            <w:t>liver</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w:t>
          </w:r>
          <w:proofErr w:type="spellStart"/>
          <w:r w:rsidRPr="00A164B9">
            <w:rPr>
              <w:rFonts w:eastAsia="Times New Roman"/>
            </w:rPr>
            <w:t>Crosstalk</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metabolism</w:t>
          </w:r>
          <w:proofErr w:type="spellEnd"/>
          <w:r w:rsidRPr="00A164B9">
            <w:rPr>
              <w:rFonts w:eastAsia="Times New Roman"/>
            </w:rPr>
            <w:t xml:space="preserve">. </w:t>
          </w:r>
          <w:r w:rsidRPr="00A164B9">
            <w:rPr>
              <w:rFonts w:eastAsia="Times New Roman"/>
              <w:b/>
              <w:bCs/>
            </w:rPr>
            <w:t>JHEP Reports</w:t>
          </w:r>
          <w:r w:rsidRPr="00A164B9">
            <w:rPr>
              <w:rFonts w:eastAsia="Times New Roman"/>
            </w:rPr>
            <w:t xml:space="preserve">, v. 1, n. 1, p. 30–43, 2019. </w:t>
          </w:r>
        </w:p>
        <w:p w14:paraId="5E532B01" w14:textId="77777777" w:rsidR="00BA13C3" w:rsidRPr="00A164B9" w:rsidRDefault="00BA13C3">
          <w:pPr>
            <w:divId w:val="1136291659"/>
            <w:rPr>
              <w:rFonts w:eastAsia="Times New Roman"/>
            </w:rPr>
          </w:pPr>
        </w:p>
        <w:p w14:paraId="37A5B5E8" w14:textId="77777777" w:rsidR="00BA13C3" w:rsidRPr="00A164B9" w:rsidRDefault="00BA13C3">
          <w:pPr>
            <w:divId w:val="764425642"/>
            <w:rPr>
              <w:rFonts w:eastAsia="Times New Roman"/>
            </w:rPr>
          </w:pPr>
          <w:r w:rsidRPr="00A164B9">
            <w:rPr>
              <w:rFonts w:eastAsia="Times New Roman"/>
            </w:rPr>
            <w:t xml:space="preserve">LINNÉ, C. VON. </w:t>
          </w:r>
          <w:r w:rsidRPr="00A164B9">
            <w:rPr>
              <w:rFonts w:eastAsia="Times New Roman"/>
              <w:b/>
              <w:bCs/>
            </w:rPr>
            <w:t xml:space="preserve">Mantissa </w:t>
          </w:r>
          <w:proofErr w:type="spellStart"/>
          <w:r w:rsidRPr="00A164B9">
            <w:rPr>
              <w:rFonts w:eastAsia="Times New Roman"/>
              <w:b/>
              <w:bCs/>
            </w:rPr>
            <w:t>plantarum</w:t>
          </w:r>
          <w:proofErr w:type="spellEnd"/>
          <w:r w:rsidRPr="00A164B9">
            <w:rPr>
              <w:rFonts w:eastAsia="Times New Roman"/>
              <w:b/>
              <w:bCs/>
            </w:rPr>
            <w:t xml:space="preserve">: altera </w:t>
          </w:r>
          <w:proofErr w:type="spellStart"/>
          <w:r w:rsidRPr="00A164B9">
            <w:rPr>
              <w:rFonts w:eastAsia="Times New Roman"/>
              <w:b/>
              <w:bCs/>
            </w:rPr>
            <w:t>Generum</w:t>
          </w:r>
          <w:proofErr w:type="spellEnd"/>
          <w:r w:rsidRPr="00A164B9">
            <w:rPr>
              <w:rFonts w:eastAsia="Times New Roman"/>
              <w:b/>
              <w:bCs/>
            </w:rPr>
            <w:t xml:space="preserve"> </w:t>
          </w:r>
          <w:proofErr w:type="spellStart"/>
          <w:r w:rsidRPr="00A164B9">
            <w:rPr>
              <w:rFonts w:eastAsia="Times New Roman"/>
              <w:b/>
              <w:bCs/>
            </w:rPr>
            <w:t>editionis</w:t>
          </w:r>
          <w:proofErr w:type="spellEnd"/>
          <w:r w:rsidRPr="00A164B9">
            <w:rPr>
              <w:rFonts w:eastAsia="Times New Roman"/>
              <w:b/>
              <w:bCs/>
            </w:rPr>
            <w:t xml:space="preserve"> VI. et </w:t>
          </w:r>
          <w:proofErr w:type="spellStart"/>
          <w:r w:rsidRPr="00A164B9">
            <w:rPr>
              <w:rFonts w:eastAsia="Times New Roman"/>
              <w:b/>
              <w:bCs/>
            </w:rPr>
            <w:t>Specierum</w:t>
          </w:r>
          <w:proofErr w:type="spellEnd"/>
          <w:r w:rsidRPr="00A164B9">
            <w:rPr>
              <w:rFonts w:eastAsia="Times New Roman"/>
              <w:b/>
              <w:bCs/>
            </w:rPr>
            <w:t xml:space="preserve"> </w:t>
          </w:r>
          <w:proofErr w:type="spellStart"/>
          <w:r w:rsidRPr="00A164B9">
            <w:rPr>
              <w:rFonts w:eastAsia="Times New Roman"/>
              <w:b/>
              <w:bCs/>
            </w:rPr>
            <w:t>editionis</w:t>
          </w:r>
          <w:proofErr w:type="spellEnd"/>
          <w:r w:rsidRPr="00A164B9">
            <w:rPr>
              <w:rFonts w:eastAsia="Times New Roman"/>
              <w:b/>
              <w:bCs/>
            </w:rPr>
            <w:t xml:space="preserve"> II</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w:t>
          </w:r>
          <w:proofErr w:type="spellStart"/>
          <w:r w:rsidRPr="00A164B9">
            <w:rPr>
              <w:rFonts w:eastAsia="Times New Roman"/>
            </w:rPr>
            <w:t>Impensis</w:t>
          </w:r>
          <w:proofErr w:type="spellEnd"/>
          <w:r w:rsidRPr="00A164B9">
            <w:rPr>
              <w:rFonts w:eastAsia="Times New Roman"/>
            </w:rPr>
            <w:t xml:space="preserve"> Direct. Laurentii </w:t>
          </w:r>
          <w:proofErr w:type="spellStart"/>
          <w:r w:rsidRPr="00A164B9">
            <w:rPr>
              <w:rFonts w:eastAsia="Times New Roman"/>
            </w:rPr>
            <w:t>Salvii</w:t>
          </w:r>
          <w:proofErr w:type="spellEnd"/>
          <w:r w:rsidRPr="00A164B9">
            <w:rPr>
              <w:rFonts w:eastAsia="Times New Roman"/>
            </w:rPr>
            <w:t xml:space="preserve">, 1771. </w:t>
          </w:r>
        </w:p>
        <w:p w14:paraId="6B405860" w14:textId="77777777" w:rsidR="00BA13C3" w:rsidRPr="00A164B9" w:rsidRDefault="00BA13C3">
          <w:pPr>
            <w:divId w:val="1136291659"/>
            <w:rPr>
              <w:rFonts w:eastAsia="Times New Roman"/>
            </w:rPr>
          </w:pPr>
        </w:p>
        <w:p w14:paraId="1E8B4593" w14:textId="77777777" w:rsidR="00BA13C3" w:rsidRPr="00A164B9" w:rsidRDefault="00BA13C3">
          <w:pPr>
            <w:divId w:val="850022814"/>
            <w:rPr>
              <w:rFonts w:eastAsia="Times New Roman"/>
            </w:rPr>
          </w:pPr>
          <w:r w:rsidRPr="00A164B9">
            <w:rPr>
              <w:rFonts w:eastAsia="Times New Roman"/>
            </w:rPr>
            <w:t xml:space="preserve">LOBO, O. J.; MANAVALAN, R. </w:t>
          </w:r>
          <w:r w:rsidRPr="00A164B9">
            <w:rPr>
              <w:rFonts w:eastAsia="Times New Roman"/>
              <w:b/>
              <w:bCs/>
            </w:rPr>
            <w:t>EVALUATION OF ANTIAGGRESSIVE ACTIVITY OF ECLIPTA ALBA IN EXPERIMENTAL ANIMALS</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5FF8E50D" w14:textId="77777777" w:rsidR="00BA13C3" w:rsidRPr="00A164B9" w:rsidRDefault="00BA13C3">
          <w:pPr>
            <w:divId w:val="1136291659"/>
            <w:rPr>
              <w:rFonts w:eastAsia="Times New Roman"/>
            </w:rPr>
          </w:pPr>
        </w:p>
        <w:p w14:paraId="6A781CF4" w14:textId="77777777" w:rsidR="00BA13C3" w:rsidRPr="00A164B9" w:rsidRDefault="00BA13C3">
          <w:pPr>
            <w:divId w:val="1703356442"/>
            <w:rPr>
              <w:rFonts w:eastAsia="Times New Roman"/>
            </w:rPr>
          </w:pPr>
          <w:r w:rsidRPr="00A164B9">
            <w:rPr>
              <w:rFonts w:eastAsia="Times New Roman"/>
            </w:rPr>
            <w:lastRenderedPageBreak/>
            <w:t xml:space="preserve">LOVIBOND, P. F. L. AND S. H. THE STRUCTURE OF NEGATIVE EMOTIONAL STATES: COMPARISON OF THE DEPRESSION ANXIETY STRESS SCALES (DASS) WITH THE BECK DEPRESSION AND ANXIETY INVENTORIES P. </w:t>
          </w:r>
          <w:proofErr w:type="spellStart"/>
          <w:r w:rsidRPr="00A164B9">
            <w:rPr>
              <w:rFonts w:eastAsia="Times New Roman"/>
              <w:b/>
              <w:bCs/>
            </w:rPr>
            <w:t>Behaviour</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Therapy</w:t>
          </w:r>
          <w:proofErr w:type="spellEnd"/>
          <w:r w:rsidRPr="00A164B9">
            <w:rPr>
              <w:rFonts w:eastAsia="Times New Roman"/>
            </w:rPr>
            <w:t xml:space="preserve">, v. 33, n. 3, p. 335–343, 1995. </w:t>
          </w:r>
        </w:p>
        <w:p w14:paraId="1CFBB8CD" w14:textId="77777777" w:rsidR="00BA13C3" w:rsidRPr="00A164B9" w:rsidRDefault="00BA13C3">
          <w:pPr>
            <w:divId w:val="1136291659"/>
            <w:rPr>
              <w:rFonts w:eastAsia="Times New Roman"/>
            </w:rPr>
          </w:pPr>
        </w:p>
        <w:p w14:paraId="7FED431F" w14:textId="77777777" w:rsidR="00BA13C3" w:rsidRPr="00A164B9" w:rsidRDefault="00BA13C3">
          <w:pPr>
            <w:divId w:val="1343632454"/>
            <w:rPr>
              <w:rFonts w:eastAsia="Times New Roman"/>
            </w:rPr>
          </w:pPr>
          <w:r w:rsidRPr="00A164B9">
            <w:rPr>
              <w:rFonts w:eastAsia="Times New Roman"/>
            </w:rPr>
            <w:t xml:space="preserve">LOVIBOND, S.H., LOVIBOND, P. F. </w:t>
          </w:r>
          <w:r w:rsidRPr="00A164B9">
            <w:rPr>
              <w:rFonts w:eastAsia="Times New Roman"/>
              <w:b/>
              <w:bCs/>
            </w:rPr>
            <w:t xml:space="preserve">Manual for </w:t>
          </w:r>
          <w:proofErr w:type="spellStart"/>
          <w:r w:rsidRPr="00A164B9">
            <w:rPr>
              <w:rFonts w:eastAsia="Times New Roman"/>
              <w:b/>
              <w:bCs/>
            </w:rPr>
            <w:t>the</w:t>
          </w:r>
          <w:proofErr w:type="spellEnd"/>
          <w:r w:rsidRPr="00A164B9">
            <w:rPr>
              <w:rFonts w:eastAsia="Times New Roman"/>
              <w:b/>
              <w:bCs/>
            </w:rPr>
            <w:t xml:space="preserve"> </w:t>
          </w:r>
          <w:proofErr w:type="spellStart"/>
          <w:r w:rsidRPr="00A164B9">
            <w:rPr>
              <w:rFonts w:eastAsia="Times New Roman"/>
              <w:b/>
              <w:bCs/>
            </w:rPr>
            <w:t>Depression</w:t>
          </w:r>
          <w:proofErr w:type="spellEnd"/>
          <w:r w:rsidRPr="00A164B9">
            <w:rPr>
              <w:rFonts w:eastAsia="Times New Roman"/>
              <w:b/>
              <w:bCs/>
            </w:rPr>
            <w:t xml:space="preserve"> </w:t>
          </w:r>
          <w:proofErr w:type="spellStart"/>
          <w:r w:rsidRPr="00A164B9">
            <w:rPr>
              <w:rFonts w:eastAsia="Times New Roman"/>
              <w:b/>
              <w:bCs/>
            </w:rPr>
            <w:t>Anxiety</w:t>
          </w:r>
          <w:proofErr w:type="spellEnd"/>
          <w:r w:rsidRPr="00A164B9">
            <w:rPr>
              <w:rFonts w:eastAsia="Times New Roman"/>
              <w:b/>
              <w:bCs/>
            </w:rPr>
            <w:t xml:space="preserve"> Stress </w:t>
          </w:r>
          <w:proofErr w:type="spellStart"/>
          <w:r w:rsidRPr="00A164B9">
            <w:rPr>
              <w:rFonts w:eastAsia="Times New Roman"/>
              <w:b/>
              <w:bCs/>
            </w:rPr>
            <w:t>Scales</w:t>
          </w:r>
          <w:proofErr w:type="spellEnd"/>
          <w:r w:rsidRPr="00A164B9">
            <w:rPr>
              <w:rFonts w:eastAsia="Times New Roman"/>
            </w:rPr>
            <w:t xml:space="preserve">. </w:t>
          </w:r>
          <w:proofErr w:type="spellStart"/>
          <w:r w:rsidRPr="00A164B9">
            <w:rPr>
              <w:rFonts w:eastAsia="Times New Roman"/>
            </w:rPr>
            <w:t>Fourth</w:t>
          </w:r>
          <w:proofErr w:type="spellEnd"/>
          <w:r w:rsidRPr="00A164B9">
            <w:rPr>
              <w:rFonts w:eastAsia="Times New Roman"/>
            </w:rPr>
            <w:t xml:space="preserve"> </w:t>
          </w:r>
          <w:proofErr w:type="spellStart"/>
          <w:r w:rsidRPr="00A164B9">
            <w:rPr>
              <w:rFonts w:eastAsia="Times New Roman"/>
            </w:rPr>
            <w:t>edi</w:t>
          </w:r>
          <w:proofErr w:type="spellEnd"/>
          <w:r w:rsidRPr="00A164B9">
            <w:rPr>
              <w:rFonts w:eastAsia="Times New Roman"/>
            </w:rPr>
            <w:t xml:space="preserve"> ed. [</w:t>
          </w:r>
          <w:proofErr w:type="spellStart"/>
          <w:r w:rsidRPr="00A164B9">
            <w:rPr>
              <w:rFonts w:eastAsia="Times New Roman"/>
            </w:rPr>
            <w:t>s.l</w:t>
          </w:r>
          <w:proofErr w:type="spellEnd"/>
          <w:r w:rsidRPr="00A164B9">
            <w:rPr>
              <w:rFonts w:eastAsia="Times New Roman"/>
            </w:rPr>
            <w:t xml:space="preserve">: s.n.]. </w:t>
          </w:r>
        </w:p>
        <w:p w14:paraId="4C34F45F" w14:textId="77777777" w:rsidR="00BA13C3" w:rsidRPr="00A164B9" w:rsidRDefault="00BA13C3">
          <w:pPr>
            <w:divId w:val="1136291659"/>
            <w:rPr>
              <w:rFonts w:eastAsia="Times New Roman"/>
            </w:rPr>
          </w:pPr>
        </w:p>
        <w:p w14:paraId="268FC0F2" w14:textId="77777777" w:rsidR="00BA13C3" w:rsidRPr="00A164B9" w:rsidRDefault="00BA13C3">
          <w:pPr>
            <w:divId w:val="783579167"/>
            <w:rPr>
              <w:rFonts w:eastAsia="Times New Roman"/>
            </w:rPr>
          </w:pPr>
          <w:r w:rsidRPr="00A164B9">
            <w:rPr>
              <w:rFonts w:eastAsia="Times New Roman"/>
            </w:rPr>
            <w:t xml:space="preserve">LUKASKI, H. C.; KYLE, U. G.; KONDRUP, J. Assessment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adult</w:t>
          </w:r>
          <w:proofErr w:type="spellEnd"/>
          <w:r w:rsidRPr="00A164B9">
            <w:rPr>
              <w:rFonts w:eastAsia="Times New Roman"/>
            </w:rPr>
            <w:t xml:space="preserve"> </w:t>
          </w:r>
          <w:proofErr w:type="spellStart"/>
          <w:r w:rsidRPr="00A164B9">
            <w:rPr>
              <w:rFonts w:eastAsia="Times New Roman"/>
            </w:rPr>
            <w:t>malnutrition</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prognosis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ratio</w:t>
          </w:r>
          <w:proofErr w:type="spellEnd"/>
          <w:r w:rsidRPr="00A164B9">
            <w:rPr>
              <w:rFonts w:eastAsia="Times New Roman"/>
            </w:rPr>
            <w:t xml:space="preserve">. </w:t>
          </w:r>
          <w:proofErr w:type="spellStart"/>
          <w:r w:rsidRPr="00A164B9">
            <w:rPr>
              <w:rFonts w:eastAsia="Times New Roman"/>
              <w:b/>
              <w:bCs/>
            </w:rPr>
            <w:t>Current</w:t>
          </w:r>
          <w:proofErr w:type="spellEnd"/>
          <w:r w:rsidRPr="00A164B9">
            <w:rPr>
              <w:rFonts w:eastAsia="Times New Roman"/>
              <w:b/>
              <w:bCs/>
            </w:rPr>
            <w:t xml:space="preserve"> Opinion in Clinical </w:t>
          </w:r>
          <w:proofErr w:type="spellStart"/>
          <w:r w:rsidRPr="00A164B9">
            <w:rPr>
              <w:rFonts w:eastAsia="Times New Roman"/>
              <w:b/>
              <w:bCs/>
            </w:rPr>
            <w:t>Nutrition</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Metabolic</w:t>
          </w:r>
          <w:proofErr w:type="spellEnd"/>
          <w:r w:rsidRPr="00A164B9">
            <w:rPr>
              <w:rFonts w:eastAsia="Times New Roman"/>
              <w:b/>
              <w:bCs/>
            </w:rPr>
            <w:t xml:space="preserve"> </w:t>
          </w:r>
          <w:proofErr w:type="spellStart"/>
          <w:r w:rsidRPr="00A164B9">
            <w:rPr>
              <w:rFonts w:eastAsia="Times New Roman"/>
              <w:b/>
              <w:bCs/>
            </w:rPr>
            <w:t>Care</w:t>
          </w:r>
          <w:proofErr w:type="spellEnd"/>
          <w:r w:rsidRPr="00A164B9">
            <w:rPr>
              <w:rFonts w:eastAsia="Times New Roman"/>
            </w:rPr>
            <w:t xml:space="preserve">, v. 20, n. 5, p. 330–339, 2017. </w:t>
          </w:r>
        </w:p>
        <w:p w14:paraId="73E9D4FC" w14:textId="77777777" w:rsidR="00BA13C3" w:rsidRPr="00A164B9" w:rsidRDefault="00BA13C3">
          <w:pPr>
            <w:divId w:val="1136291659"/>
            <w:rPr>
              <w:rFonts w:eastAsia="Times New Roman"/>
            </w:rPr>
          </w:pPr>
        </w:p>
        <w:p w14:paraId="6C9CB5EA" w14:textId="77777777" w:rsidR="00BA13C3" w:rsidRPr="00A164B9" w:rsidRDefault="00BA13C3">
          <w:pPr>
            <w:divId w:val="705956291"/>
            <w:rPr>
              <w:rFonts w:eastAsia="Times New Roman"/>
            </w:rPr>
          </w:pPr>
          <w:r w:rsidRPr="00A164B9">
            <w:rPr>
              <w:rFonts w:eastAsia="Times New Roman"/>
            </w:rPr>
            <w:t xml:space="preserve">LUO, Y.; LIN, H. </w:t>
          </w:r>
          <w:proofErr w:type="spellStart"/>
          <w:r w:rsidRPr="00A164B9">
            <w:rPr>
              <w:rFonts w:eastAsia="Times New Roman"/>
            </w:rPr>
            <w:t>Inflammation</w:t>
          </w:r>
          <w:proofErr w:type="spellEnd"/>
          <w:r w:rsidRPr="00A164B9">
            <w:rPr>
              <w:rFonts w:eastAsia="Times New Roman"/>
            </w:rPr>
            <w:t xml:space="preserve"> </w:t>
          </w:r>
          <w:proofErr w:type="spellStart"/>
          <w:r w:rsidRPr="00A164B9">
            <w:rPr>
              <w:rFonts w:eastAsia="Times New Roman"/>
            </w:rPr>
            <w:t>initiates</w:t>
          </w:r>
          <w:proofErr w:type="spellEnd"/>
          <w:r w:rsidRPr="00A164B9">
            <w:rPr>
              <w:rFonts w:eastAsia="Times New Roman"/>
            </w:rPr>
            <w:t xml:space="preserve"> a </w:t>
          </w:r>
          <w:proofErr w:type="spellStart"/>
          <w:r w:rsidRPr="00A164B9">
            <w:rPr>
              <w:rFonts w:eastAsia="Times New Roman"/>
            </w:rPr>
            <w:t>vicious</w:t>
          </w:r>
          <w:proofErr w:type="spellEnd"/>
          <w:r w:rsidRPr="00A164B9">
            <w:rPr>
              <w:rFonts w:eastAsia="Times New Roman"/>
            </w:rPr>
            <w:t xml:space="preserve"> </w:t>
          </w:r>
          <w:proofErr w:type="spellStart"/>
          <w:r w:rsidRPr="00A164B9">
            <w:rPr>
              <w:rFonts w:eastAsia="Times New Roman"/>
            </w:rPr>
            <w:t>cycle</w:t>
          </w:r>
          <w:proofErr w:type="spellEnd"/>
          <w:r w:rsidRPr="00A164B9">
            <w:rPr>
              <w:rFonts w:eastAsia="Times New Roman"/>
            </w:rPr>
            <w:t xml:space="preserve"> </w:t>
          </w:r>
          <w:proofErr w:type="spellStart"/>
          <w:r w:rsidRPr="00A164B9">
            <w:rPr>
              <w:rFonts w:eastAsia="Times New Roman"/>
            </w:rPr>
            <w:t>between</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nonalcoholic</w:t>
          </w:r>
          <w:proofErr w:type="spellEnd"/>
          <w:r w:rsidRPr="00A164B9">
            <w:rPr>
              <w:rFonts w:eastAsia="Times New Roman"/>
            </w:rPr>
            <w:t xml:space="preserve"> </w:t>
          </w:r>
          <w:proofErr w:type="spellStart"/>
          <w:r w:rsidRPr="00A164B9">
            <w:rPr>
              <w:rFonts w:eastAsia="Times New Roman"/>
            </w:rPr>
            <w:t>fatty</w:t>
          </w:r>
          <w:proofErr w:type="spellEnd"/>
          <w:r w:rsidRPr="00A164B9">
            <w:rPr>
              <w:rFonts w:eastAsia="Times New Roman"/>
            </w:rPr>
            <w:t xml:space="preserve"> </w:t>
          </w:r>
          <w:proofErr w:type="spellStart"/>
          <w:r w:rsidRPr="00A164B9">
            <w:rPr>
              <w:rFonts w:eastAsia="Times New Roman"/>
            </w:rPr>
            <w:t>liver</w:t>
          </w:r>
          <w:proofErr w:type="spellEnd"/>
          <w:r w:rsidRPr="00A164B9">
            <w:rPr>
              <w:rFonts w:eastAsia="Times New Roman"/>
            </w:rPr>
            <w:t xml:space="preserve"> </w:t>
          </w:r>
          <w:proofErr w:type="spellStart"/>
          <w:r w:rsidRPr="00A164B9">
            <w:rPr>
              <w:rFonts w:eastAsia="Times New Roman"/>
            </w:rPr>
            <w:t>disease</w:t>
          </w:r>
          <w:proofErr w:type="spellEnd"/>
          <w:r w:rsidRPr="00A164B9">
            <w:rPr>
              <w:rFonts w:eastAsia="Times New Roman"/>
            </w:rPr>
            <w:t xml:space="preserve">. </w:t>
          </w:r>
          <w:proofErr w:type="spellStart"/>
          <w:r w:rsidRPr="00A164B9">
            <w:rPr>
              <w:rFonts w:eastAsia="Times New Roman"/>
              <w:b/>
              <w:bCs/>
            </w:rPr>
            <w:t>Immunity</w:t>
          </w:r>
          <w:proofErr w:type="spellEnd"/>
          <w:r w:rsidRPr="00A164B9">
            <w:rPr>
              <w:rFonts w:eastAsia="Times New Roman"/>
              <w:b/>
              <w:bCs/>
            </w:rPr>
            <w:t xml:space="preserve">, </w:t>
          </w:r>
          <w:proofErr w:type="spellStart"/>
          <w:r w:rsidRPr="00A164B9">
            <w:rPr>
              <w:rFonts w:eastAsia="Times New Roman"/>
              <w:b/>
              <w:bCs/>
            </w:rPr>
            <w:t>Inflammation</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Disease</w:t>
          </w:r>
          <w:proofErr w:type="spellEnd"/>
          <w:r w:rsidRPr="00A164B9">
            <w:rPr>
              <w:rFonts w:eastAsia="Times New Roman"/>
            </w:rPr>
            <w:t xml:space="preserve">, v. 9, n. 1, p. 59–73, 2021. </w:t>
          </w:r>
        </w:p>
        <w:p w14:paraId="52FBC147" w14:textId="77777777" w:rsidR="00BA13C3" w:rsidRPr="00A164B9" w:rsidRDefault="00BA13C3">
          <w:pPr>
            <w:divId w:val="1136291659"/>
            <w:rPr>
              <w:rFonts w:eastAsia="Times New Roman"/>
            </w:rPr>
          </w:pPr>
        </w:p>
        <w:p w14:paraId="1F329098" w14:textId="77777777" w:rsidR="00BA13C3" w:rsidRPr="00A164B9" w:rsidRDefault="00BA13C3">
          <w:pPr>
            <w:divId w:val="652099197"/>
            <w:rPr>
              <w:rFonts w:eastAsia="Times New Roman"/>
            </w:rPr>
          </w:pPr>
          <w:r w:rsidRPr="00A164B9">
            <w:rPr>
              <w:rFonts w:eastAsia="Times New Roman"/>
            </w:rPr>
            <w:t xml:space="preserve">LZ, C. et al. Terapia Nutricional para Pacientes com Obesidade Extrema. </w:t>
          </w:r>
          <w:r w:rsidRPr="00A164B9">
            <w:rPr>
              <w:rFonts w:eastAsia="Times New Roman"/>
              <w:b/>
              <w:bCs/>
            </w:rPr>
            <w:t>Projeto Diretrizes</w:t>
          </w:r>
          <w:r w:rsidRPr="00A164B9">
            <w:rPr>
              <w:rFonts w:eastAsia="Times New Roman"/>
            </w:rPr>
            <w:t xml:space="preserve">, p. 1–11, 2011. </w:t>
          </w:r>
        </w:p>
        <w:p w14:paraId="71E1DBDA" w14:textId="77777777" w:rsidR="00BA13C3" w:rsidRPr="00A164B9" w:rsidRDefault="00BA13C3">
          <w:pPr>
            <w:divId w:val="1136291659"/>
            <w:rPr>
              <w:rFonts w:eastAsia="Times New Roman"/>
            </w:rPr>
          </w:pPr>
        </w:p>
        <w:p w14:paraId="00BC22B9" w14:textId="77777777" w:rsidR="00BA13C3" w:rsidRPr="00A164B9" w:rsidRDefault="00BA13C3">
          <w:pPr>
            <w:divId w:val="699479570"/>
            <w:rPr>
              <w:rFonts w:eastAsia="Times New Roman"/>
            </w:rPr>
          </w:pPr>
          <w:r w:rsidRPr="00A164B9">
            <w:rPr>
              <w:rFonts w:eastAsia="Times New Roman"/>
            </w:rPr>
            <w:t xml:space="preserve">MAMBRILLA, S. et al. </w:t>
          </w:r>
          <w:proofErr w:type="spellStart"/>
          <w:r w:rsidRPr="00A164B9">
            <w:rPr>
              <w:rFonts w:eastAsia="Times New Roman"/>
            </w:rPr>
            <w:t>Relationship</w:t>
          </w:r>
          <w:proofErr w:type="spellEnd"/>
          <w:r w:rsidRPr="00A164B9">
            <w:rPr>
              <w:rFonts w:eastAsia="Times New Roman"/>
            </w:rPr>
            <w:t xml:space="preserve"> </w:t>
          </w:r>
          <w:proofErr w:type="spellStart"/>
          <w:r w:rsidRPr="00A164B9">
            <w:rPr>
              <w:rFonts w:eastAsia="Times New Roman"/>
            </w:rPr>
            <w:t>between</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body </w:t>
          </w:r>
          <w:proofErr w:type="spellStart"/>
          <w:r w:rsidRPr="00A164B9">
            <w:rPr>
              <w:rFonts w:eastAsia="Times New Roman"/>
            </w:rPr>
            <w:t>composition</w:t>
          </w:r>
          <w:proofErr w:type="spellEnd"/>
          <w:r w:rsidRPr="00A164B9">
            <w:rPr>
              <w:rFonts w:eastAsia="Times New Roman"/>
            </w:rPr>
            <w:t xml:space="preserve"> in </w:t>
          </w:r>
          <w:proofErr w:type="spellStart"/>
          <w:r w:rsidRPr="00A164B9">
            <w:rPr>
              <w:rFonts w:eastAsia="Times New Roman"/>
            </w:rPr>
            <w:t>obese</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rPr>
            <w:t>integrated</w:t>
          </w:r>
          <w:proofErr w:type="spellEnd"/>
          <w:r w:rsidRPr="00A164B9">
            <w:rPr>
              <w:rFonts w:eastAsia="Times New Roman"/>
            </w:rPr>
            <w:t xml:space="preserve"> </w:t>
          </w:r>
          <w:proofErr w:type="spellStart"/>
          <w:r w:rsidRPr="00A164B9">
            <w:rPr>
              <w:rFonts w:eastAsia="Times New Roman"/>
            </w:rPr>
            <w:t>health</w:t>
          </w:r>
          <w:proofErr w:type="spellEnd"/>
          <w:r w:rsidRPr="00A164B9">
            <w:rPr>
              <w:rFonts w:eastAsia="Times New Roman"/>
            </w:rPr>
            <w:t>/</w:t>
          </w:r>
          <w:proofErr w:type="spellStart"/>
          <w:r w:rsidRPr="00A164B9">
            <w:rPr>
              <w:rFonts w:eastAsia="Times New Roman"/>
            </w:rPr>
            <w:t>multidisciplinary</w:t>
          </w:r>
          <w:proofErr w:type="spellEnd"/>
          <w:r w:rsidRPr="00A164B9">
            <w:rPr>
              <w:rFonts w:eastAsia="Times New Roman"/>
            </w:rPr>
            <w:t xml:space="preserve"> </w:t>
          </w:r>
          <w:proofErr w:type="spellStart"/>
          <w:r w:rsidRPr="00A164B9">
            <w:rPr>
              <w:rFonts w:eastAsia="Times New Roman"/>
            </w:rPr>
            <w:t>care</w:t>
          </w:r>
          <w:proofErr w:type="spellEnd"/>
          <w:r w:rsidRPr="00A164B9">
            <w:rPr>
              <w:rFonts w:eastAsia="Times New Roman"/>
            </w:rPr>
            <w:t xml:space="preserve">. </w:t>
          </w:r>
          <w:proofErr w:type="spellStart"/>
          <w:r w:rsidRPr="00A164B9">
            <w:rPr>
              <w:rFonts w:eastAsia="Times New Roman"/>
              <w:b/>
              <w:bCs/>
            </w:rPr>
            <w:t>Obesity</w:t>
          </w:r>
          <w:proofErr w:type="spellEnd"/>
          <w:r w:rsidRPr="00A164B9">
            <w:rPr>
              <w:rFonts w:eastAsia="Times New Roman"/>
              <w:b/>
              <w:bCs/>
            </w:rPr>
            <w:t xml:space="preserve"> </w:t>
          </w:r>
          <w:proofErr w:type="spellStart"/>
          <w:r w:rsidRPr="00A164B9">
            <w:rPr>
              <w:rFonts w:eastAsia="Times New Roman"/>
              <w:b/>
              <w:bCs/>
            </w:rPr>
            <w:t>Surgery</w:t>
          </w:r>
          <w:proofErr w:type="spellEnd"/>
          <w:r w:rsidRPr="00A164B9">
            <w:rPr>
              <w:rFonts w:eastAsia="Times New Roman"/>
            </w:rPr>
            <w:t xml:space="preserve">, v. 27, n. 1, p. 661, 2017. </w:t>
          </w:r>
        </w:p>
        <w:p w14:paraId="4C8CD5AB" w14:textId="77777777" w:rsidR="00BA13C3" w:rsidRPr="00A164B9" w:rsidRDefault="00BA13C3">
          <w:pPr>
            <w:divId w:val="1136291659"/>
            <w:rPr>
              <w:rFonts w:eastAsia="Times New Roman"/>
            </w:rPr>
          </w:pPr>
        </w:p>
        <w:p w14:paraId="51EDDF62" w14:textId="77777777" w:rsidR="00BA13C3" w:rsidRPr="00A164B9" w:rsidRDefault="00BA13C3">
          <w:pPr>
            <w:divId w:val="59715107"/>
            <w:rPr>
              <w:rFonts w:eastAsia="Times New Roman"/>
            </w:rPr>
          </w:pPr>
          <w:r w:rsidRPr="00A164B9">
            <w:rPr>
              <w:rFonts w:eastAsia="Times New Roman"/>
            </w:rPr>
            <w:t xml:space="preserve">MARKMAN, B. et al. Diretrizes Brasileiras de Hipertensão Arterial – 2020. Arq. Bras. </w:t>
          </w:r>
          <w:proofErr w:type="spellStart"/>
          <w:r w:rsidRPr="00A164B9">
            <w:rPr>
              <w:rFonts w:eastAsia="Times New Roman"/>
            </w:rPr>
            <w:t>Cardiol</w:t>
          </w:r>
          <w:proofErr w:type="spellEnd"/>
          <w:r w:rsidRPr="00A164B9">
            <w:rPr>
              <w:rFonts w:eastAsia="Times New Roman"/>
            </w:rPr>
            <w:t xml:space="preserve">. 2021;116(3):516-658. v. 116, n. 3, p. 516–658, 2021. </w:t>
          </w:r>
        </w:p>
        <w:p w14:paraId="2D9F84E0" w14:textId="77777777" w:rsidR="00BA13C3" w:rsidRPr="00A164B9" w:rsidRDefault="00BA13C3">
          <w:pPr>
            <w:divId w:val="1136291659"/>
            <w:rPr>
              <w:rFonts w:eastAsia="Times New Roman"/>
            </w:rPr>
          </w:pPr>
        </w:p>
        <w:p w14:paraId="5BB949C8" w14:textId="77777777" w:rsidR="00BA13C3" w:rsidRPr="00A164B9" w:rsidRDefault="00BA13C3">
          <w:pPr>
            <w:divId w:val="1669479869"/>
            <w:rPr>
              <w:rFonts w:eastAsia="Times New Roman"/>
            </w:rPr>
          </w:pPr>
          <w:r w:rsidRPr="00A164B9">
            <w:rPr>
              <w:rFonts w:eastAsia="Times New Roman"/>
            </w:rPr>
            <w:t xml:space="preserve">MARRA, M. et al. </w:t>
          </w:r>
          <w:proofErr w:type="spellStart"/>
          <w:r w:rsidRPr="00A164B9">
            <w:rPr>
              <w:rFonts w:eastAsia="Times New Roman"/>
            </w:rPr>
            <w:t>Evaluation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BIA </w:t>
          </w:r>
          <w:proofErr w:type="spellStart"/>
          <w:r w:rsidRPr="00A164B9">
            <w:rPr>
              <w:rFonts w:eastAsia="Times New Roman"/>
            </w:rPr>
            <w:t>parameters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w:t>
          </w:r>
          <w:proofErr w:type="spellStart"/>
          <w:r w:rsidRPr="00A164B9">
            <w:rPr>
              <w:rFonts w:eastAsia="Times New Roman"/>
            </w:rPr>
            <w:t>different</w:t>
          </w:r>
          <w:proofErr w:type="spellEnd"/>
          <w:r w:rsidRPr="00A164B9">
            <w:rPr>
              <w:rFonts w:eastAsia="Times New Roman"/>
            </w:rPr>
            <w:t xml:space="preserve"> BMI </w:t>
          </w:r>
          <w:proofErr w:type="spellStart"/>
          <w:r w:rsidRPr="00A164B9">
            <w:rPr>
              <w:rFonts w:eastAsia="Times New Roman"/>
            </w:rPr>
            <w:t>groups</w:t>
          </w:r>
          <w:proofErr w:type="spellEnd"/>
          <w:r w:rsidRPr="00A164B9">
            <w:rPr>
              <w:rFonts w:eastAsia="Times New Roman"/>
            </w:rPr>
            <w:t xml:space="preserve">. </w:t>
          </w:r>
          <w:proofErr w:type="spellStart"/>
          <w:r w:rsidRPr="00A164B9">
            <w:rPr>
              <w:rFonts w:eastAsia="Times New Roman"/>
              <w:b/>
              <w:bCs/>
            </w:rPr>
            <w:t>Obesity</w:t>
          </w:r>
          <w:proofErr w:type="spellEnd"/>
          <w:r w:rsidRPr="00A164B9">
            <w:rPr>
              <w:rFonts w:eastAsia="Times New Roman"/>
              <w:b/>
              <w:bCs/>
            </w:rPr>
            <w:t xml:space="preserve"> </w:t>
          </w:r>
          <w:proofErr w:type="spellStart"/>
          <w:r w:rsidRPr="00A164B9">
            <w:rPr>
              <w:rFonts w:eastAsia="Times New Roman"/>
              <w:b/>
              <w:bCs/>
            </w:rPr>
            <w:t>Facts</w:t>
          </w:r>
          <w:proofErr w:type="spellEnd"/>
          <w:r w:rsidRPr="00A164B9">
            <w:rPr>
              <w:rFonts w:eastAsia="Times New Roman"/>
            </w:rPr>
            <w:t xml:space="preserve">, v. 11, p. 313, 2018. </w:t>
          </w:r>
        </w:p>
        <w:p w14:paraId="6E5077A3" w14:textId="77777777" w:rsidR="00BA13C3" w:rsidRPr="00A164B9" w:rsidRDefault="00BA13C3">
          <w:pPr>
            <w:divId w:val="1136291659"/>
            <w:rPr>
              <w:rFonts w:eastAsia="Times New Roman"/>
            </w:rPr>
          </w:pPr>
        </w:p>
        <w:p w14:paraId="200A9D54" w14:textId="77777777" w:rsidR="00BA13C3" w:rsidRPr="00A164B9" w:rsidRDefault="00BA13C3">
          <w:pPr>
            <w:divId w:val="1183202984"/>
            <w:rPr>
              <w:rFonts w:eastAsia="Times New Roman"/>
            </w:rPr>
          </w:pPr>
          <w:r w:rsidRPr="00A164B9">
            <w:rPr>
              <w:rFonts w:eastAsia="Times New Roman"/>
            </w:rPr>
            <w:t xml:space="preserve">MARTÍNEZ-ROMERO, M. et al. NCBO </w:t>
          </w:r>
          <w:proofErr w:type="spellStart"/>
          <w:r w:rsidRPr="00A164B9">
            <w:rPr>
              <w:rFonts w:eastAsia="Times New Roman"/>
            </w:rPr>
            <w:t>Ontology</w:t>
          </w:r>
          <w:proofErr w:type="spellEnd"/>
          <w:r w:rsidRPr="00A164B9">
            <w:rPr>
              <w:rFonts w:eastAsia="Times New Roman"/>
            </w:rPr>
            <w:t xml:space="preserve"> </w:t>
          </w:r>
          <w:proofErr w:type="spellStart"/>
          <w:r w:rsidRPr="00A164B9">
            <w:rPr>
              <w:rFonts w:eastAsia="Times New Roman"/>
            </w:rPr>
            <w:t>Recommender</w:t>
          </w:r>
          <w:proofErr w:type="spellEnd"/>
          <w:r w:rsidRPr="00A164B9">
            <w:rPr>
              <w:rFonts w:eastAsia="Times New Roman"/>
            </w:rPr>
            <w:t xml:space="preserve"> 2.0: </w:t>
          </w:r>
          <w:proofErr w:type="spellStart"/>
          <w:r w:rsidRPr="00A164B9">
            <w:rPr>
              <w:rFonts w:eastAsia="Times New Roman"/>
            </w:rPr>
            <w:t>An</w:t>
          </w:r>
          <w:proofErr w:type="spellEnd"/>
          <w:r w:rsidRPr="00A164B9">
            <w:rPr>
              <w:rFonts w:eastAsia="Times New Roman"/>
            </w:rPr>
            <w:t xml:space="preserve"> </w:t>
          </w:r>
          <w:proofErr w:type="spellStart"/>
          <w:r w:rsidRPr="00A164B9">
            <w:rPr>
              <w:rFonts w:eastAsia="Times New Roman"/>
            </w:rPr>
            <w:t>enhanced</w:t>
          </w:r>
          <w:proofErr w:type="spellEnd"/>
          <w:r w:rsidRPr="00A164B9">
            <w:rPr>
              <w:rFonts w:eastAsia="Times New Roman"/>
            </w:rPr>
            <w:t xml:space="preserve"> approach for </w:t>
          </w:r>
          <w:proofErr w:type="spellStart"/>
          <w:r w:rsidRPr="00A164B9">
            <w:rPr>
              <w:rFonts w:eastAsia="Times New Roman"/>
            </w:rPr>
            <w:t>biomedical</w:t>
          </w:r>
          <w:proofErr w:type="spellEnd"/>
          <w:r w:rsidRPr="00A164B9">
            <w:rPr>
              <w:rFonts w:eastAsia="Times New Roman"/>
            </w:rPr>
            <w:t xml:space="preserve"> </w:t>
          </w:r>
          <w:proofErr w:type="spellStart"/>
          <w:r w:rsidRPr="00A164B9">
            <w:rPr>
              <w:rFonts w:eastAsia="Times New Roman"/>
            </w:rPr>
            <w:t>ontology</w:t>
          </w:r>
          <w:proofErr w:type="spellEnd"/>
          <w:r w:rsidRPr="00A164B9">
            <w:rPr>
              <w:rFonts w:eastAsia="Times New Roman"/>
            </w:rPr>
            <w:t xml:space="preserve"> </w:t>
          </w:r>
          <w:proofErr w:type="spellStart"/>
          <w:r w:rsidRPr="00A164B9">
            <w:rPr>
              <w:rFonts w:eastAsia="Times New Roman"/>
            </w:rPr>
            <w:t>recommendation</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Biomedical</w:t>
          </w:r>
          <w:proofErr w:type="spellEnd"/>
          <w:r w:rsidRPr="00A164B9">
            <w:rPr>
              <w:rFonts w:eastAsia="Times New Roman"/>
              <w:b/>
              <w:bCs/>
            </w:rPr>
            <w:t xml:space="preserve"> </w:t>
          </w:r>
          <w:proofErr w:type="spellStart"/>
          <w:r w:rsidRPr="00A164B9">
            <w:rPr>
              <w:rFonts w:eastAsia="Times New Roman"/>
              <w:b/>
              <w:bCs/>
            </w:rPr>
            <w:t>Semantics</w:t>
          </w:r>
          <w:proofErr w:type="spellEnd"/>
          <w:r w:rsidRPr="00A164B9">
            <w:rPr>
              <w:rFonts w:eastAsia="Times New Roman"/>
            </w:rPr>
            <w:t xml:space="preserve">, v. 8, n. 1, p. 1–22, 2017. </w:t>
          </w:r>
        </w:p>
        <w:p w14:paraId="524275C2" w14:textId="77777777" w:rsidR="00BA13C3" w:rsidRPr="00A164B9" w:rsidRDefault="00BA13C3">
          <w:pPr>
            <w:divId w:val="1136291659"/>
            <w:rPr>
              <w:rFonts w:eastAsia="Times New Roman"/>
            </w:rPr>
          </w:pPr>
        </w:p>
        <w:p w14:paraId="5AAC6FF0" w14:textId="77777777" w:rsidR="00BA13C3" w:rsidRPr="00A164B9" w:rsidRDefault="00BA13C3">
          <w:pPr>
            <w:divId w:val="1839692102"/>
            <w:rPr>
              <w:rFonts w:eastAsia="Times New Roman"/>
            </w:rPr>
          </w:pPr>
          <w:r w:rsidRPr="00A164B9">
            <w:rPr>
              <w:rFonts w:eastAsia="Times New Roman"/>
            </w:rPr>
            <w:lastRenderedPageBreak/>
            <w:t xml:space="preserve">MATTIELLO, R.; MUNDSTOCK, E.; ZIEGELMANN, P. K. </w:t>
          </w:r>
          <w:proofErr w:type="spellStart"/>
          <w:r w:rsidRPr="00A164B9">
            <w:rPr>
              <w:rFonts w:eastAsia="Times New Roman"/>
            </w:rPr>
            <w:t>Brazilian</w:t>
          </w:r>
          <w:proofErr w:type="spellEnd"/>
          <w:r w:rsidRPr="00A164B9">
            <w:rPr>
              <w:rFonts w:eastAsia="Times New Roman"/>
            </w:rPr>
            <w:t xml:space="preserve"> </w:t>
          </w:r>
          <w:proofErr w:type="spellStart"/>
          <w:r w:rsidRPr="00A164B9">
            <w:rPr>
              <w:rFonts w:eastAsia="Times New Roman"/>
            </w:rPr>
            <w:t>Reference</w:t>
          </w:r>
          <w:proofErr w:type="spellEnd"/>
          <w:r w:rsidRPr="00A164B9">
            <w:rPr>
              <w:rFonts w:eastAsia="Times New Roman"/>
            </w:rPr>
            <w:t xml:space="preserve"> </w:t>
          </w:r>
          <w:proofErr w:type="spellStart"/>
          <w:r w:rsidRPr="00A164B9">
            <w:rPr>
              <w:rFonts w:eastAsia="Times New Roman"/>
            </w:rPr>
            <w:t>Percentiles</w:t>
          </w:r>
          <w:proofErr w:type="spellEnd"/>
          <w:r w:rsidRPr="00A164B9">
            <w:rPr>
              <w:rFonts w:eastAsia="Times New Roman"/>
            </w:rPr>
            <w:t xml:space="preserve"> for </w:t>
          </w:r>
          <w:proofErr w:type="spellStart"/>
          <w:r w:rsidRPr="00A164B9">
            <w:rPr>
              <w:rFonts w:eastAsia="Times New Roman"/>
            </w:rPr>
            <w:t>Bioimpedance</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Healthy</w:t>
          </w:r>
          <w:proofErr w:type="spellEnd"/>
          <w:r w:rsidRPr="00A164B9">
            <w:rPr>
              <w:rFonts w:eastAsia="Times New Roman"/>
            </w:rPr>
            <w:t xml:space="preserve"> </w:t>
          </w:r>
          <w:proofErr w:type="spellStart"/>
          <w:r w:rsidRPr="00A164B9">
            <w:rPr>
              <w:rFonts w:eastAsia="Times New Roman"/>
            </w:rPr>
            <w:t>Individuals</w:t>
          </w:r>
          <w:proofErr w:type="spellEnd"/>
          <w:r w:rsidRPr="00A164B9">
            <w:rPr>
              <w:rFonts w:eastAsia="Times New Roman"/>
            </w:rPr>
            <w:t xml:space="preserve">. </w:t>
          </w:r>
          <w:proofErr w:type="spellStart"/>
          <w:r w:rsidRPr="00A164B9">
            <w:rPr>
              <w:rFonts w:eastAsia="Times New Roman"/>
              <w:b/>
              <w:bCs/>
            </w:rPr>
            <w:t>Frontiers</w:t>
          </w:r>
          <w:proofErr w:type="spellEnd"/>
          <w:r w:rsidRPr="00A164B9">
            <w:rPr>
              <w:rFonts w:eastAsia="Times New Roman"/>
              <w:b/>
              <w:bCs/>
            </w:rPr>
            <w:t xml:space="preserve"> in </w:t>
          </w:r>
          <w:proofErr w:type="spellStart"/>
          <w:r w:rsidRPr="00A164B9">
            <w:rPr>
              <w:rFonts w:eastAsia="Times New Roman"/>
              <w:b/>
              <w:bCs/>
            </w:rPr>
            <w:t>Nutrition</w:t>
          </w:r>
          <w:proofErr w:type="spellEnd"/>
          <w:r w:rsidRPr="00A164B9">
            <w:rPr>
              <w:rFonts w:eastAsia="Times New Roman"/>
            </w:rPr>
            <w:t xml:space="preserve">, v. 9, n. July, p. 1–7, 2022. </w:t>
          </w:r>
        </w:p>
        <w:p w14:paraId="244F2993" w14:textId="77777777" w:rsidR="00BA13C3" w:rsidRPr="00A164B9" w:rsidRDefault="00BA13C3">
          <w:pPr>
            <w:divId w:val="1136291659"/>
            <w:rPr>
              <w:rFonts w:eastAsia="Times New Roman"/>
            </w:rPr>
          </w:pPr>
        </w:p>
        <w:p w14:paraId="0BFAA8A6" w14:textId="77777777" w:rsidR="00BA13C3" w:rsidRPr="00A164B9" w:rsidRDefault="00BA13C3">
          <w:pPr>
            <w:divId w:val="2061322408"/>
            <w:rPr>
              <w:rFonts w:eastAsia="Times New Roman"/>
            </w:rPr>
          </w:pPr>
          <w:r w:rsidRPr="00A164B9">
            <w:rPr>
              <w:rFonts w:eastAsia="Times New Roman"/>
            </w:rPr>
            <w:t xml:space="preserve">MEJADDAM, A. et al. </w:t>
          </w:r>
          <w:proofErr w:type="spellStart"/>
          <w:r w:rsidRPr="00A164B9">
            <w:rPr>
              <w:rFonts w:eastAsia="Times New Roman"/>
            </w:rPr>
            <w:t>Comorbidity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quality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life</w:t>
          </w:r>
          <w:proofErr w:type="spellEnd"/>
          <w:r w:rsidRPr="00A164B9">
            <w:rPr>
              <w:rFonts w:eastAsia="Times New Roman"/>
            </w:rPr>
            <w:t xml:space="preserve"> in </w:t>
          </w:r>
          <w:proofErr w:type="spellStart"/>
          <w:r w:rsidRPr="00A164B9">
            <w:rPr>
              <w:rFonts w:eastAsia="Times New Roman"/>
            </w:rPr>
            <w:t>obesity</w:t>
          </w:r>
          <w:proofErr w:type="spellEnd"/>
          <w:r w:rsidRPr="00A164B9">
            <w:rPr>
              <w:rFonts w:eastAsia="Times New Roman"/>
            </w:rPr>
            <w:t xml:space="preserve">–a </w:t>
          </w:r>
          <w:proofErr w:type="spellStart"/>
          <w:r w:rsidRPr="00A164B9">
            <w:rPr>
              <w:rFonts w:eastAsia="Times New Roman"/>
            </w:rPr>
            <w:t>comparative</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general </w:t>
          </w:r>
          <w:proofErr w:type="spellStart"/>
          <w:r w:rsidRPr="00A164B9">
            <w:rPr>
              <w:rFonts w:eastAsia="Times New Roman"/>
            </w:rPr>
            <w:t>population</w:t>
          </w:r>
          <w:proofErr w:type="spellEnd"/>
          <w:r w:rsidRPr="00A164B9">
            <w:rPr>
              <w:rFonts w:eastAsia="Times New Roman"/>
            </w:rPr>
            <w:t xml:space="preserve"> in </w:t>
          </w:r>
          <w:proofErr w:type="spellStart"/>
          <w:r w:rsidRPr="00A164B9">
            <w:rPr>
              <w:rFonts w:eastAsia="Times New Roman"/>
            </w:rPr>
            <w:t>Gothenburg</w:t>
          </w:r>
          <w:proofErr w:type="spellEnd"/>
          <w:r w:rsidRPr="00A164B9">
            <w:rPr>
              <w:rFonts w:eastAsia="Times New Roman"/>
            </w:rPr>
            <w:t xml:space="preserve">, </w:t>
          </w:r>
          <w:proofErr w:type="spellStart"/>
          <w:r w:rsidRPr="00A164B9">
            <w:rPr>
              <w:rFonts w:eastAsia="Times New Roman"/>
            </w:rPr>
            <w:t>Sweden</w:t>
          </w:r>
          <w:proofErr w:type="spellEnd"/>
          <w:r w:rsidRPr="00A164B9">
            <w:rPr>
              <w:rFonts w:eastAsia="Times New Roman"/>
            </w:rPr>
            <w:t xml:space="preserve">. </w:t>
          </w:r>
          <w:r w:rsidRPr="00A164B9">
            <w:rPr>
              <w:rFonts w:eastAsia="Times New Roman"/>
              <w:b/>
              <w:bCs/>
            </w:rPr>
            <w:t>PLoS ONE</w:t>
          </w:r>
          <w:r w:rsidRPr="00A164B9">
            <w:rPr>
              <w:rFonts w:eastAsia="Times New Roman"/>
            </w:rPr>
            <w:t xml:space="preserve">, v. 17, n. 10 </w:t>
          </w:r>
          <w:proofErr w:type="spellStart"/>
          <w:r w:rsidRPr="00A164B9">
            <w:rPr>
              <w:rFonts w:eastAsia="Times New Roman"/>
            </w:rPr>
            <w:t>October</w:t>
          </w:r>
          <w:proofErr w:type="spellEnd"/>
          <w:r w:rsidRPr="00A164B9">
            <w:rPr>
              <w:rFonts w:eastAsia="Times New Roman"/>
            </w:rPr>
            <w:t xml:space="preserve">, p. 1–13, 2022. </w:t>
          </w:r>
        </w:p>
        <w:p w14:paraId="2A249D48" w14:textId="77777777" w:rsidR="00BA13C3" w:rsidRPr="00A164B9" w:rsidRDefault="00BA13C3">
          <w:pPr>
            <w:divId w:val="1136291659"/>
            <w:rPr>
              <w:rFonts w:eastAsia="Times New Roman"/>
            </w:rPr>
          </w:pPr>
        </w:p>
        <w:p w14:paraId="59B296BE" w14:textId="77777777" w:rsidR="00BA13C3" w:rsidRPr="00A164B9" w:rsidRDefault="00BA13C3">
          <w:pPr>
            <w:divId w:val="815102955"/>
            <w:rPr>
              <w:rFonts w:eastAsia="Times New Roman"/>
            </w:rPr>
          </w:pPr>
          <w:r w:rsidRPr="00A164B9">
            <w:rPr>
              <w:rFonts w:eastAsia="Times New Roman"/>
            </w:rPr>
            <w:t xml:space="preserve">MIALICH, M. S. et al.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Body </w:t>
          </w:r>
          <w:proofErr w:type="spellStart"/>
          <w:r w:rsidRPr="00A164B9">
            <w:rPr>
              <w:rFonts w:eastAsia="Times New Roman"/>
            </w:rPr>
            <w:t>Composition</w:t>
          </w:r>
          <w:proofErr w:type="spellEnd"/>
          <w:r w:rsidRPr="00A164B9">
            <w:rPr>
              <w:rFonts w:ascii="Arial" w:eastAsia="Times New Roman" w:hAnsi="Arial" w:cs="Arial"/>
            </w:rPr>
            <w:t> </w:t>
          </w:r>
          <w:r w:rsidRPr="00A164B9">
            <w:rPr>
              <w:rFonts w:eastAsia="Times New Roman"/>
            </w:rPr>
            <w:t xml:space="preserve">: A </w:t>
          </w:r>
          <w:proofErr w:type="spellStart"/>
          <w:r w:rsidRPr="00A164B9">
            <w:rPr>
              <w:rFonts w:eastAsia="Times New Roman"/>
            </w:rPr>
            <w:t>Critical</w:t>
          </w:r>
          <w:proofErr w:type="spellEnd"/>
          <w:r w:rsidRPr="00A164B9">
            <w:rPr>
              <w:rFonts w:eastAsia="Times New Roman"/>
            </w:rPr>
            <w:t xml:space="preserve"> Review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Use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Clinical </w:t>
          </w:r>
          <w:proofErr w:type="spellStart"/>
          <w:r w:rsidRPr="00A164B9">
            <w:rPr>
              <w:rFonts w:eastAsia="Times New Roman"/>
              <w:b/>
              <w:bCs/>
            </w:rPr>
            <w:t>Nutrition</w:t>
          </w:r>
          <w:proofErr w:type="spellEnd"/>
          <w:r w:rsidRPr="00A164B9">
            <w:rPr>
              <w:rFonts w:eastAsia="Times New Roman"/>
              <w:b/>
              <w:bCs/>
            </w:rPr>
            <w:t>, 2014, Vol. 2, No. 1, 1-10</w:t>
          </w:r>
          <w:r w:rsidRPr="00A164B9">
            <w:rPr>
              <w:rFonts w:eastAsia="Times New Roman"/>
            </w:rPr>
            <w:t xml:space="preserve">, v. 2, n. 1, p. 1–10, 2014. </w:t>
          </w:r>
        </w:p>
        <w:p w14:paraId="334DCAB8" w14:textId="77777777" w:rsidR="00BA13C3" w:rsidRPr="00A164B9" w:rsidRDefault="00BA13C3">
          <w:pPr>
            <w:divId w:val="1136291659"/>
            <w:rPr>
              <w:rFonts w:eastAsia="Times New Roman"/>
            </w:rPr>
          </w:pPr>
        </w:p>
        <w:p w14:paraId="4A66CA90" w14:textId="77777777" w:rsidR="00BA13C3" w:rsidRPr="00A164B9" w:rsidRDefault="00BA13C3">
          <w:pPr>
            <w:divId w:val="234820882"/>
            <w:rPr>
              <w:rFonts w:eastAsia="Times New Roman"/>
            </w:rPr>
          </w:pPr>
          <w:r w:rsidRPr="00A164B9">
            <w:rPr>
              <w:rFonts w:eastAsia="Times New Roman"/>
            </w:rPr>
            <w:t xml:space="preserve">MINISTÉRIO DA SAÚDE. </w:t>
          </w:r>
          <w:r w:rsidRPr="00A164B9">
            <w:rPr>
              <w:rFonts w:eastAsia="Times New Roman"/>
              <w:b/>
              <w:bCs/>
            </w:rPr>
            <w:t>Instruções Operacionais: Informações necessárias para condução de ensaios clínicos com fitoterápicos</w:t>
          </w:r>
          <w:r w:rsidRPr="00A164B9">
            <w:rPr>
              <w:rFonts w:eastAsia="Times New Roman"/>
            </w:rPr>
            <w:t>. 1</w:t>
          </w:r>
          <w:r w:rsidRPr="00A164B9">
            <w:rPr>
              <w:rFonts w:eastAsia="Times New Roman"/>
              <w:vertAlign w:val="superscript"/>
            </w:rPr>
            <w:t>a</w:t>
          </w:r>
          <w:r w:rsidRPr="00A164B9">
            <w:rPr>
              <w:rFonts w:eastAsia="Times New Roman"/>
            </w:rPr>
            <w:t xml:space="preserve"> edição ed. </w:t>
          </w:r>
          <w:proofErr w:type="spellStart"/>
          <w:r w:rsidRPr="00A164B9">
            <w:rPr>
              <w:rFonts w:eastAsia="Times New Roman"/>
            </w:rPr>
            <w:t>Brasilia</w:t>
          </w:r>
          <w:proofErr w:type="spellEnd"/>
          <w:r w:rsidRPr="00A164B9">
            <w:rPr>
              <w:rFonts w:eastAsia="Times New Roman"/>
            </w:rPr>
            <w:t xml:space="preserve">: Editora MS – OS 2007/0787, 2008. </w:t>
          </w:r>
        </w:p>
        <w:p w14:paraId="6475C85B" w14:textId="77777777" w:rsidR="00BA13C3" w:rsidRPr="00A164B9" w:rsidRDefault="00BA13C3">
          <w:pPr>
            <w:divId w:val="1136291659"/>
            <w:rPr>
              <w:rFonts w:eastAsia="Times New Roman"/>
            </w:rPr>
          </w:pPr>
        </w:p>
        <w:p w14:paraId="1594474B" w14:textId="77777777" w:rsidR="00BA13C3" w:rsidRPr="00A164B9" w:rsidRDefault="00BA13C3">
          <w:pPr>
            <w:divId w:val="506486893"/>
            <w:rPr>
              <w:rFonts w:eastAsia="Times New Roman"/>
            </w:rPr>
          </w:pPr>
          <w:r w:rsidRPr="00A164B9">
            <w:rPr>
              <w:rFonts w:eastAsia="Times New Roman"/>
            </w:rPr>
            <w:t xml:space="preserve">MINISTÉRIO DA SAÚDE. </w:t>
          </w:r>
          <w:r w:rsidRPr="00A164B9">
            <w:rPr>
              <w:rFonts w:eastAsia="Times New Roman"/>
              <w:b/>
              <w:bCs/>
            </w:rPr>
            <w:t>VIGITEL BRASIL 2019: VIGILÂNCIA DE FATORES DE RISCO E PROTEÇÃO PARA DOENÇAS CRÔNICAS POR INQUÉRITO TELEFÔNICO</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747FC1DD" w14:textId="77777777" w:rsidR="00BA13C3" w:rsidRPr="00A164B9" w:rsidRDefault="00BA13C3">
          <w:pPr>
            <w:divId w:val="1136291659"/>
            <w:rPr>
              <w:rFonts w:eastAsia="Times New Roman"/>
            </w:rPr>
          </w:pPr>
        </w:p>
        <w:p w14:paraId="643D2F46" w14:textId="77777777" w:rsidR="00BA13C3" w:rsidRPr="00A164B9" w:rsidRDefault="00BA13C3">
          <w:pPr>
            <w:divId w:val="906889296"/>
            <w:rPr>
              <w:rFonts w:eastAsia="Times New Roman"/>
            </w:rPr>
          </w:pPr>
          <w:r w:rsidRPr="00A164B9">
            <w:rPr>
              <w:rFonts w:eastAsia="Times New Roman"/>
            </w:rPr>
            <w:t xml:space="preserve">MOREL, L. J. D. F. et al. A </w:t>
          </w:r>
          <w:proofErr w:type="spellStart"/>
          <w:r w:rsidRPr="00A164B9">
            <w:rPr>
              <w:rFonts w:eastAsia="Times New Roman"/>
            </w:rPr>
            <w:t>standardized</w:t>
          </w:r>
          <w:proofErr w:type="spellEnd"/>
          <w:r w:rsidRPr="00A164B9">
            <w:rPr>
              <w:rFonts w:eastAsia="Times New Roman"/>
            </w:rPr>
            <w:t xml:space="preserve"> </w:t>
          </w:r>
          <w:proofErr w:type="spellStart"/>
          <w:r w:rsidRPr="00A164B9">
            <w:rPr>
              <w:rFonts w:eastAsia="Times New Roman"/>
            </w:rPr>
            <w:t>methanol</w:t>
          </w:r>
          <w:proofErr w:type="spellEnd"/>
          <w:r w:rsidRPr="00A164B9">
            <w:rPr>
              <w:rFonts w:eastAsia="Times New Roman"/>
            </w:rPr>
            <w:t xml:space="preserve"> </w:t>
          </w:r>
          <w:proofErr w:type="spellStart"/>
          <w:r w:rsidRPr="00A164B9">
            <w:rPr>
              <w:rFonts w:eastAsia="Times New Roman"/>
            </w:rPr>
            <w:t>extract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(L.) L. (Asteraceae) </w:t>
          </w:r>
          <w:proofErr w:type="spellStart"/>
          <w:r w:rsidRPr="00A164B9">
            <w:rPr>
              <w:rFonts w:eastAsia="Times New Roman"/>
            </w:rPr>
            <w:t>reduces</w:t>
          </w:r>
          <w:proofErr w:type="spellEnd"/>
          <w:r w:rsidRPr="00A164B9">
            <w:rPr>
              <w:rFonts w:eastAsia="Times New Roman"/>
            </w:rPr>
            <w:t xml:space="preserve"> </w:t>
          </w:r>
          <w:proofErr w:type="spellStart"/>
          <w:r w:rsidRPr="00A164B9">
            <w:rPr>
              <w:rFonts w:eastAsia="Times New Roman"/>
            </w:rPr>
            <w:t>bronchial</w:t>
          </w:r>
          <w:proofErr w:type="spellEnd"/>
          <w:r w:rsidRPr="00A164B9">
            <w:rPr>
              <w:rFonts w:eastAsia="Times New Roman"/>
            </w:rPr>
            <w:t xml:space="preserve"> </w:t>
          </w:r>
          <w:proofErr w:type="spellStart"/>
          <w:r w:rsidRPr="00A164B9">
            <w:rPr>
              <w:rFonts w:eastAsia="Times New Roman"/>
            </w:rPr>
            <w:t>hyperresponsiveness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production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Th2 </w:t>
          </w:r>
          <w:proofErr w:type="spellStart"/>
          <w:r w:rsidRPr="00A164B9">
            <w:rPr>
              <w:rFonts w:eastAsia="Times New Roman"/>
            </w:rPr>
            <w:t>cytokines</w:t>
          </w:r>
          <w:proofErr w:type="spellEnd"/>
          <w:r w:rsidRPr="00A164B9">
            <w:rPr>
              <w:rFonts w:eastAsia="Times New Roman"/>
            </w:rPr>
            <w:t xml:space="preserve"> in a </w:t>
          </w:r>
          <w:proofErr w:type="spellStart"/>
          <w:r w:rsidRPr="00A164B9">
            <w:rPr>
              <w:rFonts w:eastAsia="Times New Roman"/>
            </w:rPr>
            <w:t>murine</w:t>
          </w:r>
          <w:proofErr w:type="spellEnd"/>
          <w:r w:rsidRPr="00A164B9">
            <w:rPr>
              <w:rFonts w:eastAsia="Times New Roman"/>
            </w:rPr>
            <w:t xml:space="preserve"> model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asthma</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Ethnopharmacology</w:t>
          </w:r>
          <w:proofErr w:type="spellEnd"/>
          <w:r w:rsidRPr="00A164B9">
            <w:rPr>
              <w:rFonts w:eastAsia="Times New Roman"/>
            </w:rPr>
            <w:t xml:space="preserve">, v. 198, p. 226–234, 2017. </w:t>
          </w:r>
        </w:p>
        <w:p w14:paraId="1A4B712A" w14:textId="77777777" w:rsidR="00BA13C3" w:rsidRPr="00A164B9" w:rsidRDefault="00BA13C3">
          <w:pPr>
            <w:divId w:val="1136291659"/>
            <w:rPr>
              <w:rFonts w:eastAsia="Times New Roman"/>
            </w:rPr>
          </w:pPr>
        </w:p>
        <w:p w14:paraId="5B411ED7" w14:textId="77777777" w:rsidR="00BA13C3" w:rsidRPr="00A164B9" w:rsidRDefault="00BA13C3">
          <w:pPr>
            <w:divId w:val="344332836"/>
            <w:rPr>
              <w:rFonts w:eastAsia="Times New Roman"/>
            </w:rPr>
          </w:pPr>
          <w:r w:rsidRPr="00A164B9">
            <w:rPr>
              <w:rFonts w:eastAsia="Times New Roman"/>
            </w:rPr>
            <w:t xml:space="preserve">MS. </w:t>
          </w:r>
          <w:r w:rsidRPr="00A164B9">
            <w:rPr>
              <w:rFonts w:eastAsia="Times New Roman"/>
              <w:b/>
              <w:bCs/>
            </w:rPr>
            <w:t>Resolução - RDC N</w:t>
          </w:r>
          <w:r w:rsidRPr="00A164B9">
            <w:rPr>
              <w:rFonts w:eastAsia="Times New Roman"/>
              <w:b/>
              <w:bCs/>
              <w:vertAlign w:val="superscript"/>
            </w:rPr>
            <w:t>o</w:t>
          </w:r>
          <w:r w:rsidRPr="00A164B9">
            <w:rPr>
              <w:rFonts w:eastAsia="Times New Roman"/>
              <w:b/>
              <w:bCs/>
            </w:rPr>
            <w:t xml:space="preserve"> 48</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6C48FBFD" w14:textId="77777777" w:rsidR="00BA13C3" w:rsidRPr="00A164B9" w:rsidRDefault="00BA13C3">
          <w:pPr>
            <w:divId w:val="1136291659"/>
            <w:rPr>
              <w:rFonts w:eastAsia="Times New Roman"/>
            </w:rPr>
          </w:pPr>
        </w:p>
        <w:p w14:paraId="46F8099A" w14:textId="77777777" w:rsidR="00BA13C3" w:rsidRPr="00A164B9" w:rsidRDefault="00BA13C3">
          <w:pPr>
            <w:divId w:val="1866550684"/>
            <w:rPr>
              <w:rFonts w:eastAsia="Times New Roman"/>
            </w:rPr>
          </w:pPr>
          <w:r w:rsidRPr="00A164B9">
            <w:rPr>
              <w:rFonts w:eastAsia="Times New Roman"/>
            </w:rPr>
            <w:t>MS. Resolução - RDC N</w:t>
          </w:r>
          <w:r w:rsidRPr="00A164B9">
            <w:rPr>
              <w:rFonts w:eastAsia="Times New Roman"/>
              <w:vertAlign w:val="superscript"/>
            </w:rPr>
            <w:t>o</w:t>
          </w:r>
          <w:r w:rsidRPr="00A164B9">
            <w:rPr>
              <w:rFonts w:eastAsia="Times New Roman"/>
            </w:rPr>
            <w:t xml:space="preserve"> 13. p. 1–28, 2013. </w:t>
          </w:r>
        </w:p>
        <w:p w14:paraId="349539FA" w14:textId="77777777" w:rsidR="00BA13C3" w:rsidRPr="00A164B9" w:rsidRDefault="00BA13C3">
          <w:pPr>
            <w:divId w:val="1136291659"/>
            <w:rPr>
              <w:rFonts w:eastAsia="Times New Roman"/>
            </w:rPr>
          </w:pPr>
        </w:p>
        <w:p w14:paraId="5BDE0E46" w14:textId="77777777" w:rsidR="00BA13C3" w:rsidRPr="00A164B9" w:rsidRDefault="00BA13C3">
          <w:pPr>
            <w:divId w:val="691608150"/>
            <w:rPr>
              <w:rFonts w:eastAsia="Times New Roman"/>
            </w:rPr>
          </w:pPr>
          <w:r w:rsidRPr="00A164B9">
            <w:rPr>
              <w:rFonts w:eastAsia="Times New Roman"/>
            </w:rPr>
            <w:t xml:space="preserve">MUKHARJEE, D. et al. </w:t>
          </w:r>
          <w:proofErr w:type="spellStart"/>
          <w:r w:rsidRPr="00A164B9">
            <w:rPr>
              <w:rFonts w:eastAsia="Times New Roman"/>
            </w:rPr>
            <w:t>Bhringraj</w:t>
          </w:r>
          <w:proofErr w:type="spellEnd"/>
          <w:r w:rsidRPr="00A164B9">
            <w:rPr>
              <w:rFonts w:eastAsia="Times New Roman"/>
            </w:rPr>
            <w:t xml:space="preserve">: A Pharmaceutical </w:t>
          </w:r>
          <w:proofErr w:type="spellStart"/>
          <w:r w:rsidRPr="00A164B9">
            <w:rPr>
              <w:rFonts w:eastAsia="Times New Roman"/>
            </w:rPr>
            <w:t>Treasure</w:t>
          </w:r>
          <w:proofErr w:type="spellEnd"/>
          <w:r w:rsidRPr="00A164B9">
            <w:rPr>
              <w:rFonts w:eastAsia="Times New Roman"/>
            </w:rPr>
            <w:t xml:space="preserve"> Trove. </w:t>
          </w:r>
          <w:r w:rsidRPr="00A164B9">
            <w:rPr>
              <w:rFonts w:eastAsia="Times New Roman"/>
              <w:b/>
              <w:bCs/>
            </w:rPr>
            <w:t xml:space="preserve">Indian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Natural </w:t>
          </w:r>
          <w:proofErr w:type="spellStart"/>
          <w:r w:rsidRPr="00A164B9">
            <w:rPr>
              <w:rFonts w:eastAsia="Times New Roman"/>
              <w:b/>
              <w:bCs/>
            </w:rPr>
            <w:t>Sciences</w:t>
          </w:r>
          <w:proofErr w:type="spellEnd"/>
          <w:r w:rsidRPr="00A164B9">
            <w:rPr>
              <w:rFonts w:eastAsia="Times New Roman"/>
            </w:rPr>
            <w:t xml:space="preserve">, v. 12, n. 68, 2021. </w:t>
          </w:r>
        </w:p>
        <w:p w14:paraId="70D68731" w14:textId="77777777" w:rsidR="00BA13C3" w:rsidRPr="00A164B9" w:rsidRDefault="00BA13C3">
          <w:pPr>
            <w:divId w:val="1136291659"/>
            <w:rPr>
              <w:rFonts w:eastAsia="Times New Roman"/>
            </w:rPr>
          </w:pPr>
        </w:p>
        <w:p w14:paraId="710D54FD" w14:textId="77777777" w:rsidR="00BA13C3" w:rsidRPr="00A164B9" w:rsidRDefault="00BA13C3">
          <w:pPr>
            <w:divId w:val="2105033378"/>
            <w:rPr>
              <w:rFonts w:eastAsia="Times New Roman"/>
            </w:rPr>
          </w:pPr>
          <w:r w:rsidRPr="00A164B9">
            <w:rPr>
              <w:rFonts w:eastAsia="Times New Roman"/>
            </w:rPr>
            <w:t xml:space="preserve">MUNIR, M. et al. </w:t>
          </w:r>
          <w:proofErr w:type="spellStart"/>
          <w:r w:rsidRPr="00A164B9">
            <w:rPr>
              <w:rFonts w:eastAsia="Times New Roman"/>
            </w:rPr>
            <w:t>Ethnobotanical</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Mandi Ahmad Abad, </w:t>
          </w:r>
          <w:proofErr w:type="spellStart"/>
          <w:r w:rsidRPr="00A164B9">
            <w:rPr>
              <w:rFonts w:eastAsia="Times New Roman"/>
            </w:rPr>
            <w:t>District</w:t>
          </w:r>
          <w:proofErr w:type="spellEnd"/>
          <w:r w:rsidRPr="00A164B9">
            <w:rPr>
              <w:rFonts w:eastAsia="Times New Roman"/>
            </w:rPr>
            <w:t xml:space="preserve"> </w:t>
          </w:r>
          <w:proofErr w:type="spellStart"/>
          <w:r w:rsidRPr="00A164B9">
            <w:rPr>
              <w:rFonts w:eastAsia="Times New Roman"/>
            </w:rPr>
            <w:t>Okara</w:t>
          </w:r>
          <w:proofErr w:type="spellEnd"/>
          <w:r w:rsidRPr="00A164B9">
            <w:rPr>
              <w:rFonts w:eastAsia="Times New Roman"/>
            </w:rPr>
            <w:t xml:space="preserve">, Pakistan. </w:t>
          </w:r>
          <w:r w:rsidRPr="00A164B9">
            <w:rPr>
              <w:rFonts w:eastAsia="Times New Roman"/>
              <w:b/>
              <w:bCs/>
            </w:rPr>
            <w:t>PLoS ONE</w:t>
          </w:r>
          <w:r w:rsidRPr="00A164B9">
            <w:rPr>
              <w:rFonts w:eastAsia="Times New Roman"/>
            </w:rPr>
            <w:t xml:space="preserve">, v. 17, n. 4 April, 1 abr. 2022. </w:t>
          </w:r>
        </w:p>
        <w:p w14:paraId="27826739" w14:textId="77777777" w:rsidR="00BA13C3" w:rsidRPr="00A164B9" w:rsidRDefault="00BA13C3">
          <w:pPr>
            <w:divId w:val="1136291659"/>
            <w:rPr>
              <w:rFonts w:eastAsia="Times New Roman"/>
            </w:rPr>
          </w:pPr>
        </w:p>
        <w:p w14:paraId="50BEAC2E" w14:textId="77777777" w:rsidR="00BA13C3" w:rsidRPr="00A164B9" w:rsidRDefault="00BA13C3">
          <w:pPr>
            <w:divId w:val="371660935"/>
            <w:rPr>
              <w:rFonts w:eastAsia="Times New Roman"/>
            </w:rPr>
          </w:pPr>
          <w:r w:rsidRPr="00A164B9">
            <w:rPr>
              <w:rFonts w:eastAsia="Times New Roman"/>
            </w:rPr>
            <w:lastRenderedPageBreak/>
            <w:t xml:space="preserve">OGDEN, C. L. et al. </w:t>
          </w:r>
          <w:proofErr w:type="spellStart"/>
          <w:r w:rsidRPr="00A164B9">
            <w:rPr>
              <w:rFonts w:eastAsia="Times New Roman"/>
            </w:rPr>
            <w:t>Prevalence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Among</w:t>
          </w:r>
          <w:proofErr w:type="spellEnd"/>
          <w:r w:rsidRPr="00A164B9">
            <w:rPr>
              <w:rFonts w:eastAsia="Times New Roman"/>
            </w:rPr>
            <w:t xml:space="preserve">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Household</w:t>
          </w:r>
          <w:proofErr w:type="spellEnd"/>
          <w:r w:rsidRPr="00A164B9">
            <w:rPr>
              <w:rFonts w:eastAsia="Times New Roman"/>
            </w:rPr>
            <w:t xml:space="preserve"> Income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Education</w:t>
          </w:r>
          <w:proofErr w:type="spellEnd"/>
          <w:r w:rsidRPr="00A164B9">
            <w:rPr>
              <w:rFonts w:eastAsia="Times New Roman"/>
            </w:rPr>
            <w:t xml:space="preserve"> — United States, 2011–2014. </w:t>
          </w:r>
          <w:r w:rsidRPr="00A164B9">
            <w:rPr>
              <w:rFonts w:eastAsia="Times New Roman"/>
              <w:b/>
              <w:bCs/>
            </w:rPr>
            <w:t xml:space="preserve">MMWR. </w:t>
          </w:r>
          <w:proofErr w:type="spellStart"/>
          <w:r w:rsidRPr="00A164B9">
            <w:rPr>
              <w:rFonts w:eastAsia="Times New Roman"/>
              <w:b/>
              <w:bCs/>
            </w:rPr>
            <w:t>Morbidity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Mortality</w:t>
          </w:r>
          <w:proofErr w:type="spellEnd"/>
          <w:r w:rsidRPr="00A164B9">
            <w:rPr>
              <w:rFonts w:eastAsia="Times New Roman"/>
              <w:b/>
              <w:bCs/>
            </w:rPr>
            <w:t xml:space="preserve"> Weekly Report</w:t>
          </w:r>
          <w:r w:rsidRPr="00A164B9">
            <w:rPr>
              <w:rFonts w:eastAsia="Times New Roman"/>
            </w:rPr>
            <w:t xml:space="preserve">, v. 66, n. 50, p. 1369–1373, 2017. </w:t>
          </w:r>
        </w:p>
        <w:p w14:paraId="3DE03C93" w14:textId="77777777" w:rsidR="00BA13C3" w:rsidRPr="00A164B9" w:rsidRDefault="00BA13C3">
          <w:pPr>
            <w:divId w:val="1136291659"/>
            <w:rPr>
              <w:rFonts w:eastAsia="Times New Roman"/>
            </w:rPr>
          </w:pPr>
        </w:p>
        <w:p w14:paraId="5E80A167" w14:textId="77777777" w:rsidR="00BA13C3" w:rsidRPr="00A164B9" w:rsidRDefault="00BA13C3">
          <w:pPr>
            <w:divId w:val="1289164383"/>
            <w:rPr>
              <w:rFonts w:eastAsia="Times New Roman"/>
            </w:rPr>
          </w:pPr>
          <w:r w:rsidRPr="00A164B9">
            <w:rPr>
              <w:rFonts w:eastAsia="Times New Roman"/>
            </w:rPr>
            <w:t xml:space="preserve">OPAS; MS. </w:t>
          </w:r>
          <w:r w:rsidRPr="00A164B9">
            <w:rPr>
              <w:rFonts w:eastAsia="Times New Roman"/>
              <w:b/>
              <w:bCs/>
            </w:rPr>
            <w:t>LABORATÓRIO DE INOVAÇÃO EM SAÚDE PRÁTICAS INTEGRATIVAS E COMPLEMENTARES EM SAÚDE – PICS</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07BCC9A2" w14:textId="77777777" w:rsidR="00BA13C3" w:rsidRPr="00A164B9" w:rsidRDefault="00BA13C3">
          <w:pPr>
            <w:divId w:val="1136291659"/>
            <w:rPr>
              <w:rFonts w:eastAsia="Times New Roman"/>
            </w:rPr>
          </w:pPr>
        </w:p>
        <w:p w14:paraId="708FFDD3" w14:textId="77777777" w:rsidR="00BA13C3" w:rsidRPr="00A164B9" w:rsidRDefault="00BA13C3">
          <w:pPr>
            <w:divId w:val="1811284204"/>
            <w:rPr>
              <w:rFonts w:eastAsia="Times New Roman"/>
            </w:rPr>
          </w:pPr>
          <w:r w:rsidRPr="00A164B9">
            <w:rPr>
              <w:rFonts w:eastAsia="Times New Roman"/>
            </w:rPr>
            <w:t xml:space="preserve">OPAS; OMS. </w:t>
          </w:r>
          <w:r w:rsidRPr="00A164B9">
            <w:rPr>
              <w:rFonts w:eastAsia="Times New Roman"/>
              <w:b/>
              <w:bCs/>
            </w:rPr>
            <w:t>Estratégia de cooperação do país 2022-2027</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5F098DC6" w14:textId="77777777" w:rsidR="00BA13C3" w:rsidRPr="00A164B9" w:rsidRDefault="00BA13C3">
          <w:pPr>
            <w:divId w:val="1136291659"/>
            <w:rPr>
              <w:rFonts w:eastAsia="Times New Roman"/>
            </w:rPr>
          </w:pPr>
        </w:p>
        <w:p w14:paraId="0C90C404" w14:textId="77777777" w:rsidR="00BA13C3" w:rsidRPr="00A164B9" w:rsidRDefault="00BA13C3">
          <w:pPr>
            <w:divId w:val="1863401674"/>
            <w:rPr>
              <w:rFonts w:eastAsia="Times New Roman"/>
            </w:rPr>
          </w:pPr>
          <w:r w:rsidRPr="00A164B9">
            <w:rPr>
              <w:rFonts w:eastAsia="Times New Roman"/>
            </w:rPr>
            <w:t xml:space="preserve">PARKITNY, L.; MCAULEY, J. The </w:t>
          </w:r>
          <w:proofErr w:type="spellStart"/>
          <w:r w:rsidRPr="00A164B9">
            <w:rPr>
              <w:rFonts w:eastAsia="Times New Roman"/>
            </w:rPr>
            <w:t>depression</w:t>
          </w:r>
          <w:proofErr w:type="spellEnd"/>
          <w:r w:rsidRPr="00A164B9">
            <w:rPr>
              <w:rFonts w:eastAsia="Times New Roman"/>
            </w:rPr>
            <w:t xml:space="preserve"> </w:t>
          </w:r>
          <w:proofErr w:type="spellStart"/>
          <w:r w:rsidRPr="00A164B9">
            <w:rPr>
              <w:rFonts w:eastAsia="Times New Roman"/>
            </w:rPr>
            <w:t>anxiety</w:t>
          </w:r>
          <w:proofErr w:type="spellEnd"/>
          <w:r w:rsidRPr="00A164B9">
            <w:rPr>
              <w:rFonts w:eastAsia="Times New Roman"/>
            </w:rPr>
            <w:t xml:space="preserve"> stress </w:t>
          </w:r>
          <w:proofErr w:type="spellStart"/>
          <w:r w:rsidRPr="00A164B9">
            <w:rPr>
              <w:rFonts w:eastAsia="Times New Roman"/>
            </w:rPr>
            <w:t>scale</w:t>
          </w:r>
          <w:proofErr w:type="spellEnd"/>
          <w:r w:rsidRPr="00A164B9">
            <w:rPr>
              <w:rFonts w:eastAsia="Times New Roman"/>
            </w:rPr>
            <w:t xml:space="preserve"> (DASS).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Physiotherapy</w:t>
          </w:r>
          <w:proofErr w:type="spellEnd"/>
          <w:r w:rsidRPr="00A164B9">
            <w:rPr>
              <w:rFonts w:eastAsia="Times New Roman"/>
            </w:rPr>
            <w:t xml:space="preserve">, v. 56, n. 2, p. 204, 2010. </w:t>
          </w:r>
        </w:p>
        <w:p w14:paraId="28BC9430" w14:textId="77777777" w:rsidR="00BA13C3" w:rsidRPr="00A164B9" w:rsidRDefault="00BA13C3">
          <w:pPr>
            <w:divId w:val="1136291659"/>
            <w:rPr>
              <w:rFonts w:eastAsia="Times New Roman"/>
            </w:rPr>
          </w:pPr>
        </w:p>
        <w:p w14:paraId="658DBAE5" w14:textId="77777777" w:rsidR="00BA13C3" w:rsidRPr="00A164B9" w:rsidRDefault="00BA13C3">
          <w:pPr>
            <w:divId w:val="496072055"/>
            <w:rPr>
              <w:rFonts w:eastAsia="Times New Roman"/>
            </w:rPr>
          </w:pPr>
          <w:r w:rsidRPr="00A164B9">
            <w:rPr>
              <w:rFonts w:eastAsia="Times New Roman"/>
            </w:rPr>
            <w:t xml:space="preserve">PEREIRA, A. et al. </w:t>
          </w:r>
          <w:r w:rsidRPr="00A164B9">
            <w:rPr>
              <w:rFonts w:eastAsia="Times New Roman"/>
              <w:b/>
              <w:bCs/>
            </w:rPr>
            <w:t>Formulário Fitoterápico da Farmácia da Natureza</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0947CBA5" w14:textId="77777777" w:rsidR="00BA13C3" w:rsidRPr="00A164B9" w:rsidRDefault="00BA13C3">
          <w:pPr>
            <w:divId w:val="1136291659"/>
            <w:rPr>
              <w:rFonts w:eastAsia="Times New Roman"/>
            </w:rPr>
          </w:pPr>
        </w:p>
        <w:p w14:paraId="225C345D" w14:textId="77777777" w:rsidR="00BA13C3" w:rsidRPr="00A164B9" w:rsidRDefault="00BA13C3">
          <w:pPr>
            <w:divId w:val="1052803063"/>
            <w:rPr>
              <w:rFonts w:eastAsia="Times New Roman"/>
            </w:rPr>
          </w:pPr>
          <w:r w:rsidRPr="00A164B9">
            <w:rPr>
              <w:rFonts w:eastAsia="Times New Roman"/>
            </w:rPr>
            <w:t xml:space="preserve">PEREIRA, A. M. S. et al. </w:t>
          </w:r>
          <w:r w:rsidRPr="00A164B9">
            <w:rPr>
              <w:rFonts w:eastAsia="Times New Roman"/>
              <w:b/>
              <w:bCs/>
            </w:rPr>
            <w:t>Formulário de Preparação Extemporânea: Farmácia da Natureza</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465188D6" w14:textId="77777777" w:rsidR="00BA13C3" w:rsidRPr="00A164B9" w:rsidRDefault="00BA13C3">
          <w:pPr>
            <w:divId w:val="1136291659"/>
            <w:rPr>
              <w:rFonts w:eastAsia="Times New Roman"/>
            </w:rPr>
          </w:pPr>
        </w:p>
        <w:p w14:paraId="40FB444C" w14:textId="77777777" w:rsidR="00BA13C3" w:rsidRPr="00A164B9" w:rsidRDefault="00BA13C3">
          <w:pPr>
            <w:divId w:val="1564219824"/>
            <w:rPr>
              <w:rFonts w:eastAsia="Times New Roman"/>
            </w:rPr>
          </w:pPr>
          <w:r w:rsidRPr="00A164B9">
            <w:rPr>
              <w:rFonts w:eastAsia="Times New Roman"/>
            </w:rPr>
            <w:t xml:space="preserve">PHAN, T. K. P. et al. Assessment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Chemical Profile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Potential</w:t>
          </w:r>
          <w:proofErr w:type="spellEnd"/>
          <w:r w:rsidRPr="00A164B9">
            <w:rPr>
              <w:rFonts w:eastAsia="Times New Roman"/>
            </w:rPr>
            <w:t xml:space="preserve"> Medical </w:t>
          </w:r>
          <w:proofErr w:type="spellStart"/>
          <w:r w:rsidRPr="00A164B9">
            <w:rPr>
              <w:rFonts w:eastAsia="Times New Roman"/>
            </w:rPr>
            <w:t>Effects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a </w:t>
          </w:r>
          <w:proofErr w:type="spellStart"/>
          <w:r w:rsidRPr="00A164B9">
            <w:rPr>
              <w:rFonts w:eastAsia="Times New Roman"/>
            </w:rPr>
            <w:t>Flavonoid</w:t>
          </w:r>
          <w:proofErr w:type="spellEnd"/>
          <w:r w:rsidRPr="00A164B9">
            <w:rPr>
              <w:rFonts w:eastAsia="Times New Roman"/>
            </w:rPr>
            <w:t xml:space="preserve">-Rich </w:t>
          </w:r>
          <w:proofErr w:type="spellStart"/>
          <w:r w:rsidRPr="00A164B9">
            <w:rPr>
              <w:rFonts w:eastAsia="Times New Roman"/>
            </w:rPr>
            <w:t>Extract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L. </w:t>
          </w:r>
          <w:proofErr w:type="spellStart"/>
          <w:r w:rsidRPr="00A164B9">
            <w:rPr>
              <w:rFonts w:eastAsia="Times New Roman"/>
            </w:rPr>
            <w:t>Collected</w:t>
          </w:r>
          <w:proofErr w:type="spellEnd"/>
          <w:r w:rsidRPr="00A164B9">
            <w:rPr>
              <w:rFonts w:eastAsia="Times New Roman"/>
            </w:rPr>
            <w:t xml:space="preserve"> in </w:t>
          </w:r>
          <w:proofErr w:type="spellStart"/>
          <w:r w:rsidRPr="00A164B9">
            <w:rPr>
              <w:rFonts w:eastAsia="Times New Roman"/>
            </w:rPr>
            <w:t>the</w:t>
          </w:r>
          <w:proofErr w:type="spellEnd"/>
          <w:r w:rsidRPr="00A164B9">
            <w:rPr>
              <w:rFonts w:eastAsia="Times New Roman"/>
            </w:rPr>
            <w:t xml:space="preserve"> Central </w:t>
          </w:r>
          <w:proofErr w:type="spellStart"/>
          <w:r w:rsidRPr="00A164B9">
            <w:rPr>
              <w:rFonts w:eastAsia="Times New Roman"/>
            </w:rPr>
            <w:t>Highlands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Vietnam. </w:t>
          </w:r>
          <w:proofErr w:type="spellStart"/>
          <w:r w:rsidRPr="00A164B9">
            <w:rPr>
              <w:rFonts w:eastAsia="Times New Roman"/>
              <w:b/>
              <w:bCs/>
            </w:rPr>
            <w:t>Pharmaceuticals</w:t>
          </w:r>
          <w:proofErr w:type="spellEnd"/>
          <w:r w:rsidRPr="00A164B9">
            <w:rPr>
              <w:rFonts w:eastAsia="Times New Roman"/>
            </w:rPr>
            <w:t xml:space="preserve">, v. 16, n. 10, p. 1476, 16 out. 2023. </w:t>
          </w:r>
        </w:p>
        <w:p w14:paraId="0277E730" w14:textId="77777777" w:rsidR="00BA13C3" w:rsidRPr="00A164B9" w:rsidRDefault="00BA13C3">
          <w:pPr>
            <w:divId w:val="1136291659"/>
            <w:rPr>
              <w:rFonts w:eastAsia="Times New Roman"/>
            </w:rPr>
          </w:pPr>
        </w:p>
        <w:p w14:paraId="4CECCC2B" w14:textId="77777777" w:rsidR="00BA13C3" w:rsidRPr="00A164B9" w:rsidRDefault="00BA13C3">
          <w:pPr>
            <w:divId w:val="99224194"/>
            <w:rPr>
              <w:rFonts w:eastAsia="Times New Roman"/>
            </w:rPr>
          </w:pPr>
          <w:r w:rsidRPr="00A164B9">
            <w:rPr>
              <w:rFonts w:eastAsia="Times New Roman"/>
            </w:rPr>
            <w:t xml:space="preserve">POLETTO, J. E. 1 et al. </w:t>
          </w:r>
          <w:proofErr w:type="spellStart"/>
          <w:r w:rsidRPr="00A164B9">
            <w:rPr>
              <w:rFonts w:eastAsia="Times New Roman"/>
            </w:rPr>
            <w:t>Impact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anthropometric</w:t>
          </w:r>
          <w:proofErr w:type="spellEnd"/>
          <w:r w:rsidRPr="00A164B9">
            <w:rPr>
              <w:rFonts w:eastAsia="Times New Roman"/>
            </w:rPr>
            <w:t xml:space="preserve"> </w:t>
          </w:r>
          <w:proofErr w:type="spellStart"/>
          <w:r w:rsidRPr="00A164B9">
            <w:rPr>
              <w:rFonts w:eastAsia="Times New Roman"/>
            </w:rPr>
            <w:t>parameters</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qualities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life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sleep</w:t>
          </w:r>
          <w:proofErr w:type="spellEnd"/>
          <w:r w:rsidRPr="00A164B9">
            <w:rPr>
              <w:rFonts w:eastAsia="Times New Roman"/>
            </w:rPr>
            <w:t xml:space="preserve">: A </w:t>
          </w:r>
          <w:proofErr w:type="spellStart"/>
          <w:r w:rsidRPr="00A164B9">
            <w:rPr>
              <w:rFonts w:eastAsia="Times New Roman"/>
            </w:rPr>
            <w:t>pilot</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b/>
              <w:bCs/>
            </w:rPr>
            <w:t>Obesity</w:t>
          </w:r>
          <w:proofErr w:type="spellEnd"/>
          <w:r w:rsidRPr="00A164B9">
            <w:rPr>
              <w:rFonts w:eastAsia="Times New Roman"/>
              <w:b/>
              <w:bCs/>
            </w:rPr>
            <w:t xml:space="preserve"> </w:t>
          </w:r>
          <w:proofErr w:type="spellStart"/>
          <w:r w:rsidRPr="00A164B9">
            <w:rPr>
              <w:rFonts w:eastAsia="Times New Roman"/>
              <w:b/>
              <w:bCs/>
            </w:rPr>
            <w:t>Facts</w:t>
          </w:r>
          <w:proofErr w:type="spellEnd"/>
          <w:r w:rsidRPr="00A164B9">
            <w:rPr>
              <w:rFonts w:eastAsia="Times New Roman"/>
            </w:rPr>
            <w:t xml:space="preserve">, v. 11, p. 185, 2018. </w:t>
          </w:r>
        </w:p>
        <w:p w14:paraId="33615C26" w14:textId="77777777" w:rsidR="00BA13C3" w:rsidRPr="00A164B9" w:rsidRDefault="00BA13C3">
          <w:pPr>
            <w:divId w:val="1136291659"/>
            <w:rPr>
              <w:rFonts w:eastAsia="Times New Roman"/>
            </w:rPr>
          </w:pPr>
        </w:p>
        <w:p w14:paraId="3918F612" w14:textId="77777777" w:rsidR="00BA13C3" w:rsidRPr="00A164B9" w:rsidRDefault="00BA13C3">
          <w:pPr>
            <w:divId w:val="154107474"/>
            <w:rPr>
              <w:rFonts w:eastAsia="Times New Roman"/>
            </w:rPr>
          </w:pPr>
          <w:r w:rsidRPr="00A164B9">
            <w:rPr>
              <w:rFonts w:eastAsia="Times New Roman"/>
            </w:rPr>
            <w:t xml:space="preserve">PRIMO, D. et al. </w:t>
          </w:r>
          <w:proofErr w:type="spellStart"/>
          <w:r w:rsidRPr="00A164B9">
            <w:rPr>
              <w:rFonts w:eastAsia="Times New Roman"/>
            </w:rPr>
            <w:t>Correlation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Muscle</w:t>
          </w:r>
          <w:proofErr w:type="spellEnd"/>
          <w:r w:rsidRPr="00A164B9">
            <w:rPr>
              <w:rFonts w:eastAsia="Times New Roman"/>
            </w:rPr>
            <w:t xml:space="preserve"> </w:t>
          </w:r>
          <w:proofErr w:type="spellStart"/>
          <w:r w:rsidRPr="00A164B9">
            <w:rPr>
              <w:rFonts w:eastAsia="Times New Roman"/>
            </w:rPr>
            <w:t>Ultrasound</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Quality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Life in </w:t>
          </w:r>
          <w:proofErr w:type="spellStart"/>
          <w:r w:rsidRPr="00A164B9">
            <w:rPr>
              <w:rFonts w:eastAsia="Times New Roman"/>
            </w:rPr>
            <w:t>Obese</w:t>
          </w:r>
          <w:proofErr w:type="spellEnd"/>
          <w:r w:rsidRPr="00A164B9">
            <w:rPr>
              <w:rFonts w:eastAsia="Times New Roman"/>
            </w:rPr>
            <w:t xml:space="preserve"> </w:t>
          </w:r>
          <w:proofErr w:type="spellStart"/>
          <w:r w:rsidRPr="00A164B9">
            <w:rPr>
              <w:rFonts w:eastAsia="Times New Roman"/>
            </w:rPr>
            <w:t>Females</w:t>
          </w:r>
          <w:proofErr w:type="spellEnd"/>
          <w:r w:rsidRPr="00A164B9">
            <w:rPr>
              <w:rFonts w:eastAsia="Times New Roman"/>
            </w:rPr>
            <w:t xml:space="preserve">. </w:t>
          </w:r>
          <w:proofErr w:type="spellStart"/>
          <w:r w:rsidRPr="00A164B9">
            <w:rPr>
              <w:rFonts w:eastAsia="Times New Roman"/>
              <w:b/>
              <w:bCs/>
            </w:rPr>
            <w:t>Disease</w:t>
          </w:r>
          <w:proofErr w:type="spellEnd"/>
          <w:r w:rsidRPr="00A164B9">
            <w:rPr>
              <w:rFonts w:eastAsia="Times New Roman"/>
              <w:b/>
              <w:bCs/>
            </w:rPr>
            <w:t xml:space="preserve"> </w:t>
          </w:r>
          <w:proofErr w:type="spellStart"/>
          <w:r w:rsidRPr="00A164B9">
            <w:rPr>
              <w:rFonts w:eastAsia="Times New Roman"/>
              <w:b/>
              <w:bCs/>
            </w:rPr>
            <w:t>Markers</w:t>
          </w:r>
          <w:proofErr w:type="spellEnd"/>
          <w:r w:rsidRPr="00A164B9">
            <w:rPr>
              <w:rFonts w:eastAsia="Times New Roman"/>
            </w:rPr>
            <w:t xml:space="preserve">, v. 2022, 2022. </w:t>
          </w:r>
        </w:p>
        <w:p w14:paraId="0DA4E955" w14:textId="77777777" w:rsidR="00BA13C3" w:rsidRPr="00A164B9" w:rsidRDefault="00BA13C3">
          <w:pPr>
            <w:divId w:val="1136291659"/>
            <w:rPr>
              <w:rFonts w:eastAsia="Times New Roman"/>
            </w:rPr>
          </w:pPr>
        </w:p>
        <w:p w14:paraId="0A981EB9" w14:textId="77777777" w:rsidR="00BA13C3" w:rsidRPr="00A164B9" w:rsidRDefault="00BA13C3">
          <w:pPr>
            <w:divId w:val="718362819"/>
            <w:rPr>
              <w:rFonts w:eastAsia="Times New Roman"/>
            </w:rPr>
          </w:pPr>
          <w:r w:rsidRPr="00A164B9">
            <w:rPr>
              <w:rFonts w:eastAsia="Times New Roman"/>
            </w:rPr>
            <w:t xml:space="preserve">PUHL, R.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stigma</w:t>
          </w:r>
          <w:proofErr w:type="spellEnd"/>
          <w:r w:rsidRPr="00A164B9">
            <w:rPr>
              <w:rFonts w:eastAsia="Times New Roman"/>
            </w:rPr>
            <w:t xml:space="preserve">, mental </w:t>
          </w:r>
          <w:proofErr w:type="spellStart"/>
          <w:r w:rsidRPr="00A164B9">
            <w:rPr>
              <w:rFonts w:eastAsia="Times New Roman"/>
            </w:rPr>
            <w:t>health</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dietary</w:t>
          </w:r>
          <w:proofErr w:type="spellEnd"/>
          <w:r w:rsidRPr="00A164B9">
            <w:rPr>
              <w:rFonts w:eastAsia="Times New Roman"/>
            </w:rPr>
            <w:t xml:space="preserve"> </w:t>
          </w:r>
          <w:proofErr w:type="spellStart"/>
          <w:r w:rsidRPr="00A164B9">
            <w:rPr>
              <w:rFonts w:eastAsia="Times New Roman"/>
            </w:rPr>
            <w:t>behaviours</w:t>
          </w:r>
          <w:proofErr w:type="spellEnd"/>
          <w:r w:rsidRPr="00A164B9">
            <w:rPr>
              <w:rFonts w:eastAsia="Times New Roman"/>
            </w:rPr>
            <w:t xml:space="preserve">. </w:t>
          </w:r>
          <w:proofErr w:type="spellStart"/>
          <w:r w:rsidRPr="00A164B9">
            <w:rPr>
              <w:rFonts w:eastAsia="Times New Roman"/>
              <w:b/>
              <w:bCs/>
            </w:rPr>
            <w:t>Obesity</w:t>
          </w:r>
          <w:proofErr w:type="spellEnd"/>
          <w:r w:rsidRPr="00A164B9">
            <w:rPr>
              <w:rFonts w:eastAsia="Times New Roman"/>
              <w:b/>
              <w:bCs/>
            </w:rPr>
            <w:t xml:space="preserve"> </w:t>
          </w:r>
          <w:proofErr w:type="spellStart"/>
          <w:r w:rsidRPr="00A164B9">
            <w:rPr>
              <w:rFonts w:eastAsia="Times New Roman"/>
              <w:b/>
              <w:bCs/>
            </w:rPr>
            <w:t>Facts</w:t>
          </w:r>
          <w:proofErr w:type="spellEnd"/>
          <w:r w:rsidRPr="00A164B9">
            <w:rPr>
              <w:rFonts w:eastAsia="Times New Roman"/>
            </w:rPr>
            <w:t xml:space="preserve">, v. 14, n. 5, p. 12, 2021. </w:t>
          </w:r>
        </w:p>
        <w:p w14:paraId="08DF6592" w14:textId="77777777" w:rsidR="00BA13C3" w:rsidRPr="00A164B9" w:rsidRDefault="00BA13C3">
          <w:pPr>
            <w:divId w:val="1136291659"/>
            <w:rPr>
              <w:rFonts w:eastAsia="Times New Roman"/>
            </w:rPr>
          </w:pPr>
        </w:p>
        <w:p w14:paraId="7D4834A7" w14:textId="77777777" w:rsidR="00BA13C3" w:rsidRPr="00A164B9" w:rsidRDefault="00BA13C3">
          <w:pPr>
            <w:divId w:val="1482118441"/>
            <w:rPr>
              <w:rFonts w:eastAsia="Times New Roman"/>
            </w:rPr>
          </w:pPr>
          <w:r w:rsidRPr="00A164B9">
            <w:rPr>
              <w:rFonts w:eastAsia="Times New Roman"/>
            </w:rPr>
            <w:t xml:space="preserve">RANGINENI, V.; SHARADA, D.; SAXENA, S. </w:t>
          </w:r>
          <w:proofErr w:type="spellStart"/>
          <w:r w:rsidRPr="00A164B9">
            <w:rPr>
              <w:rFonts w:eastAsia="Times New Roman"/>
            </w:rPr>
            <w:t>Diuretic</w:t>
          </w:r>
          <w:proofErr w:type="spellEnd"/>
          <w:r w:rsidRPr="00A164B9">
            <w:rPr>
              <w:rFonts w:eastAsia="Times New Roman"/>
            </w:rPr>
            <w:t xml:space="preserve">, </w:t>
          </w:r>
          <w:proofErr w:type="spellStart"/>
          <w:r w:rsidRPr="00A164B9">
            <w:rPr>
              <w:rFonts w:eastAsia="Times New Roman"/>
            </w:rPr>
            <w:t>hypotensive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hypocholesterolemic</w:t>
          </w:r>
          <w:proofErr w:type="spellEnd"/>
          <w:r w:rsidRPr="00A164B9">
            <w:rPr>
              <w:rFonts w:eastAsia="Times New Roman"/>
            </w:rPr>
            <w:t xml:space="preserve"> </w:t>
          </w:r>
          <w:proofErr w:type="spellStart"/>
          <w:r w:rsidRPr="00A164B9">
            <w:rPr>
              <w:rFonts w:eastAsia="Times New Roman"/>
            </w:rPr>
            <w:t>effects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in </w:t>
          </w:r>
          <w:proofErr w:type="spellStart"/>
          <w:r w:rsidRPr="00A164B9">
            <w:rPr>
              <w:rFonts w:eastAsia="Times New Roman"/>
            </w:rPr>
            <w:t>mild</w:t>
          </w:r>
          <w:proofErr w:type="spellEnd"/>
          <w:r w:rsidRPr="00A164B9">
            <w:rPr>
              <w:rFonts w:eastAsia="Times New Roman"/>
            </w:rPr>
            <w:t xml:space="preserve"> </w:t>
          </w:r>
          <w:proofErr w:type="spellStart"/>
          <w:r w:rsidRPr="00A164B9">
            <w:rPr>
              <w:rFonts w:eastAsia="Times New Roman"/>
            </w:rPr>
            <w:t>hypertensive</w:t>
          </w:r>
          <w:proofErr w:type="spellEnd"/>
          <w:r w:rsidRPr="00A164B9">
            <w:rPr>
              <w:rFonts w:eastAsia="Times New Roman"/>
            </w:rPr>
            <w:t xml:space="preserve"> </w:t>
          </w:r>
          <w:proofErr w:type="spellStart"/>
          <w:r w:rsidRPr="00A164B9">
            <w:rPr>
              <w:rFonts w:eastAsia="Times New Roman"/>
            </w:rPr>
            <w:t>subjects</w:t>
          </w:r>
          <w:proofErr w:type="spellEnd"/>
          <w:r w:rsidRPr="00A164B9">
            <w:rPr>
              <w:rFonts w:eastAsia="Times New Roman"/>
            </w:rPr>
            <w:t xml:space="preserve">: A </w:t>
          </w:r>
          <w:proofErr w:type="spellStart"/>
          <w:r w:rsidRPr="00A164B9">
            <w:rPr>
              <w:rFonts w:eastAsia="Times New Roman"/>
            </w:rPr>
            <w:t>pilot</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Medicinal Food</w:t>
          </w:r>
          <w:r w:rsidRPr="00A164B9">
            <w:rPr>
              <w:rFonts w:eastAsia="Times New Roman"/>
            </w:rPr>
            <w:t xml:space="preserve">, v. 10, n. 1, p. 143–148, 2007. </w:t>
          </w:r>
        </w:p>
        <w:p w14:paraId="5618E7B9" w14:textId="77777777" w:rsidR="00BA13C3" w:rsidRPr="00A164B9" w:rsidRDefault="00BA13C3">
          <w:pPr>
            <w:divId w:val="1136291659"/>
            <w:rPr>
              <w:rFonts w:eastAsia="Times New Roman"/>
            </w:rPr>
          </w:pPr>
        </w:p>
        <w:p w14:paraId="147E8431" w14:textId="77777777" w:rsidR="00BA13C3" w:rsidRPr="00A164B9" w:rsidRDefault="00BA13C3">
          <w:pPr>
            <w:divId w:val="904530094"/>
            <w:rPr>
              <w:rFonts w:eastAsia="Times New Roman"/>
            </w:rPr>
          </w:pPr>
          <w:r w:rsidRPr="00A164B9">
            <w:rPr>
              <w:rFonts w:eastAsia="Times New Roman"/>
              <w:b/>
              <w:bCs/>
            </w:rPr>
            <w:t>RESOLUÇÃO N</w:t>
          </w:r>
          <w:r w:rsidRPr="00A164B9">
            <w:rPr>
              <w:rFonts w:eastAsia="Times New Roman"/>
              <w:b/>
              <w:bCs/>
              <w:vertAlign w:val="superscript"/>
            </w:rPr>
            <w:t>o</w:t>
          </w:r>
          <w:r w:rsidRPr="00A164B9">
            <w:rPr>
              <w:rFonts w:eastAsia="Times New Roman"/>
              <w:b/>
              <w:bCs/>
            </w:rPr>
            <w:t xml:space="preserve"> 466, DE 12 DE DEZEMBRO DE 2012</w:t>
          </w:r>
          <w:r w:rsidRPr="00A164B9">
            <w:rPr>
              <w:rFonts w:eastAsia="Times New Roman"/>
            </w:rPr>
            <w:t>. . [</w:t>
          </w:r>
          <w:proofErr w:type="spellStart"/>
          <w:r w:rsidRPr="00A164B9">
            <w:rPr>
              <w:rFonts w:eastAsia="Times New Roman"/>
            </w:rPr>
            <w:t>s.l</w:t>
          </w:r>
          <w:proofErr w:type="spellEnd"/>
          <w:r w:rsidRPr="00A164B9">
            <w:rPr>
              <w:rFonts w:eastAsia="Times New Roman"/>
            </w:rPr>
            <w:t xml:space="preserve">: s.n.]. </w:t>
          </w:r>
        </w:p>
        <w:p w14:paraId="54A2196D" w14:textId="77777777" w:rsidR="00BA13C3" w:rsidRPr="00A164B9" w:rsidRDefault="00BA13C3">
          <w:pPr>
            <w:divId w:val="1136291659"/>
            <w:rPr>
              <w:rFonts w:eastAsia="Times New Roman"/>
            </w:rPr>
          </w:pPr>
        </w:p>
        <w:p w14:paraId="69B64B54" w14:textId="77777777" w:rsidR="00BA13C3" w:rsidRPr="00A164B9" w:rsidRDefault="00BA13C3">
          <w:pPr>
            <w:divId w:val="1244487734"/>
            <w:rPr>
              <w:rFonts w:eastAsia="Times New Roman"/>
            </w:rPr>
          </w:pPr>
          <w:r w:rsidRPr="00A164B9">
            <w:rPr>
              <w:rFonts w:eastAsia="Times New Roman"/>
            </w:rPr>
            <w:t xml:space="preserve">RIBEIRO, A. S. et al. </w:t>
          </w:r>
          <w:proofErr w:type="spellStart"/>
          <w:r w:rsidRPr="00A164B9">
            <w:rPr>
              <w:rFonts w:eastAsia="Times New Roman"/>
            </w:rPr>
            <w:t>Effects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resistance</w:t>
          </w:r>
          <w:proofErr w:type="spellEnd"/>
          <w:r w:rsidRPr="00A164B9">
            <w:rPr>
              <w:rFonts w:eastAsia="Times New Roman"/>
            </w:rPr>
            <w:t xml:space="preserve"> training </w:t>
          </w:r>
          <w:proofErr w:type="spellStart"/>
          <w:r w:rsidRPr="00A164B9">
            <w:rPr>
              <w:rFonts w:eastAsia="Times New Roman"/>
            </w:rPr>
            <w:t>on</w:t>
          </w:r>
          <w:proofErr w:type="spellEnd"/>
          <w:r w:rsidRPr="00A164B9">
            <w:rPr>
              <w:rFonts w:eastAsia="Times New Roman"/>
            </w:rPr>
            <w:t xml:space="preserve"> body </w:t>
          </w:r>
          <w:proofErr w:type="spellStart"/>
          <w:r w:rsidRPr="00A164B9">
            <w:rPr>
              <w:rFonts w:eastAsia="Times New Roman"/>
            </w:rPr>
            <w:t>recomposition</w:t>
          </w:r>
          <w:proofErr w:type="spellEnd"/>
          <w:r w:rsidRPr="00A164B9">
            <w:rPr>
              <w:rFonts w:eastAsia="Times New Roman"/>
            </w:rPr>
            <w:t xml:space="preserve">, muscular </w:t>
          </w:r>
          <w:proofErr w:type="spellStart"/>
          <w:r w:rsidRPr="00A164B9">
            <w:rPr>
              <w:rFonts w:eastAsia="Times New Roman"/>
            </w:rPr>
            <w:t>strength</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w:t>
          </w:r>
          <w:proofErr w:type="spellStart"/>
          <w:r w:rsidRPr="00A164B9">
            <w:rPr>
              <w:rFonts w:eastAsia="Times New Roman"/>
            </w:rPr>
            <w:t>older</w:t>
          </w:r>
          <w:proofErr w:type="spellEnd"/>
          <w:r w:rsidRPr="00A164B9">
            <w:rPr>
              <w:rFonts w:eastAsia="Times New Roman"/>
            </w:rPr>
            <w:t xml:space="preserve"> </w:t>
          </w:r>
          <w:proofErr w:type="spellStart"/>
          <w:r w:rsidRPr="00A164B9">
            <w:rPr>
              <w:rFonts w:eastAsia="Times New Roman"/>
            </w:rPr>
            <w:t>women</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different</w:t>
          </w:r>
          <w:proofErr w:type="spellEnd"/>
          <w:r w:rsidRPr="00A164B9">
            <w:rPr>
              <w:rFonts w:eastAsia="Times New Roman"/>
            </w:rPr>
            <w:t xml:space="preserve"> </w:t>
          </w:r>
          <w:proofErr w:type="spellStart"/>
          <w:r w:rsidRPr="00A164B9">
            <w:rPr>
              <w:rFonts w:eastAsia="Times New Roman"/>
            </w:rPr>
            <w:t>fat</w:t>
          </w:r>
          <w:proofErr w:type="spellEnd"/>
          <w:r w:rsidRPr="00A164B9">
            <w:rPr>
              <w:rFonts w:eastAsia="Times New Roman"/>
            </w:rPr>
            <w:t xml:space="preserve"> </w:t>
          </w:r>
          <w:proofErr w:type="spellStart"/>
          <w:r w:rsidRPr="00A164B9">
            <w:rPr>
              <w:rFonts w:eastAsia="Times New Roman"/>
            </w:rPr>
            <w:t>mass</w:t>
          </w:r>
          <w:proofErr w:type="spellEnd"/>
          <w:r w:rsidRPr="00A164B9">
            <w:rPr>
              <w:rFonts w:eastAsia="Times New Roman"/>
            </w:rPr>
            <w:t xml:space="preserve"> </w:t>
          </w:r>
          <w:proofErr w:type="spellStart"/>
          <w:r w:rsidRPr="00A164B9">
            <w:rPr>
              <w:rFonts w:eastAsia="Times New Roman"/>
            </w:rPr>
            <w:t>levels</w:t>
          </w:r>
          <w:proofErr w:type="spellEnd"/>
          <w:r w:rsidRPr="00A164B9">
            <w:rPr>
              <w:rFonts w:eastAsia="Times New Roman"/>
            </w:rPr>
            <w:t xml:space="preserve">. </w:t>
          </w:r>
          <w:proofErr w:type="spellStart"/>
          <w:r w:rsidRPr="00A164B9">
            <w:rPr>
              <w:rFonts w:eastAsia="Times New Roman"/>
              <w:b/>
              <w:bCs/>
            </w:rPr>
            <w:t>Aging</w:t>
          </w:r>
          <w:proofErr w:type="spellEnd"/>
          <w:r w:rsidRPr="00A164B9">
            <w:rPr>
              <w:rFonts w:eastAsia="Times New Roman"/>
              <w:b/>
              <w:bCs/>
            </w:rPr>
            <w:t xml:space="preserve"> Clinical </w:t>
          </w:r>
          <w:proofErr w:type="spellStart"/>
          <w:r w:rsidRPr="00A164B9">
            <w:rPr>
              <w:rFonts w:eastAsia="Times New Roman"/>
              <w:b/>
              <w:bCs/>
            </w:rPr>
            <w:t>and</w:t>
          </w:r>
          <w:proofErr w:type="spellEnd"/>
          <w:r w:rsidRPr="00A164B9">
            <w:rPr>
              <w:rFonts w:eastAsia="Times New Roman"/>
              <w:b/>
              <w:bCs/>
            </w:rPr>
            <w:t xml:space="preserve"> Experimental </w:t>
          </w:r>
          <w:proofErr w:type="spellStart"/>
          <w:r w:rsidRPr="00A164B9">
            <w:rPr>
              <w:rFonts w:eastAsia="Times New Roman"/>
              <w:b/>
              <w:bCs/>
            </w:rPr>
            <w:t>Research</w:t>
          </w:r>
          <w:proofErr w:type="spellEnd"/>
          <w:r w:rsidRPr="00A164B9">
            <w:rPr>
              <w:rFonts w:eastAsia="Times New Roman"/>
            </w:rPr>
            <w:t xml:space="preserve">, v. 35, n. 2, p. 303–310, 2023. </w:t>
          </w:r>
        </w:p>
        <w:p w14:paraId="1174C277" w14:textId="77777777" w:rsidR="00BA13C3" w:rsidRPr="00A164B9" w:rsidRDefault="00BA13C3">
          <w:pPr>
            <w:divId w:val="1136291659"/>
            <w:rPr>
              <w:rFonts w:eastAsia="Times New Roman"/>
            </w:rPr>
          </w:pPr>
        </w:p>
        <w:p w14:paraId="475506C1" w14:textId="77777777" w:rsidR="00BA13C3" w:rsidRPr="00A164B9" w:rsidRDefault="00BA13C3">
          <w:pPr>
            <w:divId w:val="1159885859"/>
            <w:rPr>
              <w:rFonts w:eastAsia="Times New Roman"/>
            </w:rPr>
          </w:pPr>
          <w:r w:rsidRPr="00A164B9">
            <w:rPr>
              <w:rFonts w:eastAsia="Times New Roman"/>
            </w:rPr>
            <w:t xml:space="preserve">RINGAITIENE, D. et al. </w:t>
          </w:r>
          <w:proofErr w:type="spellStart"/>
          <w:r w:rsidRPr="00A164B9">
            <w:rPr>
              <w:rFonts w:eastAsia="Times New Roman"/>
            </w:rPr>
            <w:t>Preoperative</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Relation</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outcome</w:t>
          </w:r>
          <w:proofErr w:type="spellEnd"/>
          <w:r w:rsidRPr="00A164B9">
            <w:rPr>
              <w:rFonts w:eastAsia="Times New Roman"/>
            </w:rPr>
            <w:t xml:space="preserve"> </w:t>
          </w:r>
          <w:proofErr w:type="spellStart"/>
          <w:r w:rsidRPr="00A164B9">
            <w:rPr>
              <w:rFonts w:eastAsia="Times New Roman"/>
            </w:rPr>
            <w:t>after</w:t>
          </w:r>
          <w:proofErr w:type="spellEnd"/>
          <w:r w:rsidRPr="00A164B9">
            <w:rPr>
              <w:rFonts w:eastAsia="Times New Roman"/>
            </w:rPr>
            <w:t xml:space="preserve"> </w:t>
          </w:r>
          <w:proofErr w:type="spellStart"/>
          <w:r w:rsidRPr="00A164B9">
            <w:rPr>
              <w:rFonts w:eastAsia="Times New Roman"/>
            </w:rPr>
            <w:t>cardiac</w:t>
          </w:r>
          <w:proofErr w:type="spellEnd"/>
          <w:r w:rsidRPr="00A164B9">
            <w:rPr>
              <w:rFonts w:eastAsia="Times New Roman"/>
            </w:rPr>
            <w:t xml:space="preserve"> </w:t>
          </w:r>
          <w:proofErr w:type="spellStart"/>
          <w:r w:rsidRPr="00A164B9">
            <w:rPr>
              <w:rFonts w:eastAsia="Times New Roman"/>
            </w:rPr>
            <w:t>surgery</w:t>
          </w:r>
          <w:proofErr w:type="spellEnd"/>
          <w:r w:rsidRPr="00A164B9">
            <w:rPr>
              <w:rFonts w:eastAsia="Times New Roman"/>
            </w:rPr>
            <w:t xml:space="preserve">. </w:t>
          </w:r>
          <w:r w:rsidRPr="00A164B9">
            <w:rPr>
              <w:rFonts w:eastAsia="Times New Roman"/>
              <w:b/>
              <w:bCs/>
            </w:rPr>
            <w:t xml:space="preserve">Clinical </w:t>
          </w:r>
          <w:proofErr w:type="spellStart"/>
          <w:r w:rsidRPr="00A164B9">
            <w:rPr>
              <w:rFonts w:eastAsia="Times New Roman"/>
              <w:b/>
              <w:bCs/>
            </w:rPr>
            <w:t>Nutrition</w:t>
          </w:r>
          <w:proofErr w:type="spellEnd"/>
          <w:r w:rsidRPr="00A164B9">
            <w:rPr>
              <w:rFonts w:eastAsia="Times New Roman"/>
            </w:rPr>
            <w:t xml:space="preserve">, v. 34, p. S224, 2015. </w:t>
          </w:r>
        </w:p>
        <w:p w14:paraId="23F0E472" w14:textId="77777777" w:rsidR="00BA13C3" w:rsidRPr="00A164B9" w:rsidRDefault="00BA13C3">
          <w:pPr>
            <w:divId w:val="1136291659"/>
            <w:rPr>
              <w:rFonts w:eastAsia="Times New Roman"/>
            </w:rPr>
          </w:pPr>
        </w:p>
        <w:p w14:paraId="6B78A415" w14:textId="77777777" w:rsidR="00BA13C3" w:rsidRPr="00A164B9" w:rsidRDefault="00BA13C3">
          <w:pPr>
            <w:divId w:val="1821533669"/>
            <w:rPr>
              <w:rFonts w:eastAsia="Times New Roman"/>
            </w:rPr>
          </w:pPr>
          <w:r w:rsidRPr="00A164B9">
            <w:rPr>
              <w:rFonts w:eastAsia="Times New Roman"/>
            </w:rPr>
            <w:t xml:space="preserve">RUEDA-CLAUSEN, C. F.; OGUNLEYE, A. A.; SHARMA, A. M. Health </w:t>
          </w:r>
          <w:proofErr w:type="spellStart"/>
          <w:r w:rsidRPr="00A164B9">
            <w:rPr>
              <w:rFonts w:eastAsia="Times New Roman"/>
            </w:rPr>
            <w:t>Benefits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Long-Term</w:t>
          </w:r>
          <w:proofErr w:type="spellEnd"/>
          <w:r w:rsidRPr="00A164B9">
            <w:rPr>
              <w:rFonts w:eastAsia="Times New Roman"/>
            </w:rPr>
            <w:t xml:space="preserve"> </w:t>
          </w:r>
          <w:proofErr w:type="spellStart"/>
          <w:r w:rsidRPr="00A164B9">
            <w:rPr>
              <w:rFonts w:eastAsia="Times New Roman"/>
            </w:rPr>
            <w:t>Weight-Loss</w:t>
          </w:r>
          <w:proofErr w:type="spellEnd"/>
          <w:r w:rsidRPr="00A164B9">
            <w:rPr>
              <w:rFonts w:eastAsia="Times New Roman"/>
            </w:rPr>
            <w:t xml:space="preserve"> </w:t>
          </w:r>
          <w:proofErr w:type="spellStart"/>
          <w:r w:rsidRPr="00A164B9">
            <w:rPr>
              <w:rFonts w:eastAsia="Times New Roman"/>
            </w:rPr>
            <w:t>Maintenance</w:t>
          </w:r>
          <w:proofErr w:type="spellEnd"/>
          <w:r w:rsidRPr="00A164B9">
            <w:rPr>
              <w:rFonts w:eastAsia="Times New Roman"/>
            </w:rPr>
            <w:t xml:space="preserve">. </w:t>
          </w:r>
          <w:r w:rsidRPr="00A164B9">
            <w:rPr>
              <w:rFonts w:eastAsia="Times New Roman"/>
              <w:b/>
              <w:bCs/>
            </w:rPr>
            <w:t xml:space="preserve">Annual Review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Nutrition</w:t>
          </w:r>
          <w:proofErr w:type="spellEnd"/>
          <w:r w:rsidRPr="00A164B9">
            <w:rPr>
              <w:rFonts w:eastAsia="Times New Roman"/>
            </w:rPr>
            <w:t xml:space="preserve">, v. 35, n. 1, p. 475–516, 2015. </w:t>
          </w:r>
        </w:p>
        <w:p w14:paraId="0E3B9C17" w14:textId="77777777" w:rsidR="00BA13C3" w:rsidRPr="00A164B9" w:rsidRDefault="00BA13C3">
          <w:pPr>
            <w:divId w:val="1136291659"/>
            <w:rPr>
              <w:rFonts w:eastAsia="Times New Roman"/>
            </w:rPr>
          </w:pPr>
        </w:p>
        <w:p w14:paraId="1FDFC565" w14:textId="77777777" w:rsidR="00BA13C3" w:rsidRPr="00A164B9" w:rsidRDefault="00BA13C3">
          <w:pPr>
            <w:divId w:val="959340918"/>
            <w:rPr>
              <w:rFonts w:eastAsia="Times New Roman"/>
            </w:rPr>
          </w:pPr>
          <w:r w:rsidRPr="00A164B9">
            <w:rPr>
              <w:rFonts w:eastAsia="Times New Roman"/>
            </w:rPr>
            <w:t xml:space="preserve">SAMESIMA, N. et al. </w:t>
          </w:r>
          <w:proofErr w:type="spellStart"/>
          <w:r w:rsidRPr="00A164B9">
            <w:rPr>
              <w:rFonts w:eastAsia="Times New Roman"/>
            </w:rPr>
            <w:t>Brazilian</w:t>
          </w:r>
          <w:proofErr w:type="spellEnd"/>
          <w:r w:rsidRPr="00A164B9">
            <w:rPr>
              <w:rFonts w:eastAsia="Times New Roman"/>
            </w:rPr>
            <w:t xml:space="preserve"> Society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Cardiology</w:t>
          </w:r>
          <w:proofErr w:type="spellEnd"/>
          <w:r w:rsidRPr="00A164B9">
            <w:rPr>
              <w:rFonts w:eastAsia="Times New Roman"/>
            </w:rPr>
            <w:t xml:space="preserve"> </w:t>
          </w:r>
          <w:proofErr w:type="spellStart"/>
          <w:r w:rsidRPr="00A164B9">
            <w:rPr>
              <w:rFonts w:eastAsia="Times New Roman"/>
            </w:rPr>
            <w:t>Guidelines</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Issuance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Electrocardiographic</w:t>
          </w:r>
          <w:proofErr w:type="spellEnd"/>
          <w:r w:rsidRPr="00A164B9">
            <w:rPr>
              <w:rFonts w:eastAsia="Times New Roman"/>
            </w:rPr>
            <w:t xml:space="preserve"> Reports-2022. </w:t>
          </w:r>
          <w:r w:rsidRPr="00A164B9">
            <w:rPr>
              <w:rFonts w:eastAsia="Times New Roman"/>
              <w:b/>
              <w:bCs/>
            </w:rPr>
            <w:t>Arquivos Brasileiros de Cardiologia</w:t>
          </w:r>
          <w:r w:rsidRPr="00A164B9">
            <w:rPr>
              <w:rFonts w:eastAsia="Times New Roman"/>
            </w:rPr>
            <w:t xml:space="preserve">, v. 119, n. 4, p. 638–680, 2022. </w:t>
          </w:r>
        </w:p>
        <w:p w14:paraId="66A47F84" w14:textId="77777777" w:rsidR="00BA13C3" w:rsidRPr="00A164B9" w:rsidRDefault="00BA13C3">
          <w:pPr>
            <w:divId w:val="1136291659"/>
            <w:rPr>
              <w:rFonts w:eastAsia="Times New Roman"/>
            </w:rPr>
          </w:pPr>
        </w:p>
        <w:p w14:paraId="4FBCE443" w14:textId="77777777" w:rsidR="00BA13C3" w:rsidRPr="00A164B9" w:rsidRDefault="00BA13C3">
          <w:pPr>
            <w:divId w:val="459609408"/>
            <w:rPr>
              <w:rFonts w:eastAsia="Times New Roman"/>
            </w:rPr>
          </w:pPr>
          <w:r w:rsidRPr="00A164B9">
            <w:rPr>
              <w:rFonts w:eastAsia="Times New Roman"/>
            </w:rPr>
            <w:t xml:space="preserve">SATISH KUMAR, N. S.; ASWINI DUTT, R.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measurement</w:t>
          </w:r>
          <w:proofErr w:type="spellEnd"/>
          <w:r w:rsidRPr="00A164B9">
            <w:rPr>
              <w:rFonts w:eastAsia="Times New Roman"/>
            </w:rPr>
            <w:t xml:space="preserve"> in </w:t>
          </w:r>
          <w:proofErr w:type="spellStart"/>
          <w:r w:rsidRPr="00A164B9">
            <w:rPr>
              <w:rFonts w:eastAsia="Times New Roman"/>
            </w:rPr>
            <w:t>pulmonary</w:t>
          </w:r>
          <w:proofErr w:type="spellEnd"/>
          <w:r w:rsidRPr="00A164B9">
            <w:rPr>
              <w:rFonts w:eastAsia="Times New Roman"/>
            </w:rPr>
            <w:t xml:space="preserve"> </w:t>
          </w:r>
          <w:proofErr w:type="spellStart"/>
          <w:r w:rsidRPr="00A164B9">
            <w:rPr>
              <w:rFonts w:eastAsia="Times New Roman"/>
            </w:rPr>
            <w:t>tuberculosis</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control</w:t>
          </w:r>
          <w:proofErr w:type="spellEnd"/>
          <w:r w:rsidRPr="00A164B9">
            <w:rPr>
              <w:rFonts w:eastAsia="Times New Roman"/>
            </w:rPr>
            <w:t xml:space="preserve"> </w:t>
          </w:r>
          <w:proofErr w:type="spellStart"/>
          <w:r w:rsidRPr="00A164B9">
            <w:rPr>
              <w:rFonts w:eastAsia="Times New Roman"/>
            </w:rPr>
            <w:t>subjects</w:t>
          </w:r>
          <w:proofErr w:type="spellEnd"/>
          <w:r w:rsidRPr="00A164B9">
            <w:rPr>
              <w:rFonts w:eastAsia="Times New Roman"/>
            </w:rPr>
            <w:t xml:space="preserve"> </w:t>
          </w:r>
          <w:proofErr w:type="spellStart"/>
          <w:r w:rsidRPr="00A164B9">
            <w:rPr>
              <w:rFonts w:eastAsia="Times New Roman"/>
            </w:rPr>
            <w:t>using</w:t>
          </w:r>
          <w:proofErr w:type="spellEnd"/>
          <w:r w:rsidRPr="00A164B9">
            <w:rPr>
              <w:rFonts w:eastAsia="Times New Roman"/>
            </w:rPr>
            <w:t xml:space="preserve"> </w:t>
          </w:r>
          <w:proofErr w:type="spellStart"/>
          <w:r w:rsidRPr="00A164B9">
            <w:rPr>
              <w:rFonts w:eastAsia="Times New Roman"/>
            </w:rPr>
            <w:t>bio-impedance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r w:rsidRPr="00A164B9">
            <w:rPr>
              <w:rFonts w:eastAsia="Times New Roman"/>
              <w:b/>
              <w:bCs/>
            </w:rPr>
            <w:t xml:space="preserve">Indian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Tuberculosis</w:t>
          </w:r>
          <w:proofErr w:type="spellEnd"/>
          <w:r w:rsidRPr="00A164B9">
            <w:rPr>
              <w:rFonts w:eastAsia="Times New Roman"/>
            </w:rPr>
            <w:t xml:space="preserve">, v. 61, n. 3, p. 224–231, 2014. </w:t>
          </w:r>
        </w:p>
        <w:p w14:paraId="1C8DBB1B" w14:textId="77777777" w:rsidR="00BA13C3" w:rsidRPr="00A164B9" w:rsidRDefault="00BA13C3">
          <w:pPr>
            <w:divId w:val="1136291659"/>
            <w:rPr>
              <w:rFonts w:eastAsia="Times New Roman"/>
            </w:rPr>
          </w:pPr>
        </w:p>
        <w:p w14:paraId="044FA958" w14:textId="77777777" w:rsidR="00BA13C3" w:rsidRPr="00A164B9" w:rsidRDefault="00BA13C3">
          <w:pPr>
            <w:divId w:val="568884674"/>
            <w:rPr>
              <w:rFonts w:eastAsia="Times New Roman"/>
            </w:rPr>
          </w:pPr>
          <w:r w:rsidRPr="00A164B9">
            <w:rPr>
              <w:rFonts w:eastAsia="Times New Roman"/>
            </w:rPr>
            <w:t xml:space="preserve">SATTAR, Y.; CHHABRA, L. </w:t>
          </w:r>
          <w:proofErr w:type="spellStart"/>
          <w:r w:rsidRPr="00A164B9">
            <w:rPr>
              <w:rFonts w:eastAsia="Times New Roman"/>
              <w:b/>
              <w:bCs/>
            </w:rPr>
            <w:t>Electrocardiogram</w:t>
          </w:r>
          <w:proofErr w:type="spellEnd"/>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7F2040B9" w14:textId="77777777" w:rsidR="00BA13C3" w:rsidRPr="00A164B9" w:rsidRDefault="00BA13C3">
          <w:pPr>
            <w:divId w:val="1136291659"/>
            <w:rPr>
              <w:rFonts w:eastAsia="Times New Roman"/>
            </w:rPr>
          </w:pPr>
        </w:p>
        <w:p w14:paraId="135FFC69" w14:textId="77777777" w:rsidR="00BA13C3" w:rsidRPr="00A164B9" w:rsidRDefault="00BA13C3">
          <w:pPr>
            <w:divId w:val="576286782"/>
            <w:rPr>
              <w:rFonts w:eastAsia="Times New Roman"/>
            </w:rPr>
          </w:pPr>
          <w:r w:rsidRPr="00A164B9">
            <w:rPr>
              <w:rFonts w:eastAsia="Times New Roman"/>
            </w:rPr>
            <w:t xml:space="preserve">SAZIA et al. </w:t>
          </w:r>
          <w:proofErr w:type="spellStart"/>
          <w:r w:rsidRPr="00A164B9">
            <w:rPr>
              <w:rFonts w:eastAsia="Times New Roman"/>
            </w:rPr>
            <w:t>Effect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metformin</w:t>
          </w:r>
          <w:proofErr w:type="spellEnd"/>
          <w:r w:rsidRPr="00A164B9">
            <w:rPr>
              <w:rFonts w:eastAsia="Times New Roman"/>
            </w:rPr>
            <w:t xml:space="preserve"> Vs. </w:t>
          </w:r>
          <w:proofErr w:type="spellStart"/>
          <w:r w:rsidRPr="00A164B9">
            <w:rPr>
              <w:rFonts w:eastAsia="Times New Roman"/>
            </w:rPr>
            <w:t>Eclipta</w:t>
          </w:r>
          <w:proofErr w:type="spellEnd"/>
          <w:r w:rsidRPr="00A164B9">
            <w:rPr>
              <w:rFonts w:eastAsia="Times New Roman"/>
            </w:rPr>
            <w:t xml:space="preserve"> alba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blood</w:t>
          </w:r>
          <w:proofErr w:type="spellEnd"/>
          <w:r w:rsidRPr="00A164B9">
            <w:rPr>
              <w:rFonts w:eastAsia="Times New Roman"/>
            </w:rPr>
            <w:t xml:space="preserve"> glucose </w:t>
          </w:r>
          <w:proofErr w:type="spellStart"/>
          <w:r w:rsidRPr="00A164B9">
            <w:rPr>
              <w:rFonts w:eastAsia="Times New Roman"/>
            </w:rPr>
            <w:t>level</w:t>
          </w:r>
          <w:proofErr w:type="spellEnd"/>
          <w:r w:rsidRPr="00A164B9">
            <w:rPr>
              <w:rFonts w:eastAsia="Times New Roman"/>
            </w:rPr>
            <w:t xml:space="preserve"> in </w:t>
          </w:r>
          <w:proofErr w:type="spellStart"/>
          <w:r w:rsidRPr="00A164B9">
            <w:rPr>
              <w:rFonts w:eastAsia="Times New Roman"/>
            </w:rPr>
            <w:t>diabetic</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Pharmacognosy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Phytochemical</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rPr>
            <w:t xml:space="preserve">, v. 7, n. 2, p. 215–218, 2015a. </w:t>
          </w:r>
        </w:p>
        <w:p w14:paraId="6462FDB7" w14:textId="77777777" w:rsidR="00BA13C3" w:rsidRPr="00A164B9" w:rsidRDefault="00BA13C3">
          <w:pPr>
            <w:divId w:val="1136291659"/>
            <w:rPr>
              <w:rFonts w:eastAsia="Times New Roman"/>
            </w:rPr>
          </w:pPr>
        </w:p>
        <w:p w14:paraId="44AC50D0" w14:textId="77777777" w:rsidR="00BA13C3" w:rsidRPr="00A164B9" w:rsidRDefault="00BA13C3">
          <w:pPr>
            <w:divId w:val="865362780"/>
            <w:rPr>
              <w:rFonts w:eastAsia="Times New Roman"/>
            </w:rPr>
          </w:pPr>
          <w:r w:rsidRPr="00A164B9">
            <w:rPr>
              <w:rFonts w:eastAsia="Times New Roman"/>
            </w:rPr>
            <w:t xml:space="preserve">SAZIA, S. S. et al. </w:t>
          </w:r>
          <w:proofErr w:type="spellStart"/>
          <w:r w:rsidRPr="00A164B9">
            <w:rPr>
              <w:rFonts w:eastAsia="Times New Roman"/>
            </w:rPr>
            <w:t>Effects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diabetic</w:t>
          </w:r>
          <w:proofErr w:type="spellEnd"/>
          <w:r w:rsidRPr="00A164B9">
            <w:rPr>
              <w:rFonts w:eastAsia="Times New Roman"/>
            </w:rPr>
            <w:t xml:space="preserve"> diet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life</w:t>
          </w:r>
          <w:proofErr w:type="spellEnd"/>
          <w:r w:rsidRPr="00A164B9">
            <w:rPr>
              <w:rFonts w:eastAsia="Times New Roman"/>
            </w:rPr>
            <w:t xml:space="preserve"> </w:t>
          </w:r>
          <w:proofErr w:type="spellStart"/>
          <w:r w:rsidRPr="00A164B9">
            <w:rPr>
              <w:rFonts w:eastAsia="Times New Roman"/>
            </w:rPr>
            <w:t>style</w:t>
          </w:r>
          <w:proofErr w:type="spellEnd"/>
          <w:r w:rsidRPr="00A164B9">
            <w:rPr>
              <w:rFonts w:eastAsia="Times New Roman"/>
            </w:rPr>
            <w:t xml:space="preserve"> </w:t>
          </w:r>
          <w:proofErr w:type="spellStart"/>
          <w:r w:rsidRPr="00A164B9">
            <w:rPr>
              <w:rFonts w:eastAsia="Times New Roman"/>
            </w:rPr>
            <w:t>modifications</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blood</w:t>
          </w:r>
          <w:proofErr w:type="spellEnd"/>
          <w:r w:rsidRPr="00A164B9">
            <w:rPr>
              <w:rFonts w:eastAsia="Times New Roman"/>
            </w:rPr>
            <w:t xml:space="preserve"> glucose </w:t>
          </w:r>
          <w:proofErr w:type="spellStart"/>
          <w:r w:rsidRPr="00A164B9">
            <w:rPr>
              <w:rFonts w:eastAsia="Times New Roman"/>
            </w:rPr>
            <w:t>levels</w:t>
          </w:r>
          <w:proofErr w:type="spellEnd"/>
          <w:r w:rsidRPr="00A164B9">
            <w:rPr>
              <w:rFonts w:eastAsia="Times New Roman"/>
            </w:rPr>
            <w:t xml:space="preserve"> in </w:t>
          </w:r>
          <w:proofErr w:type="spellStart"/>
          <w:r w:rsidRPr="00A164B9">
            <w:rPr>
              <w:rFonts w:eastAsia="Times New Roman"/>
            </w:rPr>
            <w:t>diabetic</w:t>
          </w:r>
          <w:proofErr w:type="spellEnd"/>
          <w:r w:rsidRPr="00A164B9">
            <w:rPr>
              <w:rFonts w:eastAsia="Times New Roman"/>
            </w:rPr>
            <w:t xml:space="preserve"> </w:t>
          </w:r>
          <w:proofErr w:type="spellStart"/>
          <w:r w:rsidRPr="00A164B9">
            <w:rPr>
              <w:rFonts w:eastAsia="Times New Roman"/>
            </w:rPr>
            <w:t>patient</w:t>
          </w:r>
          <w:proofErr w:type="spellEnd"/>
          <w:r w:rsidRPr="00A164B9">
            <w:rPr>
              <w:rFonts w:eastAsia="Times New Roman"/>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b/>
              <w:bCs/>
            </w:rPr>
            <w:t xml:space="preserve"> in </w:t>
          </w:r>
          <w:proofErr w:type="spellStart"/>
          <w:r w:rsidRPr="00A164B9">
            <w:rPr>
              <w:rFonts w:eastAsia="Times New Roman"/>
              <w:b/>
              <w:bCs/>
            </w:rPr>
            <w:t>Ayurveda</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Pharmacy</w:t>
          </w:r>
          <w:proofErr w:type="spellEnd"/>
          <w:r w:rsidRPr="00A164B9">
            <w:rPr>
              <w:rFonts w:eastAsia="Times New Roman"/>
            </w:rPr>
            <w:t xml:space="preserve">, v. 6, n. 3, p. 375–378, 2015b. </w:t>
          </w:r>
        </w:p>
        <w:p w14:paraId="21A514A8" w14:textId="77777777" w:rsidR="00BA13C3" w:rsidRPr="00A164B9" w:rsidRDefault="00BA13C3">
          <w:pPr>
            <w:divId w:val="1136291659"/>
            <w:rPr>
              <w:rFonts w:eastAsia="Times New Roman"/>
            </w:rPr>
          </w:pPr>
        </w:p>
        <w:p w14:paraId="55162362" w14:textId="77777777" w:rsidR="00BA13C3" w:rsidRPr="00A164B9" w:rsidRDefault="00BA13C3">
          <w:pPr>
            <w:divId w:val="537739566"/>
            <w:rPr>
              <w:rFonts w:eastAsia="Times New Roman"/>
            </w:rPr>
          </w:pPr>
          <w:r w:rsidRPr="00A164B9">
            <w:rPr>
              <w:rFonts w:eastAsia="Times New Roman"/>
            </w:rPr>
            <w:t xml:space="preserve">SCHOCH, C. L. et al. NCBI </w:t>
          </w:r>
          <w:proofErr w:type="spellStart"/>
          <w:r w:rsidRPr="00A164B9">
            <w:rPr>
              <w:rFonts w:eastAsia="Times New Roman"/>
            </w:rPr>
            <w:t>Taxonomy</w:t>
          </w:r>
          <w:proofErr w:type="spellEnd"/>
          <w:r w:rsidRPr="00A164B9">
            <w:rPr>
              <w:rFonts w:eastAsia="Times New Roman"/>
            </w:rPr>
            <w:t xml:space="preserve">: A </w:t>
          </w:r>
          <w:proofErr w:type="spellStart"/>
          <w:r w:rsidRPr="00A164B9">
            <w:rPr>
              <w:rFonts w:eastAsia="Times New Roman"/>
            </w:rPr>
            <w:t>comprehensive</w:t>
          </w:r>
          <w:proofErr w:type="spellEnd"/>
          <w:r w:rsidRPr="00A164B9">
            <w:rPr>
              <w:rFonts w:eastAsia="Times New Roman"/>
            </w:rPr>
            <w:t xml:space="preserve"> update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curation</w:t>
          </w:r>
          <w:proofErr w:type="spellEnd"/>
          <w:r w:rsidRPr="00A164B9">
            <w:rPr>
              <w:rFonts w:eastAsia="Times New Roman"/>
            </w:rPr>
            <w:t xml:space="preserve">, </w:t>
          </w:r>
          <w:proofErr w:type="spellStart"/>
          <w:r w:rsidRPr="00A164B9">
            <w:rPr>
              <w:rFonts w:eastAsia="Times New Roman"/>
            </w:rPr>
            <w:t>resources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tools. </w:t>
          </w:r>
          <w:proofErr w:type="spellStart"/>
          <w:r w:rsidRPr="00A164B9">
            <w:rPr>
              <w:rFonts w:eastAsia="Times New Roman"/>
              <w:b/>
              <w:bCs/>
            </w:rPr>
            <w:t>Database</w:t>
          </w:r>
          <w:proofErr w:type="spellEnd"/>
          <w:r w:rsidRPr="00A164B9">
            <w:rPr>
              <w:rFonts w:eastAsia="Times New Roman"/>
            </w:rPr>
            <w:t xml:space="preserve">, v. 2020, n. 2, p. 1–21, 2020. </w:t>
          </w:r>
        </w:p>
        <w:p w14:paraId="4D5842D6" w14:textId="77777777" w:rsidR="00BA13C3" w:rsidRPr="00A164B9" w:rsidRDefault="00BA13C3">
          <w:pPr>
            <w:divId w:val="1136291659"/>
            <w:rPr>
              <w:rFonts w:eastAsia="Times New Roman"/>
            </w:rPr>
          </w:pPr>
        </w:p>
        <w:p w14:paraId="4E08FC95" w14:textId="77777777" w:rsidR="00BA13C3" w:rsidRPr="00A164B9" w:rsidRDefault="00BA13C3">
          <w:pPr>
            <w:divId w:val="1738476194"/>
            <w:rPr>
              <w:rFonts w:eastAsia="Times New Roman"/>
            </w:rPr>
          </w:pPr>
          <w:proofErr w:type="spellStart"/>
          <w:r w:rsidRPr="00A164B9">
            <w:rPr>
              <w:rFonts w:eastAsia="Times New Roman"/>
              <w:b/>
              <w:bCs/>
            </w:rPr>
            <w:t>Sealed</w:t>
          </w:r>
          <w:proofErr w:type="spellEnd"/>
          <w:r w:rsidRPr="00A164B9">
            <w:rPr>
              <w:rFonts w:eastAsia="Times New Roman"/>
              <w:b/>
              <w:bCs/>
            </w:rPr>
            <w:t xml:space="preserve"> Envelope Ltd. </w:t>
          </w:r>
          <w:proofErr w:type="spellStart"/>
          <w:r w:rsidRPr="00A164B9">
            <w:rPr>
              <w:rFonts w:eastAsia="Times New Roman"/>
              <w:b/>
              <w:bCs/>
            </w:rPr>
            <w:t>Create</w:t>
          </w:r>
          <w:proofErr w:type="spellEnd"/>
          <w:r w:rsidRPr="00A164B9">
            <w:rPr>
              <w:rFonts w:eastAsia="Times New Roman"/>
              <w:b/>
              <w:bCs/>
            </w:rPr>
            <w:t xml:space="preserve"> a </w:t>
          </w:r>
          <w:proofErr w:type="spellStart"/>
          <w:r w:rsidRPr="00A164B9">
            <w:rPr>
              <w:rFonts w:eastAsia="Times New Roman"/>
              <w:b/>
              <w:bCs/>
            </w:rPr>
            <w:t>blocked</w:t>
          </w:r>
          <w:proofErr w:type="spellEnd"/>
          <w:r w:rsidRPr="00A164B9">
            <w:rPr>
              <w:rFonts w:eastAsia="Times New Roman"/>
              <w:b/>
              <w:bCs/>
            </w:rPr>
            <w:t xml:space="preserve"> </w:t>
          </w:r>
          <w:proofErr w:type="spellStart"/>
          <w:r w:rsidRPr="00A164B9">
            <w:rPr>
              <w:rFonts w:eastAsia="Times New Roman"/>
              <w:b/>
              <w:bCs/>
            </w:rPr>
            <w:t>randomisation</w:t>
          </w:r>
          <w:proofErr w:type="spellEnd"/>
          <w:r w:rsidRPr="00A164B9">
            <w:rPr>
              <w:rFonts w:eastAsia="Times New Roman"/>
              <w:b/>
              <w:bCs/>
            </w:rPr>
            <w:t xml:space="preserve"> </w:t>
          </w:r>
          <w:proofErr w:type="spellStart"/>
          <w:r w:rsidRPr="00A164B9">
            <w:rPr>
              <w:rFonts w:eastAsia="Times New Roman"/>
              <w:b/>
              <w:bCs/>
            </w:rPr>
            <w:t>list</w:t>
          </w:r>
          <w:proofErr w:type="spellEnd"/>
          <w:r w:rsidRPr="00A164B9">
            <w:rPr>
              <w:rFonts w:eastAsia="Times New Roman"/>
              <w:b/>
              <w:bCs/>
            </w:rPr>
            <w:t>.</w:t>
          </w:r>
          <w:r w:rsidRPr="00A164B9">
            <w:rPr>
              <w:rFonts w:eastAsia="Times New Roman"/>
            </w:rPr>
            <w:t xml:space="preserve"> Disponível em: &lt;https://</w:t>
          </w:r>
          <w:proofErr w:type="spellStart"/>
          <w:r w:rsidRPr="00A164B9">
            <w:rPr>
              <w:rFonts w:eastAsia="Times New Roman"/>
            </w:rPr>
            <w:t>www.sealedenvelope.com</w:t>
          </w:r>
          <w:proofErr w:type="spellEnd"/>
          <w:r w:rsidRPr="00A164B9">
            <w:rPr>
              <w:rFonts w:eastAsia="Times New Roman"/>
            </w:rPr>
            <w:t>/</w:t>
          </w:r>
          <w:proofErr w:type="spellStart"/>
          <w:r w:rsidRPr="00A164B9">
            <w:rPr>
              <w:rFonts w:eastAsia="Times New Roman"/>
            </w:rPr>
            <w:t>simple-randomiser</w:t>
          </w:r>
          <w:proofErr w:type="spellEnd"/>
          <w:r w:rsidRPr="00A164B9">
            <w:rPr>
              <w:rFonts w:eastAsia="Times New Roman"/>
            </w:rPr>
            <w:t>/v1/</w:t>
          </w:r>
          <w:proofErr w:type="spellStart"/>
          <w:r w:rsidRPr="00A164B9">
            <w:rPr>
              <w:rFonts w:eastAsia="Times New Roman"/>
            </w:rPr>
            <w:t>lists</w:t>
          </w:r>
          <w:proofErr w:type="spellEnd"/>
          <w:r w:rsidRPr="00A164B9">
            <w:rPr>
              <w:rFonts w:eastAsia="Times New Roman"/>
            </w:rPr>
            <w:t xml:space="preserve">&gt;. Acesso em: 7 maio. 2023. </w:t>
          </w:r>
        </w:p>
        <w:p w14:paraId="49CECF19" w14:textId="77777777" w:rsidR="00BA13C3" w:rsidRPr="00A164B9" w:rsidRDefault="00BA13C3">
          <w:pPr>
            <w:divId w:val="1136291659"/>
            <w:rPr>
              <w:rFonts w:eastAsia="Times New Roman"/>
            </w:rPr>
          </w:pPr>
        </w:p>
        <w:p w14:paraId="1DEBCC4C" w14:textId="77777777" w:rsidR="00BA13C3" w:rsidRPr="00A164B9" w:rsidRDefault="00BA13C3">
          <w:pPr>
            <w:divId w:val="28143134"/>
            <w:rPr>
              <w:rFonts w:eastAsia="Times New Roman"/>
            </w:rPr>
          </w:pPr>
          <w:r w:rsidRPr="00A164B9">
            <w:rPr>
              <w:rFonts w:eastAsia="Times New Roman"/>
            </w:rPr>
            <w:t xml:space="preserve">SES-DF. </w:t>
          </w:r>
          <w:r w:rsidRPr="00A164B9">
            <w:rPr>
              <w:rFonts w:eastAsia="Times New Roman"/>
              <w:b/>
              <w:bCs/>
            </w:rPr>
            <w:t>Política Distrital de Práticas Integrativas em Saúde (PDPIS)</w:t>
          </w:r>
          <w:r w:rsidRPr="00A164B9">
            <w:rPr>
              <w:rFonts w:eastAsia="Times New Roman"/>
            </w:rPr>
            <w:t xml:space="preserve">. </w:t>
          </w:r>
          <w:proofErr w:type="spellStart"/>
          <w:r w:rsidRPr="00A164B9">
            <w:rPr>
              <w:rFonts w:eastAsia="Times New Roman"/>
            </w:rPr>
            <w:t>Brasilia</w:t>
          </w:r>
          <w:proofErr w:type="spellEnd"/>
          <w:r w:rsidRPr="00A164B9">
            <w:rPr>
              <w:rFonts w:eastAsia="Times New Roman"/>
            </w:rPr>
            <w:t xml:space="preserve">: FAPECS, 2014. </w:t>
          </w:r>
        </w:p>
        <w:p w14:paraId="7A094DC2" w14:textId="77777777" w:rsidR="00BA13C3" w:rsidRPr="00A164B9" w:rsidRDefault="00BA13C3">
          <w:pPr>
            <w:divId w:val="1136291659"/>
            <w:rPr>
              <w:rFonts w:eastAsia="Times New Roman"/>
            </w:rPr>
          </w:pPr>
        </w:p>
        <w:p w14:paraId="51F8F6A0" w14:textId="77777777" w:rsidR="00BA13C3" w:rsidRPr="00A164B9" w:rsidRDefault="00BA13C3">
          <w:pPr>
            <w:divId w:val="1044673140"/>
            <w:rPr>
              <w:rFonts w:eastAsia="Times New Roman"/>
            </w:rPr>
          </w:pPr>
          <w:r w:rsidRPr="00A164B9">
            <w:rPr>
              <w:rFonts w:eastAsia="Times New Roman"/>
            </w:rPr>
            <w:t xml:space="preserve">SHAH, S. A. et al. </w:t>
          </w:r>
          <w:proofErr w:type="spellStart"/>
          <w:r w:rsidRPr="00A164B9">
            <w:rPr>
              <w:rFonts w:eastAsia="Times New Roman"/>
            </w:rPr>
            <w:t>Ethnopharmacological</w:t>
          </w:r>
          <w:proofErr w:type="spellEnd"/>
          <w:r w:rsidRPr="00A164B9">
            <w:rPr>
              <w:rFonts w:eastAsia="Times New Roman"/>
            </w:rPr>
            <w:t xml:space="preserve"> </w:t>
          </w:r>
          <w:proofErr w:type="spellStart"/>
          <w:r w:rsidRPr="00A164B9">
            <w:rPr>
              <w:rFonts w:eastAsia="Times New Roman"/>
            </w:rPr>
            <w:t>Study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Medicinal </w:t>
          </w:r>
          <w:proofErr w:type="spellStart"/>
          <w:r w:rsidRPr="00A164B9">
            <w:rPr>
              <w:rFonts w:eastAsia="Times New Roman"/>
            </w:rPr>
            <w:t>Plants</w:t>
          </w:r>
          <w:proofErr w:type="spellEnd"/>
          <w:r w:rsidRPr="00A164B9">
            <w:rPr>
              <w:rFonts w:eastAsia="Times New Roman"/>
            </w:rPr>
            <w:t xml:space="preserve"> in </w:t>
          </w:r>
          <w:proofErr w:type="spellStart"/>
          <w:r w:rsidRPr="00A164B9">
            <w:rPr>
              <w:rFonts w:eastAsia="Times New Roman"/>
            </w:rPr>
            <w:t>Bajwat</w:t>
          </w:r>
          <w:proofErr w:type="spellEnd"/>
          <w:r w:rsidRPr="00A164B9">
            <w:rPr>
              <w:rFonts w:eastAsia="Times New Roman"/>
            </w:rPr>
            <w:t xml:space="preserve"> </w:t>
          </w:r>
          <w:proofErr w:type="spellStart"/>
          <w:r w:rsidRPr="00A164B9">
            <w:rPr>
              <w:rFonts w:eastAsia="Times New Roman"/>
            </w:rPr>
            <w:t>Wildlife</w:t>
          </w:r>
          <w:proofErr w:type="spellEnd"/>
          <w:r w:rsidRPr="00A164B9">
            <w:rPr>
              <w:rFonts w:eastAsia="Times New Roman"/>
            </w:rPr>
            <w:t xml:space="preserve"> </w:t>
          </w:r>
          <w:proofErr w:type="spellStart"/>
          <w:r w:rsidRPr="00A164B9">
            <w:rPr>
              <w:rFonts w:eastAsia="Times New Roman"/>
            </w:rPr>
            <w:t>Sanctuary</w:t>
          </w:r>
          <w:proofErr w:type="spellEnd"/>
          <w:r w:rsidRPr="00A164B9">
            <w:rPr>
              <w:rFonts w:eastAsia="Times New Roman"/>
            </w:rPr>
            <w:t xml:space="preserve">, </w:t>
          </w:r>
          <w:proofErr w:type="spellStart"/>
          <w:r w:rsidRPr="00A164B9">
            <w:rPr>
              <w:rFonts w:eastAsia="Times New Roman"/>
            </w:rPr>
            <w:t>District</w:t>
          </w:r>
          <w:proofErr w:type="spellEnd"/>
          <w:r w:rsidRPr="00A164B9">
            <w:rPr>
              <w:rFonts w:eastAsia="Times New Roman"/>
            </w:rPr>
            <w:t xml:space="preserve"> </w:t>
          </w:r>
          <w:proofErr w:type="spellStart"/>
          <w:r w:rsidRPr="00A164B9">
            <w:rPr>
              <w:rFonts w:eastAsia="Times New Roman"/>
            </w:rPr>
            <w:t>Sialkot</w:t>
          </w:r>
          <w:proofErr w:type="spellEnd"/>
          <w:r w:rsidRPr="00A164B9">
            <w:rPr>
              <w:rFonts w:eastAsia="Times New Roman"/>
            </w:rPr>
            <w:t xml:space="preserve">, Punjab </w:t>
          </w:r>
          <w:proofErr w:type="spellStart"/>
          <w:r w:rsidRPr="00A164B9">
            <w:rPr>
              <w:rFonts w:eastAsia="Times New Roman"/>
            </w:rPr>
            <w:t>Province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Pakistan. </w:t>
          </w:r>
          <w:proofErr w:type="spellStart"/>
          <w:r w:rsidRPr="00A164B9">
            <w:rPr>
              <w:rFonts w:eastAsia="Times New Roman"/>
              <w:b/>
              <w:bCs/>
            </w:rPr>
            <w:t>Evidence-based</w:t>
          </w:r>
          <w:proofErr w:type="spellEnd"/>
          <w:r w:rsidRPr="00A164B9">
            <w:rPr>
              <w:rFonts w:eastAsia="Times New Roman"/>
              <w:b/>
              <w:bCs/>
            </w:rPr>
            <w:t xml:space="preserve"> </w:t>
          </w:r>
          <w:proofErr w:type="spellStart"/>
          <w:r w:rsidRPr="00A164B9">
            <w:rPr>
              <w:rFonts w:eastAsia="Times New Roman"/>
              <w:b/>
              <w:bCs/>
            </w:rPr>
            <w:t>Complementary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Alternative</w:t>
          </w:r>
          <w:proofErr w:type="spellEnd"/>
          <w:r w:rsidRPr="00A164B9">
            <w:rPr>
              <w:rFonts w:eastAsia="Times New Roman"/>
              <w:b/>
              <w:bCs/>
            </w:rPr>
            <w:t xml:space="preserve"> Medicine</w:t>
          </w:r>
          <w:r w:rsidRPr="00A164B9">
            <w:rPr>
              <w:rFonts w:eastAsia="Times New Roman"/>
            </w:rPr>
            <w:t xml:space="preserve">, v. 2021, 2021. </w:t>
          </w:r>
        </w:p>
        <w:p w14:paraId="571A2839" w14:textId="77777777" w:rsidR="00BA13C3" w:rsidRPr="00A164B9" w:rsidRDefault="00BA13C3">
          <w:pPr>
            <w:divId w:val="1136291659"/>
            <w:rPr>
              <w:rFonts w:eastAsia="Times New Roman"/>
            </w:rPr>
          </w:pPr>
        </w:p>
        <w:p w14:paraId="2185F338" w14:textId="77777777" w:rsidR="00BA13C3" w:rsidRPr="00A164B9" w:rsidRDefault="00BA13C3">
          <w:pPr>
            <w:divId w:val="410322582"/>
            <w:rPr>
              <w:rFonts w:eastAsia="Times New Roman"/>
            </w:rPr>
          </w:pPr>
          <w:r w:rsidRPr="00A164B9">
            <w:rPr>
              <w:rFonts w:eastAsia="Times New Roman"/>
            </w:rPr>
            <w:t xml:space="preserve">SHIN, J.-H. et al. </w:t>
          </w:r>
          <w:proofErr w:type="spellStart"/>
          <w:r w:rsidRPr="00A164B9">
            <w:rPr>
              <w:rFonts w:eastAsia="Times New Roman"/>
            </w:rPr>
            <w:t>Predicting</w:t>
          </w:r>
          <w:proofErr w:type="spellEnd"/>
          <w:r w:rsidRPr="00A164B9">
            <w:rPr>
              <w:rFonts w:eastAsia="Times New Roman"/>
            </w:rPr>
            <w:t xml:space="preserve"> </w:t>
          </w:r>
          <w:proofErr w:type="spellStart"/>
          <w:r w:rsidRPr="00A164B9">
            <w:rPr>
              <w:rFonts w:eastAsia="Times New Roman"/>
            </w:rPr>
            <w:t>clinical</w:t>
          </w:r>
          <w:proofErr w:type="spellEnd"/>
          <w:r w:rsidRPr="00A164B9">
            <w:rPr>
              <w:rFonts w:eastAsia="Times New Roman"/>
            </w:rPr>
            <w:t xml:space="preserve"> </w:t>
          </w:r>
          <w:proofErr w:type="spellStart"/>
          <w:r w:rsidRPr="00A164B9">
            <w:rPr>
              <w:rFonts w:eastAsia="Times New Roman"/>
            </w:rPr>
            <w:t>outcomes</w:t>
          </w:r>
          <w:proofErr w:type="spellEnd"/>
          <w:r w:rsidRPr="00A164B9">
            <w:rPr>
              <w:rFonts w:eastAsia="Times New Roman"/>
            </w:rPr>
            <w:t xml:space="preserve"> </w:t>
          </w:r>
          <w:proofErr w:type="spellStart"/>
          <w:r w:rsidRPr="00A164B9">
            <w:rPr>
              <w:rFonts w:eastAsia="Times New Roman"/>
            </w:rPr>
            <w:t>using</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as </w:t>
          </w:r>
          <w:proofErr w:type="spellStart"/>
          <w:r w:rsidRPr="00A164B9">
            <w:rPr>
              <w:rFonts w:eastAsia="Times New Roman"/>
            </w:rPr>
            <w:t>assessed</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in </w:t>
          </w:r>
          <w:proofErr w:type="spellStart"/>
          <w:r w:rsidRPr="00A164B9">
            <w:rPr>
              <w:rFonts w:eastAsia="Times New Roman"/>
            </w:rPr>
            <w:t>maintenance</w:t>
          </w:r>
          <w:proofErr w:type="spellEnd"/>
          <w:r w:rsidRPr="00A164B9">
            <w:rPr>
              <w:rFonts w:eastAsia="Times New Roman"/>
            </w:rPr>
            <w:t xml:space="preserve"> </w:t>
          </w:r>
          <w:proofErr w:type="spellStart"/>
          <w:r w:rsidRPr="00A164B9">
            <w:rPr>
              <w:rFonts w:eastAsia="Times New Roman"/>
            </w:rPr>
            <w:t>hemodialysis</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b/>
              <w:bCs/>
            </w:rPr>
            <w:t>Nutrition</w:t>
          </w:r>
          <w:proofErr w:type="spellEnd"/>
          <w:r w:rsidRPr="00A164B9">
            <w:rPr>
              <w:rFonts w:eastAsia="Times New Roman"/>
            </w:rPr>
            <w:t xml:space="preserve">, v. 41, p. 7–13, 2017. </w:t>
          </w:r>
        </w:p>
        <w:p w14:paraId="2AD05D06" w14:textId="77777777" w:rsidR="00BA13C3" w:rsidRPr="00A164B9" w:rsidRDefault="00BA13C3">
          <w:pPr>
            <w:divId w:val="1136291659"/>
            <w:rPr>
              <w:rFonts w:eastAsia="Times New Roman"/>
            </w:rPr>
          </w:pPr>
        </w:p>
        <w:p w14:paraId="168D7311" w14:textId="77777777" w:rsidR="00BA13C3" w:rsidRPr="00A164B9" w:rsidRDefault="00BA13C3">
          <w:pPr>
            <w:divId w:val="1923903721"/>
            <w:rPr>
              <w:rFonts w:eastAsia="Times New Roman"/>
            </w:rPr>
          </w:pPr>
          <w:r w:rsidRPr="00A164B9">
            <w:rPr>
              <w:rFonts w:eastAsia="Times New Roman"/>
            </w:rPr>
            <w:t xml:space="preserve">SIDDQUI, N. I. et al. </w:t>
          </w:r>
          <w:proofErr w:type="spellStart"/>
          <w:r w:rsidRPr="00A164B9">
            <w:rPr>
              <w:rFonts w:eastAsia="Times New Roman"/>
            </w:rPr>
            <w:t>Anthropometric</w:t>
          </w:r>
          <w:proofErr w:type="spellEnd"/>
          <w:r w:rsidRPr="00A164B9">
            <w:rPr>
              <w:rFonts w:eastAsia="Times New Roman"/>
            </w:rPr>
            <w:t xml:space="preserve"> </w:t>
          </w:r>
          <w:proofErr w:type="spellStart"/>
          <w:r w:rsidRPr="00A164B9">
            <w:rPr>
              <w:rFonts w:eastAsia="Times New Roman"/>
            </w:rPr>
            <w:t>predictors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Bio-impedance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(BIA)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in </w:t>
          </w:r>
          <w:proofErr w:type="spellStart"/>
          <w:r w:rsidRPr="00A164B9">
            <w:rPr>
              <w:rFonts w:eastAsia="Times New Roman"/>
            </w:rPr>
            <w:t>healthy</w:t>
          </w:r>
          <w:proofErr w:type="spellEnd"/>
          <w:r w:rsidRPr="00A164B9">
            <w:rPr>
              <w:rFonts w:eastAsia="Times New Roman"/>
            </w:rPr>
            <w:t xml:space="preserve">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Clinical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Diagnostic</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rPr>
            <w:t xml:space="preserve">, v. 10, n. 6, p. CC01–CC04, 2016. </w:t>
          </w:r>
        </w:p>
        <w:p w14:paraId="4B841C61" w14:textId="77777777" w:rsidR="00BA13C3" w:rsidRPr="00A164B9" w:rsidRDefault="00BA13C3">
          <w:pPr>
            <w:divId w:val="1136291659"/>
            <w:rPr>
              <w:rFonts w:eastAsia="Times New Roman"/>
            </w:rPr>
          </w:pPr>
        </w:p>
        <w:p w14:paraId="2641A0D6" w14:textId="77777777" w:rsidR="00BA13C3" w:rsidRPr="00A164B9" w:rsidRDefault="00BA13C3">
          <w:pPr>
            <w:divId w:val="114712528"/>
            <w:rPr>
              <w:rFonts w:eastAsia="Times New Roman"/>
            </w:rPr>
          </w:pPr>
          <w:r w:rsidRPr="00A164B9">
            <w:rPr>
              <w:rFonts w:eastAsia="Times New Roman"/>
            </w:rPr>
            <w:t xml:space="preserve">SINGER, J. A </w:t>
          </w:r>
          <w:proofErr w:type="spellStart"/>
          <w:r w:rsidRPr="00A164B9">
            <w:rPr>
              <w:rFonts w:eastAsia="Times New Roman"/>
            </w:rPr>
            <w:t>simple</w:t>
          </w:r>
          <w:proofErr w:type="spellEnd"/>
          <w:r w:rsidRPr="00A164B9">
            <w:rPr>
              <w:rFonts w:eastAsia="Times New Roman"/>
            </w:rPr>
            <w:t xml:space="preserve"> procedure </w:t>
          </w:r>
          <w:proofErr w:type="spellStart"/>
          <w:r w:rsidRPr="00A164B9">
            <w:rPr>
              <w:rFonts w:eastAsia="Times New Roman"/>
            </w:rPr>
            <w:t>to</w:t>
          </w:r>
          <w:proofErr w:type="spellEnd"/>
          <w:r w:rsidRPr="00A164B9">
            <w:rPr>
              <w:rFonts w:eastAsia="Times New Roman"/>
            </w:rPr>
            <w:t xml:space="preserve"> compute </w:t>
          </w:r>
          <w:proofErr w:type="spellStart"/>
          <w:r w:rsidRPr="00A164B9">
            <w:rPr>
              <w:rFonts w:eastAsia="Times New Roman"/>
            </w:rPr>
            <w:t>the</w:t>
          </w:r>
          <w:proofErr w:type="spellEnd"/>
          <w:r w:rsidRPr="00A164B9">
            <w:rPr>
              <w:rFonts w:eastAsia="Times New Roman"/>
            </w:rPr>
            <w:t xml:space="preserve"> sample </w:t>
          </w:r>
          <w:proofErr w:type="spellStart"/>
          <w:r w:rsidRPr="00A164B9">
            <w:rPr>
              <w:rFonts w:eastAsia="Times New Roman"/>
            </w:rPr>
            <w:t>size</w:t>
          </w:r>
          <w:proofErr w:type="spellEnd"/>
          <w:r w:rsidRPr="00A164B9">
            <w:rPr>
              <w:rFonts w:eastAsia="Times New Roman"/>
            </w:rPr>
            <w:t xml:space="preserve"> </w:t>
          </w:r>
          <w:proofErr w:type="spellStart"/>
          <w:r w:rsidRPr="00A164B9">
            <w:rPr>
              <w:rFonts w:eastAsia="Times New Roman"/>
            </w:rPr>
            <w:t>needed</w:t>
          </w:r>
          <w:proofErr w:type="spellEnd"/>
          <w:r w:rsidRPr="00A164B9">
            <w:rPr>
              <w:rFonts w:eastAsia="Times New Roman"/>
            </w:rPr>
            <w:t xml:space="preserve"> </w:t>
          </w:r>
          <w:proofErr w:type="spellStart"/>
          <w:r w:rsidRPr="00A164B9">
            <w:rPr>
              <w:rFonts w:eastAsia="Times New Roman"/>
            </w:rPr>
            <w:t>to</w:t>
          </w:r>
          <w:proofErr w:type="spellEnd"/>
          <w:r w:rsidRPr="00A164B9">
            <w:rPr>
              <w:rFonts w:eastAsia="Times New Roman"/>
            </w:rPr>
            <w:t xml:space="preserve"> compare </w:t>
          </w:r>
          <w:proofErr w:type="spellStart"/>
          <w:r w:rsidRPr="00A164B9">
            <w:rPr>
              <w:rFonts w:eastAsia="Times New Roman"/>
            </w:rPr>
            <w:t>two</w:t>
          </w:r>
          <w:proofErr w:type="spellEnd"/>
          <w:r w:rsidRPr="00A164B9">
            <w:rPr>
              <w:rFonts w:eastAsia="Times New Roman"/>
            </w:rPr>
            <w:t xml:space="preserve"> </w:t>
          </w:r>
          <w:proofErr w:type="spellStart"/>
          <w:r w:rsidRPr="00A164B9">
            <w:rPr>
              <w:rFonts w:eastAsia="Times New Roman"/>
            </w:rPr>
            <w:t>independent</w:t>
          </w:r>
          <w:proofErr w:type="spellEnd"/>
          <w:r w:rsidRPr="00A164B9">
            <w:rPr>
              <w:rFonts w:eastAsia="Times New Roman"/>
            </w:rPr>
            <w:t xml:space="preserve"> </w:t>
          </w:r>
          <w:proofErr w:type="spellStart"/>
          <w:r w:rsidRPr="00A164B9">
            <w:rPr>
              <w:rFonts w:eastAsia="Times New Roman"/>
            </w:rPr>
            <w:t>groups</w:t>
          </w:r>
          <w:proofErr w:type="spellEnd"/>
          <w:r w:rsidRPr="00A164B9">
            <w:rPr>
              <w:rFonts w:eastAsia="Times New Roman"/>
            </w:rPr>
            <w:t xml:space="preserve"> </w:t>
          </w:r>
          <w:proofErr w:type="spellStart"/>
          <w:r w:rsidRPr="00A164B9">
            <w:rPr>
              <w:rFonts w:eastAsia="Times New Roman"/>
            </w:rPr>
            <w:t>when</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population</w:t>
          </w:r>
          <w:proofErr w:type="spellEnd"/>
          <w:r w:rsidRPr="00A164B9">
            <w:rPr>
              <w:rFonts w:eastAsia="Times New Roman"/>
            </w:rPr>
            <w:t xml:space="preserve"> </w:t>
          </w:r>
          <w:proofErr w:type="spellStart"/>
          <w:r w:rsidRPr="00A164B9">
            <w:rPr>
              <w:rFonts w:eastAsia="Times New Roman"/>
            </w:rPr>
            <w:t>variances</w:t>
          </w:r>
          <w:proofErr w:type="spellEnd"/>
          <w:r w:rsidRPr="00A164B9">
            <w:rPr>
              <w:rFonts w:eastAsia="Times New Roman"/>
            </w:rPr>
            <w:t xml:space="preserve"> are </w:t>
          </w:r>
          <w:proofErr w:type="spellStart"/>
          <w:r w:rsidRPr="00A164B9">
            <w:rPr>
              <w:rFonts w:eastAsia="Times New Roman"/>
            </w:rPr>
            <w:t>unequal</w:t>
          </w:r>
          <w:proofErr w:type="spellEnd"/>
          <w:r w:rsidRPr="00A164B9">
            <w:rPr>
              <w:rFonts w:eastAsia="Times New Roman"/>
            </w:rPr>
            <w:t xml:space="preserve">. </w:t>
          </w:r>
          <w:proofErr w:type="spellStart"/>
          <w:r w:rsidRPr="00A164B9">
            <w:rPr>
              <w:rFonts w:eastAsia="Times New Roman"/>
              <w:b/>
              <w:bCs/>
            </w:rPr>
            <w:t>Statistics</w:t>
          </w:r>
          <w:proofErr w:type="spellEnd"/>
          <w:r w:rsidRPr="00A164B9">
            <w:rPr>
              <w:rFonts w:eastAsia="Times New Roman"/>
              <w:b/>
              <w:bCs/>
            </w:rPr>
            <w:t xml:space="preserve"> in Medicine</w:t>
          </w:r>
          <w:r w:rsidRPr="00A164B9">
            <w:rPr>
              <w:rFonts w:eastAsia="Times New Roman"/>
            </w:rPr>
            <w:t xml:space="preserve">, v. 20, n. 7, p. 1089–1095, 2001. </w:t>
          </w:r>
        </w:p>
        <w:p w14:paraId="3EC4054A" w14:textId="77777777" w:rsidR="00BA13C3" w:rsidRPr="00A164B9" w:rsidRDefault="00BA13C3">
          <w:pPr>
            <w:divId w:val="1136291659"/>
            <w:rPr>
              <w:rFonts w:eastAsia="Times New Roman"/>
            </w:rPr>
          </w:pPr>
        </w:p>
        <w:p w14:paraId="010BAFAB" w14:textId="77777777" w:rsidR="00BA13C3" w:rsidRPr="00A164B9" w:rsidRDefault="00BA13C3">
          <w:pPr>
            <w:divId w:val="501622813"/>
            <w:rPr>
              <w:rFonts w:eastAsia="Times New Roman"/>
            </w:rPr>
          </w:pPr>
          <w:r w:rsidRPr="00A164B9">
            <w:rPr>
              <w:rFonts w:eastAsia="Times New Roman"/>
            </w:rPr>
            <w:t xml:space="preserve">SINGH, B. et al. </w:t>
          </w:r>
          <w:proofErr w:type="spellStart"/>
          <w:r w:rsidRPr="00A164B9">
            <w:rPr>
              <w:rFonts w:eastAsia="Times New Roman"/>
            </w:rPr>
            <w:t>Hepatoprotective</w:t>
          </w:r>
          <w:proofErr w:type="spellEnd"/>
          <w:r w:rsidRPr="00A164B9">
            <w:rPr>
              <w:rFonts w:eastAsia="Times New Roman"/>
            </w:rPr>
            <w:t xml:space="preserve"> </w:t>
          </w:r>
          <w:proofErr w:type="spellStart"/>
          <w:r w:rsidRPr="00A164B9">
            <w:rPr>
              <w:rFonts w:eastAsia="Times New Roman"/>
            </w:rPr>
            <w:t>effect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ethanolic</w:t>
          </w:r>
          <w:proofErr w:type="spellEnd"/>
          <w:r w:rsidRPr="00A164B9">
            <w:rPr>
              <w:rFonts w:eastAsia="Times New Roman"/>
            </w:rPr>
            <w:t xml:space="preserve"> </w:t>
          </w:r>
          <w:proofErr w:type="spellStart"/>
          <w:r w:rsidRPr="00A164B9">
            <w:rPr>
              <w:rFonts w:eastAsia="Times New Roman"/>
            </w:rPr>
            <w:t>extract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w:t>
          </w:r>
          <w:proofErr w:type="spellStart"/>
          <w:r w:rsidRPr="00A164B9">
            <w:rPr>
              <w:rFonts w:eastAsia="Times New Roman"/>
            </w:rPr>
            <w:t>on</w:t>
          </w:r>
          <w:proofErr w:type="spellEnd"/>
          <w:r w:rsidRPr="00A164B9">
            <w:rPr>
              <w:rFonts w:eastAsia="Times New Roman"/>
            </w:rPr>
            <w:t xml:space="preserve"> experimental </w:t>
          </w:r>
          <w:proofErr w:type="spellStart"/>
          <w:r w:rsidRPr="00A164B9">
            <w:rPr>
              <w:rFonts w:eastAsia="Times New Roman"/>
            </w:rPr>
            <w:t>liver</w:t>
          </w:r>
          <w:proofErr w:type="spellEnd"/>
          <w:r w:rsidRPr="00A164B9">
            <w:rPr>
              <w:rFonts w:eastAsia="Times New Roman"/>
            </w:rPr>
            <w:t xml:space="preserve"> </w:t>
          </w:r>
          <w:proofErr w:type="spellStart"/>
          <w:r w:rsidRPr="00A164B9">
            <w:rPr>
              <w:rFonts w:eastAsia="Times New Roman"/>
            </w:rPr>
            <w:t>damage</w:t>
          </w:r>
          <w:proofErr w:type="spellEnd"/>
          <w:r w:rsidRPr="00A164B9">
            <w:rPr>
              <w:rFonts w:eastAsia="Times New Roman"/>
            </w:rPr>
            <w:t xml:space="preserve"> in </w:t>
          </w:r>
          <w:proofErr w:type="spellStart"/>
          <w:r w:rsidRPr="00A164B9">
            <w:rPr>
              <w:rFonts w:eastAsia="Times New Roman"/>
            </w:rPr>
            <w:t>rats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mice</w:t>
          </w:r>
          <w:proofErr w:type="spellEnd"/>
          <w:r w:rsidRPr="00A164B9">
            <w:rPr>
              <w:rFonts w:eastAsia="Times New Roman"/>
            </w:rPr>
            <w:t xml:space="preserve">. </w:t>
          </w:r>
          <w:proofErr w:type="spellStart"/>
          <w:r w:rsidRPr="00A164B9">
            <w:rPr>
              <w:rFonts w:eastAsia="Times New Roman"/>
              <w:b/>
              <w:bCs/>
            </w:rPr>
            <w:t>Phytotherapy</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rPr>
            <w:t xml:space="preserve">, v. 7, n. 2, p. 154–158, 1993. </w:t>
          </w:r>
        </w:p>
        <w:p w14:paraId="385EE70C" w14:textId="77777777" w:rsidR="00BA13C3" w:rsidRPr="00A164B9" w:rsidRDefault="00BA13C3">
          <w:pPr>
            <w:divId w:val="1136291659"/>
            <w:rPr>
              <w:rFonts w:eastAsia="Times New Roman"/>
            </w:rPr>
          </w:pPr>
        </w:p>
        <w:p w14:paraId="2BD28C7B" w14:textId="77777777" w:rsidR="00BA13C3" w:rsidRPr="00A164B9" w:rsidRDefault="00BA13C3">
          <w:pPr>
            <w:divId w:val="2042237983"/>
            <w:rPr>
              <w:rFonts w:eastAsia="Times New Roman"/>
            </w:rPr>
          </w:pPr>
          <w:r w:rsidRPr="00A164B9">
            <w:rPr>
              <w:rFonts w:eastAsia="Times New Roman"/>
            </w:rPr>
            <w:t xml:space="preserve">SLATER, B. et al. </w:t>
          </w:r>
          <w:proofErr w:type="spellStart"/>
          <w:r w:rsidRPr="00A164B9">
            <w:rPr>
              <w:rFonts w:eastAsia="Times New Roman"/>
            </w:rPr>
            <w:t>Validation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a food </w:t>
          </w:r>
          <w:proofErr w:type="spellStart"/>
          <w:r w:rsidRPr="00A164B9">
            <w:rPr>
              <w:rFonts w:eastAsia="Times New Roman"/>
            </w:rPr>
            <w:t>frequency</w:t>
          </w:r>
          <w:proofErr w:type="spellEnd"/>
          <w:r w:rsidRPr="00A164B9">
            <w:rPr>
              <w:rFonts w:eastAsia="Times New Roman"/>
            </w:rPr>
            <w:t xml:space="preserve"> </w:t>
          </w:r>
          <w:proofErr w:type="spellStart"/>
          <w:r w:rsidRPr="00A164B9">
            <w:rPr>
              <w:rFonts w:eastAsia="Times New Roman"/>
            </w:rPr>
            <w:t>questionnaire</w:t>
          </w:r>
          <w:proofErr w:type="spellEnd"/>
          <w:r w:rsidRPr="00A164B9">
            <w:rPr>
              <w:rFonts w:eastAsia="Times New Roman"/>
            </w:rPr>
            <w:t xml:space="preserve"> </w:t>
          </w:r>
          <w:proofErr w:type="spellStart"/>
          <w:r w:rsidRPr="00A164B9">
            <w:rPr>
              <w:rFonts w:eastAsia="Times New Roman"/>
            </w:rPr>
            <w:t>to</w:t>
          </w:r>
          <w:proofErr w:type="spellEnd"/>
          <w:r w:rsidRPr="00A164B9">
            <w:rPr>
              <w:rFonts w:eastAsia="Times New Roman"/>
            </w:rPr>
            <w:t xml:space="preserve"> </w:t>
          </w:r>
          <w:proofErr w:type="spellStart"/>
          <w:r w:rsidRPr="00A164B9">
            <w:rPr>
              <w:rFonts w:eastAsia="Times New Roman"/>
            </w:rPr>
            <w:t>assess</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consumption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carotenoids</w:t>
          </w:r>
          <w:proofErr w:type="spellEnd"/>
          <w:r w:rsidRPr="00A164B9">
            <w:rPr>
              <w:rFonts w:eastAsia="Times New Roman"/>
            </w:rPr>
            <w:t xml:space="preserve">, </w:t>
          </w:r>
          <w:proofErr w:type="spellStart"/>
          <w:r w:rsidRPr="00A164B9">
            <w:rPr>
              <w:rFonts w:eastAsia="Times New Roman"/>
            </w:rPr>
            <w:t>fruits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vegetables</w:t>
          </w:r>
          <w:proofErr w:type="spellEnd"/>
          <w:r w:rsidRPr="00A164B9">
            <w:rPr>
              <w:rFonts w:eastAsia="Times New Roman"/>
            </w:rPr>
            <w:t xml:space="preserve"> </w:t>
          </w:r>
          <w:proofErr w:type="spellStart"/>
          <w:r w:rsidRPr="00A164B9">
            <w:rPr>
              <w:rFonts w:eastAsia="Times New Roman"/>
            </w:rPr>
            <w:t>among</w:t>
          </w:r>
          <w:proofErr w:type="spellEnd"/>
          <w:r w:rsidRPr="00A164B9">
            <w:rPr>
              <w:rFonts w:eastAsia="Times New Roman"/>
            </w:rPr>
            <w:t xml:space="preserve"> </w:t>
          </w:r>
          <w:proofErr w:type="spellStart"/>
          <w:r w:rsidRPr="00A164B9">
            <w:rPr>
              <w:rFonts w:eastAsia="Times New Roman"/>
            </w:rPr>
            <w:t>adolescents</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method</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triads</w:t>
          </w:r>
          <w:proofErr w:type="spellEnd"/>
          <w:r w:rsidRPr="00A164B9">
            <w:rPr>
              <w:rFonts w:eastAsia="Times New Roman"/>
            </w:rPr>
            <w:t xml:space="preserve">. </w:t>
          </w:r>
          <w:r w:rsidRPr="00A164B9">
            <w:rPr>
              <w:rFonts w:eastAsia="Times New Roman"/>
              <w:b/>
              <w:bCs/>
            </w:rPr>
            <w:t>Cadernos de Saúde Pública</w:t>
          </w:r>
          <w:r w:rsidRPr="00A164B9">
            <w:rPr>
              <w:rFonts w:eastAsia="Times New Roman"/>
            </w:rPr>
            <w:t xml:space="preserve">, v. 26, n. 11, p. 2090–2100, 2010. </w:t>
          </w:r>
        </w:p>
        <w:p w14:paraId="476416D0" w14:textId="77777777" w:rsidR="00BA13C3" w:rsidRPr="00A164B9" w:rsidRDefault="00BA13C3">
          <w:pPr>
            <w:divId w:val="1136291659"/>
            <w:rPr>
              <w:rFonts w:eastAsia="Times New Roman"/>
            </w:rPr>
          </w:pPr>
        </w:p>
        <w:p w14:paraId="65CBF204" w14:textId="77777777" w:rsidR="00BA13C3" w:rsidRPr="00A164B9" w:rsidRDefault="00BA13C3">
          <w:pPr>
            <w:divId w:val="1244997200"/>
            <w:rPr>
              <w:rFonts w:eastAsia="Times New Roman"/>
            </w:rPr>
          </w:pPr>
          <w:r w:rsidRPr="00A164B9">
            <w:rPr>
              <w:rFonts w:eastAsia="Times New Roman"/>
            </w:rPr>
            <w:t xml:space="preserve">SOPIAN, M. M. et al. Mental Health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A </w:t>
          </w:r>
          <w:proofErr w:type="spellStart"/>
          <w:r w:rsidRPr="00A164B9">
            <w:rPr>
              <w:rFonts w:eastAsia="Times New Roman"/>
            </w:rPr>
            <w:t>Narrative</w:t>
          </w:r>
          <w:proofErr w:type="spellEnd"/>
          <w:r w:rsidRPr="00A164B9">
            <w:rPr>
              <w:rFonts w:eastAsia="Times New Roman"/>
            </w:rPr>
            <w:t xml:space="preserve"> Review. </w:t>
          </w:r>
          <w:r w:rsidRPr="00A164B9">
            <w:rPr>
              <w:rFonts w:eastAsia="Times New Roman"/>
              <w:b/>
              <w:bCs/>
            </w:rPr>
            <w:t xml:space="preserve">Pakistan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Medical </w:t>
          </w:r>
          <w:proofErr w:type="spellStart"/>
          <w:r w:rsidRPr="00A164B9">
            <w:rPr>
              <w:rFonts w:eastAsia="Times New Roman"/>
              <w:b/>
              <w:bCs/>
            </w:rPr>
            <w:t>and</w:t>
          </w:r>
          <w:proofErr w:type="spellEnd"/>
          <w:r w:rsidRPr="00A164B9">
            <w:rPr>
              <w:rFonts w:eastAsia="Times New Roman"/>
              <w:b/>
              <w:bCs/>
            </w:rPr>
            <w:t xml:space="preserve"> Health </w:t>
          </w:r>
          <w:proofErr w:type="spellStart"/>
          <w:r w:rsidRPr="00A164B9">
            <w:rPr>
              <w:rFonts w:eastAsia="Times New Roman"/>
              <w:b/>
              <w:bCs/>
            </w:rPr>
            <w:t>Sciences</w:t>
          </w:r>
          <w:proofErr w:type="spellEnd"/>
          <w:r w:rsidRPr="00A164B9">
            <w:rPr>
              <w:rFonts w:eastAsia="Times New Roman"/>
            </w:rPr>
            <w:t xml:space="preserve">, v. 15, n. 5, p. 1468–1473, 2021. </w:t>
          </w:r>
        </w:p>
        <w:p w14:paraId="5C107618" w14:textId="77777777" w:rsidR="00BA13C3" w:rsidRPr="00A164B9" w:rsidRDefault="00BA13C3">
          <w:pPr>
            <w:divId w:val="1136291659"/>
            <w:rPr>
              <w:rFonts w:eastAsia="Times New Roman"/>
            </w:rPr>
          </w:pPr>
        </w:p>
        <w:p w14:paraId="7E8F4D1C" w14:textId="77777777" w:rsidR="00BA13C3" w:rsidRPr="00A164B9" w:rsidRDefault="00BA13C3">
          <w:pPr>
            <w:divId w:val="1465081698"/>
            <w:rPr>
              <w:rFonts w:eastAsia="Times New Roman"/>
            </w:rPr>
          </w:pPr>
          <w:r w:rsidRPr="00A164B9">
            <w:rPr>
              <w:rFonts w:eastAsia="Times New Roman"/>
            </w:rPr>
            <w:t xml:space="preserve">SRIVASTAVA, P. K. PROSPECTIVE USES OF BHRINGARAJA (ECLIPTA ALBA) – AN AYURVEDIC REVIEW. </w:t>
          </w:r>
          <w:r w:rsidRPr="00A164B9">
            <w:rPr>
              <w:rFonts w:eastAsia="Times New Roman"/>
              <w:b/>
              <w:bCs/>
            </w:rPr>
            <w:t xml:space="preserve">World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Pharmaceutical </w:t>
          </w:r>
          <w:proofErr w:type="spellStart"/>
          <w:r w:rsidRPr="00A164B9">
            <w:rPr>
              <w:rFonts w:eastAsia="Times New Roman"/>
              <w:b/>
              <w:bCs/>
            </w:rPr>
            <w:t>Research</w:t>
          </w:r>
          <w:proofErr w:type="spellEnd"/>
          <w:r w:rsidRPr="00A164B9">
            <w:rPr>
              <w:rFonts w:eastAsia="Times New Roman"/>
            </w:rPr>
            <w:t xml:space="preserve">, v. 5, n. 10, p. 418–423, 2016. </w:t>
          </w:r>
        </w:p>
        <w:p w14:paraId="5A8E1592" w14:textId="77777777" w:rsidR="00BA13C3" w:rsidRPr="00A164B9" w:rsidRDefault="00BA13C3">
          <w:pPr>
            <w:divId w:val="1136291659"/>
            <w:rPr>
              <w:rFonts w:eastAsia="Times New Roman"/>
            </w:rPr>
          </w:pPr>
        </w:p>
        <w:p w14:paraId="17DE592F" w14:textId="77777777" w:rsidR="00BA13C3" w:rsidRPr="00A164B9" w:rsidRDefault="00BA13C3">
          <w:pPr>
            <w:divId w:val="910776248"/>
            <w:rPr>
              <w:rFonts w:eastAsia="Times New Roman"/>
            </w:rPr>
          </w:pPr>
          <w:r w:rsidRPr="00A164B9">
            <w:rPr>
              <w:rFonts w:eastAsia="Times New Roman"/>
            </w:rPr>
            <w:t xml:space="preserve">STEELE, C. B. et al. </w:t>
          </w:r>
          <w:proofErr w:type="spellStart"/>
          <w:r w:rsidRPr="00A164B9">
            <w:rPr>
              <w:rFonts w:eastAsia="Times New Roman"/>
            </w:rPr>
            <w:t>Morbidity</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Mortality</w:t>
          </w:r>
          <w:proofErr w:type="spellEnd"/>
          <w:r w:rsidRPr="00A164B9">
            <w:rPr>
              <w:rFonts w:eastAsia="Times New Roman"/>
            </w:rPr>
            <w:t xml:space="preserve"> Weekly Report Vital </w:t>
          </w:r>
          <w:proofErr w:type="spellStart"/>
          <w:r w:rsidRPr="00A164B9">
            <w:rPr>
              <w:rFonts w:eastAsia="Times New Roman"/>
            </w:rPr>
            <w:t>Signs</w:t>
          </w:r>
          <w:proofErr w:type="spellEnd"/>
          <w:r w:rsidRPr="00A164B9">
            <w:rPr>
              <w:rFonts w:eastAsia="Times New Roman"/>
            </w:rPr>
            <w:t xml:space="preserve">: Trends in </w:t>
          </w:r>
          <w:proofErr w:type="spellStart"/>
          <w:r w:rsidRPr="00A164B9">
            <w:rPr>
              <w:rFonts w:eastAsia="Times New Roman"/>
            </w:rPr>
            <w:t>Incidence</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Cancers</w:t>
          </w:r>
          <w:proofErr w:type="spellEnd"/>
          <w:r w:rsidRPr="00A164B9">
            <w:rPr>
              <w:rFonts w:eastAsia="Times New Roman"/>
            </w:rPr>
            <w:t xml:space="preserve"> Associated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Overweight</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 United States, 2005–2014. </w:t>
          </w:r>
          <w:r w:rsidRPr="00A164B9">
            <w:rPr>
              <w:rFonts w:eastAsia="Times New Roman"/>
              <w:b/>
              <w:bCs/>
            </w:rPr>
            <w:t xml:space="preserve">Centers for </w:t>
          </w:r>
          <w:proofErr w:type="spellStart"/>
          <w:r w:rsidRPr="00A164B9">
            <w:rPr>
              <w:rFonts w:eastAsia="Times New Roman"/>
              <w:b/>
              <w:bCs/>
            </w:rPr>
            <w:t>Disease</w:t>
          </w:r>
          <w:proofErr w:type="spellEnd"/>
          <w:r w:rsidRPr="00A164B9">
            <w:rPr>
              <w:rFonts w:eastAsia="Times New Roman"/>
              <w:b/>
              <w:bCs/>
            </w:rPr>
            <w:t xml:space="preserve"> </w:t>
          </w:r>
          <w:proofErr w:type="spellStart"/>
          <w:r w:rsidRPr="00A164B9">
            <w:rPr>
              <w:rFonts w:eastAsia="Times New Roman"/>
              <w:b/>
              <w:bCs/>
            </w:rPr>
            <w:t>Control</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Prevention</w:t>
          </w:r>
          <w:proofErr w:type="spellEnd"/>
          <w:r w:rsidRPr="00A164B9">
            <w:rPr>
              <w:rFonts w:eastAsia="Times New Roman"/>
            </w:rPr>
            <w:t xml:space="preserve">, v. 6, n. 66, p. 1052–1058, 2017. </w:t>
          </w:r>
        </w:p>
        <w:p w14:paraId="48101D11" w14:textId="77777777" w:rsidR="00BA13C3" w:rsidRPr="00A164B9" w:rsidRDefault="00BA13C3">
          <w:pPr>
            <w:divId w:val="1136291659"/>
            <w:rPr>
              <w:rFonts w:eastAsia="Times New Roman"/>
            </w:rPr>
          </w:pPr>
        </w:p>
        <w:p w14:paraId="2D37E979" w14:textId="77777777" w:rsidR="00BA13C3" w:rsidRPr="00A164B9" w:rsidRDefault="00BA13C3">
          <w:pPr>
            <w:divId w:val="1106920977"/>
            <w:rPr>
              <w:rFonts w:eastAsia="Times New Roman"/>
            </w:rPr>
          </w:pPr>
          <w:r w:rsidRPr="00A164B9">
            <w:rPr>
              <w:rFonts w:eastAsia="Times New Roman"/>
            </w:rPr>
            <w:t xml:space="preserve">STREB, A. R.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associated</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different</w:t>
          </w:r>
          <w:proofErr w:type="spellEnd"/>
          <w:r w:rsidRPr="00A164B9">
            <w:rPr>
              <w:rFonts w:eastAsia="Times New Roman"/>
            </w:rPr>
            <w:t xml:space="preserve"> </w:t>
          </w:r>
          <w:proofErr w:type="spellStart"/>
          <w:r w:rsidRPr="00A164B9">
            <w:rPr>
              <w:rFonts w:eastAsia="Times New Roman"/>
            </w:rPr>
            <w:t>indicators</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health-related</w:t>
          </w:r>
          <w:proofErr w:type="spellEnd"/>
          <w:r w:rsidRPr="00A164B9">
            <w:rPr>
              <w:rFonts w:eastAsia="Times New Roman"/>
            </w:rPr>
            <w:t xml:space="preserve"> </w:t>
          </w:r>
          <w:proofErr w:type="spellStart"/>
          <w:r w:rsidRPr="00A164B9">
            <w:rPr>
              <w:rFonts w:eastAsia="Times New Roman"/>
            </w:rPr>
            <w:t>physical</w:t>
          </w:r>
          <w:proofErr w:type="spellEnd"/>
          <w:r w:rsidRPr="00A164B9">
            <w:rPr>
              <w:rFonts w:eastAsia="Times New Roman"/>
            </w:rPr>
            <w:t xml:space="preserve"> fitness in </w:t>
          </w:r>
          <w:proofErr w:type="spellStart"/>
          <w:r w:rsidRPr="00A164B9">
            <w:rPr>
              <w:rFonts w:eastAsia="Times New Roman"/>
            </w:rPr>
            <w:t>adults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b/>
              <w:bCs/>
            </w:rPr>
            <w:t>Physiology</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Behavior</w:t>
          </w:r>
          <w:proofErr w:type="spellEnd"/>
          <w:r w:rsidRPr="00A164B9">
            <w:rPr>
              <w:rFonts w:eastAsia="Times New Roman"/>
            </w:rPr>
            <w:t xml:space="preserve">, v. 225, 2020. </w:t>
          </w:r>
        </w:p>
        <w:p w14:paraId="550487B2" w14:textId="77777777" w:rsidR="00BA13C3" w:rsidRPr="00A164B9" w:rsidRDefault="00BA13C3">
          <w:pPr>
            <w:divId w:val="1136291659"/>
            <w:rPr>
              <w:rFonts w:eastAsia="Times New Roman"/>
            </w:rPr>
          </w:pPr>
        </w:p>
        <w:p w14:paraId="29D68F1B" w14:textId="77777777" w:rsidR="00BA13C3" w:rsidRPr="00A164B9" w:rsidRDefault="00BA13C3">
          <w:pPr>
            <w:divId w:val="320503575"/>
            <w:rPr>
              <w:rFonts w:eastAsia="Times New Roman"/>
            </w:rPr>
          </w:pPr>
          <w:r w:rsidRPr="00A164B9">
            <w:rPr>
              <w:rFonts w:eastAsia="Times New Roman"/>
            </w:rPr>
            <w:t xml:space="preserve">SUS. </w:t>
          </w:r>
          <w:proofErr w:type="spellStart"/>
          <w:r w:rsidRPr="00A164B9">
            <w:rPr>
              <w:rFonts w:eastAsia="Times New Roman"/>
              <w:b/>
              <w:bCs/>
            </w:rPr>
            <w:t>Systematized</w:t>
          </w:r>
          <w:proofErr w:type="spellEnd"/>
          <w:r w:rsidRPr="00A164B9">
            <w:rPr>
              <w:rFonts w:eastAsia="Times New Roman"/>
              <w:b/>
              <w:bCs/>
            </w:rPr>
            <w:t xml:space="preserve"> </w:t>
          </w:r>
          <w:proofErr w:type="spellStart"/>
          <w:r w:rsidRPr="00A164B9">
            <w:rPr>
              <w:rFonts w:eastAsia="Times New Roman"/>
              <w:b/>
              <w:bCs/>
            </w:rPr>
            <w:t>Information</w:t>
          </w:r>
          <w:proofErr w:type="spellEnd"/>
          <w:r w:rsidRPr="00A164B9">
            <w:rPr>
              <w:rFonts w:eastAsia="Times New Roman"/>
              <w:b/>
              <w:bCs/>
            </w:rPr>
            <w:t xml:space="preserve"> </w:t>
          </w:r>
          <w:proofErr w:type="spellStart"/>
          <w:r w:rsidRPr="00A164B9">
            <w:rPr>
              <w:rFonts w:eastAsia="Times New Roman"/>
              <w:b/>
              <w:bCs/>
            </w:rPr>
            <w:t>on</w:t>
          </w:r>
          <w:proofErr w:type="spellEnd"/>
          <w:r w:rsidRPr="00A164B9">
            <w:rPr>
              <w:rFonts w:eastAsia="Times New Roman"/>
              <w:b/>
              <w:bCs/>
            </w:rPr>
            <w:t xml:space="preserve"> </w:t>
          </w:r>
          <w:proofErr w:type="spellStart"/>
          <w:r w:rsidRPr="00A164B9">
            <w:rPr>
              <w:rFonts w:eastAsia="Times New Roman"/>
              <w:b/>
              <w:bCs/>
            </w:rPr>
            <w:t>the</w:t>
          </w:r>
          <w:proofErr w:type="spellEnd"/>
          <w:r w:rsidRPr="00A164B9">
            <w:rPr>
              <w:rFonts w:eastAsia="Times New Roman"/>
              <w:b/>
              <w:bCs/>
            </w:rPr>
            <w:t xml:space="preserve"> </w:t>
          </w:r>
          <w:proofErr w:type="spellStart"/>
          <w:r w:rsidRPr="00A164B9">
            <w:rPr>
              <w:rFonts w:eastAsia="Times New Roman"/>
              <w:b/>
              <w:bCs/>
            </w:rPr>
            <w:t>National</w:t>
          </w:r>
          <w:proofErr w:type="spellEnd"/>
          <w:r w:rsidRPr="00A164B9">
            <w:rPr>
              <w:rFonts w:eastAsia="Times New Roman"/>
              <w:b/>
              <w:bCs/>
            </w:rPr>
            <w:t xml:space="preserve"> </w:t>
          </w:r>
          <w:proofErr w:type="spellStart"/>
          <w:r w:rsidRPr="00A164B9">
            <w:rPr>
              <w:rFonts w:eastAsia="Times New Roman"/>
              <w:b/>
              <w:bCs/>
            </w:rPr>
            <w:t>List</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Medicinal </w:t>
          </w:r>
          <w:proofErr w:type="spellStart"/>
          <w:r w:rsidRPr="00A164B9">
            <w:rPr>
              <w:rFonts w:eastAsia="Times New Roman"/>
              <w:b/>
              <w:bCs/>
            </w:rPr>
            <w:t>Plants</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Interest</w:t>
          </w:r>
          <w:proofErr w:type="spellEnd"/>
          <w:r w:rsidRPr="00A164B9">
            <w:rPr>
              <w:rFonts w:eastAsia="Times New Roman"/>
              <w:b/>
              <w:bCs/>
            </w:rPr>
            <w:t xml:space="preserve"> </w:t>
          </w:r>
          <w:proofErr w:type="spellStart"/>
          <w:r w:rsidRPr="00A164B9">
            <w:rPr>
              <w:rFonts w:eastAsia="Times New Roman"/>
              <w:b/>
              <w:bCs/>
            </w:rPr>
            <w:t>to</w:t>
          </w:r>
          <w:proofErr w:type="spellEnd"/>
          <w:r w:rsidRPr="00A164B9">
            <w:rPr>
              <w:rFonts w:eastAsia="Times New Roman"/>
              <w:b/>
              <w:bCs/>
            </w:rPr>
            <w:t xml:space="preserve"> SUS: </w:t>
          </w:r>
          <w:proofErr w:type="spellStart"/>
          <w:r w:rsidRPr="00A164B9">
            <w:rPr>
              <w:rFonts w:eastAsia="Times New Roman"/>
              <w:b/>
              <w:bCs/>
            </w:rPr>
            <w:t>Curcuma</w:t>
          </w:r>
          <w:proofErr w:type="spellEnd"/>
          <w:r w:rsidRPr="00A164B9">
            <w:rPr>
              <w:rFonts w:eastAsia="Times New Roman"/>
              <w:b/>
              <w:bCs/>
            </w:rPr>
            <w:t xml:space="preserve"> longa L., </w:t>
          </w:r>
          <w:proofErr w:type="spellStart"/>
          <w:r w:rsidRPr="00A164B9">
            <w:rPr>
              <w:rFonts w:eastAsia="Times New Roman"/>
              <w:b/>
              <w:bCs/>
            </w:rPr>
            <w:t>Zingiberaceae</w:t>
          </w:r>
          <w:proofErr w:type="spellEnd"/>
          <w:r w:rsidRPr="00A164B9">
            <w:rPr>
              <w:rFonts w:eastAsia="Times New Roman"/>
              <w:b/>
              <w:bCs/>
            </w:rPr>
            <w:t xml:space="preserve"> – Açafrão-da-terra</w:t>
          </w:r>
          <w:r w:rsidRPr="00A164B9">
            <w:rPr>
              <w:rFonts w:eastAsia="Times New Roman"/>
            </w:rPr>
            <w:t>. 2020. ed. [</w:t>
          </w:r>
          <w:proofErr w:type="spellStart"/>
          <w:r w:rsidRPr="00A164B9">
            <w:rPr>
              <w:rFonts w:eastAsia="Times New Roman"/>
            </w:rPr>
            <w:t>s.l</w:t>
          </w:r>
          <w:proofErr w:type="spellEnd"/>
          <w:r w:rsidRPr="00A164B9">
            <w:rPr>
              <w:rFonts w:eastAsia="Times New Roman"/>
            </w:rPr>
            <w:t xml:space="preserve">: s.n.]. </w:t>
          </w:r>
        </w:p>
        <w:p w14:paraId="273CD7AD" w14:textId="77777777" w:rsidR="00BA13C3" w:rsidRPr="00A164B9" w:rsidRDefault="00BA13C3">
          <w:pPr>
            <w:divId w:val="1136291659"/>
            <w:rPr>
              <w:rFonts w:eastAsia="Times New Roman"/>
            </w:rPr>
          </w:pPr>
        </w:p>
        <w:p w14:paraId="642ACBA8" w14:textId="77777777" w:rsidR="00BA13C3" w:rsidRPr="00A164B9" w:rsidRDefault="00BA13C3">
          <w:pPr>
            <w:divId w:val="798106250"/>
            <w:rPr>
              <w:rFonts w:eastAsia="Times New Roman"/>
            </w:rPr>
          </w:pPr>
          <w:r w:rsidRPr="00A164B9">
            <w:rPr>
              <w:rFonts w:eastAsia="Times New Roman"/>
            </w:rPr>
            <w:t xml:space="preserve">TEWTRAKUL, S. et al. </w:t>
          </w:r>
          <w:proofErr w:type="spellStart"/>
          <w:r w:rsidRPr="00A164B9">
            <w:rPr>
              <w:rFonts w:eastAsia="Times New Roman"/>
            </w:rPr>
            <w:t>Antiinflammatory</w:t>
          </w:r>
          <w:proofErr w:type="spellEnd"/>
          <w:r w:rsidRPr="00A164B9">
            <w:rPr>
              <w:rFonts w:eastAsia="Times New Roman"/>
            </w:rPr>
            <w:t xml:space="preserve"> </w:t>
          </w:r>
          <w:proofErr w:type="spellStart"/>
          <w:r w:rsidRPr="00A164B9">
            <w:rPr>
              <w:rFonts w:eastAsia="Times New Roman"/>
            </w:rPr>
            <w:t>constituents</w:t>
          </w:r>
          <w:proofErr w:type="spellEnd"/>
          <w:r w:rsidRPr="00A164B9">
            <w:rPr>
              <w:rFonts w:eastAsia="Times New Roman"/>
            </w:rPr>
            <w:t xml:space="preserve"> </w:t>
          </w:r>
          <w:proofErr w:type="spellStart"/>
          <w:r w:rsidRPr="00A164B9">
            <w:rPr>
              <w:rFonts w:eastAsia="Times New Roman"/>
            </w:rPr>
            <w:t>from</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w:t>
          </w:r>
          <w:proofErr w:type="spellStart"/>
          <w:r w:rsidRPr="00A164B9">
            <w:rPr>
              <w:rFonts w:eastAsia="Times New Roman"/>
            </w:rPr>
            <w:t>using</w:t>
          </w:r>
          <w:proofErr w:type="spellEnd"/>
          <w:r w:rsidRPr="00A164B9">
            <w:rPr>
              <w:rFonts w:eastAsia="Times New Roman"/>
            </w:rPr>
            <w:t xml:space="preserve"> RAW264.7 </w:t>
          </w:r>
          <w:proofErr w:type="spellStart"/>
          <w:r w:rsidRPr="00A164B9">
            <w:rPr>
              <w:rFonts w:eastAsia="Times New Roman"/>
            </w:rPr>
            <w:t>macrophage</w:t>
          </w:r>
          <w:proofErr w:type="spellEnd"/>
          <w:r w:rsidRPr="00A164B9">
            <w:rPr>
              <w:rFonts w:eastAsia="Times New Roman"/>
            </w:rPr>
            <w:t xml:space="preserve"> </w:t>
          </w:r>
          <w:proofErr w:type="spellStart"/>
          <w:r w:rsidRPr="00A164B9">
            <w:rPr>
              <w:rFonts w:eastAsia="Times New Roman"/>
            </w:rPr>
            <w:t>cells</w:t>
          </w:r>
          <w:proofErr w:type="spellEnd"/>
          <w:r w:rsidRPr="00A164B9">
            <w:rPr>
              <w:rFonts w:eastAsia="Times New Roman"/>
            </w:rPr>
            <w:t xml:space="preserve">. </w:t>
          </w:r>
          <w:proofErr w:type="spellStart"/>
          <w:r w:rsidRPr="00A164B9">
            <w:rPr>
              <w:rFonts w:eastAsia="Times New Roman"/>
              <w:b/>
              <w:bCs/>
            </w:rPr>
            <w:t>Phytotherapy</w:t>
          </w:r>
          <w:proofErr w:type="spellEnd"/>
          <w:r w:rsidRPr="00A164B9">
            <w:rPr>
              <w:rFonts w:eastAsia="Times New Roman"/>
              <w:b/>
              <w:bCs/>
            </w:rPr>
            <w:t xml:space="preserve"> </w:t>
          </w:r>
          <w:proofErr w:type="spellStart"/>
          <w:r w:rsidRPr="00A164B9">
            <w:rPr>
              <w:rFonts w:eastAsia="Times New Roman"/>
              <w:b/>
              <w:bCs/>
            </w:rPr>
            <w:t>Research</w:t>
          </w:r>
          <w:proofErr w:type="spellEnd"/>
          <w:r w:rsidRPr="00A164B9">
            <w:rPr>
              <w:rFonts w:eastAsia="Times New Roman"/>
            </w:rPr>
            <w:t xml:space="preserve">, v. 25, n. 9, p. 1313–1316, 2011. </w:t>
          </w:r>
        </w:p>
        <w:p w14:paraId="58D3D4A1" w14:textId="77777777" w:rsidR="00BA13C3" w:rsidRPr="00A164B9" w:rsidRDefault="00BA13C3">
          <w:pPr>
            <w:divId w:val="1136291659"/>
            <w:rPr>
              <w:rFonts w:eastAsia="Times New Roman"/>
            </w:rPr>
          </w:pPr>
        </w:p>
        <w:p w14:paraId="51911435" w14:textId="77777777" w:rsidR="00BA13C3" w:rsidRPr="00A164B9" w:rsidRDefault="00BA13C3">
          <w:pPr>
            <w:divId w:val="1638221935"/>
            <w:rPr>
              <w:rFonts w:eastAsia="Times New Roman"/>
            </w:rPr>
          </w:pPr>
          <w:r w:rsidRPr="00A164B9">
            <w:rPr>
              <w:rFonts w:eastAsia="Times New Roman"/>
            </w:rPr>
            <w:t xml:space="preserve">TIMALSINA, D.; DEVKOTA, H. </w:t>
          </w:r>
          <w:proofErr w:type="spellStart"/>
          <w:r w:rsidRPr="00A164B9">
            <w:rPr>
              <w:rFonts w:eastAsia="Times New Roman"/>
            </w:rPr>
            <w:t>Eclipta</w:t>
          </w:r>
          <w:proofErr w:type="spellEnd"/>
          <w:r w:rsidRPr="00A164B9">
            <w:rPr>
              <w:rFonts w:eastAsia="Times New Roman"/>
            </w:rPr>
            <w:t xml:space="preserve"> </w:t>
          </w:r>
          <w:proofErr w:type="spellStart"/>
          <w:r w:rsidRPr="00A164B9">
            <w:rPr>
              <w:rFonts w:eastAsia="Times New Roman"/>
            </w:rPr>
            <w:t>prostrata</w:t>
          </w:r>
          <w:proofErr w:type="spellEnd"/>
          <w:r w:rsidRPr="00A164B9">
            <w:rPr>
              <w:rFonts w:eastAsia="Times New Roman"/>
            </w:rPr>
            <w:t xml:space="preserve"> (L.) L. (Asteraceae): </w:t>
          </w:r>
          <w:proofErr w:type="spellStart"/>
          <w:r w:rsidRPr="00A164B9">
            <w:rPr>
              <w:rFonts w:eastAsia="Times New Roman"/>
            </w:rPr>
            <w:t>Ethnomedicinal</w:t>
          </w:r>
          <w:proofErr w:type="spellEnd"/>
          <w:r w:rsidRPr="00A164B9">
            <w:rPr>
              <w:rFonts w:eastAsia="Times New Roman"/>
            </w:rPr>
            <w:t xml:space="preserve"> Uses, Chemical </w:t>
          </w:r>
          <w:proofErr w:type="spellStart"/>
          <w:r w:rsidRPr="00A164B9">
            <w:rPr>
              <w:rFonts w:eastAsia="Times New Roman"/>
            </w:rPr>
            <w:t>Constituents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Biological</w:t>
          </w:r>
          <w:proofErr w:type="spellEnd"/>
          <w:r w:rsidRPr="00A164B9">
            <w:rPr>
              <w:rFonts w:eastAsia="Times New Roman"/>
            </w:rPr>
            <w:t xml:space="preserve"> </w:t>
          </w:r>
          <w:proofErr w:type="spellStart"/>
          <w:r w:rsidRPr="00A164B9">
            <w:rPr>
              <w:rFonts w:eastAsia="Times New Roman"/>
            </w:rPr>
            <w:t>Activities</w:t>
          </w:r>
          <w:proofErr w:type="spellEnd"/>
          <w:r w:rsidRPr="00A164B9">
            <w:rPr>
              <w:rFonts w:eastAsia="Times New Roman"/>
            </w:rPr>
            <w:t xml:space="preserve">. </w:t>
          </w:r>
          <w:proofErr w:type="spellStart"/>
          <w:r w:rsidRPr="00A164B9">
            <w:rPr>
              <w:rFonts w:eastAsia="Times New Roman"/>
              <w:b/>
              <w:bCs/>
            </w:rPr>
            <w:t>Biomolecules</w:t>
          </w:r>
          <w:proofErr w:type="spellEnd"/>
          <w:r w:rsidRPr="00A164B9">
            <w:rPr>
              <w:rFonts w:eastAsia="Times New Roman"/>
              <w:b/>
              <w:bCs/>
            </w:rPr>
            <w:t xml:space="preserve"> 2021, Vol. 11, Page 1738</w:t>
          </w:r>
          <w:r w:rsidRPr="00A164B9">
            <w:rPr>
              <w:rFonts w:eastAsia="Times New Roman"/>
            </w:rPr>
            <w:t xml:space="preserve">, v. 11, n. 11, p. 1738, 22 nov. 2021. </w:t>
          </w:r>
        </w:p>
        <w:p w14:paraId="45C1086D" w14:textId="77777777" w:rsidR="00BA13C3" w:rsidRPr="00A164B9" w:rsidRDefault="00BA13C3">
          <w:pPr>
            <w:divId w:val="1136291659"/>
            <w:rPr>
              <w:rFonts w:eastAsia="Times New Roman"/>
            </w:rPr>
          </w:pPr>
        </w:p>
        <w:p w14:paraId="196D08E7" w14:textId="77777777" w:rsidR="00BA13C3" w:rsidRPr="00A164B9" w:rsidRDefault="00BA13C3">
          <w:pPr>
            <w:divId w:val="594094216"/>
            <w:rPr>
              <w:rFonts w:eastAsia="Times New Roman"/>
            </w:rPr>
          </w:pPr>
          <w:r w:rsidRPr="00A164B9">
            <w:rPr>
              <w:rFonts w:eastAsia="Times New Roman"/>
            </w:rPr>
            <w:t xml:space="preserve">TOSELLI, S. et al. </w:t>
          </w:r>
          <w:proofErr w:type="spellStart"/>
          <w:r w:rsidRPr="00A164B9">
            <w:rPr>
              <w:rFonts w:eastAsia="Times New Roman"/>
            </w:rPr>
            <w:t>Comparison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effect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different</w:t>
          </w:r>
          <w:proofErr w:type="spellEnd"/>
          <w:r w:rsidRPr="00A164B9">
            <w:rPr>
              <w:rFonts w:eastAsia="Times New Roman"/>
            </w:rPr>
            <w:t xml:space="preserve"> </w:t>
          </w:r>
          <w:proofErr w:type="spellStart"/>
          <w:r w:rsidRPr="00A164B9">
            <w:rPr>
              <w:rFonts w:eastAsia="Times New Roman"/>
            </w:rPr>
            <w:t>resistance</w:t>
          </w:r>
          <w:proofErr w:type="spellEnd"/>
          <w:r w:rsidRPr="00A164B9">
            <w:rPr>
              <w:rFonts w:eastAsia="Times New Roman"/>
            </w:rPr>
            <w:t xml:space="preserve"> training </w:t>
          </w:r>
          <w:proofErr w:type="spellStart"/>
          <w:r w:rsidRPr="00A164B9">
            <w:rPr>
              <w:rFonts w:eastAsia="Times New Roman"/>
            </w:rPr>
            <w:t>frequencies</w:t>
          </w:r>
          <w:proofErr w:type="spellEnd"/>
          <w:r w:rsidRPr="00A164B9">
            <w:rPr>
              <w:rFonts w:eastAsia="Times New Roman"/>
            </w:rPr>
            <w:t xml:space="preserve"> </w:t>
          </w:r>
          <w:proofErr w:type="spellStart"/>
          <w:r w:rsidRPr="00A164B9">
            <w:rPr>
              <w:rFonts w:eastAsia="Times New Roman"/>
            </w:rPr>
            <w:t>on</w:t>
          </w:r>
          <w:proofErr w:type="spellEnd"/>
          <w:r w:rsidRPr="00A164B9">
            <w:rPr>
              <w:rFonts w:eastAsia="Times New Roman"/>
            </w:rPr>
            <w:t xml:space="preserv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handgrip</w:t>
          </w:r>
          <w:proofErr w:type="spellEnd"/>
          <w:r w:rsidRPr="00A164B9">
            <w:rPr>
              <w:rFonts w:eastAsia="Times New Roman"/>
            </w:rPr>
            <w:t xml:space="preserve"> </w:t>
          </w:r>
          <w:proofErr w:type="spellStart"/>
          <w:r w:rsidRPr="00A164B9">
            <w:rPr>
              <w:rFonts w:eastAsia="Times New Roman"/>
            </w:rPr>
            <w:t>strength</w:t>
          </w:r>
          <w:proofErr w:type="spellEnd"/>
          <w:r w:rsidRPr="00A164B9">
            <w:rPr>
              <w:rFonts w:eastAsia="Times New Roman"/>
            </w:rPr>
            <w:t xml:space="preserve"> in </w:t>
          </w:r>
          <w:proofErr w:type="spellStart"/>
          <w:r w:rsidRPr="00A164B9">
            <w:rPr>
              <w:rFonts w:eastAsia="Times New Roman"/>
            </w:rPr>
            <w:t>obese</w:t>
          </w:r>
          <w:proofErr w:type="spellEnd"/>
          <w:r w:rsidRPr="00A164B9">
            <w:rPr>
              <w:rFonts w:eastAsia="Times New Roman"/>
            </w:rPr>
            <w:t xml:space="preserve"> </w:t>
          </w:r>
          <w:proofErr w:type="spellStart"/>
          <w:r w:rsidRPr="00A164B9">
            <w:rPr>
              <w:rFonts w:eastAsia="Times New Roman"/>
            </w:rPr>
            <w:t>women</w:t>
          </w:r>
          <w:proofErr w:type="spellEnd"/>
          <w:r w:rsidRPr="00A164B9">
            <w:rPr>
              <w:rFonts w:eastAsia="Times New Roman"/>
            </w:rPr>
            <w:t xml:space="preserve">: A </w:t>
          </w:r>
          <w:proofErr w:type="spellStart"/>
          <w:r w:rsidRPr="00A164B9">
            <w:rPr>
              <w:rFonts w:eastAsia="Times New Roman"/>
            </w:rPr>
            <w:t>randomized</w:t>
          </w:r>
          <w:proofErr w:type="spellEnd"/>
          <w:r w:rsidRPr="00A164B9">
            <w:rPr>
              <w:rFonts w:eastAsia="Times New Roman"/>
            </w:rPr>
            <w:t xml:space="preserve"> </w:t>
          </w:r>
          <w:proofErr w:type="spellStart"/>
          <w:r w:rsidRPr="00A164B9">
            <w:rPr>
              <w:rFonts w:eastAsia="Times New Roman"/>
            </w:rPr>
            <w:t>controlled</w:t>
          </w:r>
          <w:proofErr w:type="spellEnd"/>
          <w:r w:rsidRPr="00A164B9">
            <w:rPr>
              <w:rFonts w:eastAsia="Times New Roman"/>
            </w:rPr>
            <w:t xml:space="preserve"> </w:t>
          </w:r>
          <w:proofErr w:type="spellStart"/>
          <w:r w:rsidRPr="00A164B9">
            <w:rPr>
              <w:rFonts w:eastAsia="Times New Roman"/>
            </w:rPr>
            <w:t>trial</w:t>
          </w:r>
          <w:proofErr w:type="spellEnd"/>
          <w:r w:rsidRPr="00A164B9">
            <w:rPr>
              <w:rFonts w:eastAsia="Times New Roman"/>
            </w:rPr>
            <w:t xml:space="preserve">. </w:t>
          </w:r>
          <w:proofErr w:type="spellStart"/>
          <w:r w:rsidRPr="00A164B9">
            <w:rPr>
              <w:rFonts w:eastAsia="Times New Roman"/>
              <w:b/>
              <w:bCs/>
            </w:rPr>
            <w:t>International</w:t>
          </w:r>
          <w:proofErr w:type="spellEnd"/>
          <w:r w:rsidRPr="00A164B9">
            <w:rPr>
              <w:rFonts w:eastAsia="Times New Roman"/>
              <w:b/>
              <w:bCs/>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Environmental </w:t>
          </w:r>
          <w:proofErr w:type="spellStart"/>
          <w:r w:rsidRPr="00A164B9">
            <w:rPr>
              <w:rFonts w:eastAsia="Times New Roman"/>
              <w:b/>
              <w:bCs/>
            </w:rPr>
            <w:t>Research</w:t>
          </w:r>
          <w:proofErr w:type="spellEnd"/>
          <w:r w:rsidRPr="00A164B9">
            <w:rPr>
              <w:rFonts w:eastAsia="Times New Roman"/>
              <w:b/>
              <w:bCs/>
            </w:rPr>
            <w:t xml:space="preserve"> </w:t>
          </w:r>
          <w:proofErr w:type="spellStart"/>
          <w:r w:rsidRPr="00A164B9">
            <w:rPr>
              <w:rFonts w:eastAsia="Times New Roman"/>
              <w:b/>
              <w:bCs/>
            </w:rPr>
            <w:t>and</w:t>
          </w:r>
          <w:proofErr w:type="spellEnd"/>
          <w:r w:rsidRPr="00A164B9">
            <w:rPr>
              <w:rFonts w:eastAsia="Times New Roman"/>
              <w:b/>
              <w:bCs/>
            </w:rPr>
            <w:t xml:space="preserve"> </w:t>
          </w:r>
          <w:proofErr w:type="spellStart"/>
          <w:r w:rsidRPr="00A164B9">
            <w:rPr>
              <w:rFonts w:eastAsia="Times New Roman"/>
              <w:b/>
              <w:bCs/>
            </w:rPr>
            <w:t>Public</w:t>
          </w:r>
          <w:proofErr w:type="spellEnd"/>
          <w:r w:rsidRPr="00A164B9">
            <w:rPr>
              <w:rFonts w:eastAsia="Times New Roman"/>
              <w:b/>
              <w:bCs/>
            </w:rPr>
            <w:t xml:space="preserve"> Health</w:t>
          </w:r>
          <w:r w:rsidRPr="00A164B9">
            <w:rPr>
              <w:rFonts w:eastAsia="Times New Roman"/>
            </w:rPr>
            <w:t xml:space="preserve">, v. 17, n. 4, 2020. </w:t>
          </w:r>
        </w:p>
        <w:p w14:paraId="06FB4E74" w14:textId="77777777" w:rsidR="00BA13C3" w:rsidRPr="00A164B9" w:rsidRDefault="00BA13C3">
          <w:pPr>
            <w:divId w:val="1136291659"/>
            <w:rPr>
              <w:rFonts w:eastAsia="Times New Roman"/>
            </w:rPr>
          </w:pPr>
        </w:p>
        <w:p w14:paraId="71FD6505" w14:textId="77777777" w:rsidR="00BA13C3" w:rsidRPr="00A164B9" w:rsidRDefault="00BA13C3">
          <w:pPr>
            <w:divId w:val="1320228113"/>
            <w:rPr>
              <w:rFonts w:eastAsia="Times New Roman"/>
            </w:rPr>
          </w:pPr>
          <w:r w:rsidRPr="00A164B9">
            <w:rPr>
              <w:rFonts w:eastAsia="Times New Roman"/>
            </w:rPr>
            <w:t xml:space="preserve">UPPSALA MONITORING CENTRE. </w:t>
          </w:r>
          <w:r w:rsidRPr="00A164B9">
            <w:rPr>
              <w:rFonts w:eastAsia="Times New Roman"/>
              <w:b/>
              <w:bCs/>
            </w:rPr>
            <w:t xml:space="preserve">The use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the</w:t>
          </w:r>
          <w:proofErr w:type="spellEnd"/>
          <w:r w:rsidRPr="00A164B9">
            <w:rPr>
              <w:rFonts w:eastAsia="Times New Roman"/>
              <w:b/>
              <w:bCs/>
            </w:rPr>
            <w:t xml:space="preserve"> WHO-UMC system for </w:t>
          </w:r>
          <w:proofErr w:type="spellStart"/>
          <w:r w:rsidRPr="00A164B9">
            <w:rPr>
              <w:rFonts w:eastAsia="Times New Roman"/>
              <w:b/>
              <w:bCs/>
            </w:rPr>
            <w:t>standardised</w:t>
          </w:r>
          <w:proofErr w:type="spellEnd"/>
          <w:r w:rsidRPr="00A164B9">
            <w:rPr>
              <w:rFonts w:eastAsia="Times New Roman"/>
              <w:b/>
              <w:bCs/>
            </w:rPr>
            <w:t xml:space="preserve"> case </w:t>
          </w:r>
          <w:proofErr w:type="spellStart"/>
          <w:r w:rsidRPr="00A164B9">
            <w:rPr>
              <w:rFonts w:eastAsia="Times New Roman"/>
              <w:b/>
              <w:bCs/>
            </w:rPr>
            <w:t>causality</w:t>
          </w:r>
          <w:proofErr w:type="spellEnd"/>
          <w:r w:rsidRPr="00A164B9">
            <w:rPr>
              <w:rFonts w:eastAsia="Times New Roman"/>
              <w:b/>
              <w:bCs/>
            </w:rPr>
            <w:t xml:space="preserve"> assessment</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21196974" w14:textId="77777777" w:rsidR="00BA13C3" w:rsidRPr="00A164B9" w:rsidRDefault="00BA13C3">
          <w:pPr>
            <w:divId w:val="1136291659"/>
            <w:rPr>
              <w:rFonts w:eastAsia="Times New Roman"/>
            </w:rPr>
          </w:pPr>
        </w:p>
        <w:p w14:paraId="66EF4B8C" w14:textId="77777777" w:rsidR="00BA13C3" w:rsidRPr="00A164B9" w:rsidRDefault="00BA13C3">
          <w:pPr>
            <w:divId w:val="464586148"/>
            <w:rPr>
              <w:rFonts w:eastAsia="Times New Roman"/>
            </w:rPr>
          </w:pPr>
          <w:r w:rsidRPr="00A164B9">
            <w:rPr>
              <w:rFonts w:eastAsia="Times New Roman"/>
            </w:rPr>
            <w:t xml:space="preserve">USDA; NRCS. </w:t>
          </w:r>
          <w:r w:rsidRPr="00A164B9">
            <w:rPr>
              <w:rFonts w:eastAsia="Times New Roman"/>
              <w:b/>
              <w:bCs/>
            </w:rPr>
            <w:t xml:space="preserve">The PLANTS </w:t>
          </w:r>
          <w:proofErr w:type="spellStart"/>
          <w:r w:rsidRPr="00A164B9">
            <w:rPr>
              <w:rFonts w:eastAsia="Times New Roman"/>
              <w:b/>
              <w:bCs/>
            </w:rPr>
            <w:t>Database</w:t>
          </w:r>
          <w:proofErr w:type="spellEnd"/>
          <w:r w:rsidRPr="00A164B9">
            <w:rPr>
              <w:rFonts w:eastAsia="Times New Roman"/>
            </w:rPr>
            <w:t xml:space="preserve">. . Acesso em: 14 jul. 2023. </w:t>
          </w:r>
        </w:p>
        <w:p w14:paraId="053233D9" w14:textId="77777777" w:rsidR="00BA13C3" w:rsidRPr="00A164B9" w:rsidRDefault="00BA13C3">
          <w:pPr>
            <w:divId w:val="1136291659"/>
            <w:rPr>
              <w:rFonts w:eastAsia="Times New Roman"/>
            </w:rPr>
          </w:pPr>
        </w:p>
        <w:p w14:paraId="71FBB437" w14:textId="77777777" w:rsidR="00BA13C3" w:rsidRPr="00A164B9" w:rsidRDefault="00BA13C3">
          <w:pPr>
            <w:divId w:val="709182396"/>
            <w:rPr>
              <w:rFonts w:eastAsia="Times New Roman"/>
            </w:rPr>
          </w:pPr>
          <w:r w:rsidRPr="00A164B9">
            <w:rPr>
              <w:rFonts w:eastAsia="Times New Roman"/>
            </w:rPr>
            <w:t xml:space="preserve">VIGNOLA, R.C.B. &amp; TUCCI, A. M. DASS – 21 Versão traduzida e validada para o português do Brasil. n. 13, p. 11015, 2015. </w:t>
          </w:r>
        </w:p>
        <w:p w14:paraId="603D9E82" w14:textId="77777777" w:rsidR="00BA13C3" w:rsidRPr="00A164B9" w:rsidRDefault="00BA13C3">
          <w:pPr>
            <w:divId w:val="1136291659"/>
            <w:rPr>
              <w:rFonts w:eastAsia="Times New Roman"/>
            </w:rPr>
          </w:pPr>
        </w:p>
        <w:p w14:paraId="36F6DD15" w14:textId="77777777" w:rsidR="00BA13C3" w:rsidRPr="00A164B9" w:rsidRDefault="00BA13C3">
          <w:pPr>
            <w:divId w:val="513499953"/>
            <w:rPr>
              <w:rFonts w:eastAsia="Times New Roman"/>
            </w:rPr>
          </w:pPr>
          <w:r w:rsidRPr="00A164B9">
            <w:rPr>
              <w:rFonts w:eastAsia="Times New Roman"/>
            </w:rPr>
            <w:t xml:space="preserve">WAGH, V. V; JAIN, A. K. </w:t>
          </w:r>
          <w:proofErr w:type="spellStart"/>
          <w:r w:rsidRPr="00A164B9">
            <w:rPr>
              <w:rFonts w:eastAsia="Times New Roman"/>
            </w:rPr>
            <w:t>Ethnopharmacological</w:t>
          </w:r>
          <w:proofErr w:type="spellEnd"/>
          <w:r w:rsidRPr="00A164B9">
            <w:rPr>
              <w:rFonts w:eastAsia="Times New Roman"/>
            </w:rPr>
            <w:t xml:space="preserve"> </w:t>
          </w:r>
          <w:proofErr w:type="spellStart"/>
          <w:r w:rsidRPr="00A164B9">
            <w:rPr>
              <w:rFonts w:eastAsia="Times New Roman"/>
            </w:rPr>
            <w:t>survey</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plants</w:t>
          </w:r>
          <w:proofErr w:type="spellEnd"/>
          <w:r w:rsidRPr="00A164B9">
            <w:rPr>
              <w:rFonts w:eastAsia="Times New Roman"/>
            </w:rPr>
            <w:t xml:space="preserve"> </w:t>
          </w:r>
          <w:proofErr w:type="spellStart"/>
          <w:r w:rsidRPr="00A164B9">
            <w:rPr>
              <w:rFonts w:eastAsia="Times New Roman"/>
            </w:rPr>
            <w:t>used</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the</w:t>
          </w:r>
          <w:proofErr w:type="spellEnd"/>
          <w:r w:rsidRPr="00A164B9">
            <w:rPr>
              <w:rFonts w:eastAsia="Times New Roman"/>
            </w:rPr>
            <w:t xml:space="preserve"> </w:t>
          </w:r>
          <w:proofErr w:type="spellStart"/>
          <w:r w:rsidRPr="00A164B9">
            <w:rPr>
              <w:rFonts w:eastAsia="Times New Roman"/>
            </w:rPr>
            <w:t>Bhil</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Bhilala</w:t>
          </w:r>
          <w:proofErr w:type="spellEnd"/>
          <w:r w:rsidRPr="00A164B9">
            <w:rPr>
              <w:rFonts w:eastAsia="Times New Roman"/>
            </w:rPr>
            <w:t xml:space="preserve"> </w:t>
          </w:r>
          <w:proofErr w:type="spellStart"/>
          <w:r w:rsidRPr="00A164B9">
            <w:rPr>
              <w:rFonts w:eastAsia="Times New Roman"/>
            </w:rPr>
            <w:t>ethnic</w:t>
          </w:r>
          <w:proofErr w:type="spellEnd"/>
          <w:r w:rsidRPr="00A164B9">
            <w:rPr>
              <w:rFonts w:eastAsia="Times New Roman"/>
            </w:rPr>
            <w:t xml:space="preserve"> </w:t>
          </w:r>
          <w:proofErr w:type="spellStart"/>
          <w:r w:rsidRPr="00A164B9">
            <w:rPr>
              <w:rFonts w:eastAsia="Times New Roman"/>
            </w:rPr>
            <w:t>community</w:t>
          </w:r>
          <w:proofErr w:type="spellEnd"/>
          <w:r w:rsidRPr="00A164B9">
            <w:rPr>
              <w:rFonts w:eastAsia="Times New Roman"/>
            </w:rPr>
            <w:t xml:space="preserve"> in </w:t>
          </w:r>
          <w:proofErr w:type="spellStart"/>
          <w:r w:rsidRPr="00A164B9">
            <w:rPr>
              <w:rFonts w:eastAsia="Times New Roman"/>
            </w:rPr>
            <w:t>dermatological</w:t>
          </w:r>
          <w:proofErr w:type="spellEnd"/>
          <w:r w:rsidRPr="00A164B9">
            <w:rPr>
              <w:rFonts w:eastAsia="Times New Roman"/>
            </w:rPr>
            <w:t xml:space="preserve"> </w:t>
          </w:r>
          <w:proofErr w:type="spellStart"/>
          <w:r w:rsidRPr="00A164B9">
            <w:rPr>
              <w:rFonts w:eastAsia="Times New Roman"/>
            </w:rPr>
            <w:t>disorders</w:t>
          </w:r>
          <w:proofErr w:type="spellEnd"/>
          <w:r w:rsidRPr="00A164B9">
            <w:rPr>
              <w:rFonts w:eastAsia="Times New Roman"/>
            </w:rPr>
            <w:t xml:space="preserve"> in Western </w:t>
          </w:r>
          <w:proofErr w:type="spellStart"/>
          <w:r w:rsidRPr="00A164B9">
            <w:rPr>
              <w:rFonts w:eastAsia="Times New Roman"/>
            </w:rPr>
            <w:t>Madhya</w:t>
          </w:r>
          <w:proofErr w:type="spellEnd"/>
          <w:r w:rsidRPr="00A164B9">
            <w:rPr>
              <w:rFonts w:eastAsia="Times New Roman"/>
            </w:rPr>
            <w:t xml:space="preserve"> Pradesh, </w:t>
          </w:r>
          <w:proofErr w:type="spellStart"/>
          <w:r w:rsidRPr="00A164B9">
            <w:rPr>
              <w:rFonts w:eastAsia="Times New Roman"/>
            </w:rPr>
            <w:t>India</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Herbal Medicine</w:t>
          </w:r>
          <w:r w:rsidRPr="00A164B9">
            <w:rPr>
              <w:rFonts w:eastAsia="Times New Roman"/>
            </w:rPr>
            <w:t xml:space="preserve">, v. 19, 2020. </w:t>
          </w:r>
        </w:p>
        <w:p w14:paraId="378C5222" w14:textId="77777777" w:rsidR="00BA13C3" w:rsidRPr="00A164B9" w:rsidRDefault="00BA13C3">
          <w:pPr>
            <w:divId w:val="1136291659"/>
            <w:rPr>
              <w:rFonts w:eastAsia="Times New Roman"/>
            </w:rPr>
          </w:pPr>
        </w:p>
        <w:p w14:paraId="1D37C496" w14:textId="77777777" w:rsidR="00BA13C3" w:rsidRPr="00A164B9" w:rsidRDefault="00BA13C3">
          <w:pPr>
            <w:divId w:val="1212225112"/>
            <w:rPr>
              <w:rFonts w:eastAsia="Times New Roman"/>
            </w:rPr>
          </w:pPr>
          <w:r w:rsidRPr="00A164B9">
            <w:rPr>
              <w:rFonts w:eastAsia="Times New Roman"/>
            </w:rPr>
            <w:t xml:space="preserve">WASYLUK, W. et al. Limits </w:t>
          </w:r>
          <w:proofErr w:type="spellStart"/>
          <w:r w:rsidRPr="00A164B9">
            <w:rPr>
              <w:rFonts w:eastAsia="Times New Roman"/>
            </w:rPr>
            <w:t>of</w:t>
          </w:r>
          <w:proofErr w:type="spellEnd"/>
          <w:r w:rsidRPr="00A164B9">
            <w:rPr>
              <w:rFonts w:eastAsia="Times New Roman"/>
            </w:rPr>
            <w:t xml:space="preserve"> body </w:t>
          </w:r>
          <w:proofErr w:type="spellStart"/>
          <w:r w:rsidRPr="00A164B9">
            <w:rPr>
              <w:rFonts w:eastAsia="Times New Roman"/>
            </w:rPr>
            <w:t>composition</w:t>
          </w:r>
          <w:proofErr w:type="spellEnd"/>
          <w:r w:rsidRPr="00A164B9">
            <w:rPr>
              <w:rFonts w:eastAsia="Times New Roman"/>
            </w:rPr>
            <w:t xml:space="preserve"> assessment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(BIA).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Education</w:t>
          </w:r>
          <w:proofErr w:type="spellEnd"/>
          <w:r w:rsidRPr="00A164B9">
            <w:rPr>
              <w:rFonts w:eastAsia="Times New Roman"/>
              <w:b/>
              <w:bCs/>
            </w:rPr>
            <w:t xml:space="preserve">, Health </w:t>
          </w:r>
          <w:proofErr w:type="spellStart"/>
          <w:r w:rsidRPr="00A164B9">
            <w:rPr>
              <w:rFonts w:eastAsia="Times New Roman"/>
              <w:b/>
              <w:bCs/>
            </w:rPr>
            <w:t>and</w:t>
          </w:r>
          <w:proofErr w:type="spellEnd"/>
          <w:r w:rsidRPr="00A164B9">
            <w:rPr>
              <w:rFonts w:eastAsia="Times New Roman"/>
              <w:b/>
              <w:bCs/>
            </w:rPr>
            <w:t xml:space="preserve"> Sport</w:t>
          </w:r>
          <w:r w:rsidRPr="00A164B9">
            <w:rPr>
              <w:rFonts w:eastAsia="Times New Roman"/>
            </w:rPr>
            <w:t xml:space="preserve">, v. 9, n. 8, p. 35–44, 2019. </w:t>
          </w:r>
        </w:p>
        <w:p w14:paraId="7F7D66FC" w14:textId="77777777" w:rsidR="00BA13C3" w:rsidRPr="00A164B9" w:rsidRDefault="00BA13C3">
          <w:pPr>
            <w:divId w:val="1136291659"/>
            <w:rPr>
              <w:rFonts w:eastAsia="Times New Roman"/>
            </w:rPr>
          </w:pPr>
        </w:p>
        <w:p w14:paraId="08E4D01B" w14:textId="77777777" w:rsidR="00BA13C3" w:rsidRPr="00A164B9" w:rsidRDefault="00BA13C3">
          <w:pPr>
            <w:divId w:val="195044156"/>
            <w:rPr>
              <w:rFonts w:eastAsia="Times New Roman"/>
            </w:rPr>
          </w:pPr>
          <w:r w:rsidRPr="00A164B9">
            <w:rPr>
              <w:rFonts w:eastAsia="Times New Roman"/>
            </w:rPr>
            <w:t xml:space="preserve">WHO. </w:t>
          </w:r>
          <w:proofErr w:type="spellStart"/>
          <w:r w:rsidRPr="00A164B9">
            <w:rPr>
              <w:rFonts w:eastAsia="Times New Roman"/>
            </w:rPr>
            <w:t>Operational</w:t>
          </w:r>
          <w:proofErr w:type="spellEnd"/>
          <w:r w:rsidRPr="00A164B9">
            <w:rPr>
              <w:rFonts w:eastAsia="Times New Roman"/>
            </w:rPr>
            <w:t xml:space="preserve"> </w:t>
          </w:r>
          <w:proofErr w:type="spellStart"/>
          <w:r w:rsidRPr="00A164B9">
            <w:rPr>
              <w:rFonts w:eastAsia="Times New Roman"/>
            </w:rPr>
            <w:t>guidance</w:t>
          </w:r>
          <w:proofErr w:type="spellEnd"/>
          <w:r w:rsidRPr="00A164B9">
            <w:rPr>
              <w:rFonts w:ascii="Arial" w:eastAsia="Times New Roman" w:hAnsi="Arial" w:cs="Arial"/>
            </w:rPr>
            <w:t> </w:t>
          </w:r>
          <w:r w:rsidRPr="00A164B9">
            <w:rPr>
              <w:rFonts w:eastAsia="Times New Roman"/>
            </w:rPr>
            <w:t xml:space="preserve">: </w:t>
          </w:r>
          <w:proofErr w:type="spellStart"/>
          <w:r w:rsidRPr="00A164B9">
            <w:rPr>
              <w:rFonts w:eastAsia="Times New Roman"/>
            </w:rPr>
            <w:t>Information</w:t>
          </w:r>
          <w:proofErr w:type="spellEnd"/>
          <w:r w:rsidRPr="00A164B9">
            <w:rPr>
              <w:rFonts w:eastAsia="Times New Roman"/>
            </w:rPr>
            <w:t xml:space="preserve"> </w:t>
          </w:r>
          <w:proofErr w:type="spellStart"/>
          <w:r w:rsidRPr="00A164B9">
            <w:rPr>
              <w:rFonts w:eastAsia="Times New Roman"/>
            </w:rPr>
            <w:t>needed</w:t>
          </w:r>
          <w:proofErr w:type="spellEnd"/>
          <w:r w:rsidRPr="00A164B9">
            <w:rPr>
              <w:rFonts w:eastAsia="Times New Roman"/>
            </w:rPr>
            <w:t xml:space="preserve"> </w:t>
          </w:r>
          <w:proofErr w:type="spellStart"/>
          <w:r w:rsidRPr="00A164B9">
            <w:rPr>
              <w:rFonts w:eastAsia="Times New Roman"/>
            </w:rPr>
            <w:t>to</w:t>
          </w:r>
          <w:proofErr w:type="spellEnd"/>
          <w:r w:rsidRPr="00A164B9">
            <w:rPr>
              <w:rFonts w:eastAsia="Times New Roman"/>
            </w:rPr>
            <w:t xml:space="preserve"> </w:t>
          </w:r>
          <w:proofErr w:type="spellStart"/>
          <w:r w:rsidRPr="00A164B9">
            <w:rPr>
              <w:rFonts w:eastAsia="Times New Roman"/>
            </w:rPr>
            <w:t>support</w:t>
          </w:r>
          <w:proofErr w:type="spellEnd"/>
          <w:r w:rsidRPr="00A164B9">
            <w:rPr>
              <w:rFonts w:eastAsia="Times New Roman"/>
            </w:rPr>
            <w:t xml:space="preserve"> </w:t>
          </w:r>
          <w:proofErr w:type="spellStart"/>
          <w:r w:rsidRPr="00A164B9">
            <w:rPr>
              <w:rFonts w:eastAsia="Times New Roman"/>
            </w:rPr>
            <w:t>clinical</w:t>
          </w:r>
          <w:proofErr w:type="spellEnd"/>
          <w:r w:rsidRPr="00A164B9">
            <w:rPr>
              <w:rFonts w:eastAsia="Times New Roman"/>
            </w:rPr>
            <w:t xml:space="preserve"> </w:t>
          </w:r>
          <w:proofErr w:type="spellStart"/>
          <w:r w:rsidRPr="00A164B9">
            <w:rPr>
              <w:rFonts w:eastAsia="Times New Roman"/>
            </w:rPr>
            <w:t>trials</w:t>
          </w:r>
          <w:proofErr w:type="spellEnd"/>
          <w:r w:rsidRPr="00A164B9">
            <w:rPr>
              <w:rFonts w:eastAsia="Times New Roman"/>
            </w:rPr>
            <w:t xml:space="preserve">. </w:t>
          </w:r>
          <w:r w:rsidRPr="00A164B9">
            <w:rPr>
              <w:rFonts w:eastAsia="Times New Roman"/>
              <w:b/>
              <w:bCs/>
            </w:rPr>
            <w:t>Geneva</w:t>
          </w:r>
          <w:r w:rsidRPr="00A164B9">
            <w:rPr>
              <w:rFonts w:ascii="Arial" w:eastAsia="Times New Roman" w:hAnsi="Arial" w:cs="Arial"/>
              <w:b/>
              <w:bCs/>
            </w:rPr>
            <w:t> </w:t>
          </w:r>
          <w:r w:rsidRPr="00A164B9">
            <w:rPr>
              <w:rFonts w:eastAsia="Times New Roman"/>
              <w:b/>
              <w:bCs/>
            </w:rPr>
            <w:t xml:space="preserve">: World Health </w:t>
          </w:r>
          <w:proofErr w:type="spellStart"/>
          <w:r w:rsidRPr="00A164B9">
            <w:rPr>
              <w:rFonts w:eastAsia="Times New Roman"/>
              <w:b/>
              <w:bCs/>
            </w:rPr>
            <w:t>Organization</w:t>
          </w:r>
          <w:proofErr w:type="spellEnd"/>
          <w:r w:rsidRPr="00A164B9">
            <w:rPr>
              <w:rFonts w:eastAsia="Times New Roman"/>
            </w:rPr>
            <w:t xml:space="preserve">, p. 15, 2005. </w:t>
          </w:r>
        </w:p>
        <w:p w14:paraId="4D104757" w14:textId="77777777" w:rsidR="00BA13C3" w:rsidRPr="00A164B9" w:rsidRDefault="00BA13C3">
          <w:pPr>
            <w:divId w:val="1136291659"/>
            <w:rPr>
              <w:rFonts w:eastAsia="Times New Roman"/>
            </w:rPr>
          </w:pPr>
        </w:p>
        <w:p w14:paraId="048DC2E7" w14:textId="77777777" w:rsidR="00BA13C3" w:rsidRPr="00A164B9" w:rsidRDefault="00BA13C3">
          <w:pPr>
            <w:divId w:val="1600521891"/>
            <w:rPr>
              <w:rFonts w:eastAsia="Times New Roman"/>
            </w:rPr>
          </w:pPr>
          <w:r w:rsidRPr="00A164B9">
            <w:rPr>
              <w:rFonts w:eastAsia="Times New Roman"/>
            </w:rPr>
            <w:t xml:space="preserve">WHO. </w:t>
          </w:r>
          <w:r w:rsidRPr="00A164B9">
            <w:rPr>
              <w:rFonts w:eastAsia="Times New Roman"/>
              <w:b/>
              <w:bCs/>
            </w:rPr>
            <w:t xml:space="preserve">WHOQOL </w:t>
          </w:r>
          <w:proofErr w:type="spellStart"/>
          <w:r w:rsidRPr="00A164B9">
            <w:rPr>
              <w:rFonts w:eastAsia="Times New Roman"/>
              <w:b/>
              <w:bCs/>
            </w:rPr>
            <w:t>User</w:t>
          </w:r>
          <w:proofErr w:type="spellEnd"/>
          <w:r w:rsidRPr="00A164B9">
            <w:rPr>
              <w:rFonts w:eastAsia="Times New Roman"/>
              <w:b/>
              <w:bCs/>
            </w:rPr>
            <w:t xml:space="preserve"> Manual</w:t>
          </w:r>
          <w:r w:rsidRPr="00A164B9">
            <w:rPr>
              <w:rFonts w:eastAsia="Times New Roman"/>
            </w:rPr>
            <w:t>. [</w:t>
          </w:r>
          <w:proofErr w:type="spellStart"/>
          <w:r w:rsidRPr="00A164B9">
            <w:rPr>
              <w:rFonts w:eastAsia="Times New Roman"/>
            </w:rPr>
            <w:t>s.l</w:t>
          </w:r>
          <w:proofErr w:type="spellEnd"/>
          <w:r w:rsidRPr="00A164B9">
            <w:rPr>
              <w:rFonts w:eastAsia="Times New Roman"/>
            </w:rPr>
            <w:t xml:space="preserve">: s.n.]. </w:t>
          </w:r>
        </w:p>
        <w:p w14:paraId="4D7AD9C8" w14:textId="77777777" w:rsidR="00BA13C3" w:rsidRPr="00A164B9" w:rsidRDefault="00BA13C3">
          <w:pPr>
            <w:divId w:val="1136291659"/>
            <w:rPr>
              <w:rFonts w:eastAsia="Times New Roman"/>
            </w:rPr>
          </w:pPr>
        </w:p>
        <w:p w14:paraId="7D019A87" w14:textId="77777777" w:rsidR="00BA13C3" w:rsidRPr="00A164B9" w:rsidRDefault="00BA13C3">
          <w:pPr>
            <w:divId w:val="232474495"/>
            <w:rPr>
              <w:rFonts w:eastAsia="Times New Roman"/>
            </w:rPr>
          </w:pPr>
          <w:r w:rsidRPr="00A164B9">
            <w:rPr>
              <w:rFonts w:eastAsia="Times New Roman"/>
            </w:rPr>
            <w:t xml:space="preserve">WILLETT, W. </w:t>
          </w:r>
          <w:proofErr w:type="spellStart"/>
          <w:r w:rsidRPr="00A164B9">
            <w:rPr>
              <w:rFonts w:eastAsia="Times New Roman"/>
            </w:rPr>
            <w:t>Genetics</w:t>
          </w:r>
          <w:proofErr w:type="spellEnd"/>
          <w:r w:rsidRPr="00A164B9">
            <w:rPr>
              <w:rFonts w:eastAsia="Times New Roman"/>
            </w:rPr>
            <w:t xml:space="preserve"> in </w:t>
          </w:r>
          <w:proofErr w:type="spellStart"/>
          <w:r w:rsidRPr="00A164B9">
            <w:rPr>
              <w:rFonts w:eastAsia="Times New Roman"/>
            </w:rPr>
            <w:t>Dietary</w:t>
          </w:r>
          <w:proofErr w:type="spellEnd"/>
          <w:r w:rsidRPr="00A164B9">
            <w:rPr>
              <w:rFonts w:eastAsia="Times New Roman"/>
            </w:rPr>
            <w:t xml:space="preserve"> </w:t>
          </w:r>
          <w:proofErr w:type="spellStart"/>
          <w:r w:rsidRPr="00A164B9">
            <w:rPr>
              <w:rFonts w:eastAsia="Times New Roman"/>
            </w:rPr>
            <w:t>Analyses</w:t>
          </w:r>
          <w:proofErr w:type="spellEnd"/>
          <w:r w:rsidRPr="00A164B9">
            <w:rPr>
              <w:rFonts w:eastAsia="Times New Roman"/>
            </w:rPr>
            <w:t xml:space="preserve">. </w:t>
          </w:r>
          <w:proofErr w:type="spellStart"/>
          <w:r w:rsidRPr="00A164B9">
            <w:rPr>
              <w:rFonts w:eastAsia="Times New Roman"/>
              <w:b/>
              <w:bCs/>
            </w:rPr>
            <w:t>Nutritional</w:t>
          </w:r>
          <w:proofErr w:type="spellEnd"/>
          <w:r w:rsidRPr="00A164B9">
            <w:rPr>
              <w:rFonts w:eastAsia="Times New Roman"/>
              <w:b/>
              <w:bCs/>
            </w:rPr>
            <w:t xml:space="preserve"> </w:t>
          </w:r>
          <w:proofErr w:type="spellStart"/>
          <w:r w:rsidRPr="00A164B9">
            <w:rPr>
              <w:rFonts w:eastAsia="Times New Roman"/>
              <w:b/>
              <w:bCs/>
            </w:rPr>
            <w:t>Epidemiology</w:t>
          </w:r>
          <w:proofErr w:type="spellEnd"/>
          <w:r w:rsidRPr="00A164B9">
            <w:rPr>
              <w:rFonts w:eastAsia="Times New Roman"/>
            </w:rPr>
            <w:t xml:space="preserve">, p. 334–343, 2012. </w:t>
          </w:r>
        </w:p>
        <w:p w14:paraId="41923B2F" w14:textId="77777777" w:rsidR="00BA13C3" w:rsidRPr="00A164B9" w:rsidRDefault="00BA13C3">
          <w:pPr>
            <w:divId w:val="1136291659"/>
            <w:rPr>
              <w:rFonts w:eastAsia="Times New Roman"/>
            </w:rPr>
          </w:pPr>
        </w:p>
        <w:p w14:paraId="21F54395" w14:textId="77777777" w:rsidR="00BA13C3" w:rsidRPr="00A164B9" w:rsidRDefault="00BA13C3">
          <w:pPr>
            <w:divId w:val="1843429068"/>
            <w:rPr>
              <w:rFonts w:eastAsia="Times New Roman"/>
            </w:rPr>
          </w:pPr>
          <w:r w:rsidRPr="00A164B9">
            <w:rPr>
              <w:rFonts w:eastAsia="Times New Roman"/>
            </w:rPr>
            <w:t xml:space="preserve">YADAV, N. K. et al. </w:t>
          </w:r>
          <w:proofErr w:type="spellStart"/>
          <w:r w:rsidRPr="00A164B9">
            <w:rPr>
              <w:rFonts w:eastAsia="Times New Roman"/>
            </w:rPr>
            <w:t>Alcoholic</w:t>
          </w:r>
          <w:proofErr w:type="spellEnd"/>
          <w:r w:rsidRPr="00A164B9">
            <w:rPr>
              <w:rFonts w:eastAsia="Times New Roman"/>
            </w:rPr>
            <w:t xml:space="preserve"> </w:t>
          </w:r>
          <w:proofErr w:type="spellStart"/>
          <w:r w:rsidRPr="00A164B9">
            <w:rPr>
              <w:rFonts w:eastAsia="Times New Roman"/>
            </w:rPr>
            <w:t>Extract</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Eclipta</w:t>
          </w:r>
          <w:proofErr w:type="spellEnd"/>
          <w:r w:rsidRPr="00A164B9">
            <w:rPr>
              <w:rFonts w:eastAsia="Times New Roman"/>
            </w:rPr>
            <w:t xml:space="preserve"> alba Shows In Vitro </w:t>
          </w:r>
          <w:proofErr w:type="spellStart"/>
          <w:r w:rsidRPr="00A164B9">
            <w:rPr>
              <w:rFonts w:eastAsia="Times New Roman"/>
            </w:rPr>
            <w:t>Antioxidant</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Anticancer</w:t>
          </w:r>
          <w:proofErr w:type="spellEnd"/>
          <w:r w:rsidRPr="00A164B9">
            <w:rPr>
              <w:rFonts w:eastAsia="Times New Roman"/>
            </w:rPr>
            <w:t xml:space="preserve"> </w:t>
          </w:r>
          <w:proofErr w:type="spellStart"/>
          <w:r w:rsidRPr="00A164B9">
            <w:rPr>
              <w:rFonts w:eastAsia="Times New Roman"/>
            </w:rPr>
            <w:t>Activity</w:t>
          </w:r>
          <w:proofErr w:type="spellEnd"/>
          <w:r w:rsidRPr="00A164B9">
            <w:rPr>
              <w:rFonts w:eastAsia="Times New Roman"/>
            </w:rPr>
            <w:t xml:space="preserve"> </w:t>
          </w:r>
          <w:proofErr w:type="spellStart"/>
          <w:r w:rsidRPr="00A164B9">
            <w:rPr>
              <w:rFonts w:eastAsia="Times New Roman"/>
            </w:rPr>
            <w:t>without</w:t>
          </w:r>
          <w:proofErr w:type="spellEnd"/>
          <w:r w:rsidRPr="00A164B9">
            <w:rPr>
              <w:rFonts w:eastAsia="Times New Roman"/>
            </w:rPr>
            <w:t xml:space="preserve"> </w:t>
          </w:r>
          <w:proofErr w:type="spellStart"/>
          <w:r w:rsidRPr="00A164B9">
            <w:rPr>
              <w:rFonts w:eastAsia="Times New Roman"/>
            </w:rPr>
            <w:t>Exhibiting</w:t>
          </w:r>
          <w:proofErr w:type="spellEnd"/>
          <w:r w:rsidRPr="00A164B9">
            <w:rPr>
              <w:rFonts w:eastAsia="Times New Roman"/>
            </w:rPr>
            <w:t xml:space="preserve"> </w:t>
          </w:r>
          <w:proofErr w:type="spellStart"/>
          <w:r w:rsidRPr="00A164B9">
            <w:rPr>
              <w:rFonts w:eastAsia="Times New Roman"/>
            </w:rPr>
            <w:t>Toxicological</w:t>
          </w:r>
          <w:proofErr w:type="spellEnd"/>
          <w:r w:rsidRPr="00A164B9">
            <w:rPr>
              <w:rFonts w:eastAsia="Times New Roman"/>
            </w:rPr>
            <w:t xml:space="preserve"> </w:t>
          </w:r>
          <w:proofErr w:type="spellStart"/>
          <w:r w:rsidRPr="00A164B9">
            <w:rPr>
              <w:rFonts w:eastAsia="Times New Roman"/>
            </w:rPr>
            <w:t>Effects</w:t>
          </w:r>
          <w:proofErr w:type="spellEnd"/>
          <w:r w:rsidRPr="00A164B9">
            <w:rPr>
              <w:rFonts w:eastAsia="Times New Roman"/>
            </w:rPr>
            <w:t xml:space="preserve">. 2017. </w:t>
          </w:r>
        </w:p>
        <w:p w14:paraId="592E65DF" w14:textId="77777777" w:rsidR="00BA13C3" w:rsidRPr="00A164B9" w:rsidRDefault="00BA13C3">
          <w:pPr>
            <w:divId w:val="1136291659"/>
            <w:rPr>
              <w:rFonts w:eastAsia="Times New Roman"/>
            </w:rPr>
          </w:pPr>
        </w:p>
        <w:p w14:paraId="6407056F" w14:textId="77777777" w:rsidR="00BA13C3" w:rsidRPr="00A164B9" w:rsidRDefault="00BA13C3">
          <w:pPr>
            <w:divId w:val="1933513523"/>
            <w:rPr>
              <w:rFonts w:eastAsia="Times New Roman"/>
            </w:rPr>
          </w:pPr>
          <w:r w:rsidRPr="00A164B9">
            <w:rPr>
              <w:rFonts w:eastAsia="Times New Roman"/>
            </w:rPr>
            <w:t xml:space="preserve">YAMADA, Y. et al.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obtained</w:t>
          </w:r>
          <w:proofErr w:type="spellEnd"/>
          <w:r w:rsidRPr="00A164B9">
            <w:rPr>
              <w:rFonts w:eastAsia="Times New Roman"/>
            </w:rPr>
            <w:t xml:space="preserve"> via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rPr>
            <w:t>and</w:t>
          </w:r>
          <w:proofErr w:type="spellEnd"/>
          <w:r w:rsidRPr="00A164B9">
            <w:rPr>
              <w:rFonts w:eastAsia="Times New Roman"/>
            </w:rPr>
            <w:t xml:space="preserve"> </w:t>
          </w:r>
          <w:proofErr w:type="spellStart"/>
          <w:r w:rsidRPr="00A164B9">
            <w:rPr>
              <w:rFonts w:eastAsia="Times New Roman"/>
            </w:rPr>
            <w:t>objectively</w:t>
          </w:r>
          <w:proofErr w:type="spellEnd"/>
          <w:r w:rsidRPr="00A164B9">
            <w:rPr>
              <w:rFonts w:eastAsia="Times New Roman"/>
            </w:rPr>
            <w:t xml:space="preserve"> </w:t>
          </w:r>
          <w:proofErr w:type="spellStart"/>
          <w:r w:rsidRPr="00A164B9">
            <w:rPr>
              <w:rFonts w:eastAsia="Times New Roman"/>
            </w:rPr>
            <w:t>measured</w:t>
          </w:r>
          <w:proofErr w:type="spellEnd"/>
          <w:r w:rsidRPr="00A164B9">
            <w:rPr>
              <w:rFonts w:eastAsia="Times New Roman"/>
            </w:rPr>
            <w:t xml:space="preserve"> </w:t>
          </w:r>
          <w:proofErr w:type="spellStart"/>
          <w:r w:rsidRPr="00A164B9">
            <w:rPr>
              <w:rFonts w:eastAsia="Times New Roman"/>
            </w:rPr>
            <w:t>physical</w:t>
          </w:r>
          <w:proofErr w:type="spellEnd"/>
          <w:r w:rsidRPr="00A164B9">
            <w:rPr>
              <w:rFonts w:eastAsia="Times New Roman"/>
            </w:rPr>
            <w:t xml:space="preserve"> </w:t>
          </w:r>
          <w:proofErr w:type="spellStart"/>
          <w:r w:rsidRPr="00A164B9">
            <w:rPr>
              <w:rFonts w:eastAsia="Times New Roman"/>
            </w:rPr>
            <w:t>activity</w:t>
          </w:r>
          <w:proofErr w:type="spellEnd"/>
          <w:r w:rsidRPr="00A164B9">
            <w:rPr>
              <w:rFonts w:eastAsia="Times New Roman"/>
            </w:rPr>
            <w:t xml:space="preserve"> </w:t>
          </w:r>
          <w:proofErr w:type="spellStart"/>
          <w:r w:rsidRPr="00A164B9">
            <w:rPr>
              <w:rFonts w:eastAsia="Times New Roman"/>
            </w:rPr>
            <w:t>or</w:t>
          </w:r>
          <w:proofErr w:type="spellEnd"/>
          <w:r w:rsidRPr="00A164B9">
            <w:rPr>
              <w:rFonts w:eastAsia="Times New Roman"/>
            </w:rPr>
            <w:t xml:space="preserve"> </w:t>
          </w:r>
          <w:proofErr w:type="spellStart"/>
          <w:r w:rsidRPr="00A164B9">
            <w:rPr>
              <w:rFonts w:eastAsia="Times New Roman"/>
            </w:rPr>
            <w:t>exercise</w:t>
          </w:r>
          <w:proofErr w:type="spellEnd"/>
          <w:r w:rsidRPr="00A164B9">
            <w:rPr>
              <w:rFonts w:eastAsia="Times New Roman"/>
            </w:rPr>
            <w:t xml:space="preserve"> </w:t>
          </w:r>
          <w:proofErr w:type="spellStart"/>
          <w:r w:rsidRPr="00A164B9">
            <w:rPr>
              <w:rFonts w:eastAsia="Times New Roman"/>
            </w:rPr>
            <w:t>habits</w:t>
          </w:r>
          <w:proofErr w:type="spellEnd"/>
          <w:r w:rsidRPr="00A164B9">
            <w:rPr>
              <w:rFonts w:eastAsia="Times New Roman"/>
            </w:rPr>
            <w:t xml:space="preserve">. </w:t>
          </w:r>
          <w:proofErr w:type="spellStart"/>
          <w:r w:rsidRPr="00A164B9">
            <w:rPr>
              <w:rFonts w:eastAsia="Times New Roman"/>
              <w:b/>
              <w:bCs/>
            </w:rPr>
            <w:t>Scientific</w:t>
          </w:r>
          <w:proofErr w:type="spellEnd"/>
          <w:r w:rsidRPr="00A164B9">
            <w:rPr>
              <w:rFonts w:eastAsia="Times New Roman"/>
              <w:b/>
              <w:bCs/>
            </w:rPr>
            <w:t xml:space="preserve"> </w:t>
          </w:r>
          <w:proofErr w:type="spellStart"/>
          <w:r w:rsidRPr="00A164B9">
            <w:rPr>
              <w:rFonts w:eastAsia="Times New Roman"/>
              <w:b/>
              <w:bCs/>
            </w:rPr>
            <w:t>reports</w:t>
          </w:r>
          <w:proofErr w:type="spellEnd"/>
          <w:r w:rsidRPr="00A164B9">
            <w:rPr>
              <w:rFonts w:eastAsia="Times New Roman"/>
            </w:rPr>
            <w:t xml:space="preserve">, v. 12, n. 1, p. 17274, 2022. </w:t>
          </w:r>
        </w:p>
        <w:p w14:paraId="7C6862F7" w14:textId="77777777" w:rsidR="00BA13C3" w:rsidRPr="00A164B9" w:rsidRDefault="00BA13C3">
          <w:pPr>
            <w:divId w:val="1136291659"/>
            <w:rPr>
              <w:rFonts w:eastAsia="Times New Roman"/>
            </w:rPr>
          </w:pPr>
        </w:p>
        <w:p w14:paraId="4BA9904C" w14:textId="77777777" w:rsidR="00BA13C3" w:rsidRPr="00A164B9" w:rsidRDefault="00BA13C3">
          <w:pPr>
            <w:divId w:val="1465999731"/>
            <w:rPr>
              <w:rFonts w:eastAsia="Times New Roman"/>
            </w:rPr>
          </w:pPr>
          <w:r w:rsidRPr="00A164B9">
            <w:rPr>
              <w:rFonts w:eastAsia="Times New Roman"/>
            </w:rPr>
            <w:t xml:space="preserve">YAO, E. et al. </w:t>
          </w:r>
          <w:proofErr w:type="spellStart"/>
          <w:r w:rsidRPr="00A164B9">
            <w:rPr>
              <w:rFonts w:eastAsia="Times New Roman"/>
            </w:rPr>
            <w:t>Phytochemical</w:t>
          </w:r>
          <w:proofErr w:type="spellEnd"/>
          <w:r w:rsidRPr="00A164B9">
            <w:rPr>
              <w:rFonts w:eastAsia="Times New Roman"/>
            </w:rPr>
            <w:t xml:space="preserve"> </w:t>
          </w:r>
          <w:proofErr w:type="spellStart"/>
          <w:r w:rsidRPr="00A164B9">
            <w:rPr>
              <w:rFonts w:eastAsia="Times New Roman"/>
            </w:rPr>
            <w:t>wedelolactone</w:t>
          </w:r>
          <w:proofErr w:type="spellEnd"/>
          <w:r w:rsidRPr="00A164B9">
            <w:rPr>
              <w:rFonts w:eastAsia="Times New Roman"/>
            </w:rPr>
            <w:t xml:space="preserve"> reverses </w:t>
          </w:r>
          <w:proofErr w:type="spellStart"/>
          <w:r w:rsidRPr="00A164B9">
            <w:rPr>
              <w:rFonts w:eastAsia="Times New Roman"/>
            </w:rPr>
            <w:t>obesity</w:t>
          </w:r>
          <w:proofErr w:type="spellEnd"/>
          <w:r w:rsidRPr="00A164B9">
            <w:rPr>
              <w:rFonts w:eastAsia="Times New Roman"/>
            </w:rPr>
            <w:t xml:space="preserve"> </w:t>
          </w:r>
          <w:proofErr w:type="spellStart"/>
          <w:r w:rsidRPr="00A164B9">
            <w:rPr>
              <w:rFonts w:eastAsia="Times New Roman"/>
            </w:rPr>
            <w:t>by</w:t>
          </w:r>
          <w:proofErr w:type="spellEnd"/>
          <w:r w:rsidRPr="00A164B9">
            <w:rPr>
              <w:rFonts w:eastAsia="Times New Roman"/>
            </w:rPr>
            <w:t xml:space="preserve"> </w:t>
          </w:r>
          <w:proofErr w:type="spellStart"/>
          <w:r w:rsidRPr="00A164B9">
            <w:rPr>
              <w:rFonts w:eastAsia="Times New Roman"/>
            </w:rPr>
            <w:t>prompting</w:t>
          </w:r>
          <w:proofErr w:type="spellEnd"/>
          <w:r w:rsidRPr="00A164B9">
            <w:rPr>
              <w:rFonts w:eastAsia="Times New Roman"/>
            </w:rPr>
            <w:t xml:space="preserve"> adipose </w:t>
          </w:r>
          <w:proofErr w:type="spellStart"/>
          <w:r w:rsidRPr="00A164B9">
            <w:rPr>
              <w:rFonts w:eastAsia="Times New Roman"/>
            </w:rPr>
            <w:t>browning</w:t>
          </w:r>
          <w:proofErr w:type="spellEnd"/>
          <w:r w:rsidRPr="00A164B9">
            <w:rPr>
              <w:rFonts w:eastAsia="Times New Roman"/>
            </w:rPr>
            <w:t xml:space="preserve"> </w:t>
          </w:r>
          <w:proofErr w:type="spellStart"/>
          <w:r w:rsidRPr="00A164B9">
            <w:rPr>
              <w:rFonts w:eastAsia="Times New Roman"/>
            </w:rPr>
            <w:t>through</w:t>
          </w:r>
          <w:proofErr w:type="spellEnd"/>
          <w:r w:rsidRPr="00A164B9">
            <w:rPr>
              <w:rFonts w:eastAsia="Times New Roman"/>
            </w:rPr>
            <w:t xml:space="preserve"> SIRT1/AMPK/ PPARα </w:t>
          </w:r>
          <w:proofErr w:type="spellStart"/>
          <w:r w:rsidRPr="00A164B9">
            <w:rPr>
              <w:rFonts w:eastAsia="Times New Roman"/>
            </w:rPr>
            <w:t>pathway</w:t>
          </w:r>
          <w:proofErr w:type="spellEnd"/>
          <w:r w:rsidRPr="00A164B9">
            <w:rPr>
              <w:rFonts w:eastAsia="Times New Roman"/>
            </w:rPr>
            <w:t xml:space="preserve"> via </w:t>
          </w:r>
          <w:proofErr w:type="spellStart"/>
          <w:r w:rsidRPr="00A164B9">
            <w:rPr>
              <w:rFonts w:eastAsia="Times New Roman"/>
            </w:rPr>
            <w:t>targeting</w:t>
          </w:r>
          <w:proofErr w:type="spellEnd"/>
          <w:r w:rsidRPr="00A164B9">
            <w:rPr>
              <w:rFonts w:eastAsia="Times New Roman"/>
            </w:rPr>
            <w:t xml:space="preserve"> </w:t>
          </w:r>
          <w:proofErr w:type="spellStart"/>
          <w:r w:rsidRPr="00A164B9">
            <w:rPr>
              <w:rFonts w:eastAsia="Times New Roman"/>
            </w:rPr>
            <w:t>nicotinamide</w:t>
          </w:r>
          <w:proofErr w:type="spellEnd"/>
          <w:r w:rsidRPr="00A164B9">
            <w:rPr>
              <w:rFonts w:eastAsia="Times New Roman"/>
            </w:rPr>
            <w:t xml:space="preserve"> N-</w:t>
          </w:r>
          <w:proofErr w:type="spellStart"/>
          <w:r w:rsidRPr="00A164B9">
            <w:rPr>
              <w:rFonts w:eastAsia="Times New Roman"/>
            </w:rPr>
            <w:t>methyltransferase</w:t>
          </w:r>
          <w:proofErr w:type="spellEnd"/>
          <w:r w:rsidRPr="00A164B9">
            <w:rPr>
              <w:rFonts w:eastAsia="Times New Roman"/>
            </w:rPr>
            <w:t xml:space="preserve">. </w:t>
          </w:r>
          <w:proofErr w:type="spellStart"/>
          <w:r w:rsidRPr="00A164B9">
            <w:rPr>
              <w:rFonts w:eastAsia="Times New Roman"/>
              <w:b/>
              <w:bCs/>
            </w:rPr>
            <w:t>Phytomedicine</w:t>
          </w:r>
          <w:proofErr w:type="spellEnd"/>
          <w:r w:rsidRPr="00A164B9">
            <w:rPr>
              <w:rFonts w:eastAsia="Times New Roman"/>
            </w:rPr>
            <w:t xml:space="preserve">, v. 94, n. </w:t>
          </w:r>
          <w:proofErr w:type="spellStart"/>
          <w:r w:rsidRPr="00A164B9">
            <w:rPr>
              <w:rFonts w:eastAsia="Times New Roman"/>
            </w:rPr>
            <w:t>October</w:t>
          </w:r>
          <w:proofErr w:type="spellEnd"/>
          <w:r w:rsidRPr="00A164B9">
            <w:rPr>
              <w:rFonts w:eastAsia="Times New Roman"/>
            </w:rPr>
            <w:t xml:space="preserve"> 2021, p. 153843, 2022. </w:t>
          </w:r>
        </w:p>
        <w:p w14:paraId="4311831C" w14:textId="77777777" w:rsidR="00BA13C3" w:rsidRPr="00A164B9" w:rsidRDefault="00BA13C3">
          <w:pPr>
            <w:divId w:val="1136291659"/>
            <w:rPr>
              <w:rFonts w:eastAsia="Times New Roman"/>
            </w:rPr>
          </w:pPr>
        </w:p>
        <w:p w14:paraId="11DF984D" w14:textId="77777777" w:rsidR="00BA13C3" w:rsidRPr="00A164B9" w:rsidRDefault="00BA13C3">
          <w:pPr>
            <w:divId w:val="648245225"/>
            <w:rPr>
              <w:rFonts w:eastAsia="Times New Roman"/>
            </w:rPr>
          </w:pPr>
          <w:r w:rsidRPr="00A164B9">
            <w:rPr>
              <w:rFonts w:eastAsia="Times New Roman"/>
            </w:rPr>
            <w:t xml:space="preserve">YU, B. et al.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for </w:t>
          </w:r>
          <w:proofErr w:type="spellStart"/>
          <w:r w:rsidRPr="00A164B9">
            <w:rPr>
              <w:rFonts w:eastAsia="Times New Roman"/>
            </w:rPr>
            <w:t>prediction</w:t>
          </w:r>
          <w:proofErr w:type="spellEnd"/>
          <w:r w:rsidRPr="00A164B9">
            <w:rPr>
              <w:rFonts w:eastAsia="Times New Roman"/>
            </w:rPr>
            <w:t xml:space="preserve"> </w:t>
          </w:r>
          <w:proofErr w:type="spellStart"/>
          <w:r w:rsidRPr="00A164B9">
            <w:rPr>
              <w:rFonts w:eastAsia="Times New Roman"/>
            </w:rPr>
            <w:t>of</w:t>
          </w:r>
          <w:proofErr w:type="spellEnd"/>
          <w:r w:rsidRPr="00A164B9">
            <w:rPr>
              <w:rFonts w:eastAsia="Times New Roman"/>
            </w:rPr>
            <w:t xml:space="preserve"> </w:t>
          </w:r>
          <w:proofErr w:type="spellStart"/>
          <w:r w:rsidRPr="00A164B9">
            <w:rPr>
              <w:rFonts w:eastAsia="Times New Roman"/>
            </w:rPr>
            <w:t>early</w:t>
          </w:r>
          <w:proofErr w:type="spellEnd"/>
          <w:r w:rsidRPr="00A164B9">
            <w:rPr>
              <w:rFonts w:eastAsia="Times New Roman"/>
            </w:rPr>
            <w:t xml:space="preserve"> </w:t>
          </w:r>
          <w:proofErr w:type="spellStart"/>
          <w:r w:rsidRPr="00A164B9">
            <w:rPr>
              <w:rFonts w:eastAsia="Times New Roman"/>
            </w:rPr>
            <w:t>complications</w:t>
          </w:r>
          <w:proofErr w:type="spellEnd"/>
          <w:r w:rsidRPr="00A164B9">
            <w:rPr>
              <w:rFonts w:eastAsia="Times New Roman"/>
            </w:rPr>
            <w:t xml:space="preserve"> </w:t>
          </w:r>
          <w:proofErr w:type="spellStart"/>
          <w:r w:rsidRPr="00A164B9">
            <w:rPr>
              <w:rFonts w:eastAsia="Times New Roman"/>
            </w:rPr>
            <w:t>after</w:t>
          </w:r>
          <w:proofErr w:type="spellEnd"/>
          <w:r w:rsidRPr="00A164B9">
            <w:rPr>
              <w:rFonts w:eastAsia="Times New Roman"/>
            </w:rPr>
            <w:t xml:space="preserve"> </w:t>
          </w:r>
          <w:proofErr w:type="spellStart"/>
          <w:r w:rsidRPr="00A164B9">
            <w:rPr>
              <w:rFonts w:eastAsia="Times New Roman"/>
            </w:rPr>
            <w:t>gastrectomy</w:t>
          </w:r>
          <w:proofErr w:type="spellEnd"/>
          <w:r w:rsidRPr="00A164B9">
            <w:rPr>
              <w:rFonts w:eastAsia="Times New Roman"/>
            </w:rPr>
            <w:t xml:space="preserve"> in </w:t>
          </w:r>
          <w:proofErr w:type="spellStart"/>
          <w:r w:rsidRPr="00A164B9">
            <w:rPr>
              <w:rFonts w:eastAsia="Times New Roman"/>
            </w:rPr>
            <w:t>elderly</w:t>
          </w:r>
          <w:proofErr w:type="spellEnd"/>
          <w:r w:rsidRPr="00A164B9">
            <w:rPr>
              <w:rFonts w:eastAsia="Times New Roman"/>
            </w:rPr>
            <w:t xml:space="preserve"> </w:t>
          </w:r>
          <w:proofErr w:type="spellStart"/>
          <w:r w:rsidRPr="00A164B9">
            <w:rPr>
              <w:rFonts w:eastAsia="Times New Roman"/>
            </w:rPr>
            <w:t>patients</w:t>
          </w:r>
          <w:proofErr w:type="spellEnd"/>
          <w:r w:rsidRPr="00A164B9">
            <w:rPr>
              <w:rFonts w:eastAsia="Times New Roman"/>
            </w:rPr>
            <w:t xml:space="preserve"> </w:t>
          </w:r>
          <w:proofErr w:type="spellStart"/>
          <w:r w:rsidRPr="00A164B9">
            <w:rPr>
              <w:rFonts w:eastAsia="Times New Roman"/>
            </w:rPr>
            <w:t>with</w:t>
          </w:r>
          <w:proofErr w:type="spellEnd"/>
          <w:r w:rsidRPr="00A164B9">
            <w:rPr>
              <w:rFonts w:eastAsia="Times New Roman"/>
            </w:rPr>
            <w:t xml:space="preserve"> </w:t>
          </w:r>
          <w:proofErr w:type="spellStart"/>
          <w:r w:rsidRPr="00A164B9">
            <w:rPr>
              <w:rFonts w:eastAsia="Times New Roman"/>
            </w:rPr>
            <w:t>gastric</w:t>
          </w:r>
          <w:proofErr w:type="spellEnd"/>
          <w:r w:rsidRPr="00A164B9">
            <w:rPr>
              <w:rFonts w:eastAsia="Times New Roman"/>
            </w:rPr>
            <w:t xml:space="preserve"> </w:t>
          </w:r>
          <w:proofErr w:type="spellStart"/>
          <w:r w:rsidRPr="00A164B9">
            <w:rPr>
              <w:rFonts w:eastAsia="Times New Roman"/>
            </w:rPr>
            <w:t>cancer</w:t>
          </w:r>
          <w:proofErr w:type="spellEnd"/>
          <w:r w:rsidRPr="00A164B9">
            <w:rPr>
              <w:rFonts w:eastAsia="Times New Roman"/>
            </w:rPr>
            <w:t xml:space="preserve">: The </w:t>
          </w:r>
          <w:proofErr w:type="spellStart"/>
          <w:r w:rsidRPr="00A164B9">
            <w:rPr>
              <w:rFonts w:eastAsia="Times New Roman"/>
            </w:rPr>
            <w:t>phase</w:t>
          </w:r>
          <w:proofErr w:type="spellEnd"/>
          <w:r w:rsidRPr="00A164B9">
            <w:rPr>
              <w:rFonts w:eastAsia="Times New Roman"/>
            </w:rPr>
            <w:t xml:space="preserve"> </w:t>
          </w:r>
          <w:proofErr w:type="spellStart"/>
          <w:r w:rsidRPr="00A164B9">
            <w:rPr>
              <w:rFonts w:eastAsia="Times New Roman"/>
            </w:rPr>
            <w:t>angle</w:t>
          </w:r>
          <w:proofErr w:type="spellEnd"/>
          <w:r w:rsidRPr="00A164B9">
            <w:rPr>
              <w:rFonts w:eastAsia="Times New Roman"/>
            </w:rPr>
            <w:t xml:space="preserve"> </w:t>
          </w:r>
          <w:proofErr w:type="spellStart"/>
          <w:r w:rsidRPr="00A164B9">
            <w:rPr>
              <w:rFonts w:eastAsia="Times New Roman"/>
            </w:rPr>
            <w:t>measured</w:t>
          </w:r>
          <w:proofErr w:type="spellEnd"/>
          <w:r w:rsidRPr="00A164B9">
            <w:rPr>
              <w:rFonts w:eastAsia="Times New Roman"/>
            </w:rPr>
            <w:t xml:space="preserve"> </w:t>
          </w:r>
          <w:proofErr w:type="spellStart"/>
          <w:r w:rsidRPr="00A164B9">
            <w:rPr>
              <w:rFonts w:eastAsia="Times New Roman"/>
            </w:rPr>
            <w:t>using</w:t>
          </w:r>
          <w:proofErr w:type="spellEnd"/>
          <w:r w:rsidRPr="00A164B9">
            <w:rPr>
              <w:rFonts w:eastAsia="Times New Roman"/>
            </w:rPr>
            <w:t xml:space="preserve"> </w:t>
          </w:r>
          <w:proofErr w:type="spellStart"/>
          <w:r w:rsidRPr="00A164B9">
            <w:rPr>
              <w:rFonts w:eastAsia="Times New Roman"/>
            </w:rPr>
            <w:t>bioelectrical</w:t>
          </w:r>
          <w:proofErr w:type="spellEnd"/>
          <w:r w:rsidRPr="00A164B9">
            <w:rPr>
              <w:rFonts w:eastAsia="Times New Roman"/>
            </w:rPr>
            <w:t xml:space="preserve"> </w:t>
          </w:r>
          <w:proofErr w:type="spellStart"/>
          <w:r w:rsidRPr="00A164B9">
            <w:rPr>
              <w:rFonts w:eastAsia="Times New Roman"/>
            </w:rPr>
            <w:t>impedance</w:t>
          </w:r>
          <w:proofErr w:type="spellEnd"/>
          <w:r w:rsidRPr="00A164B9">
            <w:rPr>
              <w:rFonts w:eastAsia="Times New Roman"/>
            </w:rPr>
            <w:t xml:space="preserve"> </w:t>
          </w:r>
          <w:proofErr w:type="spellStart"/>
          <w:r w:rsidRPr="00A164B9">
            <w:rPr>
              <w:rFonts w:eastAsia="Times New Roman"/>
            </w:rPr>
            <w:t>analysis</w:t>
          </w:r>
          <w:proofErr w:type="spellEnd"/>
          <w:r w:rsidRPr="00A164B9">
            <w:rPr>
              <w:rFonts w:eastAsia="Times New Roman"/>
            </w:rPr>
            <w:t xml:space="preserve">. </w:t>
          </w:r>
          <w:proofErr w:type="spellStart"/>
          <w:r w:rsidRPr="00A164B9">
            <w:rPr>
              <w:rFonts w:eastAsia="Times New Roman"/>
              <w:b/>
              <w:bCs/>
            </w:rPr>
            <w:t>Journal</w:t>
          </w:r>
          <w:proofErr w:type="spellEnd"/>
          <w:r w:rsidRPr="00A164B9">
            <w:rPr>
              <w:rFonts w:eastAsia="Times New Roman"/>
              <w:b/>
              <w:bCs/>
            </w:rPr>
            <w:t xml:space="preserve"> </w:t>
          </w:r>
          <w:proofErr w:type="spellStart"/>
          <w:r w:rsidRPr="00A164B9">
            <w:rPr>
              <w:rFonts w:eastAsia="Times New Roman"/>
              <w:b/>
              <w:bCs/>
            </w:rPr>
            <w:t>of</w:t>
          </w:r>
          <w:proofErr w:type="spellEnd"/>
          <w:r w:rsidRPr="00A164B9">
            <w:rPr>
              <w:rFonts w:eastAsia="Times New Roman"/>
              <w:b/>
              <w:bCs/>
            </w:rPr>
            <w:t xml:space="preserve"> </w:t>
          </w:r>
          <w:proofErr w:type="spellStart"/>
          <w:r w:rsidRPr="00A164B9">
            <w:rPr>
              <w:rFonts w:eastAsia="Times New Roman"/>
              <w:b/>
              <w:bCs/>
            </w:rPr>
            <w:t>Gastric</w:t>
          </w:r>
          <w:proofErr w:type="spellEnd"/>
          <w:r w:rsidRPr="00A164B9">
            <w:rPr>
              <w:rFonts w:eastAsia="Times New Roman"/>
              <w:b/>
              <w:bCs/>
            </w:rPr>
            <w:t xml:space="preserve"> </w:t>
          </w:r>
          <w:proofErr w:type="spellStart"/>
          <w:r w:rsidRPr="00A164B9">
            <w:rPr>
              <w:rFonts w:eastAsia="Times New Roman"/>
              <w:b/>
              <w:bCs/>
            </w:rPr>
            <w:t>Cancer</w:t>
          </w:r>
          <w:proofErr w:type="spellEnd"/>
          <w:r w:rsidRPr="00A164B9">
            <w:rPr>
              <w:rFonts w:eastAsia="Times New Roman"/>
            </w:rPr>
            <w:t xml:space="preserve">, v. 19, n. 3, p. 278–289, 2019. </w:t>
          </w:r>
        </w:p>
        <w:p w14:paraId="7D4A75B1" w14:textId="4AE05B8C" w:rsidR="00C114DC" w:rsidRPr="00A164B9" w:rsidRDefault="00BA13C3" w:rsidP="00C114DC">
          <w:pPr>
            <w:spacing w:after="240" w:line="240" w:lineRule="auto"/>
            <w:ind w:firstLine="0"/>
            <w:divId w:val="226232024"/>
            <w:rPr>
              <w:rFonts w:ascii="Aptos" w:hAnsi="Aptos" w:cstheme="majorHAnsi"/>
            </w:rPr>
          </w:pPr>
          <w:r w:rsidRPr="00A164B9">
            <w:rPr>
              <w:rFonts w:eastAsia="Times New Roman"/>
            </w:rPr>
            <w:t> </w:t>
          </w:r>
        </w:p>
      </w:sdtContent>
    </w:sdt>
    <w:p w14:paraId="3B6FA90F" w14:textId="77777777" w:rsidR="00C114DC" w:rsidRPr="00A164B9" w:rsidRDefault="00C114DC">
      <w:pPr>
        <w:spacing w:line="240" w:lineRule="auto"/>
        <w:ind w:firstLine="0"/>
        <w:jc w:val="left"/>
        <w:rPr>
          <w:rFonts w:ascii="Aptos" w:hAnsi="Aptos" w:cstheme="majorHAnsi"/>
        </w:rPr>
      </w:pPr>
      <w:r w:rsidRPr="00A164B9">
        <w:rPr>
          <w:rFonts w:ascii="Aptos" w:hAnsi="Aptos" w:cstheme="majorHAnsi"/>
        </w:rPr>
        <w:br w:type="page"/>
      </w:r>
    </w:p>
    <w:p w14:paraId="63AE3420" w14:textId="5707CB81" w:rsidR="00C114DC" w:rsidRPr="00A164B9" w:rsidRDefault="005D5A18" w:rsidP="00521ABE">
      <w:pPr>
        <w:pStyle w:val="Heading1"/>
        <w:divId w:val="226232024"/>
        <w:rPr>
          <w:lang w:val="pt-BR"/>
        </w:rPr>
      </w:pPr>
      <w:r w:rsidRPr="00A164B9">
        <w:rPr>
          <w:lang w:val="pt-BR"/>
        </w:rPr>
        <w:lastRenderedPageBreak/>
        <w:t xml:space="preserve"> </w:t>
      </w:r>
      <w:bookmarkStart w:id="202" w:name="_Toc187787290"/>
      <w:r w:rsidR="00C114DC" w:rsidRPr="00A164B9">
        <w:rPr>
          <w:lang w:val="pt-BR"/>
        </w:rPr>
        <w:t>A</w:t>
      </w:r>
      <w:r w:rsidR="0076416E" w:rsidRPr="00A164B9">
        <w:rPr>
          <w:lang w:val="pt-BR"/>
        </w:rPr>
        <w:t>pêndice</w:t>
      </w:r>
      <w:bookmarkEnd w:id="202"/>
    </w:p>
    <w:p w14:paraId="447DE7FB" w14:textId="20CA1475" w:rsidR="004A24CD" w:rsidRPr="00A164B9" w:rsidRDefault="002114D8" w:rsidP="00D00DEB">
      <w:pPr>
        <w:pStyle w:val="ApendiceAnexo"/>
        <w:rPr>
          <w:rFonts w:cstheme="majorHAnsi"/>
        </w:rPr>
      </w:pPr>
      <w:bookmarkStart w:id="203" w:name="_Ref187788789"/>
      <w:r w:rsidRPr="00A164B9">
        <w:t xml:space="preserve">APÊNDICE </w:t>
      </w:r>
      <w:r w:rsidRPr="00A164B9">
        <w:fldChar w:fldCharType="begin"/>
      </w:r>
      <w:r w:rsidRPr="00A164B9">
        <w:instrText xml:space="preserve"> SEQ APÊNDICE \* ALPHABETIC </w:instrText>
      </w:r>
      <w:r w:rsidRPr="00A164B9">
        <w:fldChar w:fldCharType="separate"/>
      </w:r>
      <w:r w:rsidR="00FB7DA7" w:rsidRPr="00A164B9">
        <w:rPr>
          <w:noProof/>
        </w:rPr>
        <w:t>A</w:t>
      </w:r>
      <w:r w:rsidRPr="00A164B9">
        <w:fldChar w:fldCharType="end"/>
      </w:r>
      <w:bookmarkEnd w:id="203"/>
      <w:r w:rsidRPr="00A164B9">
        <w:t xml:space="preserve"> – </w:t>
      </w:r>
      <w:r w:rsidR="00D00DEB" w:rsidRPr="00A164B9">
        <w:t xml:space="preserve">Foto da </w:t>
      </w:r>
      <w:r w:rsidR="00D35AAB" w:rsidRPr="00A164B9">
        <w:t xml:space="preserve">espécie da </w:t>
      </w:r>
      <w:proofErr w:type="spellStart"/>
      <w:r w:rsidR="00535D0B" w:rsidRPr="00A164B9">
        <w:rPr>
          <w:i/>
          <w:iCs w:val="0"/>
        </w:rPr>
        <w:t>Eclipta</w:t>
      </w:r>
      <w:proofErr w:type="spellEnd"/>
      <w:r w:rsidR="00535D0B" w:rsidRPr="00A164B9">
        <w:rPr>
          <w:i/>
          <w:iCs w:val="0"/>
        </w:rPr>
        <w:t xml:space="preserve"> </w:t>
      </w:r>
      <w:proofErr w:type="spellStart"/>
      <w:r w:rsidR="00535D0B" w:rsidRPr="00A164B9">
        <w:rPr>
          <w:i/>
          <w:iCs w:val="0"/>
        </w:rPr>
        <w:t>prostrata</w:t>
      </w:r>
      <w:proofErr w:type="spellEnd"/>
    </w:p>
    <w:p w14:paraId="7B116503" w14:textId="1C7A1F65" w:rsidR="004D2AE3" w:rsidRPr="00A164B9" w:rsidRDefault="004D2AE3" w:rsidP="000C4D22">
      <w:pPr>
        <w:pStyle w:val="Legenda"/>
      </w:pPr>
      <w:r w:rsidRPr="00A164B9">
        <w:t>Fonte: arquivo próprio, retirada na Farmácia da Natureza, Casa Espírita Terra de Ismael</w:t>
      </w:r>
    </w:p>
    <w:p w14:paraId="7C649AA7" w14:textId="77777777" w:rsidR="004D2AE3" w:rsidRPr="00A164B9" w:rsidRDefault="004D2AE3" w:rsidP="004D2AE3">
      <w:pPr>
        <w:ind w:firstLine="0"/>
        <w:jc w:val="right"/>
        <w:rPr>
          <w:rFonts w:ascii="Aptos" w:hAnsi="Aptos" w:cstheme="majorHAnsi"/>
        </w:rPr>
      </w:pPr>
    </w:p>
    <w:p w14:paraId="2D91B369" w14:textId="4718EE3B" w:rsidR="004D2AE3" w:rsidRPr="00A164B9" w:rsidRDefault="004D2AE3" w:rsidP="004D2AE3">
      <w:pPr>
        <w:ind w:firstLine="0"/>
        <w:jc w:val="right"/>
        <w:rPr>
          <w:rFonts w:ascii="Aptos" w:hAnsi="Aptos" w:cstheme="majorHAnsi"/>
        </w:rPr>
      </w:pPr>
    </w:p>
    <w:p w14:paraId="78508589" w14:textId="77777777" w:rsidR="002114D8" w:rsidRPr="00A164B9" w:rsidRDefault="002114D8">
      <w:pPr>
        <w:spacing w:line="240" w:lineRule="auto"/>
        <w:ind w:firstLine="0"/>
        <w:jc w:val="left"/>
        <w:rPr>
          <w:rFonts w:ascii="Aptos" w:hAnsi="Aptos" w:cstheme="majorHAnsi"/>
        </w:rPr>
      </w:pPr>
      <w:r w:rsidRPr="00A164B9">
        <w:rPr>
          <w:rFonts w:ascii="Aptos" w:hAnsi="Aptos" w:cstheme="majorHAnsi"/>
        </w:rPr>
        <w:br w:type="page"/>
      </w:r>
    </w:p>
    <w:p w14:paraId="6489427E" w14:textId="2F1D08BC" w:rsidR="002114D8" w:rsidRPr="00A164B9" w:rsidRDefault="002114D8" w:rsidP="00EB1FE9">
      <w:pPr>
        <w:pStyle w:val="ApendiceAnexo"/>
      </w:pPr>
      <w:bookmarkStart w:id="204" w:name="_Ref187789877"/>
      <w:bookmarkStart w:id="205" w:name="_Ref187789851"/>
      <w:r w:rsidRPr="00A164B9">
        <w:lastRenderedPageBreak/>
        <w:t xml:space="preserve">APÊNDICE </w:t>
      </w:r>
      <w:r w:rsidRPr="00A164B9">
        <w:fldChar w:fldCharType="begin"/>
      </w:r>
      <w:r w:rsidRPr="00A164B9">
        <w:instrText xml:space="preserve"> SEQ APÊNDICE \* ALPHABETIC </w:instrText>
      </w:r>
      <w:r w:rsidRPr="00A164B9">
        <w:fldChar w:fldCharType="separate"/>
      </w:r>
      <w:r w:rsidR="00FB7DA7" w:rsidRPr="00A164B9">
        <w:rPr>
          <w:noProof/>
        </w:rPr>
        <w:t>B</w:t>
      </w:r>
      <w:r w:rsidRPr="00A164B9">
        <w:fldChar w:fldCharType="end"/>
      </w:r>
      <w:bookmarkEnd w:id="204"/>
      <w:r w:rsidRPr="00A164B9">
        <w:t xml:space="preserve"> – Plano de reeducação alimentar</w:t>
      </w:r>
      <w:bookmarkEnd w:id="205"/>
    </w:p>
    <w:p w14:paraId="7EB3B661" w14:textId="77777777" w:rsidR="002114D8" w:rsidRPr="00A164B9" w:rsidRDefault="002114D8" w:rsidP="002114D8"/>
    <w:p w14:paraId="7455991F" w14:textId="226E5B5D" w:rsidR="006520F8" w:rsidRPr="00A164B9" w:rsidRDefault="006520F8" w:rsidP="002114D8">
      <w:r w:rsidRPr="00A164B9">
        <w:t xml:space="preserve">O principal papel da </w:t>
      </w:r>
      <w:proofErr w:type="spellStart"/>
      <w:r w:rsidRPr="00A164B9">
        <w:t>alimentação</w:t>
      </w:r>
      <w:proofErr w:type="spellEnd"/>
      <w:r w:rsidRPr="00A164B9">
        <w:t xml:space="preserve"> é fornecer ENERGIA e NUTRIENTES para o funcionamento adequado do corpo. </w:t>
      </w:r>
    </w:p>
    <w:p w14:paraId="1C0E0B6B" w14:textId="1691D99A" w:rsidR="006520F8" w:rsidRPr="00A164B9" w:rsidRDefault="006520F8" w:rsidP="006520F8">
      <w:pPr>
        <w:ind w:firstLine="0"/>
        <w:rPr>
          <w:rFonts w:ascii="Aptos" w:hAnsi="Aptos" w:cstheme="majorHAnsi"/>
        </w:rPr>
      </w:pPr>
      <w:r w:rsidRPr="00A164B9">
        <w:rPr>
          <w:rFonts w:ascii="Aptos" w:hAnsi="Aptos" w:cstheme="majorHAnsi"/>
        </w:rPr>
        <w:t xml:space="preserve">Para o emagrecimento é importante comer menor quantidade de energia e gastar mais. </w:t>
      </w:r>
    </w:p>
    <w:p w14:paraId="09403ED8" w14:textId="77777777" w:rsidR="006520F8" w:rsidRPr="00A164B9" w:rsidRDefault="006520F8" w:rsidP="006520F8">
      <w:pPr>
        <w:ind w:firstLine="0"/>
        <w:rPr>
          <w:rFonts w:ascii="Aptos" w:hAnsi="Aptos" w:cstheme="majorHAnsi"/>
        </w:rPr>
      </w:pPr>
    </w:p>
    <w:p w14:paraId="61D8BEA4" w14:textId="7F9EC6DE" w:rsidR="006520F8" w:rsidRPr="00A164B9" w:rsidRDefault="006520F8" w:rsidP="006520F8">
      <w:pPr>
        <w:ind w:firstLine="0"/>
        <w:rPr>
          <w:rFonts w:ascii="Aptos" w:hAnsi="Aptos" w:cstheme="majorHAnsi"/>
          <w:b/>
          <w:bCs/>
        </w:rPr>
      </w:pPr>
      <w:proofErr w:type="spellStart"/>
      <w:r w:rsidRPr="00A164B9">
        <w:rPr>
          <w:rFonts w:ascii="Aptos" w:hAnsi="Aptos" w:cstheme="majorHAnsi"/>
          <w:b/>
          <w:bCs/>
        </w:rPr>
        <w:t>Alimentação</w:t>
      </w:r>
      <w:proofErr w:type="spellEnd"/>
      <w:r w:rsidRPr="00A164B9">
        <w:rPr>
          <w:rFonts w:ascii="Aptos" w:hAnsi="Aptos" w:cstheme="majorHAnsi"/>
          <w:b/>
          <w:bCs/>
        </w:rPr>
        <w:t xml:space="preserve"> </w:t>
      </w:r>
      <w:proofErr w:type="spellStart"/>
      <w:r w:rsidRPr="00A164B9">
        <w:rPr>
          <w:rFonts w:ascii="Aptos" w:hAnsi="Aptos" w:cstheme="majorHAnsi"/>
          <w:b/>
          <w:bCs/>
        </w:rPr>
        <w:t>Saudável</w:t>
      </w:r>
      <w:proofErr w:type="spellEnd"/>
      <w:r w:rsidRPr="00A164B9">
        <w:rPr>
          <w:rFonts w:ascii="Aptos" w:hAnsi="Aptos" w:cstheme="majorHAnsi"/>
          <w:b/>
          <w:bCs/>
        </w:rPr>
        <w:t xml:space="preserve">: </w:t>
      </w:r>
    </w:p>
    <w:p w14:paraId="53169150" w14:textId="5A3E8E21" w:rsidR="006520F8" w:rsidRPr="00A164B9" w:rsidRDefault="006520F8" w:rsidP="00371FBF">
      <w:pPr>
        <w:pStyle w:val="ListParagraph"/>
        <w:numPr>
          <w:ilvl w:val="0"/>
          <w:numId w:val="24"/>
        </w:numPr>
      </w:pPr>
      <w:r w:rsidRPr="00A164B9">
        <w:t xml:space="preserve">Comer 5 a 6 vezes por dia, de 3 em 3 horas, de forma fracionada; </w:t>
      </w:r>
    </w:p>
    <w:p w14:paraId="23D18DF2" w14:textId="51EC89D4" w:rsidR="006520F8" w:rsidRPr="00A164B9" w:rsidRDefault="006520F8" w:rsidP="00371FBF">
      <w:pPr>
        <w:pStyle w:val="ListParagraph"/>
        <w:numPr>
          <w:ilvl w:val="0"/>
          <w:numId w:val="24"/>
        </w:numPr>
      </w:pPr>
      <w:r w:rsidRPr="00A164B9">
        <w:t>Reduzir a ingestão de doces e gorduras (</w:t>
      </w:r>
      <w:proofErr w:type="spellStart"/>
      <w:r w:rsidRPr="00A164B9">
        <w:t>açúcar</w:t>
      </w:r>
      <w:proofErr w:type="spellEnd"/>
      <w:r w:rsidRPr="00A164B9">
        <w:t xml:space="preserve">, bolo, bolacha, fritura); </w:t>
      </w:r>
    </w:p>
    <w:p w14:paraId="393F3543" w14:textId="640EE418" w:rsidR="006520F8" w:rsidRPr="00A164B9" w:rsidRDefault="006520F8" w:rsidP="00371FBF">
      <w:pPr>
        <w:pStyle w:val="ListParagraph"/>
        <w:numPr>
          <w:ilvl w:val="0"/>
          <w:numId w:val="24"/>
        </w:numPr>
      </w:pPr>
      <w:r w:rsidRPr="00A164B9">
        <w:t xml:space="preserve">O prato deve ser colorido, oferecendo maior quantidade de vitaminas e minerais; </w:t>
      </w:r>
    </w:p>
    <w:p w14:paraId="48EB1598" w14:textId="77777777" w:rsidR="006520F8" w:rsidRPr="00A164B9" w:rsidRDefault="006520F8" w:rsidP="00371FBF">
      <w:pPr>
        <w:pStyle w:val="ListParagraph"/>
        <w:numPr>
          <w:ilvl w:val="0"/>
          <w:numId w:val="24"/>
        </w:numPr>
      </w:pPr>
      <w:r w:rsidRPr="00A164B9">
        <w:t xml:space="preserve">Comer salada e frutas diariamente. </w:t>
      </w:r>
    </w:p>
    <w:p w14:paraId="7DA84247" w14:textId="6416F6D5" w:rsidR="006520F8" w:rsidRPr="00A164B9" w:rsidRDefault="006520F8" w:rsidP="00371FBF">
      <w:pPr>
        <w:pStyle w:val="ListParagraph"/>
        <w:numPr>
          <w:ilvl w:val="0"/>
          <w:numId w:val="24"/>
        </w:numPr>
      </w:pPr>
      <w:proofErr w:type="spellStart"/>
      <w:r w:rsidRPr="00A164B9">
        <w:t>Não</w:t>
      </w:r>
      <w:proofErr w:type="spellEnd"/>
      <w:r w:rsidRPr="00A164B9">
        <w:t xml:space="preserve"> consumir bebidas </w:t>
      </w:r>
      <w:proofErr w:type="spellStart"/>
      <w:r w:rsidRPr="00A164B9">
        <w:t>alcóolicas</w:t>
      </w:r>
      <w:proofErr w:type="spellEnd"/>
      <w:r w:rsidRPr="00A164B9">
        <w:t xml:space="preserve">. </w:t>
      </w:r>
    </w:p>
    <w:p w14:paraId="2D42105D" w14:textId="77777777" w:rsidR="006520F8" w:rsidRPr="00A164B9" w:rsidRDefault="006520F8" w:rsidP="006520F8">
      <w:pPr>
        <w:rPr>
          <w:rFonts w:ascii="Aptos" w:hAnsi="Aptos" w:cstheme="majorHAnsi"/>
        </w:rPr>
      </w:pPr>
    </w:p>
    <w:p w14:paraId="3B03AABC" w14:textId="7012BBB6" w:rsidR="006520F8" w:rsidRPr="00A164B9" w:rsidRDefault="006520F8" w:rsidP="006520F8">
      <w:pPr>
        <w:ind w:firstLine="0"/>
        <w:rPr>
          <w:rFonts w:ascii="Aptos" w:hAnsi="Aptos" w:cstheme="majorHAnsi"/>
          <w:b/>
          <w:bCs/>
        </w:rPr>
      </w:pPr>
      <w:r w:rsidRPr="00A164B9">
        <w:rPr>
          <w:rFonts w:ascii="Aptos" w:hAnsi="Aptos" w:cstheme="majorHAnsi"/>
          <w:b/>
          <w:bCs/>
        </w:rPr>
        <w:t xml:space="preserve">É IMPORTANTE REALIZAR ATIVIDADE FÍSICA PARA O CONTROLE DO PESO E O BEM ESTAR! </w:t>
      </w:r>
    </w:p>
    <w:p w14:paraId="014E0960" w14:textId="77777777" w:rsidR="006520F8" w:rsidRPr="00A164B9" w:rsidRDefault="006520F8" w:rsidP="006520F8">
      <w:pPr>
        <w:ind w:firstLine="0"/>
        <w:rPr>
          <w:rFonts w:ascii="Aptos" w:hAnsi="Aptos" w:cstheme="majorHAnsi"/>
        </w:rPr>
      </w:pPr>
    </w:p>
    <w:p w14:paraId="246E27BC" w14:textId="115ED398" w:rsidR="006520F8" w:rsidRPr="00A164B9" w:rsidRDefault="006520F8" w:rsidP="006520F8">
      <w:pPr>
        <w:ind w:firstLine="0"/>
        <w:rPr>
          <w:rFonts w:ascii="Aptos" w:hAnsi="Aptos" w:cstheme="majorHAnsi"/>
          <w:b/>
          <w:bCs/>
        </w:rPr>
      </w:pPr>
      <w:r w:rsidRPr="00A164B9">
        <w:rPr>
          <w:rFonts w:ascii="Aptos" w:hAnsi="Aptos" w:cstheme="majorHAnsi"/>
          <w:b/>
          <w:bCs/>
        </w:rPr>
        <w:t xml:space="preserve">ENERGIA: </w:t>
      </w:r>
    </w:p>
    <w:p w14:paraId="6E570E5F" w14:textId="6DA66B45" w:rsidR="006520F8" w:rsidRPr="00A164B9" w:rsidRDefault="006520F8" w:rsidP="006520F8">
      <w:pPr>
        <w:ind w:firstLine="0"/>
        <w:rPr>
          <w:rFonts w:ascii="Aptos" w:hAnsi="Aptos" w:cstheme="majorHAnsi"/>
          <w:b/>
          <w:bCs/>
        </w:rPr>
      </w:pPr>
      <w:r w:rsidRPr="00A164B9">
        <w:rPr>
          <w:rFonts w:ascii="Aptos" w:hAnsi="Aptos" w:cstheme="majorHAnsi"/>
        </w:rPr>
        <w:t xml:space="preserve">Todos os alimentos fornecem energia para o corpo, essa energia é chamada de caloria. </w:t>
      </w:r>
    </w:p>
    <w:p w14:paraId="1CCF35F2" w14:textId="77777777" w:rsidR="006520F8" w:rsidRPr="00A164B9" w:rsidRDefault="006520F8" w:rsidP="00371FBF">
      <w:pPr>
        <w:pStyle w:val="ListParagraph"/>
        <w:numPr>
          <w:ilvl w:val="0"/>
          <w:numId w:val="25"/>
        </w:numPr>
      </w:pPr>
      <w:r w:rsidRPr="00A164B9">
        <w:t xml:space="preserve">Carboidratos ( 1g fornece 4 kcal) </w:t>
      </w:r>
    </w:p>
    <w:p w14:paraId="545539E3" w14:textId="77777777" w:rsidR="006520F8" w:rsidRPr="00A164B9" w:rsidRDefault="006520F8" w:rsidP="00371FBF">
      <w:pPr>
        <w:pStyle w:val="ListParagraph"/>
        <w:numPr>
          <w:ilvl w:val="0"/>
          <w:numId w:val="25"/>
        </w:numPr>
      </w:pPr>
      <w:r w:rsidRPr="00A164B9">
        <w:t xml:space="preserve">Gorduras (1g fornece 9 kcal) </w:t>
      </w:r>
    </w:p>
    <w:p w14:paraId="649AA369" w14:textId="77777777" w:rsidR="006520F8" w:rsidRPr="00A164B9" w:rsidRDefault="006520F8" w:rsidP="00371FBF">
      <w:pPr>
        <w:pStyle w:val="ListParagraph"/>
        <w:numPr>
          <w:ilvl w:val="0"/>
          <w:numId w:val="25"/>
        </w:numPr>
      </w:pPr>
      <w:proofErr w:type="spellStart"/>
      <w:r w:rsidRPr="00A164B9">
        <w:t>Proteínas</w:t>
      </w:r>
      <w:proofErr w:type="spellEnd"/>
      <w:r w:rsidRPr="00A164B9">
        <w:t xml:space="preserve"> (1g fornece 4 kcal) </w:t>
      </w:r>
    </w:p>
    <w:p w14:paraId="1B7BED35" w14:textId="77777777" w:rsidR="006520F8" w:rsidRPr="00A164B9" w:rsidRDefault="006520F8" w:rsidP="00371FBF">
      <w:pPr>
        <w:pStyle w:val="ListParagraph"/>
        <w:numPr>
          <w:ilvl w:val="0"/>
          <w:numId w:val="25"/>
        </w:numPr>
      </w:pPr>
      <w:proofErr w:type="spellStart"/>
      <w:r w:rsidRPr="00A164B9">
        <w:t>Álcool</w:t>
      </w:r>
      <w:proofErr w:type="spellEnd"/>
      <w:r w:rsidRPr="00A164B9">
        <w:t xml:space="preserve"> (1ml fornece 7 kcal) </w:t>
      </w:r>
    </w:p>
    <w:p w14:paraId="3C297AD9" w14:textId="77777777" w:rsidR="006520F8" w:rsidRPr="00A164B9" w:rsidRDefault="006520F8" w:rsidP="006520F8">
      <w:pPr>
        <w:ind w:firstLine="0"/>
        <w:rPr>
          <w:rFonts w:ascii="Aptos" w:hAnsi="Aptos" w:cstheme="majorHAnsi"/>
        </w:rPr>
      </w:pPr>
    </w:p>
    <w:p w14:paraId="501C60A8" w14:textId="77777777" w:rsidR="006520F8" w:rsidRPr="00A164B9" w:rsidRDefault="006520F8" w:rsidP="006520F8">
      <w:pPr>
        <w:ind w:firstLine="0"/>
        <w:rPr>
          <w:rFonts w:ascii="Aptos" w:hAnsi="Aptos" w:cstheme="majorHAnsi"/>
          <w:b/>
          <w:bCs/>
        </w:rPr>
      </w:pPr>
      <w:r w:rsidRPr="00A164B9">
        <w:rPr>
          <w:rFonts w:ascii="Aptos" w:hAnsi="Aptos" w:cstheme="majorHAnsi"/>
          <w:b/>
          <w:bCs/>
        </w:rPr>
        <w:t xml:space="preserve">Carboidratos: </w:t>
      </w:r>
    </w:p>
    <w:p w14:paraId="5247EABF" w14:textId="77777777" w:rsidR="006520F8" w:rsidRPr="00A164B9" w:rsidRDefault="006520F8" w:rsidP="006520F8">
      <w:pPr>
        <w:ind w:firstLine="0"/>
        <w:rPr>
          <w:rFonts w:ascii="Aptos" w:hAnsi="Aptos" w:cstheme="majorHAnsi"/>
          <w:b/>
          <w:bCs/>
        </w:rPr>
      </w:pPr>
      <w:r w:rsidRPr="00A164B9">
        <w:rPr>
          <w:rFonts w:ascii="Aptos" w:hAnsi="Aptos" w:cstheme="majorHAnsi"/>
        </w:rPr>
        <w:t xml:space="preserve">Os carboidratos </w:t>
      </w:r>
      <w:proofErr w:type="spellStart"/>
      <w:r w:rsidRPr="00A164B9">
        <w:rPr>
          <w:rFonts w:ascii="Aptos" w:hAnsi="Aptos" w:cstheme="majorHAnsi"/>
        </w:rPr>
        <w:t>estão</w:t>
      </w:r>
      <w:proofErr w:type="spellEnd"/>
      <w:r w:rsidRPr="00A164B9">
        <w:rPr>
          <w:rFonts w:ascii="Aptos" w:hAnsi="Aptos" w:cstheme="majorHAnsi"/>
        </w:rPr>
        <w:t xml:space="preserve"> em maior quantidade nos cereais, como o arroz, o trigo, as farinhas; nos </w:t>
      </w:r>
      <w:proofErr w:type="spellStart"/>
      <w:r w:rsidRPr="00A164B9">
        <w:rPr>
          <w:rFonts w:ascii="Aptos" w:hAnsi="Aptos" w:cstheme="majorHAnsi"/>
        </w:rPr>
        <w:t>tubérculos</w:t>
      </w:r>
      <w:proofErr w:type="spellEnd"/>
      <w:r w:rsidRPr="00A164B9">
        <w:rPr>
          <w:rFonts w:ascii="Aptos" w:hAnsi="Aptos" w:cstheme="majorHAnsi"/>
        </w:rPr>
        <w:t xml:space="preserve">, como a batata, mandioca, inhame; nos </w:t>
      </w:r>
      <w:proofErr w:type="spellStart"/>
      <w:r w:rsidRPr="00A164B9">
        <w:rPr>
          <w:rFonts w:ascii="Aptos" w:hAnsi="Aptos" w:cstheme="majorHAnsi"/>
        </w:rPr>
        <w:t>pães</w:t>
      </w:r>
      <w:proofErr w:type="spellEnd"/>
      <w:r w:rsidRPr="00A164B9">
        <w:rPr>
          <w:rFonts w:ascii="Aptos" w:hAnsi="Aptos" w:cstheme="majorHAnsi"/>
        </w:rPr>
        <w:t xml:space="preserve">, bolos, doces, </w:t>
      </w:r>
      <w:proofErr w:type="spellStart"/>
      <w:r w:rsidRPr="00A164B9">
        <w:rPr>
          <w:rFonts w:ascii="Aptos" w:hAnsi="Aptos" w:cstheme="majorHAnsi"/>
        </w:rPr>
        <w:t>açúcar</w:t>
      </w:r>
      <w:proofErr w:type="spellEnd"/>
      <w:r w:rsidRPr="00A164B9">
        <w:rPr>
          <w:rFonts w:ascii="Aptos" w:hAnsi="Aptos" w:cstheme="majorHAnsi"/>
        </w:rPr>
        <w:t xml:space="preserve"> , mel, frutas e legumes. </w:t>
      </w:r>
    </w:p>
    <w:p w14:paraId="50F08F30" w14:textId="77777777" w:rsidR="006520F8" w:rsidRPr="00A164B9" w:rsidRDefault="006520F8" w:rsidP="006520F8">
      <w:pPr>
        <w:ind w:firstLine="0"/>
        <w:jc w:val="left"/>
        <w:rPr>
          <w:rFonts w:ascii="Aptos" w:hAnsi="Aptos" w:cstheme="majorHAnsi"/>
          <w:b/>
          <w:bCs/>
        </w:rPr>
      </w:pPr>
      <w:r w:rsidRPr="00A164B9">
        <w:rPr>
          <w:rFonts w:ascii="Aptos" w:hAnsi="Aptos" w:cstheme="majorHAnsi"/>
        </w:rPr>
        <w:t xml:space="preserve">Prefira os cereais integrais, arroz, </w:t>
      </w:r>
      <w:proofErr w:type="spellStart"/>
      <w:r w:rsidRPr="00A164B9">
        <w:rPr>
          <w:rFonts w:ascii="Aptos" w:hAnsi="Aptos" w:cstheme="majorHAnsi"/>
        </w:rPr>
        <w:t>pães</w:t>
      </w:r>
      <w:proofErr w:type="spellEnd"/>
      <w:r w:rsidRPr="00A164B9">
        <w:rPr>
          <w:rFonts w:ascii="Aptos" w:hAnsi="Aptos" w:cstheme="majorHAnsi"/>
        </w:rPr>
        <w:t xml:space="preserve">, </w:t>
      </w:r>
      <w:proofErr w:type="spellStart"/>
      <w:r w:rsidRPr="00A164B9">
        <w:rPr>
          <w:rFonts w:ascii="Aptos" w:hAnsi="Aptos" w:cstheme="majorHAnsi"/>
        </w:rPr>
        <w:t>tubérculos</w:t>
      </w:r>
      <w:proofErr w:type="spellEnd"/>
      <w:r w:rsidRPr="00A164B9">
        <w:rPr>
          <w:rFonts w:ascii="Aptos" w:hAnsi="Aptos" w:cstheme="majorHAnsi"/>
        </w:rPr>
        <w:t xml:space="preserve">, legumes e frutas. Evite doces, bolos e </w:t>
      </w:r>
      <w:proofErr w:type="spellStart"/>
      <w:r w:rsidRPr="00A164B9">
        <w:rPr>
          <w:rFonts w:ascii="Aptos" w:hAnsi="Aptos" w:cstheme="majorHAnsi"/>
        </w:rPr>
        <w:t>açúcar</w:t>
      </w:r>
      <w:proofErr w:type="spellEnd"/>
      <w:r w:rsidRPr="00A164B9">
        <w:rPr>
          <w:rFonts w:ascii="Aptos" w:hAnsi="Aptos" w:cstheme="majorHAnsi"/>
        </w:rPr>
        <w:t>.</w:t>
      </w:r>
      <w:r w:rsidRPr="00A164B9">
        <w:rPr>
          <w:rFonts w:ascii="Aptos" w:hAnsi="Aptos" w:cstheme="majorHAnsi"/>
        </w:rPr>
        <w:br/>
      </w:r>
    </w:p>
    <w:p w14:paraId="659FD3C9" w14:textId="159A064E" w:rsidR="006520F8" w:rsidRPr="00A164B9" w:rsidRDefault="006520F8" w:rsidP="006520F8">
      <w:pPr>
        <w:ind w:firstLine="0"/>
        <w:jc w:val="left"/>
        <w:rPr>
          <w:rFonts w:ascii="Aptos" w:hAnsi="Aptos" w:cstheme="majorHAnsi"/>
          <w:b/>
          <w:bCs/>
        </w:rPr>
      </w:pPr>
      <w:r w:rsidRPr="00A164B9">
        <w:rPr>
          <w:rFonts w:ascii="Aptos" w:hAnsi="Aptos" w:cstheme="majorHAnsi"/>
          <w:b/>
          <w:bCs/>
        </w:rPr>
        <w:t xml:space="preserve">Fibras </w:t>
      </w:r>
      <w:proofErr w:type="spellStart"/>
      <w:r w:rsidRPr="00A164B9">
        <w:rPr>
          <w:rFonts w:ascii="Aptos" w:hAnsi="Aptos" w:cstheme="majorHAnsi"/>
          <w:b/>
          <w:bCs/>
        </w:rPr>
        <w:t>são</w:t>
      </w:r>
      <w:proofErr w:type="spellEnd"/>
      <w:r w:rsidRPr="00A164B9">
        <w:rPr>
          <w:rFonts w:ascii="Aptos" w:hAnsi="Aptos" w:cstheme="majorHAnsi"/>
          <w:b/>
          <w:bCs/>
        </w:rPr>
        <w:t xml:space="preserve"> carboidratos que: </w:t>
      </w:r>
    </w:p>
    <w:p w14:paraId="3F8CACF9" w14:textId="77777777" w:rsidR="006520F8" w:rsidRPr="00A164B9" w:rsidRDefault="006520F8" w:rsidP="00371FBF">
      <w:pPr>
        <w:pStyle w:val="ListParagraph"/>
        <w:numPr>
          <w:ilvl w:val="0"/>
          <w:numId w:val="26"/>
        </w:numPr>
      </w:pPr>
      <w:r w:rsidRPr="00A164B9">
        <w:t xml:space="preserve">Reduzem a velocidade de </w:t>
      </w:r>
      <w:proofErr w:type="spellStart"/>
      <w:r w:rsidRPr="00A164B9">
        <w:t>absorção</w:t>
      </w:r>
      <w:proofErr w:type="spellEnd"/>
      <w:r w:rsidRPr="00A164B9">
        <w:t xml:space="preserve"> dos alimentos; </w:t>
      </w:r>
    </w:p>
    <w:p w14:paraId="12D495F7" w14:textId="77777777" w:rsidR="006520F8" w:rsidRPr="00A164B9" w:rsidRDefault="006520F8" w:rsidP="00371FBF">
      <w:pPr>
        <w:pStyle w:val="ListParagraph"/>
        <w:numPr>
          <w:ilvl w:val="0"/>
          <w:numId w:val="26"/>
        </w:numPr>
      </w:pPr>
      <w:r w:rsidRPr="00A164B9">
        <w:lastRenderedPageBreak/>
        <w:t xml:space="preserve">Aumentam a </w:t>
      </w:r>
      <w:proofErr w:type="spellStart"/>
      <w:r w:rsidRPr="00A164B9">
        <w:t>sensação</w:t>
      </w:r>
      <w:proofErr w:type="spellEnd"/>
      <w:r w:rsidRPr="00A164B9">
        <w:t xml:space="preserve"> de saciedade; </w:t>
      </w:r>
    </w:p>
    <w:p w14:paraId="0089DF7A" w14:textId="71F2AA87" w:rsidR="006520F8" w:rsidRPr="00A164B9" w:rsidRDefault="006520F8" w:rsidP="00371FBF">
      <w:pPr>
        <w:pStyle w:val="ListParagraph"/>
        <w:numPr>
          <w:ilvl w:val="0"/>
          <w:numId w:val="26"/>
        </w:numPr>
      </w:pPr>
      <w:r w:rsidRPr="00A164B9">
        <w:t xml:space="preserve">Ajudam no controle dos níveis de </w:t>
      </w:r>
      <w:r w:rsidR="00FB7223" w:rsidRPr="00A164B9">
        <w:t>açúcar</w:t>
      </w:r>
      <w:r w:rsidRPr="00A164B9">
        <w:t xml:space="preserve"> e gordura no sangue; </w:t>
      </w:r>
    </w:p>
    <w:p w14:paraId="444F0E62" w14:textId="2FFCED96" w:rsidR="006520F8" w:rsidRPr="00A164B9" w:rsidRDefault="006520F8" w:rsidP="00371FBF">
      <w:pPr>
        <w:pStyle w:val="ListParagraph"/>
        <w:numPr>
          <w:ilvl w:val="0"/>
          <w:numId w:val="26"/>
        </w:numPr>
      </w:pPr>
      <w:r w:rsidRPr="00A164B9">
        <w:t xml:space="preserve">Ajudam na perder peso. </w:t>
      </w:r>
    </w:p>
    <w:p w14:paraId="4708B749" w14:textId="77777777" w:rsidR="006520F8" w:rsidRPr="00A164B9" w:rsidRDefault="006520F8" w:rsidP="006520F8">
      <w:pPr>
        <w:ind w:firstLine="0"/>
        <w:rPr>
          <w:rFonts w:ascii="Aptos" w:hAnsi="Aptos" w:cstheme="majorHAnsi"/>
        </w:rPr>
      </w:pPr>
    </w:p>
    <w:p w14:paraId="3C3C8E18" w14:textId="49E5B180" w:rsidR="006520F8" w:rsidRPr="00A164B9" w:rsidRDefault="00FB7223" w:rsidP="006520F8">
      <w:pPr>
        <w:ind w:firstLine="0"/>
        <w:rPr>
          <w:rFonts w:ascii="Aptos" w:hAnsi="Aptos" w:cstheme="majorHAnsi"/>
        </w:rPr>
      </w:pPr>
      <w:r w:rsidRPr="00A164B9">
        <w:rPr>
          <w:rFonts w:ascii="Aptos" w:hAnsi="Aptos" w:cstheme="majorHAnsi"/>
          <w:b/>
          <w:bCs/>
        </w:rPr>
        <w:t>Quais alimentos são ricos em</w:t>
      </w:r>
      <w:r w:rsidR="006520F8" w:rsidRPr="00A164B9">
        <w:rPr>
          <w:rFonts w:ascii="Aptos" w:hAnsi="Aptos" w:cstheme="majorHAnsi"/>
          <w:b/>
          <w:bCs/>
        </w:rPr>
        <w:t xml:space="preserve"> fibra</w:t>
      </w:r>
      <w:r w:rsidRPr="00A164B9">
        <w:rPr>
          <w:rFonts w:ascii="Aptos" w:hAnsi="Aptos" w:cstheme="majorHAnsi"/>
          <w:b/>
          <w:bCs/>
        </w:rPr>
        <w:t>s</w:t>
      </w:r>
      <w:r w:rsidR="006520F8" w:rsidRPr="00A164B9">
        <w:rPr>
          <w:rFonts w:ascii="Aptos" w:hAnsi="Aptos" w:cstheme="majorHAnsi"/>
        </w:rPr>
        <w:t xml:space="preserve">: </w:t>
      </w:r>
    </w:p>
    <w:p w14:paraId="2BCCAF49" w14:textId="77777777" w:rsidR="006520F8" w:rsidRPr="00A164B9" w:rsidRDefault="006520F8" w:rsidP="00371FBF">
      <w:pPr>
        <w:pStyle w:val="ListParagraph"/>
        <w:numPr>
          <w:ilvl w:val="0"/>
          <w:numId w:val="27"/>
        </w:numPr>
      </w:pPr>
      <w:r w:rsidRPr="00A164B9">
        <w:t xml:space="preserve">Frutas com </w:t>
      </w:r>
      <w:proofErr w:type="spellStart"/>
      <w:r w:rsidRPr="00A164B9">
        <w:t>bagaço</w:t>
      </w:r>
      <w:proofErr w:type="spellEnd"/>
      <w:r w:rsidRPr="00A164B9">
        <w:t xml:space="preserve"> e casca, legumes, verduras, </w:t>
      </w:r>
      <w:proofErr w:type="spellStart"/>
      <w:r w:rsidRPr="00A164B9">
        <w:t>feijões</w:t>
      </w:r>
      <w:proofErr w:type="spellEnd"/>
      <w:r w:rsidRPr="00A164B9">
        <w:t xml:space="preserve"> e nos produtos integrais, como o </w:t>
      </w:r>
      <w:proofErr w:type="spellStart"/>
      <w:r w:rsidRPr="00A164B9">
        <w:t>pão</w:t>
      </w:r>
      <w:proofErr w:type="spellEnd"/>
      <w:r w:rsidRPr="00A164B9">
        <w:t xml:space="preserve"> integral, arroz integral. </w:t>
      </w:r>
    </w:p>
    <w:p w14:paraId="579AAD57" w14:textId="010EB1EE" w:rsidR="006520F8" w:rsidRPr="00A164B9" w:rsidRDefault="006520F8" w:rsidP="00371FBF">
      <w:pPr>
        <w:pStyle w:val="ListParagraph"/>
        <w:numPr>
          <w:ilvl w:val="0"/>
          <w:numId w:val="27"/>
        </w:numPr>
      </w:pPr>
      <w:r w:rsidRPr="00A164B9">
        <w:t xml:space="preserve">Para </w:t>
      </w:r>
      <w:r w:rsidRPr="00A164B9">
        <w:rPr>
          <w:b/>
          <w:bCs/>
        </w:rPr>
        <w:t xml:space="preserve">temperar </w:t>
      </w:r>
      <w:r w:rsidRPr="00A164B9">
        <w:t xml:space="preserve">a salada e as verduras cozidas, usar vinagre, </w:t>
      </w:r>
      <w:proofErr w:type="spellStart"/>
      <w:r w:rsidRPr="00A164B9">
        <w:t>limão</w:t>
      </w:r>
      <w:proofErr w:type="spellEnd"/>
      <w:r w:rsidRPr="00A164B9">
        <w:t xml:space="preserve">, um pouco de azeite de oliva e ervas como </w:t>
      </w:r>
      <w:proofErr w:type="spellStart"/>
      <w:r w:rsidRPr="00A164B9">
        <w:t>manjericão</w:t>
      </w:r>
      <w:proofErr w:type="spellEnd"/>
      <w:r w:rsidRPr="00A164B9">
        <w:t xml:space="preserve">, </w:t>
      </w:r>
      <w:proofErr w:type="spellStart"/>
      <w:r w:rsidRPr="00A164B9">
        <w:t>hortela</w:t>
      </w:r>
      <w:proofErr w:type="spellEnd"/>
      <w:r w:rsidRPr="00A164B9">
        <w:t xml:space="preserve">̃ e </w:t>
      </w:r>
      <w:proofErr w:type="spellStart"/>
      <w:r w:rsidRPr="00A164B9">
        <w:t>orégano</w:t>
      </w:r>
      <w:proofErr w:type="spellEnd"/>
      <w:r w:rsidRPr="00A164B9">
        <w:t xml:space="preserve">. Evite temperos prontos! </w:t>
      </w:r>
    </w:p>
    <w:p w14:paraId="11E61342" w14:textId="77777777" w:rsidR="006520F8" w:rsidRPr="00A164B9" w:rsidRDefault="006520F8" w:rsidP="006520F8">
      <w:pPr>
        <w:ind w:firstLine="0"/>
        <w:rPr>
          <w:rFonts w:ascii="Aptos" w:hAnsi="Aptos" w:cstheme="majorHAnsi"/>
        </w:rPr>
      </w:pPr>
    </w:p>
    <w:p w14:paraId="63F8D34C" w14:textId="685F0985" w:rsidR="006520F8" w:rsidRPr="00A164B9" w:rsidRDefault="006520F8" w:rsidP="006520F8">
      <w:pPr>
        <w:ind w:firstLine="0"/>
        <w:rPr>
          <w:rFonts w:ascii="Aptos" w:hAnsi="Aptos" w:cstheme="majorHAnsi"/>
          <w:b/>
          <w:bCs/>
        </w:rPr>
      </w:pPr>
      <w:r w:rsidRPr="00A164B9">
        <w:rPr>
          <w:rFonts w:ascii="Aptos" w:hAnsi="Aptos" w:cstheme="majorHAnsi"/>
          <w:b/>
          <w:bCs/>
        </w:rPr>
        <w:t xml:space="preserve">NOS LEGUMES UTILIZAR POUCO ÓLEO PARA O PREPARO E DAR PREFERÊNCIA PARA COZINHAR NO VAPOR OU COM POUCA ÁGUA, É MAIS SAUDÁVEL. </w:t>
      </w:r>
    </w:p>
    <w:p w14:paraId="7DD451D6" w14:textId="77777777" w:rsidR="006520F8" w:rsidRPr="00A164B9" w:rsidRDefault="006520F8" w:rsidP="006520F8">
      <w:pPr>
        <w:ind w:firstLine="0"/>
        <w:rPr>
          <w:rFonts w:ascii="Aptos" w:hAnsi="Aptos" w:cstheme="majorHAnsi"/>
          <w:b/>
          <w:bCs/>
        </w:rPr>
      </w:pPr>
    </w:p>
    <w:p w14:paraId="5CE8969A" w14:textId="4D6CFAD1" w:rsidR="006520F8" w:rsidRPr="00A164B9" w:rsidRDefault="006520F8" w:rsidP="006520F8">
      <w:pPr>
        <w:ind w:firstLine="0"/>
        <w:rPr>
          <w:rFonts w:ascii="Aptos" w:hAnsi="Aptos" w:cstheme="majorHAnsi"/>
          <w:b/>
          <w:bCs/>
        </w:rPr>
      </w:pPr>
      <w:r w:rsidRPr="00A164B9">
        <w:rPr>
          <w:rFonts w:ascii="Aptos" w:hAnsi="Aptos" w:cstheme="majorHAnsi"/>
          <w:b/>
          <w:bCs/>
        </w:rPr>
        <w:t>GORDURAS:</w:t>
      </w:r>
    </w:p>
    <w:p w14:paraId="512849F3" w14:textId="77777777" w:rsidR="006520F8" w:rsidRPr="00A164B9" w:rsidRDefault="006520F8" w:rsidP="00371FBF">
      <w:pPr>
        <w:pStyle w:val="ListParagraph"/>
        <w:numPr>
          <w:ilvl w:val="0"/>
          <w:numId w:val="28"/>
        </w:numPr>
      </w:pPr>
      <w:r w:rsidRPr="00A164B9">
        <w:rPr>
          <w:b/>
          <w:bCs/>
        </w:rPr>
        <w:t>Gorduras insaturadas</w:t>
      </w:r>
      <w:r w:rsidRPr="00A164B9">
        <w:t xml:space="preserve">: </w:t>
      </w:r>
      <w:proofErr w:type="spellStart"/>
      <w:r w:rsidRPr="00A164B9">
        <w:t>São</w:t>
      </w:r>
      <w:proofErr w:type="spellEnd"/>
      <w:r w:rsidRPr="00A164B9">
        <w:t xml:space="preserve"> melhores para o corpo, </w:t>
      </w:r>
      <w:proofErr w:type="spellStart"/>
      <w:r w:rsidRPr="00A164B9">
        <w:t>não</w:t>
      </w:r>
      <w:proofErr w:type="spellEnd"/>
      <w:r w:rsidRPr="00A164B9">
        <w:t xml:space="preserve"> “sujam” os vasos </w:t>
      </w:r>
      <w:proofErr w:type="spellStart"/>
      <w:r w:rsidRPr="00A164B9">
        <w:t>sanguíneos</w:t>
      </w:r>
      <w:proofErr w:type="spellEnd"/>
      <w:r w:rsidRPr="00A164B9">
        <w:t xml:space="preserve">. </w:t>
      </w:r>
      <w:proofErr w:type="spellStart"/>
      <w:r w:rsidRPr="00A164B9">
        <w:t>Estão</w:t>
      </w:r>
      <w:proofErr w:type="spellEnd"/>
      <w:r w:rsidRPr="00A164B9">
        <w:t xml:space="preserve"> presentes nos </w:t>
      </w:r>
      <w:proofErr w:type="spellStart"/>
      <w:r w:rsidRPr="00A164B9">
        <w:t>óleos</w:t>
      </w:r>
      <w:proofErr w:type="spellEnd"/>
      <w:r w:rsidRPr="00A164B9">
        <w:t xml:space="preserve"> vegetais, azeite, semente de girassol, amendoim e castanhas.</w:t>
      </w:r>
    </w:p>
    <w:p w14:paraId="352387AC" w14:textId="3D53C138" w:rsidR="006520F8" w:rsidRPr="00A164B9" w:rsidRDefault="006520F8" w:rsidP="00371FBF">
      <w:pPr>
        <w:pStyle w:val="ListParagraph"/>
        <w:numPr>
          <w:ilvl w:val="0"/>
          <w:numId w:val="28"/>
        </w:numPr>
      </w:pPr>
      <w:r w:rsidRPr="00A164B9">
        <w:rPr>
          <w:b/>
          <w:bCs/>
        </w:rPr>
        <w:t>Gorduras saturadas</w:t>
      </w:r>
      <w:r w:rsidRPr="00A164B9">
        <w:t xml:space="preserve">: Devem ser consumidas em menor quantidade, </w:t>
      </w:r>
      <w:proofErr w:type="spellStart"/>
      <w:r w:rsidRPr="00A164B9">
        <w:t>ja</w:t>
      </w:r>
      <w:proofErr w:type="spellEnd"/>
      <w:r w:rsidRPr="00A164B9">
        <w:t xml:space="preserve">́ que é uma gordura que “suja” o interior dos vasos </w:t>
      </w:r>
      <w:proofErr w:type="spellStart"/>
      <w:r w:rsidRPr="00A164B9">
        <w:t>sanguíneos</w:t>
      </w:r>
      <w:proofErr w:type="spellEnd"/>
      <w:r w:rsidRPr="00A164B9">
        <w:t xml:space="preserve">. </w:t>
      </w:r>
      <w:proofErr w:type="spellStart"/>
      <w:r w:rsidRPr="00A164B9">
        <w:t>Estão</w:t>
      </w:r>
      <w:proofErr w:type="spellEnd"/>
      <w:r w:rsidRPr="00A164B9">
        <w:t xml:space="preserve"> presentes nas carnes, frituras, bolos com recheios, bolachas recheadas, doces de leite, chocolates. </w:t>
      </w:r>
    </w:p>
    <w:p w14:paraId="39A3B4ED" w14:textId="77777777" w:rsidR="006520F8" w:rsidRPr="00A164B9" w:rsidRDefault="006520F8" w:rsidP="006520F8">
      <w:pPr>
        <w:rPr>
          <w:rFonts w:ascii="Aptos" w:hAnsi="Aptos" w:cstheme="majorHAnsi"/>
          <w:b/>
          <w:bCs/>
        </w:rPr>
      </w:pPr>
    </w:p>
    <w:p w14:paraId="256D2F6A" w14:textId="77777777" w:rsidR="006520F8" w:rsidRPr="00A164B9" w:rsidRDefault="006520F8" w:rsidP="006520F8">
      <w:pPr>
        <w:ind w:left="360" w:firstLine="360"/>
        <w:rPr>
          <w:rFonts w:ascii="Aptos" w:hAnsi="Aptos" w:cstheme="majorHAnsi"/>
          <w:b/>
          <w:bCs/>
        </w:rPr>
      </w:pPr>
      <w:r w:rsidRPr="00A164B9">
        <w:rPr>
          <w:rFonts w:ascii="Aptos" w:hAnsi="Aptos" w:cstheme="majorHAnsi"/>
          <w:b/>
          <w:bCs/>
        </w:rPr>
        <w:t>RECOMENDAÇÕES</w:t>
      </w:r>
    </w:p>
    <w:p w14:paraId="3ECF5F94" w14:textId="1A50FC6A" w:rsidR="006520F8" w:rsidRPr="00A164B9" w:rsidRDefault="006520F8" w:rsidP="006520F8">
      <w:pPr>
        <w:ind w:left="720" w:firstLine="0"/>
        <w:jc w:val="left"/>
        <w:rPr>
          <w:rFonts w:ascii="Aptos" w:hAnsi="Aptos" w:cstheme="majorHAnsi"/>
          <w:b/>
          <w:bCs/>
        </w:rPr>
      </w:pPr>
      <w:r w:rsidRPr="00A164B9">
        <w:rPr>
          <w:rFonts w:ascii="Aptos" w:hAnsi="Aptos" w:cstheme="majorHAnsi"/>
        </w:rPr>
        <w:t xml:space="preserve">O </w:t>
      </w:r>
      <w:proofErr w:type="spellStart"/>
      <w:r w:rsidRPr="00A164B9">
        <w:rPr>
          <w:rFonts w:ascii="Aptos" w:hAnsi="Aptos" w:cstheme="majorHAnsi"/>
        </w:rPr>
        <w:t>óleo</w:t>
      </w:r>
      <w:proofErr w:type="spellEnd"/>
      <w:r w:rsidRPr="00A164B9">
        <w:rPr>
          <w:rFonts w:ascii="Aptos" w:hAnsi="Aptos" w:cstheme="majorHAnsi"/>
        </w:rPr>
        <w:t xml:space="preserve"> para </w:t>
      </w:r>
      <w:proofErr w:type="spellStart"/>
      <w:r w:rsidRPr="00A164B9">
        <w:rPr>
          <w:rFonts w:ascii="Aptos" w:hAnsi="Aptos" w:cstheme="majorHAnsi"/>
        </w:rPr>
        <w:t>preparação</w:t>
      </w:r>
      <w:proofErr w:type="spellEnd"/>
      <w:r w:rsidRPr="00A164B9">
        <w:rPr>
          <w:rFonts w:ascii="Aptos" w:hAnsi="Aptos" w:cstheme="majorHAnsi"/>
        </w:rPr>
        <w:t xml:space="preserve"> dos alimentos deve ser usado com </w:t>
      </w:r>
      <w:proofErr w:type="spellStart"/>
      <w:r w:rsidRPr="00A164B9">
        <w:rPr>
          <w:rFonts w:ascii="Aptos" w:hAnsi="Aptos" w:cstheme="majorHAnsi"/>
        </w:rPr>
        <w:t>moderação</w:t>
      </w:r>
      <w:proofErr w:type="spellEnd"/>
      <w:r w:rsidRPr="00A164B9">
        <w:rPr>
          <w:rFonts w:ascii="Aptos" w:hAnsi="Aptos" w:cstheme="majorHAnsi"/>
        </w:rPr>
        <w:t xml:space="preserve">, sendo </w:t>
      </w:r>
      <w:r w:rsidRPr="00A164B9">
        <w:rPr>
          <w:rFonts w:ascii="Aptos" w:hAnsi="Aptos" w:cstheme="majorHAnsi"/>
        </w:rPr>
        <w:br/>
      </w:r>
      <w:r w:rsidRPr="00A164B9">
        <w:rPr>
          <w:rFonts w:ascii="Aptos" w:hAnsi="Aptos" w:cstheme="majorHAnsi"/>
          <w:b/>
          <w:bCs/>
        </w:rPr>
        <w:t xml:space="preserve">1 colher de sopa de </w:t>
      </w:r>
      <w:proofErr w:type="spellStart"/>
      <w:r w:rsidRPr="00A164B9">
        <w:rPr>
          <w:rFonts w:ascii="Aptos" w:hAnsi="Aptos" w:cstheme="majorHAnsi"/>
          <w:b/>
          <w:bCs/>
        </w:rPr>
        <w:t>óleo</w:t>
      </w:r>
      <w:proofErr w:type="spellEnd"/>
      <w:r w:rsidRPr="00A164B9">
        <w:rPr>
          <w:rFonts w:ascii="Aptos" w:hAnsi="Aptos" w:cstheme="majorHAnsi"/>
          <w:b/>
          <w:bCs/>
        </w:rPr>
        <w:t xml:space="preserve"> para cada copo de arroz cru</w:t>
      </w:r>
      <w:r w:rsidRPr="00A164B9">
        <w:rPr>
          <w:rFonts w:ascii="Aptos" w:hAnsi="Aptos" w:cstheme="majorHAnsi"/>
        </w:rPr>
        <w:br/>
      </w:r>
      <w:r w:rsidRPr="00A164B9">
        <w:rPr>
          <w:rFonts w:ascii="Aptos" w:hAnsi="Aptos" w:cstheme="majorHAnsi"/>
          <w:b/>
          <w:bCs/>
        </w:rPr>
        <w:t xml:space="preserve">Deve-se usar no </w:t>
      </w:r>
      <w:proofErr w:type="spellStart"/>
      <w:r w:rsidRPr="00A164B9">
        <w:rPr>
          <w:rFonts w:ascii="Aptos" w:hAnsi="Aptos" w:cstheme="majorHAnsi"/>
          <w:b/>
          <w:bCs/>
        </w:rPr>
        <w:t>máximo</w:t>
      </w:r>
      <w:proofErr w:type="spellEnd"/>
      <w:r w:rsidRPr="00A164B9">
        <w:rPr>
          <w:rFonts w:ascii="Aptos" w:hAnsi="Aptos" w:cstheme="majorHAnsi"/>
          <w:b/>
          <w:bCs/>
        </w:rPr>
        <w:t xml:space="preserve"> 500 ml ou meio frasco de </w:t>
      </w:r>
      <w:proofErr w:type="spellStart"/>
      <w:r w:rsidRPr="00A164B9">
        <w:rPr>
          <w:rFonts w:ascii="Aptos" w:hAnsi="Aptos" w:cstheme="majorHAnsi"/>
          <w:b/>
          <w:bCs/>
        </w:rPr>
        <w:t>óleo</w:t>
      </w:r>
      <w:proofErr w:type="spellEnd"/>
      <w:r w:rsidRPr="00A164B9">
        <w:rPr>
          <w:rFonts w:ascii="Aptos" w:hAnsi="Aptos" w:cstheme="majorHAnsi"/>
          <w:b/>
          <w:bCs/>
        </w:rPr>
        <w:t xml:space="preserve"> por </w:t>
      </w:r>
      <w:proofErr w:type="spellStart"/>
      <w:r w:rsidRPr="00A164B9">
        <w:rPr>
          <w:rFonts w:ascii="Aptos" w:hAnsi="Aptos" w:cstheme="majorHAnsi"/>
          <w:b/>
          <w:bCs/>
        </w:rPr>
        <w:t>mês</w:t>
      </w:r>
      <w:proofErr w:type="spellEnd"/>
      <w:r w:rsidRPr="00A164B9">
        <w:rPr>
          <w:rFonts w:ascii="Aptos" w:hAnsi="Aptos" w:cstheme="majorHAnsi"/>
          <w:b/>
          <w:bCs/>
        </w:rPr>
        <w:t xml:space="preserve"> por pessoa</w:t>
      </w:r>
    </w:p>
    <w:p w14:paraId="72B7210C" w14:textId="2BE9DFFC" w:rsidR="006520F8" w:rsidRPr="00A164B9" w:rsidRDefault="006520F8" w:rsidP="006520F8">
      <w:pPr>
        <w:ind w:left="720" w:firstLine="0"/>
        <w:jc w:val="left"/>
        <w:rPr>
          <w:rFonts w:ascii="Aptos" w:hAnsi="Aptos" w:cstheme="majorHAnsi"/>
          <w:b/>
          <w:bCs/>
        </w:rPr>
      </w:pPr>
      <w:r w:rsidRPr="00A164B9">
        <w:rPr>
          <w:rFonts w:ascii="Aptos" w:hAnsi="Aptos" w:cstheme="majorHAnsi"/>
          <w:b/>
          <w:bCs/>
        </w:rPr>
        <w:t>Castanhas: 1-2 unidades/ dia</w:t>
      </w:r>
      <w:r w:rsidRPr="00A164B9">
        <w:rPr>
          <w:rFonts w:ascii="Aptos" w:hAnsi="Aptos" w:cstheme="majorHAnsi"/>
          <w:b/>
          <w:bCs/>
        </w:rPr>
        <w:br/>
        <w:t xml:space="preserve">Manteiga: 1 colher de </w:t>
      </w:r>
      <w:proofErr w:type="spellStart"/>
      <w:r w:rsidRPr="00A164B9">
        <w:rPr>
          <w:rFonts w:ascii="Aptos" w:hAnsi="Aptos" w:cstheme="majorHAnsi"/>
          <w:b/>
          <w:bCs/>
        </w:rPr>
        <w:t>cha</w:t>
      </w:r>
      <w:proofErr w:type="spellEnd"/>
      <w:r w:rsidRPr="00A164B9">
        <w:rPr>
          <w:rFonts w:ascii="Aptos" w:hAnsi="Aptos" w:cstheme="majorHAnsi"/>
          <w:b/>
          <w:bCs/>
        </w:rPr>
        <w:t xml:space="preserve">́ (5g) no </w:t>
      </w:r>
      <w:proofErr w:type="spellStart"/>
      <w:r w:rsidRPr="00A164B9">
        <w:rPr>
          <w:rFonts w:ascii="Aptos" w:hAnsi="Aptos" w:cstheme="majorHAnsi"/>
          <w:b/>
          <w:bCs/>
        </w:rPr>
        <w:t>pão</w:t>
      </w:r>
      <w:proofErr w:type="spellEnd"/>
      <w:r w:rsidRPr="00A164B9">
        <w:rPr>
          <w:rFonts w:ascii="Aptos" w:hAnsi="Aptos" w:cstheme="majorHAnsi"/>
          <w:b/>
          <w:bCs/>
        </w:rPr>
        <w:br/>
      </w:r>
    </w:p>
    <w:p w14:paraId="382BD64E" w14:textId="160D032D" w:rsidR="006520F8" w:rsidRPr="00A164B9" w:rsidRDefault="006520F8" w:rsidP="00371FBF">
      <w:pPr>
        <w:pStyle w:val="ListParagraph"/>
        <w:numPr>
          <w:ilvl w:val="0"/>
          <w:numId w:val="29"/>
        </w:numPr>
        <w:rPr>
          <w:b/>
          <w:bCs/>
        </w:rPr>
      </w:pPr>
      <w:r w:rsidRPr="00A164B9">
        <w:rPr>
          <w:b/>
          <w:bCs/>
        </w:rPr>
        <w:t xml:space="preserve">Colesterol: </w:t>
      </w:r>
      <w:r w:rsidRPr="00A164B9">
        <w:t xml:space="preserve">é um tipo de gordura presente apenas nas fontes animais, como carnes, manteigas, leites, ovos, bolos, chocolates, doces com leite, </w:t>
      </w:r>
      <w:proofErr w:type="spellStart"/>
      <w:r w:rsidRPr="00A164B9">
        <w:t>glacês</w:t>
      </w:r>
      <w:proofErr w:type="spellEnd"/>
      <w:r w:rsidRPr="00A164B9">
        <w:t xml:space="preserve">, salgados folhados, bolachas recheadas ou amanteigadas. Para o controle do colesterol no sangue, para evitar o aumento do peso e diminuir o risco de ter </w:t>
      </w:r>
      <w:proofErr w:type="spellStart"/>
      <w:r w:rsidRPr="00A164B9">
        <w:lastRenderedPageBreak/>
        <w:t>doenças</w:t>
      </w:r>
      <w:proofErr w:type="spellEnd"/>
      <w:r w:rsidRPr="00A164B9">
        <w:t xml:space="preserve"> do </w:t>
      </w:r>
      <w:proofErr w:type="spellStart"/>
      <w:r w:rsidRPr="00A164B9">
        <w:t>coração</w:t>
      </w:r>
      <w:proofErr w:type="spellEnd"/>
      <w:r w:rsidRPr="00A164B9">
        <w:t xml:space="preserve"> e diabetes, é importante consumir colesterol com </w:t>
      </w:r>
      <w:proofErr w:type="spellStart"/>
      <w:r w:rsidRPr="00A164B9">
        <w:t>moderação</w:t>
      </w:r>
      <w:proofErr w:type="spellEnd"/>
      <w:r w:rsidRPr="00A164B9">
        <w:t xml:space="preserve">. </w:t>
      </w:r>
    </w:p>
    <w:p w14:paraId="04C94089" w14:textId="6C764893" w:rsidR="006520F8" w:rsidRPr="00A164B9" w:rsidRDefault="006520F8" w:rsidP="006520F8">
      <w:pPr>
        <w:rPr>
          <w:rFonts w:ascii="Aptos" w:hAnsi="Aptos" w:cstheme="majorHAnsi"/>
        </w:rPr>
      </w:pPr>
    </w:p>
    <w:p w14:paraId="2761CEC6" w14:textId="77777777" w:rsidR="006520F8" w:rsidRPr="00A164B9" w:rsidRDefault="006520F8" w:rsidP="006520F8">
      <w:pPr>
        <w:ind w:left="360" w:firstLine="360"/>
        <w:rPr>
          <w:rFonts w:ascii="Aptos" w:hAnsi="Aptos" w:cstheme="majorHAnsi"/>
          <w:b/>
          <w:bCs/>
        </w:rPr>
      </w:pPr>
      <w:r w:rsidRPr="00A164B9">
        <w:rPr>
          <w:rFonts w:ascii="Aptos" w:hAnsi="Aptos" w:cstheme="majorHAnsi"/>
          <w:b/>
          <w:bCs/>
        </w:rPr>
        <w:t>RECOMENDAÇÕES</w:t>
      </w:r>
    </w:p>
    <w:p w14:paraId="59323417" w14:textId="5B801E7A" w:rsidR="006520F8" w:rsidRPr="00A164B9" w:rsidRDefault="006520F8" w:rsidP="006520F8">
      <w:pPr>
        <w:ind w:left="709" w:firstLine="0"/>
        <w:rPr>
          <w:rFonts w:ascii="Aptos" w:hAnsi="Aptos" w:cstheme="majorHAnsi"/>
          <w:b/>
          <w:bCs/>
        </w:rPr>
      </w:pPr>
      <w:r w:rsidRPr="00A164B9">
        <w:rPr>
          <w:rFonts w:ascii="Aptos" w:hAnsi="Aptos" w:cstheme="majorHAnsi"/>
          <w:b/>
          <w:bCs/>
        </w:rPr>
        <w:t>Dar preferência para consumir frango e peixe</w:t>
      </w:r>
    </w:p>
    <w:p w14:paraId="1970600C" w14:textId="11CBB8B6" w:rsidR="006520F8" w:rsidRPr="00A164B9" w:rsidRDefault="006520F8" w:rsidP="006520F8">
      <w:pPr>
        <w:ind w:left="709" w:firstLine="0"/>
        <w:rPr>
          <w:rFonts w:ascii="Aptos" w:hAnsi="Aptos" w:cstheme="majorHAnsi"/>
          <w:b/>
          <w:bCs/>
        </w:rPr>
      </w:pPr>
      <w:r w:rsidRPr="00A164B9">
        <w:rPr>
          <w:rFonts w:ascii="Aptos" w:hAnsi="Aptos" w:cstheme="majorHAnsi"/>
          <w:b/>
          <w:bCs/>
        </w:rPr>
        <w:t>Ao consumir aves, não comer a pele</w:t>
      </w:r>
    </w:p>
    <w:p w14:paraId="5E4BC225" w14:textId="77777777" w:rsidR="006520F8" w:rsidRPr="00A164B9" w:rsidRDefault="006520F8" w:rsidP="006520F8">
      <w:pPr>
        <w:ind w:left="709" w:firstLine="0"/>
        <w:rPr>
          <w:rFonts w:ascii="Aptos" w:hAnsi="Aptos" w:cstheme="majorHAnsi"/>
          <w:b/>
          <w:bCs/>
        </w:rPr>
      </w:pPr>
      <w:r w:rsidRPr="00A164B9">
        <w:rPr>
          <w:rFonts w:ascii="Aptos" w:hAnsi="Aptos" w:cstheme="majorHAnsi"/>
          <w:b/>
          <w:bCs/>
        </w:rPr>
        <w:t>Evitar consumir carne de porco</w:t>
      </w:r>
    </w:p>
    <w:p w14:paraId="65E5017F" w14:textId="49A811B8" w:rsidR="006520F8" w:rsidRPr="00A164B9" w:rsidRDefault="006520F8" w:rsidP="006520F8">
      <w:pPr>
        <w:ind w:left="709" w:firstLine="0"/>
        <w:rPr>
          <w:rFonts w:ascii="Aptos" w:hAnsi="Aptos" w:cstheme="majorHAnsi"/>
          <w:b/>
          <w:bCs/>
        </w:rPr>
      </w:pPr>
      <w:r w:rsidRPr="00A164B9">
        <w:rPr>
          <w:rFonts w:ascii="Aptos" w:hAnsi="Aptos" w:cstheme="majorHAnsi"/>
          <w:b/>
          <w:bCs/>
        </w:rPr>
        <w:t>Ao consumir carne de vaca, dar preferência para os cortes magros</w:t>
      </w:r>
    </w:p>
    <w:p w14:paraId="4979C0D0" w14:textId="77777777" w:rsidR="006520F8" w:rsidRPr="00A164B9" w:rsidRDefault="006520F8" w:rsidP="00371FBF">
      <w:pPr>
        <w:pStyle w:val="ListParagraph"/>
        <w:numPr>
          <w:ilvl w:val="0"/>
          <w:numId w:val="29"/>
        </w:numPr>
      </w:pPr>
      <w:r w:rsidRPr="00A164B9">
        <w:rPr>
          <w:b/>
          <w:bCs/>
        </w:rPr>
        <w:t xml:space="preserve">Carnes magras: </w:t>
      </w:r>
      <w:r w:rsidRPr="00A164B9">
        <w:t xml:space="preserve">Lagarto, filé mignon, </w:t>
      </w:r>
      <w:proofErr w:type="spellStart"/>
      <w:r w:rsidRPr="00A164B9">
        <w:t>coxão</w:t>
      </w:r>
      <w:proofErr w:type="spellEnd"/>
      <w:r w:rsidRPr="00A164B9">
        <w:t xml:space="preserve"> duro, </w:t>
      </w:r>
      <w:proofErr w:type="spellStart"/>
      <w:r w:rsidRPr="00A164B9">
        <w:t>coxão</w:t>
      </w:r>
      <w:proofErr w:type="spellEnd"/>
      <w:r w:rsidRPr="00A164B9">
        <w:t xml:space="preserve"> mole, patinho, alcatra, maminha de alcatra, </w:t>
      </w:r>
      <w:proofErr w:type="spellStart"/>
      <w:r w:rsidRPr="00A164B9">
        <w:t>músculo</w:t>
      </w:r>
      <w:proofErr w:type="spellEnd"/>
      <w:r w:rsidRPr="00A164B9">
        <w:t xml:space="preserve"> </w:t>
      </w:r>
    </w:p>
    <w:p w14:paraId="3AA0FC7F" w14:textId="7FEF1EFE" w:rsidR="006520F8" w:rsidRPr="00A164B9" w:rsidRDefault="006520F8" w:rsidP="00371FBF">
      <w:pPr>
        <w:pStyle w:val="ListParagraph"/>
        <w:numPr>
          <w:ilvl w:val="0"/>
          <w:numId w:val="29"/>
        </w:numPr>
      </w:pPr>
      <w:r w:rsidRPr="00A164B9">
        <w:rPr>
          <w:b/>
          <w:bCs/>
        </w:rPr>
        <w:t xml:space="preserve">Carnes gordas: </w:t>
      </w:r>
      <w:r w:rsidRPr="00A164B9">
        <w:t xml:space="preserve">picanha, fraldinha, </w:t>
      </w:r>
      <w:proofErr w:type="spellStart"/>
      <w:r w:rsidRPr="00A164B9">
        <w:t>acém</w:t>
      </w:r>
      <w:proofErr w:type="spellEnd"/>
      <w:r w:rsidRPr="00A164B9">
        <w:t xml:space="preserve">, capa de filé, filé de costela, </w:t>
      </w:r>
      <w:proofErr w:type="spellStart"/>
      <w:r w:rsidRPr="00A164B9">
        <w:t>contrafile</w:t>
      </w:r>
      <w:proofErr w:type="spellEnd"/>
      <w:r w:rsidRPr="00A164B9">
        <w:t xml:space="preserve">́, ponta de agulha, </w:t>
      </w:r>
      <w:proofErr w:type="spellStart"/>
      <w:r w:rsidRPr="00A164B9">
        <w:t>pa</w:t>
      </w:r>
      <w:proofErr w:type="spellEnd"/>
      <w:r w:rsidRPr="00A164B9">
        <w:t xml:space="preserve">́ ou patela, aba de filé, </w:t>
      </w:r>
      <w:proofErr w:type="spellStart"/>
      <w:r w:rsidRPr="00A164B9">
        <w:t>pescoço</w:t>
      </w:r>
      <w:proofErr w:type="spellEnd"/>
      <w:r w:rsidRPr="00A164B9">
        <w:t xml:space="preserve"> </w:t>
      </w:r>
    </w:p>
    <w:p w14:paraId="71323DFF" w14:textId="77777777" w:rsidR="006520F8" w:rsidRPr="00A164B9" w:rsidRDefault="006520F8" w:rsidP="006520F8">
      <w:pPr>
        <w:jc w:val="left"/>
        <w:rPr>
          <w:rFonts w:ascii="Aptos" w:hAnsi="Aptos" w:cstheme="majorHAnsi"/>
          <w:b/>
          <w:bCs/>
        </w:rPr>
      </w:pPr>
    </w:p>
    <w:p w14:paraId="4537CA19" w14:textId="77777777" w:rsidR="006520F8" w:rsidRPr="00A164B9" w:rsidRDefault="006520F8" w:rsidP="006520F8">
      <w:pPr>
        <w:ind w:firstLine="0"/>
        <w:jc w:val="left"/>
        <w:rPr>
          <w:rFonts w:ascii="Aptos" w:hAnsi="Aptos" w:cstheme="majorHAnsi"/>
        </w:rPr>
      </w:pPr>
      <w:r w:rsidRPr="00A164B9">
        <w:rPr>
          <w:rFonts w:ascii="Aptos" w:hAnsi="Aptos" w:cstheme="majorHAnsi"/>
          <w:b/>
          <w:bCs/>
        </w:rPr>
        <w:t xml:space="preserve">DIET X LIGHT: </w:t>
      </w:r>
    </w:p>
    <w:p w14:paraId="488177C9" w14:textId="77777777" w:rsidR="006520F8" w:rsidRPr="00A164B9" w:rsidRDefault="006520F8" w:rsidP="00371FBF">
      <w:pPr>
        <w:pStyle w:val="ListParagraph"/>
        <w:numPr>
          <w:ilvl w:val="0"/>
          <w:numId w:val="30"/>
        </w:numPr>
      </w:pPr>
      <w:r w:rsidRPr="00A164B9">
        <w:rPr>
          <w:b/>
          <w:bCs/>
        </w:rPr>
        <w:t xml:space="preserve">Alimentos light: </w:t>
      </w:r>
      <w:proofErr w:type="spellStart"/>
      <w:r w:rsidRPr="00A164B9">
        <w:t>são</w:t>
      </w:r>
      <w:proofErr w:type="spellEnd"/>
      <w:r w:rsidRPr="00A164B9">
        <w:t xml:space="preserve"> alimentos industrializados em que houve a </w:t>
      </w:r>
      <w:proofErr w:type="spellStart"/>
      <w:r w:rsidRPr="00A164B9">
        <w:t>remoção</w:t>
      </w:r>
      <w:proofErr w:type="spellEnd"/>
      <w:r w:rsidRPr="00A164B9">
        <w:t xml:space="preserve"> de no </w:t>
      </w:r>
      <w:proofErr w:type="spellStart"/>
      <w:r w:rsidRPr="00A164B9">
        <w:t>mínimo</w:t>
      </w:r>
      <w:proofErr w:type="spellEnd"/>
      <w:r w:rsidRPr="00A164B9">
        <w:t xml:space="preserve"> 25% de algum componente como </w:t>
      </w:r>
      <w:proofErr w:type="spellStart"/>
      <w:r w:rsidRPr="00A164B9">
        <w:t>açúcares</w:t>
      </w:r>
      <w:proofErr w:type="spellEnd"/>
      <w:r w:rsidRPr="00A164B9">
        <w:t xml:space="preserve">, gordura saturada, gorduras totais, colesterol e </w:t>
      </w:r>
      <w:proofErr w:type="spellStart"/>
      <w:r w:rsidRPr="00A164B9">
        <w:t>sódio</w:t>
      </w:r>
      <w:proofErr w:type="spellEnd"/>
      <w:r w:rsidRPr="00A164B9">
        <w:t xml:space="preserve"> ou de calorias em </w:t>
      </w:r>
      <w:proofErr w:type="spellStart"/>
      <w:r w:rsidRPr="00A164B9">
        <w:t>relação</w:t>
      </w:r>
      <w:proofErr w:type="spellEnd"/>
      <w:r w:rsidRPr="00A164B9">
        <w:t xml:space="preserve"> ao produto normal. </w:t>
      </w:r>
    </w:p>
    <w:p w14:paraId="6B3319FA" w14:textId="67E7F3D1" w:rsidR="006520F8" w:rsidRPr="00A164B9" w:rsidRDefault="006520F8" w:rsidP="00371FBF">
      <w:pPr>
        <w:pStyle w:val="ListParagraph"/>
        <w:numPr>
          <w:ilvl w:val="0"/>
          <w:numId w:val="30"/>
        </w:numPr>
      </w:pPr>
      <w:r w:rsidRPr="00A164B9">
        <w:rPr>
          <w:b/>
          <w:bCs/>
        </w:rPr>
        <w:t xml:space="preserve">Alimentos diet: </w:t>
      </w:r>
      <w:proofErr w:type="spellStart"/>
      <w:r w:rsidRPr="00A164B9">
        <w:t>são</w:t>
      </w:r>
      <w:proofErr w:type="spellEnd"/>
      <w:r w:rsidRPr="00A164B9">
        <w:t xml:space="preserve"> alimentos que apresentam a </w:t>
      </w:r>
      <w:proofErr w:type="spellStart"/>
      <w:r w:rsidRPr="00A164B9">
        <w:t>ausência</w:t>
      </w:r>
      <w:proofErr w:type="spellEnd"/>
      <w:r w:rsidRPr="00A164B9">
        <w:t xml:space="preserve"> de determinado ingrediente em sua </w:t>
      </w:r>
      <w:proofErr w:type="spellStart"/>
      <w:r w:rsidRPr="00A164B9">
        <w:t>composição</w:t>
      </w:r>
      <w:proofErr w:type="spellEnd"/>
      <w:r w:rsidRPr="00A164B9">
        <w:t xml:space="preserve">. Os alimentos diet </w:t>
      </w:r>
      <w:proofErr w:type="spellStart"/>
      <w:r w:rsidRPr="00A164B9">
        <w:t>são</w:t>
      </w:r>
      <w:proofErr w:type="spellEnd"/>
      <w:r w:rsidRPr="00A164B9">
        <w:t xml:space="preserve"> indicados para pessoas que tenham </w:t>
      </w:r>
      <w:proofErr w:type="spellStart"/>
      <w:r w:rsidRPr="00A164B9">
        <w:t>restrição</w:t>
      </w:r>
      <w:proofErr w:type="spellEnd"/>
      <w:r w:rsidRPr="00A164B9">
        <w:t xml:space="preserve"> no consumo de algum ingrediente, como </w:t>
      </w:r>
      <w:proofErr w:type="spellStart"/>
      <w:r w:rsidRPr="00A164B9">
        <w:t>açúcar</w:t>
      </w:r>
      <w:proofErr w:type="spellEnd"/>
      <w:r w:rsidRPr="00A164B9">
        <w:t xml:space="preserve">, gorduras, carboidratos, </w:t>
      </w:r>
      <w:proofErr w:type="spellStart"/>
      <w:r w:rsidRPr="00A164B9">
        <w:t>sódio</w:t>
      </w:r>
      <w:proofErr w:type="spellEnd"/>
      <w:r w:rsidRPr="00A164B9">
        <w:t xml:space="preserve"> e lactose. </w:t>
      </w:r>
    </w:p>
    <w:p w14:paraId="2278867B" w14:textId="77777777" w:rsidR="006520F8" w:rsidRPr="00A164B9" w:rsidRDefault="006520F8" w:rsidP="006520F8">
      <w:pPr>
        <w:rPr>
          <w:rFonts w:ascii="Aptos" w:hAnsi="Aptos" w:cstheme="majorHAnsi"/>
        </w:rPr>
      </w:pPr>
      <w:r w:rsidRPr="00A164B9">
        <w:rPr>
          <w:rFonts w:ascii="Aptos" w:hAnsi="Aptos" w:cstheme="majorHAnsi"/>
          <w:color w:val="333333"/>
        </w:rPr>
        <w:t xml:space="preserve">Nem todos os produtos diet </w:t>
      </w:r>
      <w:proofErr w:type="spellStart"/>
      <w:r w:rsidRPr="00A164B9">
        <w:rPr>
          <w:rFonts w:ascii="Aptos" w:hAnsi="Aptos" w:cstheme="majorHAnsi"/>
          <w:color w:val="333333"/>
        </w:rPr>
        <w:t>contêm</w:t>
      </w:r>
      <w:proofErr w:type="spellEnd"/>
      <w:r w:rsidRPr="00A164B9">
        <w:rPr>
          <w:rFonts w:ascii="Aptos" w:hAnsi="Aptos" w:cstheme="majorHAnsi"/>
          <w:color w:val="333333"/>
        </w:rPr>
        <w:t xml:space="preserve"> poucas calorias, alguns produtos para </w:t>
      </w:r>
      <w:proofErr w:type="spellStart"/>
      <w:r w:rsidRPr="00A164B9">
        <w:rPr>
          <w:rFonts w:ascii="Aptos" w:hAnsi="Aptos" w:cstheme="majorHAnsi"/>
          <w:color w:val="333333"/>
        </w:rPr>
        <w:t>diabéticos</w:t>
      </w:r>
      <w:proofErr w:type="spellEnd"/>
      <w:r w:rsidRPr="00A164B9">
        <w:rPr>
          <w:rFonts w:ascii="Aptos" w:hAnsi="Aptos" w:cstheme="majorHAnsi"/>
          <w:color w:val="333333"/>
        </w:rPr>
        <w:t xml:space="preserve"> (sem </w:t>
      </w:r>
      <w:proofErr w:type="spellStart"/>
      <w:r w:rsidRPr="00A164B9">
        <w:rPr>
          <w:rFonts w:ascii="Aptos" w:hAnsi="Aptos" w:cstheme="majorHAnsi"/>
          <w:color w:val="333333"/>
        </w:rPr>
        <w:t>açúcar</w:t>
      </w:r>
      <w:proofErr w:type="spellEnd"/>
      <w:r w:rsidRPr="00A164B9">
        <w:rPr>
          <w:rFonts w:ascii="Aptos" w:hAnsi="Aptos" w:cstheme="majorHAnsi"/>
          <w:color w:val="333333"/>
        </w:rPr>
        <w:t xml:space="preserve">) possuem uma maior quantidade de gordura para poder manter a textura e o sabor de um produto normal. Por exemplo: o chocolate. </w:t>
      </w:r>
    </w:p>
    <w:p w14:paraId="25DC1371" w14:textId="77777777" w:rsidR="006520F8" w:rsidRPr="00A164B9" w:rsidRDefault="006520F8" w:rsidP="006520F8">
      <w:pPr>
        <w:ind w:firstLine="0"/>
        <w:rPr>
          <w:rFonts w:ascii="Aptos" w:hAnsi="Aptos" w:cstheme="majorHAnsi"/>
          <w:b/>
          <w:bCs/>
        </w:rPr>
      </w:pPr>
    </w:p>
    <w:p w14:paraId="04CBDD80" w14:textId="3C7CB21F" w:rsidR="006520F8" w:rsidRPr="00A164B9" w:rsidRDefault="006520F8" w:rsidP="006520F8">
      <w:pPr>
        <w:ind w:firstLine="0"/>
        <w:rPr>
          <w:rFonts w:ascii="Aptos" w:hAnsi="Aptos" w:cstheme="majorHAnsi"/>
        </w:rPr>
      </w:pPr>
      <w:r w:rsidRPr="00A164B9">
        <w:rPr>
          <w:rFonts w:ascii="Aptos" w:hAnsi="Aptos" w:cstheme="majorHAnsi"/>
          <w:b/>
          <w:bCs/>
        </w:rPr>
        <w:t xml:space="preserve">SÓDIO: </w:t>
      </w:r>
    </w:p>
    <w:p w14:paraId="1BFD2F8D" w14:textId="77777777" w:rsidR="006520F8" w:rsidRPr="00A164B9" w:rsidRDefault="006520F8" w:rsidP="006520F8">
      <w:pPr>
        <w:ind w:firstLine="0"/>
        <w:rPr>
          <w:rFonts w:ascii="Aptos" w:hAnsi="Aptos" w:cstheme="majorHAnsi"/>
        </w:rPr>
      </w:pPr>
      <w:r w:rsidRPr="00A164B9">
        <w:rPr>
          <w:rFonts w:ascii="Aptos" w:hAnsi="Aptos" w:cstheme="majorHAnsi"/>
        </w:rPr>
        <w:t xml:space="preserve">O </w:t>
      </w:r>
      <w:proofErr w:type="spellStart"/>
      <w:r w:rsidRPr="00A164B9">
        <w:rPr>
          <w:rFonts w:ascii="Aptos" w:hAnsi="Aptos" w:cstheme="majorHAnsi"/>
        </w:rPr>
        <w:t>sódio</w:t>
      </w:r>
      <w:proofErr w:type="spellEnd"/>
      <w:r w:rsidRPr="00A164B9">
        <w:rPr>
          <w:rFonts w:ascii="Aptos" w:hAnsi="Aptos" w:cstheme="majorHAnsi"/>
        </w:rPr>
        <w:t xml:space="preserve"> está presente no sal de cozinha e em grande quantidade nos produtos industrializados. </w:t>
      </w:r>
    </w:p>
    <w:p w14:paraId="5B15E29A" w14:textId="77777777" w:rsidR="006520F8" w:rsidRPr="00A164B9" w:rsidRDefault="006520F8" w:rsidP="006520F8">
      <w:pPr>
        <w:ind w:firstLine="0"/>
        <w:rPr>
          <w:rFonts w:ascii="Aptos" w:hAnsi="Aptos" w:cstheme="majorHAnsi"/>
        </w:rPr>
      </w:pPr>
      <w:r w:rsidRPr="00A164B9">
        <w:rPr>
          <w:rFonts w:ascii="Aptos" w:hAnsi="Aptos" w:cstheme="majorHAnsi"/>
          <w:b/>
          <w:bCs/>
        </w:rPr>
        <w:t xml:space="preserve">1 grama de sal de cozinha = 400 mg de </w:t>
      </w:r>
      <w:proofErr w:type="spellStart"/>
      <w:r w:rsidRPr="00A164B9">
        <w:rPr>
          <w:rFonts w:ascii="Aptos" w:hAnsi="Aptos" w:cstheme="majorHAnsi"/>
          <w:b/>
          <w:bCs/>
        </w:rPr>
        <w:t>sódio</w:t>
      </w:r>
      <w:proofErr w:type="spellEnd"/>
      <w:r w:rsidRPr="00A164B9">
        <w:rPr>
          <w:rFonts w:ascii="Aptos" w:hAnsi="Aptos" w:cstheme="majorHAnsi"/>
          <w:b/>
          <w:bCs/>
        </w:rPr>
        <w:t xml:space="preserve">. </w:t>
      </w:r>
    </w:p>
    <w:p w14:paraId="71A3187E" w14:textId="77777777" w:rsidR="006520F8" w:rsidRPr="00A164B9" w:rsidRDefault="006520F8" w:rsidP="006520F8">
      <w:pPr>
        <w:ind w:firstLine="0"/>
        <w:rPr>
          <w:rFonts w:ascii="Aptos" w:hAnsi="Aptos" w:cstheme="majorHAnsi"/>
        </w:rPr>
      </w:pPr>
      <w:r w:rsidRPr="00A164B9">
        <w:rPr>
          <w:rFonts w:ascii="Aptos" w:hAnsi="Aptos" w:cstheme="majorHAnsi"/>
          <w:b/>
          <w:bCs/>
        </w:rPr>
        <w:t xml:space="preserve">1 grama de sal de cozinha = 1 colher de cafezinho nivelada OU 1 tampa de caneta </w:t>
      </w:r>
      <w:proofErr w:type="spellStart"/>
      <w:r w:rsidRPr="00A164B9">
        <w:rPr>
          <w:rFonts w:ascii="Aptos" w:hAnsi="Aptos" w:cstheme="majorHAnsi"/>
          <w:b/>
          <w:bCs/>
        </w:rPr>
        <w:t>bic</w:t>
      </w:r>
      <w:proofErr w:type="spellEnd"/>
      <w:r w:rsidRPr="00A164B9">
        <w:rPr>
          <w:rFonts w:ascii="Aptos" w:hAnsi="Aptos" w:cstheme="majorHAnsi"/>
          <w:b/>
          <w:bCs/>
        </w:rPr>
        <w:t xml:space="preserve"> nivelada. </w:t>
      </w:r>
    </w:p>
    <w:p w14:paraId="18EF7EDB" w14:textId="77777777" w:rsidR="006520F8" w:rsidRPr="00A164B9" w:rsidRDefault="006520F8" w:rsidP="006520F8">
      <w:pPr>
        <w:ind w:firstLine="0"/>
        <w:rPr>
          <w:rFonts w:ascii="Aptos" w:hAnsi="Aptos" w:cstheme="majorHAnsi"/>
        </w:rPr>
      </w:pPr>
      <w:proofErr w:type="spellStart"/>
      <w:r w:rsidRPr="00A164B9">
        <w:rPr>
          <w:rFonts w:ascii="Aptos" w:hAnsi="Aptos" w:cstheme="majorHAnsi"/>
          <w:b/>
          <w:bCs/>
        </w:rPr>
        <w:lastRenderedPageBreak/>
        <w:t>Recomendação</w:t>
      </w:r>
      <w:proofErr w:type="spellEnd"/>
      <w:r w:rsidRPr="00A164B9">
        <w:rPr>
          <w:rFonts w:ascii="Aptos" w:hAnsi="Aptos" w:cstheme="majorHAnsi"/>
          <w:b/>
          <w:bCs/>
        </w:rPr>
        <w:t xml:space="preserve"> de </w:t>
      </w:r>
      <w:proofErr w:type="spellStart"/>
      <w:r w:rsidRPr="00A164B9">
        <w:rPr>
          <w:rFonts w:ascii="Aptos" w:hAnsi="Aptos" w:cstheme="majorHAnsi"/>
          <w:b/>
          <w:bCs/>
        </w:rPr>
        <w:t>sódio</w:t>
      </w:r>
      <w:proofErr w:type="spellEnd"/>
      <w:r w:rsidRPr="00A164B9">
        <w:rPr>
          <w:rFonts w:ascii="Aptos" w:hAnsi="Aptos" w:cstheme="majorHAnsi"/>
          <w:b/>
          <w:bCs/>
        </w:rPr>
        <w:t xml:space="preserve">: 2000 mg/dia. </w:t>
      </w:r>
      <w:r w:rsidRPr="00A164B9">
        <w:rPr>
          <w:rFonts w:ascii="Aptos" w:hAnsi="Aptos" w:cstheme="majorHAnsi"/>
        </w:rPr>
        <w:t xml:space="preserve">Deve-se considerar que 800 mg (2 gramas de sal) </w:t>
      </w:r>
      <w:proofErr w:type="spellStart"/>
      <w:r w:rsidRPr="00A164B9">
        <w:rPr>
          <w:rFonts w:ascii="Aptos" w:hAnsi="Aptos" w:cstheme="majorHAnsi"/>
        </w:rPr>
        <w:t>ja</w:t>
      </w:r>
      <w:proofErr w:type="spellEnd"/>
      <w:r w:rsidRPr="00A164B9">
        <w:rPr>
          <w:rFonts w:ascii="Aptos" w:hAnsi="Aptos" w:cstheme="majorHAnsi"/>
        </w:rPr>
        <w:t xml:space="preserve">́ </w:t>
      </w:r>
      <w:proofErr w:type="spellStart"/>
      <w:r w:rsidRPr="00A164B9">
        <w:rPr>
          <w:rFonts w:ascii="Aptos" w:hAnsi="Aptos" w:cstheme="majorHAnsi"/>
        </w:rPr>
        <w:t>estão</w:t>
      </w:r>
      <w:proofErr w:type="spellEnd"/>
      <w:r w:rsidRPr="00A164B9">
        <w:rPr>
          <w:rFonts w:ascii="Aptos" w:hAnsi="Aptos" w:cstheme="majorHAnsi"/>
        </w:rPr>
        <w:t xml:space="preserve"> presentes naturalmente nos alimentos. Portanto, sobram apenas 1200 mg (3 gramas de sal) para </w:t>
      </w:r>
      <w:proofErr w:type="spellStart"/>
      <w:r w:rsidRPr="00A164B9">
        <w:rPr>
          <w:rFonts w:ascii="Aptos" w:hAnsi="Aptos" w:cstheme="majorHAnsi"/>
        </w:rPr>
        <w:t>adição</w:t>
      </w:r>
      <w:proofErr w:type="spellEnd"/>
      <w:r w:rsidRPr="00A164B9">
        <w:rPr>
          <w:rFonts w:ascii="Aptos" w:hAnsi="Aptos" w:cstheme="majorHAnsi"/>
        </w:rPr>
        <w:t xml:space="preserve"> e/ou alimentos industrializados. </w:t>
      </w:r>
    </w:p>
    <w:p w14:paraId="36435B84" w14:textId="77777777" w:rsidR="008974B2" w:rsidRPr="00A164B9" w:rsidRDefault="008974B2" w:rsidP="006520F8">
      <w:pPr>
        <w:ind w:firstLine="0"/>
        <w:rPr>
          <w:rFonts w:ascii="Aptos" w:hAnsi="Aptos" w:cstheme="majorHAnsi"/>
        </w:rPr>
      </w:pPr>
    </w:p>
    <w:p w14:paraId="058D8348" w14:textId="4F689EE6" w:rsidR="00B458C8" w:rsidRPr="00A164B9" w:rsidRDefault="00B458C8" w:rsidP="006520F8">
      <w:pPr>
        <w:ind w:firstLine="0"/>
        <w:rPr>
          <w:rFonts w:ascii="Aptos" w:hAnsi="Aptos" w:cstheme="majorHAnsi"/>
        </w:rPr>
      </w:pPr>
    </w:p>
    <w:p w14:paraId="69C03E3F" w14:textId="07705900" w:rsidR="008F7E49" w:rsidRPr="00A164B9" w:rsidRDefault="008F7E49" w:rsidP="00EB1FE9">
      <w:pPr>
        <w:pStyle w:val="ApendiceAnexo"/>
      </w:pPr>
      <w:r w:rsidRPr="00A164B9">
        <w:t xml:space="preserve">APÊNDICE </w:t>
      </w:r>
      <w:r w:rsidRPr="00A164B9">
        <w:fldChar w:fldCharType="begin"/>
      </w:r>
      <w:r w:rsidRPr="00A164B9">
        <w:instrText xml:space="preserve"> SEQ APÊNDICE \* ALPHABETIC </w:instrText>
      </w:r>
      <w:r w:rsidRPr="00A164B9">
        <w:fldChar w:fldCharType="separate"/>
      </w:r>
      <w:r w:rsidR="00FB7DA7" w:rsidRPr="00A164B9">
        <w:rPr>
          <w:noProof/>
        </w:rPr>
        <w:t>C</w:t>
      </w:r>
      <w:r w:rsidRPr="00A164B9">
        <w:fldChar w:fldCharType="end"/>
      </w:r>
      <w:r w:rsidRPr="00A164B9">
        <w:t xml:space="preserve"> – Plano de gestão de dados</w:t>
      </w:r>
    </w:p>
    <w:p w14:paraId="488305B7" w14:textId="77777777" w:rsidR="008F7E49" w:rsidRPr="00A164B9" w:rsidRDefault="008F7E49" w:rsidP="008F7E49">
      <w:pPr>
        <w:ind w:firstLine="0"/>
      </w:pPr>
    </w:p>
    <w:p w14:paraId="0B2FEF67" w14:textId="36ED4BD5" w:rsidR="006B31AC" w:rsidRPr="00A164B9" w:rsidRDefault="006B31AC" w:rsidP="008F7E49">
      <w:pPr>
        <w:ind w:firstLine="0"/>
      </w:pPr>
      <w:r w:rsidRPr="00A164B9">
        <w:t xml:space="preserve">Criado com </w:t>
      </w:r>
      <w:proofErr w:type="spellStart"/>
      <w:r w:rsidRPr="00A164B9">
        <w:t>DMPTool</w:t>
      </w:r>
      <w:proofErr w:type="spellEnd"/>
    </w:p>
    <w:p w14:paraId="4900010F" w14:textId="77777777" w:rsidR="006B31AC" w:rsidRPr="00A164B9" w:rsidRDefault="006B31AC" w:rsidP="006B31AC">
      <w:pPr>
        <w:spacing w:line="276" w:lineRule="auto"/>
        <w:ind w:firstLine="0"/>
        <w:rPr>
          <w:rFonts w:ascii="Aptos" w:hAnsi="Aptos" w:cstheme="majorHAnsi"/>
        </w:rPr>
      </w:pPr>
      <w:r w:rsidRPr="00A164B9">
        <w:rPr>
          <w:rFonts w:ascii="Aptos" w:hAnsi="Aptos" w:cstheme="majorHAnsi"/>
        </w:rPr>
        <w:t xml:space="preserve">DMP ID: </w:t>
      </w:r>
      <w:hyperlink r:id="rId44" w:history="1">
        <w:r w:rsidRPr="00A164B9">
          <w:rPr>
            <w:rStyle w:val="Hyperlink"/>
            <w:rFonts w:eastAsiaTheme="minorHAnsi" w:cstheme="majorHAnsi"/>
          </w:rPr>
          <w:t>https://</w:t>
        </w:r>
        <w:proofErr w:type="spellStart"/>
        <w:r w:rsidRPr="00A164B9">
          <w:rPr>
            <w:rStyle w:val="Hyperlink"/>
            <w:rFonts w:eastAsiaTheme="minorHAnsi" w:cstheme="majorHAnsi"/>
          </w:rPr>
          <w:t>doi.org</w:t>
        </w:r>
        <w:proofErr w:type="spellEnd"/>
        <w:r w:rsidRPr="00A164B9">
          <w:rPr>
            <w:rStyle w:val="Hyperlink"/>
            <w:rFonts w:eastAsiaTheme="minorHAnsi" w:cstheme="majorHAnsi"/>
          </w:rPr>
          <w:t>/10.48321/D1N34D</w:t>
        </w:r>
      </w:hyperlink>
      <w:r w:rsidRPr="00A164B9">
        <w:rPr>
          <w:rFonts w:ascii="Aptos" w:hAnsi="Aptos" w:cstheme="majorHAnsi"/>
        </w:rPr>
        <w:t xml:space="preserve"> </w:t>
      </w:r>
    </w:p>
    <w:p w14:paraId="20357099" w14:textId="77777777" w:rsidR="006B31AC" w:rsidRPr="00A164B9" w:rsidRDefault="006B31AC" w:rsidP="006B31AC">
      <w:pPr>
        <w:spacing w:line="276" w:lineRule="auto"/>
        <w:ind w:firstLine="0"/>
        <w:rPr>
          <w:rFonts w:ascii="Aptos" w:hAnsi="Aptos" w:cstheme="majorHAnsi"/>
        </w:rPr>
      </w:pPr>
      <w:proofErr w:type="spellStart"/>
      <w:r w:rsidRPr="00A164B9">
        <w:rPr>
          <w:rFonts w:ascii="Aptos" w:hAnsi="Aptos" w:cstheme="majorHAnsi"/>
          <w:i/>
          <w:iCs/>
        </w:rPr>
        <w:t>Template</w:t>
      </w:r>
      <w:proofErr w:type="spellEnd"/>
      <w:r w:rsidRPr="00A164B9">
        <w:rPr>
          <w:rFonts w:ascii="Aptos" w:hAnsi="Aptos" w:cstheme="majorHAnsi"/>
        </w:rPr>
        <w:t xml:space="preserve">: </w:t>
      </w:r>
      <w:r w:rsidRPr="00A164B9">
        <w:rPr>
          <w:rFonts w:ascii="Aptos" w:hAnsi="Aptos" w:cstheme="majorHAnsi"/>
          <w:i/>
          <w:iCs/>
        </w:rPr>
        <w:t xml:space="preserve">Digital </w:t>
      </w:r>
      <w:proofErr w:type="spellStart"/>
      <w:r w:rsidRPr="00A164B9">
        <w:rPr>
          <w:rFonts w:ascii="Aptos" w:hAnsi="Aptos" w:cstheme="majorHAnsi"/>
          <w:i/>
          <w:iCs/>
        </w:rPr>
        <w:t>Curation</w:t>
      </w:r>
      <w:proofErr w:type="spellEnd"/>
      <w:r w:rsidRPr="00A164B9">
        <w:rPr>
          <w:rFonts w:ascii="Aptos" w:hAnsi="Aptos" w:cstheme="majorHAnsi"/>
          <w:i/>
          <w:iCs/>
        </w:rPr>
        <w:t xml:space="preserve"> Centre</w:t>
      </w:r>
      <w:r w:rsidRPr="00A164B9">
        <w:rPr>
          <w:rFonts w:ascii="Aptos" w:hAnsi="Aptos" w:cstheme="majorHAnsi"/>
        </w:rPr>
        <w:t xml:space="preserve"> (português)</w:t>
      </w:r>
    </w:p>
    <w:p w14:paraId="3D2D5062" w14:textId="77777777" w:rsidR="006B31AC" w:rsidRPr="00A164B9" w:rsidRDefault="006B31AC" w:rsidP="006B31AC">
      <w:pPr>
        <w:spacing w:line="276" w:lineRule="auto"/>
        <w:ind w:firstLine="0"/>
        <w:rPr>
          <w:rFonts w:ascii="Aptos" w:hAnsi="Aptos" w:cstheme="majorHAnsi"/>
          <w:b/>
          <w:bCs/>
        </w:rPr>
      </w:pPr>
    </w:p>
    <w:p w14:paraId="0E719F4A" w14:textId="77777777" w:rsidR="006B31AC" w:rsidRPr="00A164B9" w:rsidRDefault="006B31AC" w:rsidP="006B31AC">
      <w:pPr>
        <w:spacing w:line="276" w:lineRule="auto"/>
        <w:ind w:firstLine="0"/>
        <w:rPr>
          <w:rFonts w:ascii="Aptos" w:hAnsi="Aptos" w:cstheme="majorHAnsi"/>
        </w:rPr>
      </w:pPr>
      <w:r w:rsidRPr="00A164B9">
        <w:rPr>
          <w:rFonts w:ascii="Aptos" w:hAnsi="Aptos" w:cstheme="majorHAnsi"/>
        </w:rPr>
        <w:t>Coleta de Dados (0 / 2)</w:t>
      </w:r>
    </w:p>
    <w:p w14:paraId="51AFA6A6" w14:textId="77777777" w:rsidR="006B31AC" w:rsidRPr="00A164B9" w:rsidRDefault="006B31AC" w:rsidP="00371FBF">
      <w:pPr>
        <w:pStyle w:val="ListParagraph"/>
        <w:numPr>
          <w:ilvl w:val="1"/>
          <w:numId w:val="37"/>
        </w:numPr>
      </w:pPr>
      <w:r w:rsidRPr="00A164B9">
        <w:t xml:space="preserve">Como os dados serão coletados ou criados? </w:t>
      </w:r>
    </w:p>
    <w:p w14:paraId="3F2F2512" w14:textId="77777777" w:rsidR="003163A5" w:rsidRPr="00A164B9" w:rsidRDefault="006B31AC" w:rsidP="00371FBF">
      <w:pPr>
        <w:pStyle w:val="ListParagraph"/>
      </w:pPr>
      <w:r w:rsidRPr="00A164B9">
        <w:t xml:space="preserve">Quanto ao momento da coleta dos dados: </w:t>
      </w:r>
    </w:p>
    <w:p w14:paraId="0C3F4DD7" w14:textId="79561B40" w:rsidR="003163A5" w:rsidRPr="00A164B9" w:rsidRDefault="006B31AC" w:rsidP="00371FBF">
      <w:pPr>
        <w:pStyle w:val="ListParagraph"/>
        <w:numPr>
          <w:ilvl w:val="0"/>
          <w:numId w:val="38"/>
        </w:numPr>
      </w:pPr>
      <w:r w:rsidRPr="00A164B9">
        <w:t>T1</w:t>
      </w:r>
      <w:r w:rsidR="00E321D3" w:rsidRPr="00A164B9">
        <w:t xml:space="preserve">: </w:t>
      </w:r>
      <w:r w:rsidRPr="00A164B9">
        <w:t xml:space="preserve">coleta de dados antes do início da intervenção; </w:t>
      </w:r>
    </w:p>
    <w:p w14:paraId="4567A1BB" w14:textId="662D75C4" w:rsidR="003163A5" w:rsidRPr="00A164B9" w:rsidRDefault="006B31AC" w:rsidP="00371FBF">
      <w:pPr>
        <w:pStyle w:val="ListParagraph"/>
        <w:numPr>
          <w:ilvl w:val="0"/>
          <w:numId w:val="38"/>
        </w:numPr>
      </w:pPr>
      <w:r w:rsidRPr="00A164B9">
        <w:t>T2</w:t>
      </w:r>
      <w:r w:rsidR="00E321D3" w:rsidRPr="00A164B9">
        <w:t xml:space="preserve">: </w:t>
      </w:r>
      <w:r w:rsidR="00B94FEF" w:rsidRPr="00A164B9">
        <w:t xml:space="preserve">coleta de dados </w:t>
      </w:r>
      <w:r w:rsidRPr="00A164B9">
        <w:t>aos 45 dias;</w:t>
      </w:r>
    </w:p>
    <w:p w14:paraId="27D6BAEF" w14:textId="14CD5346" w:rsidR="003163A5" w:rsidRPr="00A164B9" w:rsidRDefault="006B31AC" w:rsidP="00371FBF">
      <w:pPr>
        <w:pStyle w:val="ListParagraph"/>
        <w:numPr>
          <w:ilvl w:val="0"/>
          <w:numId w:val="38"/>
        </w:numPr>
      </w:pPr>
      <w:r w:rsidRPr="00A164B9">
        <w:t>T3</w:t>
      </w:r>
      <w:r w:rsidR="00E321D3" w:rsidRPr="00A164B9">
        <w:t xml:space="preserve">: </w:t>
      </w:r>
      <w:r w:rsidR="00B94FEF" w:rsidRPr="00A164B9">
        <w:t xml:space="preserve">coleta de dados </w:t>
      </w:r>
      <w:r w:rsidRPr="00A164B9">
        <w:t xml:space="preserve">após o término da intervenção, aos 90 dias. </w:t>
      </w:r>
    </w:p>
    <w:p w14:paraId="2AD4055A" w14:textId="77777777" w:rsidR="003163A5" w:rsidRPr="00A164B9" w:rsidRDefault="006B31AC" w:rsidP="003163A5">
      <w:pPr>
        <w:spacing w:line="276" w:lineRule="auto"/>
        <w:ind w:firstLine="0"/>
        <w:rPr>
          <w:rFonts w:ascii="Aptos" w:hAnsi="Aptos" w:cstheme="majorHAnsi"/>
        </w:rPr>
      </w:pPr>
      <w:r w:rsidRPr="00A164B9">
        <w:rPr>
          <w:rFonts w:ascii="Aptos" w:hAnsi="Aptos" w:cstheme="majorHAnsi"/>
        </w:rPr>
        <w:t xml:space="preserve">Quanto à forma de coleta de dados: </w:t>
      </w:r>
    </w:p>
    <w:p w14:paraId="45C30D47" w14:textId="5740E7C5" w:rsidR="003163A5" w:rsidRPr="00A164B9" w:rsidRDefault="006B31AC" w:rsidP="00371FBF">
      <w:pPr>
        <w:pStyle w:val="ListParagraph"/>
        <w:numPr>
          <w:ilvl w:val="0"/>
          <w:numId w:val="39"/>
        </w:numPr>
      </w:pPr>
      <w:r w:rsidRPr="00A164B9">
        <w:t>AMP</w:t>
      </w:r>
      <w:r w:rsidR="00B94FEF" w:rsidRPr="00A164B9">
        <w:t xml:space="preserve">: </w:t>
      </w:r>
      <w:r w:rsidRPr="00A164B9">
        <w:t xml:space="preserve">avaliação médica presencial, incluindo entrevista clínica e exame físico; </w:t>
      </w:r>
    </w:p>
    <w:p w14:paraId="6A80A4EF" w14:textId="3031D59A" w:rsidR="003163A5" w:rsidRPr="00A164B9" w:rsidRDefault="006B31AC" w:rsidP="00371FBF">
      <w:pPr>
        <w:pStyle w:val="ListParagraph"/>
        <w:numPr>
          <w:ilvl w:val="0"/>
          <w:numId w:val="39"/>
        </w:numPr>
      </w:pPr>
      <w:r w:rsidRPr="00A164B9">
        <w:t>ANP</w:t>
      </w:r>
      <w:r w:rsidR="00B94FEF" w:rsidRPr="00A164B9">
        <w:t xml:space="preserve">: </w:t>
      </w:r>
      <w:r w:rsidRPr="00A164B9">
        <w:t xml:space="preserve">avaliação nutricional presencial; </w:t>
      </w:r>
    </w:p>
    <w:p w14:paraId="2B527858" w14:textId="30E5F41B" w:rsidR="003163A5" w:rsidRPr="00A164B9" w:rsidRDefault="006B31AC" w:rsidP="00371FBF">
      <w:pPr>
        <w:pStyle w:val="ListParagraph"/>
        <w:numPr>
          <w:ilvl w:val="0"/>
          <w:numId w:val="39"/>
        </w:numPr>
      </w:pPr>
      <w:r w:rsidRPr="00A164B9">
        <w:t>AP</w:t>
      </w:r>
      <w:r w:rsidR="00B94FEF" w:rsidRPr="00A164B9">
        <w:t xml:space="preserve">: </w:t>
      </w:r>
      <w:r w:rsidRPr="00A164B9">
        <w:t xml:space="preserve">avaliação presencial; </w:t>
      </w:r>
    </w:p>
    <w:p w14:paraId="3A6A0C42" w14:textId="61C6FD6B" w:rsidR="003163A5" w:rsidRPr="00A164B9" w:rsidRDefault="006B31AC" w:rsidP="00371FBF">
      <w:pPr>
        <w:pStyle w:val="ListParagraph"/>
        <w:numPr>
          <w:ilvl w:val="0"/>
          <w:numId w:val="39"/>
        </w:numPr>
      </w:pPr>
      <w:r w:rsidRPr="00A164B9">
        <w:t>EP</w:t>
      </w:r>
      <w:r w:rsidR="00B94FEF" w:rsidRPr="00A164B9">
        <w:t xml:space="preserve">: </w:t>
      </w:r>
      <w:r w:rsidRPr="00A164B9">
        <w:t xml:space="preserve">entrevista presencial; </w:t>
      </w:r>
    </w:p>
    <w:p w14:paraId="6D99843C" w14:textId="6EFDE57B" w:rsidR="003163A5" w:rsidRPr="00A164B9" w:rsidRDefault="006B31AC" w:rsidP="00371FBF">
      <w:pPr>
        <w:pStyle w:val="ListParagraph"/>
        <w:numPr>
          <w:ilvl w:val="0"/>
          <w:numId w:val="39"/>
        </w:numPr>
      </w:pPr>
      <w:r w:rsidRPr="00A164B9">
        <w:t>ETS</w:t>
      </w:r>
      <w:r w:rsidR="00B94FEF" w:rsidRPr="00A164B9">
        <w:t xml:space="preserve">: </w:t>
      </w:r>
      <w:r w:rsidRPr="00A164B9">
        <w:t xml:space="preserve">entrevista telefônica semanal; </w:t>
      </w:r>
    </w:p>
    <w:p w14:paraId="37F88BA3" w14:textId="366FEF46" w:rsidR="006B31AC" w:rsidRPr="00A164B9" w:rsidRDefault="006B31AC" w:rsidP="00371FBF">
      <w:pPr>
        <w:pStyle w:val="ListParagraph"/>
        <w:numPr>
          <w:ilvl w:val="0"/>
          <w:numId w:val="39"/>
        </w:numPr>
      </w:pPr>
      <w:r w:rsidRPr="00A164B9">
        <w:t>CS</w:t>
      </w:r>
      <w:r w:rsidR="00B94FEF" w:rsidRPr="00A164B9">
        <w:t xml:space="preserve">: </w:t>
      </w:r>
      <w:r w:rsidRPr="00A164B9">
        <w:t xml:space="preserve">coleta de sangue. </w:t>
      </w:r>
    </w:p>
    <w:p w14:paraId="6A0C3CCC" w14:textId="77777777" w:rsidR="00E321D3" w:rsidRPr="00A164B9" w:rsidRDefault="006B31AC" w:rsidP="00371FBF">
      <w:pPr>
        <w:pStyle w:val="ListParagraph"/>
        <w:numPr>
          <w:ilvl w:val="1"/>
          <w:numId w:val="37"/>
        </w:numPr>
      </w:pPr>
      <w:r w:rsidRPr="00A164B9">
        <w:t xml:space="preserve">Que dados serão coletados ou criados? </w:t>
      </w:r>
    </w:p>
    <w:p w14:paraId="5A4AE545" w14:textId="77777777" w:rsidR="00CB3E2F" w:rsidRPr="00A164B9" w:rsidRDefault="006B31AC" w:rsidP="00371FBF">
      <w:pPr>
        <w:pStyle w:val="ListParagraph"/>
        <w:numPr>
          <w:ilvl w:val="2"/>
          <w:numId w:val="35"/>
        </w:numPr>
      </w:pPr>
      <w:r w:rsidRPr="00A164B9">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A164B9" w:rsidRDefault="006B31AC" w:rsidP="00371FBF">
      <w:pPr>
        <w:pStyle w:val="ListParagraph"/>
        <w:numPr>
          <w:ilvl w:val="2"/>
          <w:numId w:val="35"/>
        </w:numPr>
      </w:pPr>
      <w:r w:rsidRPr="00A164B9">
        <w:t>Parâmetros laboratoriais de segurança, pesquisa de toxicidade assintomática, avaliação do impacto da intervenção (T1, T2, T3 / CS): aspartato aminotransferase, alanina aminotransferase, gama-</w:t>
      </w:r>
      <w:proofErr w:type="spellStart"/>
      <w:r w:rsidRPr="00A164B9">
        <w:t>glutamiltransferase</w:t>
      </w:r>
      <w:proofErr w:type="spellEnd"/>
      <w:r w:rsidRPr="00A164B9">
        <w:t xml:space="preserve">, fosfatase alcalina, fosfatase alcalina, bilirrubinas totais e </w:t>
      </w:r>
      <w:proofErr w:type="spellStart"/>
      <w:r w:rsidRPr="00A164B9">
        <w:t>frações</w:t>
      </w:r>
      <w:proofErr w:type="spellEnd"/>
      <w:r w:rsidRPr="00A164B9">
        <w:t xml:space="preserve">, amilase, albumina, ureia, creatinina, creatinofosfoquinase, </w:t>
      </w:r>
      <w:proofErr w:type="spellStart"/>
      <w:r w:rsidRPr="00A164B9">
        <w:lastRenderedPageBreak/>
        <w:t>ácido</w:t>
      </w:r>
      <w:proofErr w:type="spellEnd"/>
      <w:r w:rsidRPr="00A164B9">
        <w:t xml:space="preserve"> </w:t>
      </w:r>
      <w:proofErr w:type="spellStart"/>
      <w:r w:rsidRPr="00A164B9">
        <w:t>úrico</w:t>
      </w:r>
      <w:proofErr w:type="spellEnd"/>
      <w:r w:rsidRPr="00A164B9">
        <w:t xml:space="preserve">, amilase, </w:t>
      </w:r>
      <w:proofErr w:type="spellStart"/>
      <w:r w:rsidRPr="00A164B9">
        <w:t>sódio</w:t>
      </w:r>
      <w:proofErr w:type="spellEnd"/>
      <w:r w:rsidRPr="00A164B9">
        <w:t xml:space="preserve">, </w:t>
      </w:r>
      <w:proofErr w:type="spellStart"/>
      <w:r w:rsidRPr="00A164B9">
        <w:t>potássio</w:t>
      </w:r>
      <w:proofErr w:type="spellEnd"/>
      <w:r w:rsidRPr="00A164B9">
        <w:t xml:space="preserve">, </w:t>
      </w:r>
      <w:proofErr w:type="spellStart"/>
      <w:r w:rsidRPr="00A164B9">
        <w:t>cálcio</w:t>
      </w:r>
      <w:proofErr w:type="spellEnd"/>
      <w:r w:rsidRPr="00A164B9">
        <w:t xml:space="preserve">, hemograma, colesterol total, LDL-c, HDL-c, glicemia de jejum, hemoglobina glicada, insulina, HOMA-IR (calculada); </w:t>
      </w:r>
    </w:p>
    <w:p w14:paraId="1E8409FD" w14:textId="77777777" w:rsidR="00CB3E2F" w:rsidRPr="00A164B9" w:rsidRDefault="006B31AC" w:rsidP="00371FBF">
      <w:pPr>
        <w:pStyle w:val="ListParagraph"/>
        <w:numPr>
          <w:ilvl w:val="2"/>
          <w:numId w:val="35"/>
        </w:numPr>
      </w:pPr>
      <w:r w:rsidRPr="00A164B9">
        <w:t>Avaliação da adesão à intervenção (T2, T3 / AMP, ETS): expressa como a porcentagem da dose prescrita que foi realmente ingerida, baseada no relato do participante;</w:t>
      </w:r>
    </w:p>
    <w:p w14:paraId="39CECCC8" w14:textId="77777777" w:rsidR="00CB3E2F" w:rsidRPr="00A164B9" w:rsidRDefault="006B31AC" w:rsidP="00371FBF">
      <w:pPr>
        <w:pStyle w:val="ListParagraph"/>
        <w:numPr>
          <w:ilvl w:val="2"/>
          <w:numId w:val="35"/>
        </w:numPr>
      </w:pPr>
      <w:r w:rsidRPr="00A164B9">
        <w:t xml:space="preserve">Gradiente de </w:t>
      </w:r>
      <w:proofErr w:type="spellStart"/>
      <w:r w:rsidRPr="00A164B9">
        <w:t>ecointensidade</w:t>
      </w:r>
      <w:proofErr w:type="spellEnd"/>
      <w:r w:rsidRPr="00A164B9">
        <w:t xml:space="preserve"> </w:t>
      </w:r>
      <w:proofErr w:type="spellStart"/>
      <w:r w:rsidRPr="00A164B9">
        <w:t>hepatorrenal</w:t>
      </w:r>
      <w:proofErr w:type="spellEnd"/>
      <w:r w:rsidRPr="00A164B9">
        <w:t xml:space="preserve"> avaliado por ultrassonografia (T1, T3 / AMP);</w:t>
      </w:r>
    </w:p>
    <w:p w14:paraId="78E0AE55" w14:textId="77777777" w:rsidR="00CB3E2F" w:rsidRPr="00A164B9" w:rsidRDefault="006B31AC" w:rsidP="00371FBF">
      <w:pPr>
        <w:pStyle w:val="ListParagraph"/>
        <w:numPr>
          <w:ilvl w:val="2"/>
          <w:numId w:val="35"/>
        </w:numPr>
      </w:pPr>
      <w:r w:rsidRPr="00A164B9">
        <w:t xml:space="preserve">Questionários (T1, T3 / AP): qualidade de vida – </w:t>
      </w:r>
      <w:r w:rsidRPr="00A164B9">
        <w:rPr>
          <w:i/>
          <w:iCs/>
        </w:rPr>
        <w:t xml:space="preserve">World Health </w:t>
      </w:r>
      <w:proofErr w:type="spellStart"/>
      <w:r w:rsidRPr="00A164B9">
        <w:rPr>
          <w:i/>
          <w:iCs/>
        </w:rPr>
        <w:t>Organization</w:t>
      </w:r>
      <w:proofErr w:type="spellEnd"/>
      <w:r w:rsidRPr="00A164B9">
        <w:rPr>
          <w:i/>
          <w:iCs/>
        </w:rPr>
        <w:t xml:space="preserve"> </w:t>
      </w:r>
      <w:proofErr w:type="spellStart"/>
      <w:r w:rsidRPr="00A164B9">
        <w:rPr>
          <w:i/>
          <w:iCs/>
        </w:rPr>
        <w:t>Quality</w:t>
      </w:r>
      <w:proofErr w:type="spellEnd"/>
      <w:r w:rsidRPr="00A164B9">
        <w:rPr>
          <w:i/>
          <w:iCs/>
        </w:rPr>
        <w:t xml:space="preserve"> </w:t>
      </w:r>
      <w:proofErr w:type="spellStart"/>
      <w:r w:rsidRPr="00A164B9">
        <w:rPr>
          <w:i/>
          <w:iCs/>
        </w:rPr>
        <w:t>of</w:t>
      </w:r>
      <w:proofErr w:type="spellEnd"/>
      <w:r w:rsidRPr="00A164B9">
        <w:rPr>
          <w:i/>
          <w:iCs/>
        </w:rPr>
        <w:t xml:space="preserve"> Life </w:t>
      </w:r>
      <w:proofErr w:type="spellStart"/>
      <w:r w:rsidRPr="00A164B9">
        <w:rPr>
          <w:i/>
          <w:iCs/>
        </w:rPr>
        <w:t>Brief</w:t>
      </w:r>
      <w:proofErr w:type="spellEnd"/>
      <w:r w:rsidRPr="00A164B9">
        <w:rPr>
          <w:i/>
          <w:iCs/>
        </w:rPr>
        <w:t xml:space="preserve"> </w:t>
      </w:r>
      <w:proofErr w:type="spellStart"/>
      <w:r w:rsidRPr="00A164B9">
        <w:rPr>
          <w:i/>
          <w:iCs/>
        </w:rPr>
        <w:t>Version</w:t>
      </w:r>
      <w:proofErr w:type="spellEnd"/>
      <w:r w:rsidRPr="00A164B9">
        <w:rPr>
          <w:i/>
          <w:iCs/>
        </w:rPr>
        <w:t xml:space="preserve"> </w:t>
      </w:r>
      <w:r w:rsidRPr="00A164B9">
        <w:t xml:space="preserve">(WHOQOL-BREF); sintomas de estresse, ansiedade e </w:t>
      </w:r>
      <w:proofErr w:type="spellStart"/>
      <w:r w:rsidRPr="00A164B9">
        <w:t>depressão</w:t>
      </w:r>
      <w:proofErr w:type="spellEnd"/>
      <w:r w:rsidRPr="00A164B9">
        <w:t xml:space="preserve"> – </w:t>
      </w:r>
      <w:proofErr w:type="spellStart"/>
      <w:r w:rsidRPr="00A164B9">
        <w:rPr>
          <w:i/>
          <w:iCs/>
        </w:rPr>
        <w:t>Depression</w:t>
      </w:r>
      <w:proofErr w:type="spellEnd"/>
      <w:r w:rsidRPr="00A164B9">
        <w:rPr>
          <w:i/>
          <w:iCs/>
        </w:rPr>
        <w:t xml:space="preserve"> </w:t>
      </w:r>
      <w:proofErr w:type="spellStart"/>
      <w:r w:rsidRPr="00A164B9">
        <w:rPr>
          <w:i/>
          <w:iCs/>
        </w:rPr>
        <w:t>Anxiety</w:t>
      </w:r>
      <w:proofErr w:type="spellEnd"/>
      <w:r w:rsidRPr="00A164B9">
        <w:rPr>
          <w:i/>
          <w:iCs/>
        </w:rPr>
        <w:t xml:space="preserve"> Stress </w:t>
      </w:r>
      <w:proofErr w:type="spellStart"/>
      <w:r w:rsidRPr="00A164B9">
        <w:rPr>
          <w:i/>
          <w:iCs/>
        </w:rPr>
        <w:t>Scales</w:t>
      </w:r>
      <w:proofErr w:type="spellEnd"/>
      <w:r w:rsidRPr="00A164B9">
        <w:rPr>
          <w:i/>
          <w:iCs/>
        </w:rPr>
        <w:t xml:space="preserve"> 21 item </w:t>
      </w:r>
      <w:proofErr w:type="spellStart"/>
      <w:r w:rsidRPr="00A164B9">
        <w:rPr>
          <w:i/>
          <w:iCs/>
        </w:rPr>
        <w:t>version</w:t>
      </w:r>
      <w:proofErr w:type="spellEnd"/>
      <w:r w:rsidRPr="00A164B9">
        <w:rPr>
          <w:i/>
          <w:iCs/>
        </w:rPr>
        <w:t xml:space="preserve"> </w:t>
      </w:r>
      <w:r w:rsidRPr="00A164B9">
        <w:t xml:space="preserve">(DASS-21); sintomas de </w:t>
      </w:r>
      <w:proofErr w:type="spellStart"/>
      <w:r w:rsidRPr="00A164B9">
        <w:t>compulsão</w:t>
      </w:r>
      <w:proofErr w:type="spellEnd"/>
      <w:r w:rsidRPr="00A164B9">
        <w:t xml:space="preserve"> alimentar – Escala de </w:t>
      </w:r>
      <w:proofErr w:type="spellStart"/>
      <w:r w:rsidRPr="00A164B9">
        <w:t>Compulsão</w:t>
      </w:r>
      <w:proofErr w:type="spellEnd"/>
      <w:r w:rsidRPr="00A164B9">
        <w:t xml:space="preserve"> Alimentar </w:t>
      </w:r>
      <w:proofErr w:type="spellStart"/>
      <w:r w:rsidRPr="00A164B9">
        <w:t>Periódica</w:t>
      </w:r>
      <w:proofErr w:type="spellEnd"/>
      <w:r w:rsidRPr="00A164B9">
        <w:t xml:space="preserve"> (ECAP);</w:t>
      </w:r>
    </w:p>
    <w:p w14:paraId="266FE8B5" w14:textId="77777777" w:rsidR="00CB3E2F" w:rsidRPr="00A164B9" w:rsidRDefault="006B31AC" w:rsidP="00371FBF">
      <w:pPr>
        <w:pStyle w:val="ListParagraph"/>
        <w:numPr>
          <w:ilvl w:val="2"/>
          <w:numId w:val="35"/>
        </w:numPr>
      </w:pPr>
      <w:r w:rsidRPr="00A164B9">
        <w:t>Dados sobre ingestão alimentar (T1, T2, T3 / ANP): ingestão energética (kcal), ingestão proteica (g), ingestão de fibras (g); (T2, T3 / ANP): adesão do plano alimentar prescrito (%);</w:t>
      </w:r>
    </w:p>
    <w:p w14:paraId="0A166F33" w14:textId="77777777" w:rsidR="00CB3E2F" w:rsidRPr="00A164B9" w:rsidRDefault="006B31AC" w:rsidP="00371FBF">
      <w:pPr>
        <w:pStyle w:val="ListParagraph"/>
        <w:numPr>
          <w:ilvl w:val="2"/>
          <w:numId w:val="35"/>
        </w:numPr>
      </w:pPr>
      <w:r w:rsidRPr="00A164B9">
        <w:t>Dados antropométricos (T1, T3 / ANP): peso (kg), altura (m), índice de massa corporal (kg/m²), circunferência abdominal (cm), força de preensão palmar (kg);</w:t>
      </w:r>
    </w:p>
    <w:p w14:paraId="5511B711" w14:textId="712611C4" w:rsidR="006B31AC" w:rsidRPr="00A164B9" w:rsidRDefault="006B31AC" w:rsidP="00371FBF">
      <w:pPr>
        <w:pStyle w:val="ListParagraph"/>
        <w:numPr>
          <w:ilvl w:val="2"/>
          <w:numId w:val="35"/>
        </w:numPr>
      </w:pPr>
      <w:r w:rsidRPr="00A164B9">
        <w:t xml:space="preserve">Dados obtidos através de </w:t>
      </w:r>
      <w:r w:rsidR="00A866E4" w:rsidRPr="00A164B9">
        <w:t>análise de impedância bioelétrica corporal</w:t>
      </w:r>
      <w:r w:rsidRPr="00A164B9">
        <w:t xml:space="preserve"> (T1, T3, ANP): ângulo de fase (°), </w:t>
      </w:r>
      <w:proofErr w:type="spellStart"/>
      <w:r w:rsidRPr="00A164B9">
        <w:t>impedância</w:t>
      </w:r>
      <w:proofErr w:type="spellEnd"/>
      <w:r w:rsidRPr="00A164B9">
        <w:t xml:space="preserve"> (Ω), </w:t>
      </w:r>
      <w:proofErr w:type="spellStart"/>
      <w:r w:rsidRPr="00A164B9">
        <w:t>resistência</w:t>
      </w:r>
      <w:proofErr w:type="spellEnd"/>
      <w:r w:rsidRPr="00A164B9">
        <w:t xml:space="preserve"> (Ω), </w:t>
      </w:r>
      <w:proofErr w:type="spellStart"/>
      <w:r w:rsidRPr="00A164B9">
        <w:t>reatância</w:t>
      </w:r>
      <w:proofErr w:type="spellEnd"/>
      <w:r w:rsidRPr="00A164B9">
        <w:t xml:space="preserve"> (Ω), massa gorda (Ω), massa livre de gordura (kg), massa muscular </w:t>
      </w:r>
      <w:proofErr w:type="spellStart"/>
      <w:r w:rsidRPr="00A164B9">
        <w:t>esquelética</w:t>
      </w:r>
      <w:proofErr w:type="spellEnd"/>
      <w:r w:rsidRPr="00A164B9">
        <w:t xml:space="preserve"> (kg), massa muscular apendicular (kg), </w:t>
      </w:r>
      <w:proofErr w:type="spellStart"/>
      <w:r w:rsidRPr="00A164B9">
        <w:t>índice</w:t>
      </w:r>
      <w:proofErr w:type="spellEnd"/>
      <w:r w:rsidRPr="00A164B9">
        <w:t xml:space="preserve"> de massa </w:t>
      </w:r>
      <w:proofErr w:type="spellStart"/>
      <w:r w:rsidRPr="00A164B9">
        <w:t>esquelética</w:t>
      </w:r>
      <w:proofErr w:type="spellEnd"/>
      <w:r w:rsidRPr="00A164B9">
        <w:t xml:space="preserve"> (kg/m²). </w:t>
      </w:r>
    </w:p>
    <w:p w14:paraId="23A8F2A0" w14:textId="77777777" w:rsidR="006B31AC" w:rsidRPr="00A164B9" w:rsidRDefault="006B31AC" w:rsidP="00CB3E2F">
      <w:pPr>
        <w:tabs>
          <w:tab w:val="num" w:pos="284"/>
        </w:tabs>
        <w:spacing w:line="276" w:lineRule="auto"/>
        <w:ind w:firstLine="0"/>
        <w:rPr>
          <w:rFonts w:ascii="Aptos" w:hAnsi="Aptos" w:cstheme="majorHAnsi"/>
        </w:rPr>
      </w:pPr>
      <w:r w:rsidRPr="00A164B9">
        <w:rPr>
          <w:rFonts w:ascii="Aptos" w:hAnsi="Aptos" w:cstheme="majorHAnsi"/>
        </w:rPr>
        <w:t>Documentação e Metadados (0 / 1)</w:t>
      </w:r>
    </w:p>
    <w:p w14:paraId="62EA73BE" w14:textId="77777777" w:rsidR="00167E80" w:rsidRPr="00A164B9" w:rsidRDefault="006B31AC" w:rsidP="00371FBF">
      <w:pPr>
        <w:pStyle w:val="ListParagraph"/>
        <w:numPr>
          <w:ilvl w:val="1"/>
          <w:numId w:val="37"/>
        </w:numPr>
      </w:pPr>
      <w:r w:rsidRPr="00A164B9">
        <w:t>Que documentação e metadados acompanharão os dados?</w:t>
      </w:r>
    </w:p>
    <w:p w14:paraId="2370A9BC" w14:textId="5137C0C0" w:rsidR="006B31AC" w:rsidRPr="00A164B9" w:rsidRDefault="006B31AC" w:rsidP="00371FBF">
      <w:pPr>
        <w:pStyle w:val="ListParagraph"/>
      </w:pPr>
      <w:r w:rsidRPr="00A164B9">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A164B9" w:rsidRDefault="006B31AC" w:rsidP="000D0107">
      <w:pPr>
        <w:tabs>
          <w:tab w:val="num" w:pos="284"/>
        </w:tabs>
        <w:spacing w:line="276" w:lineRule="auto"/>
        <w:ind w:firstLine="0"/>
        <w:rPr>
          <w:rFonts w:ascii="Aptos" w:hAnsi="Aptos" w:cstheme="majorHAnsi"/>
        </w:rPr>
      </w:pPr>
      <w:r w:rsidRPr="00A164B9">
        <w:rPr>
          <w:rFonts w:ascii="Aptos" w:hAnsi="Aptos" w:cstheme="majorHAnsi"/>
        </w:rPr>
        <w:t>Ética e Conformidade Legal (0 / 2)</w:t>
      </w:r>
    </w:p>
    <w:p w14:paraId="07E9BE63" w14:textId="77777777" w:rsidR="004C7CCB" w:rsidRPr="00A164B9" w:rsidRDefault="006B31AC" w:rsidP="00371FBF">
      <w:pPr>
        <w:pStyle w:val="ListParagraph"/>
        <w:numPr>
          <w:ilvl w:val="1"/>
          <w:numId w:val="37"/>
        </w:numPr>
      </w:pPr>
      <w:r w:rsidRPr="00A164B9">
        <w:t>Como você administrará qualquer questão ética?</w:t>
      </w:r>
    </w:p>
    <w:p w14:paraId="259E6055" w14:textId="2DF76BA7" w:rsidR="006B31AC" w:rsidRPr="00A164B9" w:rsidRDefault="006B31AC" w:rsidP="00371FBF">
      <w:pPr>
        <w:pStyle w:val="ListParagraph"/>
      </w:pPr>
      <w:r w:rsidRPr="00A164B9">
        <w:t xml:space="preserve">O projeto foi aprovado pelo Comitê de </w:t>
      </w:r>
      <w:proofErr w:type="spellStart"/>
      <w:r w:rsidRPr="00A164B9">
        <w:t>Ética</w:t>
      </w:r>
      <w:proofErr w:type="spellEnd"/>
      <w:r w:rsidRPr="00A164B9">
        <w:t xml:space="preserve"> em Pesquisa da FMRP-USP (CAAE: 69830323.0.0000.5440). O estudo </w:t>
      </w:r>
      <w:proofErr w:type="spellStart"/>
      <w:r w:rsidRPr="00A164B9">
        <w:t>sera</w:t>
      </w:r>
      <w:proofErr w:type="spellEnd"/>
      <w:r w:rsidRPr="00A164B9">
        <w:t>́ conduzido de acordo</w:t>
      </w:r>
      <w:r w:rsidR="000D0107" w:rsidRPr="00A164B9">
        <w:t xml:space="preserve"> </w:t>
      </w:r>
      <w:r w:rsidRPr="00A164B9">
        <w:t xml:space="preserve">com a Resolução 466/2012, Boas </w:t>
      </w:r>
      <w:proofErr w:type="spellStart"/>
      <w:r w:rsidRPr="00A164B9">
        <w:t>Práticas</w:t>
      </w:r>
      <w:proofErr w:type="spellEnd"/>
      <w:r w:rsidRPr="00A164B9">
        <w:t xml:space="preserve"> para Pesquisa </w:t>
      </w:r>
      <w:proofErr w:type="spellStart"/>
      <w:r w:rsidRPr="00A164B9">
        <w:t>Clínicas</w:t>
      </w:r>
      <w:proofErr w:type="spellEnd"/>
      <w:r w:rsidRPr="00A164B9">
        <w:t xml:space="preserve"> e registrado na plataforma </w:t>
      </w:r>
      <w:r w:rsidRPr="00A164B9">
        <w:lastRenderedPageBreak/>
        <w:t xml:space="preserve">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A164B9" w:rsidRDefault="000D0107" w:rsidP="00371FBF">
      <w:pPr>
        <w:pStyle w:val="ListParagraph"/>
      </w:pPr>
    </w:p>
    <w:p w14:paraId="7734D8D2" w14:textId="77777777" w:rsidR="004C7CCB" w:rsidRPr="00A164B9" w:rsidRDefault="006B31AC" w:rsidP="00371FBF">
      <w:pPr>
        <w:pStyle w:val="ListParagraph"/>
        <w:numPr>
          <w:ilvl w:val="1"/>
          <w:numId w:val="37"/>
        </w:numPr>
      </w:pPr>
      <w:r w:rsidRPr="00A164B9">
        <w:t>Como você vai gerenciar os direitos autorais e os direitos de propriedade intelectual (IP / IPR)?</w:t>
      </w:r>
    </w:p>
    <w:p w14:paraId="47E252AD" w14:textId="7F1F84C1" w:rsidR="006B31AC" w:rsidRPr="00A164B9" w:rsidRDefault="006B31AC" w:rsidP="00371FBF">
      <w:pPr>
        <w:pStyle w:val="ListParagraph"/>
      </w:pPr>
      <w:r w:rsidRPr="00A164B9">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A164B9" w:rsidRDefault="006B31AC" w:rsidP="000D0107">
      <w:pPr>
        <w:tabs>
          <w:tab w:val="num" w:pos="284"/>
        </w:tabs>
        <w:spacing w:line="276" w:lineRule="auto"/>
        <w:ind w:firstLine="0"/>
        <w:rPr>
          <w:rFonts w:ascii="Aptos" w:hAnsi="Aptos" w:cstheme="majorHAnsi"/>
        </w:rPr>
      </w:pPr>
      <w:r w:rsidRPr="00A164B9">
        <w:rPr>
          <w:rFonts w:ascii="Aptos" w:hAnsi="Aptos" w:cstheme="majorHAnsi"/>
        </w:rPr>
        <w:t>Armazenamento e Backup (0 / 2)</w:t>
      </w:r>
    </w:p>
    <w:p w14:paraId="394AE639" w14:textId="77777777" w:rsidR="004C7CCB" w:rsidRPr="00A164B9" w:rsidRDefault="006B31AC" w:rsidP="00371FBF">
      <w:pPr>
        <w:pStyle w:val="ListParagraph"/>
        <w:numPr>
          <w:ilvl w:val="1"/>
          <w:numId w:val="37"/>
        </w:numPr>
      </w:pPr>
      <w:r w:rsidRPr="00A164B9">
        <w:t>Como os dados serão armazenados e terão backup durante a pesquisa?</w:t>
      </w:r>
    </w:p>
    <w:p w14:paraId="7144A5EE" w14:textId="7EE88533" w:rsidR="006B31AC" w:rsidRPr="00A164B9" w:rsidRDefault="006B31AC" w:rsidP="00371FBF">
      <w:pPr>
        <w:pStyle w:val="ListParagraph"/>
      </w:pPr>
      <w:r w:rsidRPr="00A164B9">
        <w:t xml:space="preserve">Todos os dados da pesquisa serão coletados diretamente no </w:t>
      </w:r>
      <w:proofErr w:type="spellStart"/>
      <w:r w:rsidRPr="00A164B9">
        <w:rPr>
          <w:i/>
          <w:iCs/>
        </w:rPr>
        <w:t>Research</w:t>
      </w:r>
      <w:proofErr w:type="spellEnd"/>
      <w:r w:rsidRPr="00A164B9">
        <w:rPr>
          <w:i/>
          <w:iCs/>
        </w:rPr>
        <w:t xml:space="preserve"> </w:t>
      </w:r>
      <w:proofErr w:type="spellStart"/>
      <w:r w:rsidRPr="00A164B9">
        <w:rPr>
          <w:i/>
          <w:iCs/>
        </w:rPr>
        <w:t>Electronic</w:t>
      </w:r>
      <w:proofErr w:type="spellEnd"/>
      <w:r w:rsidRPr="00A164B9">
        <w:rPr>
          <w:i/>
          <w:iCs/>
        </w:rPr>
        <w:t xml:space="preserve"> Data Capture </w:t>
      </w:r>
      <w:r w:rsidRPr="00A164B9">
        <w:t>(</w:t>
      </w:r>
      <w:proofErr w:type="spellStart"/>
      <w:r w:rsidRPr="00A164B9">
        <w:t>REDCap</w:t>
      </w:r>
      <w:proofErr w:type="spellEnd"/>
      <w:r w:rsidRPr="00A164B9">
        <w:t xml:space="preserve">), na instância FMRP-USP, e armazenados em servidor na nuvem USP (MySQL), com backups internos automáticos e backups diários no google drive institucional, além de proteção por </w:t>
      </w:r>
      <w:r w:rsidRPr="00A164B9">
        <w:rPr>
          <w:i/>
          <w:iCs/>
        </w:rPr>
        <w:t>firewall</w:t>
      </w:r>
      <w:r w:rsidRPr="00A164B9">
        <w:t>.</w:t>
      </w:r>
    </w:p>
    <w:p w14:paraId="51151B34" w14:textId="77777777" w:rsidR="004C7CCB" w:rsidRPr="00A164B9" w:rsidRDefault="006B31AC" w:rsidP="00371FBF">
      <w:pPr>
        <w:pStyle w:val="ListParagraph"/>
        <w:numPr>
          <w:ilvl w:val="1"/>
          <w:numId w:val="37"/>
        </w:numPr>
      </w:pPr>
      <w:r w:rsidRPr="00A164B9">
        <w:t>Como você vai gerenciar o acesso e a segurança?</w:t>
      </w:r>
    </w:p>
    <w:p w14:paraId="719E9BA9" w14:textId="05380499" w:rsidR="006B31AC" w:rsidRPr="00A164B9" w:rsidRDefault="006B31AC" w:rsidP="00371FBF">
      <w:pPr>
        <w:pStyle w:val="ListParagraph"/>
      </w:pPr>
      <w:r w:rsidRPr="00A164B9">
        <w:t>O sistema conta com ferramentas de autenticação robusta, controle de acesso, criptografia de dados, auditoria e registro de atividades, garantindo a segurança e rastreabilidade dos dados.</w:t>
      </w:r>
    </w:p>
    <w:p w14:paraId="6CC69A81" w14:textId="77777777" w:rsidR="006B31AC" w:rsidRPr="00A164B9" w:rsidRDefault="006B31AC" w:rsidP="000D0107">
      <w:pPr>
        <w:tabs>
          <w:tab w:val="num" w:pos="284"/>
        </w:tabs>
        <w:spacing w:line="276" w:lineRule="auto"/>
        <w:ind w:firstLine="0"/>
        <w:rPr>
          <w:rFonts w:ascii="Aptos" w:hAnsi="Aptos" w:cstheme="majorHAnsi"/>
        </w:rPr>
      </w:pPr>
      <w:r w:rsidRPr="00A164B9">
        <w:rPr>
          <w:rFonts w:ascii="Aptos" w:hAnsi="Aptos" w:cstheme="majorHAnsi"/>
        </w:rPr>
        <w:t>Seleção e Preservação (0 / 2)</w:t>
      </w:r>
    </w:p>
    <w:p w14:paraId="0CD980AD" w14:textId="77777777" w:rsidR="004C7CCB" w:rsidRPr="00A164B9" w:rsidRDefault="006B31AC" w:rsidP="00371FBF">
      <w:pPr>
        <w:pStyle w:val="ListParagraph"/>
        <w:numPr>
          <w:ilvl w:val="1"/>
          <w:numId w:val="37"/>
        </w:numPr>
      </w:pPr>
      <w:r w:rsidRPr="00A164B9">
        <w:t>Quais dados são de valor a longo prazo e devem ser mantidos, compartilhados e / ou preservados?</w:t>
      </w:r>
    </w:p>
    <w:p w14:paraId="1A22274C" w14:textId="7A82F40D" w:rsidR="006B31AC" w:rsidRPr="00A164B9" w:rsidRDefault="006B31AC" w:rsidP="00371FBF">
      <w:pPr>
        <w:pStyle w:val="ListParagraph"/>
      </w:pPr>
      <w:r w:rsidRPr="00A164B9">
        <w:t xml:space="preserve">Após o término da pesquisa, todos os dados não identificáveis serão exportados para Repositório USP. </w:t>
      </w:r>
    </w:p>
    <w:p w14:paraId="20ED847F" w14:textId="77777777" w:rsidR="004C7CCB" w:rsidRPr="00A164B9" w:rsidRDefault="006B31AC" w:rsidP="00371FBF">
      <w:pPr>
        <w:pStyle w:val="ListParagraph"/>
        <w:numPr>
          <w:ilvl w:val="1"/>
          <w:numId w:val="37"/>
        </w:numPr>
      </w:pPr>
      <w:r w:rsidRPr="00A164B9">
        <w:t>Qual é o plano de preservação a longo prazo do conjunto de dados?</w:t>
      </w:r>
    </w:p>
    <w:p w14:paraId="2B4A5FC2" w14:textId="5817B7A8" w:rsidR="006B31AC" w:rsidRPr="00A164B9" w:rsidRDefault="006B31AC" w:rsidP="00371FBF">
      <w:pPr>
        <w:pStyle w:val="ListParagraph"/>
      </w:pPr>
      <w:r w:rsidRPr="00A164B9">
        <w:t>Os dados não identificáveis serão preservados indefinidamente.</w:t>
      </w:r>
    </w:p>
    <w:p w14:paraId="5F486473" w14:textId="77777777" w:rsidR="006B31AC" w:rsidRPr="00A164B9" w:rsidRDefault="006B31AC" w:rsidP="00371FBF">
      <w:pPr>
        <w:pStyle w:val="ListParagraph"/>
      </w:pPr>
    </w:p>
    <w:p w14:paraId="77427AD9" w14:textId="77777777" w:rsidR="006B31AC" w:rsidRPr="00A164B9" w:rsidRDefault="006B31AC" w:rsidP="00371FBF">
      <w:pPr>
        <w:pStyle w:val="ListParagraph"/>
      </w:pPr>
      <w:r w:rsidRPr="00A164B9">
        <w:t>Compartilhamento de Dados (0 / 2)</w:t>
      </w:r>
    </w:p>
    <w:p w14:paraId="6E482FC4" w14:textId="77777777" w:rsidR="004C7CCB" w:rsidRPr="00A164B9" w:rsidRDefault="006B31AC" w:rsidP="00371FBF">
      <w:pPr>
        <w:pStyle w:val="ListParagraph"/>
        <w:numPr>
          <w:ilvl w:val="1"/>
          <w:numId w:val="37"/>
        </w:numPr>
      </w:pPr>
      <w:r w:rsidRPr="00A164B9">
        <w:t xml:space="preserve">Como você vai compartilhar os dados? </w:t>
      </w:r>
    </w:p>
    <w:p w14:paraId="4C6FC653" w14:textId="7F294BA7" w:rsidR="006B31AC" w:rsidRPr="00A164B9" w:rsidRDefault="006B31AC" w:rsidP="00371FBF">
      <w:pPr>
        <w:pStyle w:val="ListParagraph"/>
      </w:pPr>
      <w:r w:rsidRPr="00A164B9">
        <w:lastRenderedPageBreak/>
        <w:t xml:space="preserve">Os dados não identificáveis serão disponibilizados no repositório USP, com finalidade de colaboração com a comunidade científica e auditoria dos resultados. </w:t>
      </w:r>
    </w:p>
    <w:p w14:paraId="7EAF9989" w14:textId="77777777" w:rsidR="004C7CCB" w:rsidRPr="00A164B9" w:rsidRDefault="006B31AC" w:rsidP="00371FBF">
      <w:pPr>
        <w:pStyle w:val="ListParagraph"/>
        <w:numPr>
          <w:ilvl w:val="1"/>
          <w:numId w:val="37"/>
        </w:numPr>
      </w:pPr>
      <w:r w:rsidRPr="00A164B9">
        <w:t>Existem restrições ao compartilhamento de dados requeridos?</w:t>
      </w:r>
    </w:p>
    <w:p w14:paraId="771842C7" w14:textId="6B12D88B" w:rsidR="006B31AC" w:rsidRPr="00A164B9" w:rsidRDefault="006B31AC" w:rsidP="00371FBF">
      <w:pPr>
        <w:pStyle w:val="ListParagraph"/>
      </w:pPr>
      <w:r w:rsidRPr="00A164B9">
        <w:t xml:space="preserve">Os dados que permitem identificação dos </w:t>
      </w:r>
      <w:r w:rsidR="005F1725" w:rsidRPr="00A164B9">
        <w:t>participantes de pesquisa</w:t>
      </w:r>
      <w:r w:rsidRPr="00A164B9">
        <w:t xml:space="preserve"> não serão tornados públicos ou exportados para o repositório de dados USP, em conformidade com a Lei Geral de Proteção de Dados Pessoais, Lei nº 13.709/2018.</w:t>
      </w:r>
    </w:p>
    <w:p w14:paraId="78C6CA52" w14:textId="77777777" w:rsidR="006B31AC" w:rsidRPr="00A164B9" w:rsidRDefault="006B31AC" w:rsidP="000D0107">
      <w:pPr>
        <w:tabs>
          <w:tab w:val="num" w:pos="284"/>
        </w:tabs>
        <w:spacing w:line="276" w:lineRule="auto"/>
        <w:ind w:left="142" w:hanging="426"/>
        <w:rPr>
          <w:rFonts w:ascii="Aptos" w:hAnsi="Aptos" w:cstheme="majorHAnsi"/>
        </w:rPr>
      </w:pPr>
      <w:r w:rsidRPr="00A164B9">
        <w:rPr>
          <w:rFonts w:ascii="Aptos" w:hAnsi="Aptos" w:cstheme="majorHAnsi"/>
        </w:rPr>
        <w:t>Responsabilidades e Recursos (0 / 2)</w:t>
      </w:r>
    </w:p>
    <w:p w14:paraId="153FCEA1" w14:textId="77777777" w:rsidR="004C7CCB" w:rsidRPr="00A164B9" w:rsidRDefault="006B31AC" w:rsidP="00371FBF">
      <w:pPr>
        <w:pStyle w:val="ListParagraph"/>
        <w:numPr>
          <w:ilvl w:val="1"/>
          <w:numId w:val="37"/>
        </w:numPr>
      </w:pPr>
      <w:r w:rsidRPr="00A164B9">
        <w:t>Quem será responsável pelo gerenciamento de dados?</w:t>
      </w:r>
    </w:p>
    <w:p w14:paraId="7D4C998E" w14:textId="7BF2309C" w:rsidR="006B31AC" w:rsidRPr="00A164B9" w:rsidRDefault="006B31AC" w:rsidP="00371FBF">
      <w:pPr>
        <w:pStyle w:val="ListParagraph"/>
      </w:pPr>
      <w:r w:rsidRPr="00A164B9">
        <w:t>A equipe de pesquisa.</w:t>
      </w:r>
    </w:p>
    <w:p w14:paraId="4F9053C8" w14:textId="77777777" w:rsidR="004C7CCB" w:rsidRPr="00A164B9" w:rsidRDefault="006B31AC" w:rsidP="00371FBF">
      <w:pPr>
        <w:pStyle w:val="ListParagraph"/>
        <w:numPr>
          <w:ilvl w:val="1"/>
          <w:numId w:val="37"/>
        </w:numPr>
      </w:pPr>
      <w:r w:rsidRPr="00A164B9">
        <w:t>Quais recursos você precisará para entregar seu plano?</w:t>
      </w:r>
    </w:p>
    <w:p w14:paraId="113DFA40" w14:textId="1A7F9A4D" w:rsidR="006F346C" w:rsidRPr="00A164B9" w:rsidRDefault="006B31AC" w:rsidP="00371FBF">
      <w:pPr>
        <w:pStyle w:val="ListParagraph"/>
      </w:pPr>
      <w:r w:rsidRPr="00A164B9">
        <w:t>Os recursos disponibilizados pela FMRP-USP são suficientes para a gestão dos dados.</w:t>
      </w:r>
    </w:p>
    <w:p w14:paraId="12B81A66" w14:textId="77777777"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7E0937F7" w14:textId="77777777"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33127AAD" w14:textId="6441CADE"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2309FFB2" w14:textId="77777777"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7942E523" w14:textId="77777777"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1B16CB0D" w14:textId="77777777"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29C0C7D9" w14:textId="77777777" w:rsidR="006F346C" w:rsidRPr="00A164B9" w:rsidRDefault="006F346C" w:rsidP="006F346C">
      <w:pPr>
        <w:tabs>
          <w:tab w:val="left" w:pos="142"/>
          <w:tab w:val="left" w:pos="284"/>
          <w:tab w:val="left" w:pos="426"/>
        </w:tabs>
        <w:spacing w:line="276" w:lineRule="auto"/>
        <w:ind w:firstLine="0"/>
        <w:rPr>
          <w:rFonts w:ascii="Aptos" w:hAnsi="Aptos" w:cstheme="majorHAnsi"/>
        </w:rPr>
      </w:pPr>
    </w:p>
    <w:p w14:paraId="453AF7D9" w14:textId="77777777" w:rsidR="00C114DC" w:rsidRPr="00A164B9" w:rsidRDefault="00C114DC" w:rsidP="006F346C">
      <w:pPr>
        <w:tabs>
          <w:tab w:val="left" w:pos="142"/>
          <w:tab w:val="left" w:pos="284"/>
          <w:tab w:val="left" w:pos="426"/>
        </w:tabs>
        <w:spacing w:line="276" w:lineRule="auto"/>
        <w:ind w:firstLine="0"/>
        <w:rPr>
          <w:rFonts w:ascii="Aptos" w:hAnsi="Aptos" w:cstheme="majorHAnsi"/>
        </w:rPr>
      </w:pPr>
    </w:p>
    <w:p w14:paraId="624B3805" w14:textId="77777777" w:rsidR="00C114DC" w:rsidRPr="00A164B9" w:rsidRDefault="00C114DC" w:rsidP="006F346C">
      <w:pPr>
        <w:tabs>
          <w:tab w:val="left" w:pos="142"/>
          <w:tab w:val="left" w:pos="284"/>
          <w:tab w:val="left" w:pos="426"/>
        </w:tabs>
        <w:spacing w:line="276" w:lineRule="auto"/>
        <w:ind w:firstLine="0"/>
        <w:rPr>
          <w:rFonts w:ascii="Aptos" w:hAnsi="Aptos" w:cstheme="majorHAnsi"/>
        </w:rPr>
      </w:pPr>
    </w:p>
    <w:p w14:paraId="7144E1ED" w14:textId="77777777" w:rsidR="00C114DC" w:rsidRPr="00A164B9" w:rsidRDefault="00C114DC" w:rsidP="006F346C">
      <w:pPr>
        <w:tabs>
          <w:tab w:val="left" w:pos="142"/>
          <w:tab w:val="left" w:pos="284"/>
          <w:tab w:val="left" w:pos="426"/>
        </w:tabs>
        <w:spacing w:line="276" w:lineRule="auto"/>
        <w:ind w:firstLine="0"/>
        <w:rPr>
          <w:rFonts w:ascii="Aptos" w:hAnsi="Aptos" w:cstheme="majorHAnsi"/>
        </w:rPr>
      </w:pPr>
    </w:p>
    <w:p w14:paraId="5822F17A" w14:textId="77777777" w:rsidR="00C114DC" w:rsidRPr="00A164B9" w:rsidRDefault="00C114DC" w:rsidP="006F346C">
      <w:pPr>
        <w:tabs>
          <w:tab w:val="left" w:pos="142"/>
          <w:tab w:val="left" w:pos="284"/>
          <w:tab w:val="left" w:pos="426"/>
        </w:tabs>
        <w:spacing w:line="276" w:lineRule="auto"/>
        <w:ind w:firstLine="0"/>
        <w:rPr>
          <w:rFonts w:ascii="Aptos" w:hAnsi="Aptos" w:cstheme="majorHAnsi"/>
        </w:rPr>
      </w:pPr>
    </w:p>
    <w:p w14:paraId="5A7706EE" w14:textId="77777777" w:rsidR="006F346C" w:rsidRPr="00A164B9" w:rsidRDefault="006F346C" w:rsidP="00C114DC">
      <w:pPr>
        <w:ind w:left="851" w:firstLine="0"/>
      </w:pPr>
    </w:p>
    <w:p w14:paraId="531B8AA2" w14:textId="77777777" w:rsidR="006F346C" w:rsidRPr="00A164B9" w:rsidRDefault="006F346C" w:rsidP="00C114DC">
      <w:pPr>
        <w:ind w:left="851" w:firstLine="0"/>
        <w:sectPr w:rsidR="006F346C" w:rsidRPr="00A164B9" w:rsidSect="006F346C">
          <w:headerReference w:type="default" r:id="rId45"/>
          <w:footerReference w:type="default" r:id="rId46"/>
          <w:footerReference w:type="first" r:id="rId47"/>
          <w:pgSz w:w="11900" w:h="16840"/>
          <w:pgMar w:top="1134" w:right="1134" w:bottom="1134" w:left="1418" w:header="709" w:footer="709" w:gutter="0"/>
          <w:pgNumType w:start="0"/>
          <w:cols w:space="708"/>
          <w:titlePg/>
          <w:docGrid w:linePitch="360"/>
        </w:sectPr>
      </w:pPr>
    </w:p>
    <w:p w14:paraId="3278DD02" w14:textId="4942D281" w:rsidR="00FB7DA7" w:rsidRPr="00A164B9" w:rsidRDefault="005D5A18" w:rsidP="00FB7DA7">
      <w:pPr>
        <w:pStyle w:val="Heading1"/>
        <w:rPr>
          <w:lang w:val="pt-BR"/>
        </w:rPr>
      </w:pPr>
      <w:bookmarkStart w:id="206" w:name="_Toc187787291"/>
      <w:r w:rsidRPr="00A164B9">
        <w:rPr>
          <w:lang w:val="pt-BR"/>
        </w:rPr>
        <w:lastRenderedPageBreak/>
        <w:t>A</w:t>
      </w:r>
      <w:r w:rsidR="0076416E" w:rsidRPr="00A164B9">
        <w:rPr>
          <w:lang w:val="pt-BR"/>
        </w:rPr>
        <w:t>nexo</w:t>
      </w:r>
      <w:bookmarkEnd w:id="206"/>
    </w:p>
    <w:p w14:paraId="46098AB4" w14:textId="7550D908" w:rsidR="008F1C6C" w:rsidRPr="00A164B9" w:rsidRDefault="00C114DC" w:rsidP="00151F47">
      <w:pPr>
        <w:pStyle w:val="ApendiceAnexo"/>
        <w:rPr>
          <w:rFonts w:eastAsiaTheme="minorEastAsia" w:cstheme="majorHAnsi"/>
          <w:b/>
          <w:bCs/>
          <w:i/>
          <w:color w:val="000000" w:themeColor="text1"/>
          <w:spacing w:val="15"/>
        </w:rPr>
      </w:pPr>
      <w:bookmarkStart w:id="207" w:name="_Ref187789516"/>
      <w:r w:rsidRPr="00A164B9">
        <w:t xml:space="preserve">ANEXO </w:t>
      </w:r>
      <w:r w:rsidRPr="00A164B9">
        <w:fldChar w:fldCharType="begin"/>
      </w:r>
      <w:r w:rsidRPr="00A164B9">
        <w:instrText xml:space="preserve"> SEQ ANEXO \* ALPHABETIC </w:instrText>
      </w:r>
      <w:r w:rsidRPr="00A164B9">
        <w:fldChar w:fldCharType="separate"/>
      </w:r>
      <w:r w:rsidR="00FB7DA7" w:rsidRPr="00A164B9">
        <w:rPr>
          <w:noProof/>
        </w:rPr>
        <w:t>A</w:t>
      </w:r>
      <w:r w:rsidRPr="00A164B9">
        <w:fldChar w:fldCharType="end"/>
      </w:r>
      <w:bookmarkEnd w:id="207"/>
      <w:r w:rsidRPr="00A164B9">
        <w:t xml:space="preserve"> – Atestado de regularidade de acesso</w:t>
      </w:r>
    </w:p>
    <w:p w14:paraId="3796F62B" w14:textId="66A11289" w:rsidR="00D67DD0" w:rsidRPr="00A164B9" w:rsidRDefault="000A06EA" w:rsidP="00F07D77">
      <w:pPr>
        <w:shd w:val="clear" w:color="auto" w:fill="FFFFFF"/>
        <w:spacing w:line="0" w:lineRule="auto"/>
        <w:rPr>
          <w:rFonts w:ascii="Aptos" w:hAnsi="Aptos" w:cstheme="majorHAnsi"/>
          <w:color w:val="333333"/>
          <w:sz w:val="18"/>
          <w:szCs w:val="18"/>
        </w:rPr>
      </w:pPr>
      <w:proofErr w:type="spellStart"/>
      <w:r w:rsidRPr="00A164B9">
        <w:rPr>
          <w:rFonts w:ascii="Aptos" w:hAnsi="Aptos" w:cstheme="majorHAnsi"/>
          <w:color w:val="333333"/>
          <w:sz w:val="36"/>
          <w:szCs w:val="36"/>
        </w:rPr>
        <w:t>settin</w:t>
      </w:r>
      <w:proofErr w:type="spellEnd"/>
    </w:p>
    <w:sectPr w:rsidR="00D67DD0" w:rsidRPr="00A164B9" w:rsidSect="00C114DC">
      <w:footerReference w:type="default" r:id="rId48"/>
      <w:footerReference w:type="first" r:id="rId49"/>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32A33" w14:textId="77777777" w:rsidR="00591B3D" w:rsidRDefault="00591B3D" w:rsidP="00994CE8">
      <w:r>
        <w:separator/>
      </w:r>
    </w:p>
  </w:endnote>
  <w:endnote w:type="continuationSeparator" w:id="0">
    <w:p w14:paraId="106633B9" w14:textId="77777777" w:rsidR="00591B3D" w:rsidRDefault="00591B3D" w:rsidP="00994CE8">
      <w:r>
        <w:continuationSeparator/>
      </w:r>
    </w:p>
  </w:endnote>
  <w:endnote w:type="continuationNotice" w:id="1">
    <w:p w14:paraId="59059AC8" w14:textId="77777777" w:rsidR="00591B3D" w:rsidRDefault="00591B3D" w:rsidP="00994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8974B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8974B2">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8974B2">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6F346C">
    <w:pPr>
      <w:tabs>
        <w:tab w:val="left" w:pos="3442"/>
      </w:tabs>
      <w:ind w:firstLine="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8974B2">
    <w:pP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6F346C">
    <w:pPr>
      <w:tabs>
        <w:tab w:val="left" w:pos="3442"/>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D4055" w14:textId="77777777" w:rsidR="00591B3D" w:rsidRDefault="00591B3D" w:rsidP="00994CE8">
      <w:r>
        <w:separator/>
      </w:r>
    </w:p>
  </w:footnote>
  <w:footnote w:type="continuationSeparator" w:id="0">
    <w:p w14:paraId="534A9DBF" w14:textId="77777777" w:rsidR="00591B3D" w:rsidRDefault="00591B3D" w:rsidP="00994CE8">
      <w:r>
        <w:continuationSeparator/>
      </w:r>
    </w:p>
  </w:footnote>
  <w:footnote w:type="continuationNotice" w:id="1">
    <w:p w14:paraId="40AEB054" w14:textId="77777777" w:rsidR="00591B3D" w:rsidRDefault="00591B3D" w:rsidP="00994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2A5982">
    <w:pPr>
      <w:ind w:right="360"/>
      <w:rPr>
        <w:rStyle w:val="PageNumber"/>
      </w:rPr>
    </w:pPr>
  </w:p>
  <w:p w14:paraId="32861D92" w14:textId="77777777" w:rsidR="000429DE" w:rsidRDefault="000429DE" w:rsidP="00994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2A5982">
    <w:pPr>
      <w:ind w:right="360" w:firstLine="0"/>
      <w:rPr>
        <w:rStyle w:val="PageNumber"/>
      </w:rPr>
    </w:pPr>
  </w:p>
  <w:p w14:paraId="01E075BB" w14:textId="47F56B32" w:rsidR="009D2EA3" w:rsidRDefault="009D2EA3" w:rsidP="00994CE8">
    <w:pPr>
      <w:rPr>
        <w:lang w:val="en-US"/>
      </w:rPr>
    </w:pPr>
  </w:p>
  <w:p w14:paraId="0F05CB86" w14:textId="77777777" w:rsidR="009D2EA3" w:rsidRDefault="009D2EA3" w:rsidP="00994CE8">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6F346C">
    <w:pP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646B8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2380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44EF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083EF8"/>
    <w:multiLevelType w:val="multilevel"/>
    <w:tmpl w:val="D72C56E6"/>
    <w:lvl w:ilvl="0">
      <w:start w:val="1"/>
      <w:numFmt w:val="decimal"/>
      <w:pStyle w:val="Heading1"/>
      <w:suff w:val="space"/>
      <w:lvlText w:val="%1"/>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b/>
        <w:i w:val="0"/>
      </w:rPr>
    </w:lvl>
    <w:lvl w:ilvl="4">
      <w:start w:val="1"/>
      <w:numFmt w:val="decimal"/>
      <w:pStyle w:val="Heading5"/>
      <w:suff w:val="space"/>
      <w:lvlText w:val="%1.%2.%3.%4.%5"/>
      <w:lvlJc w:val="left"/>
      <w:pPr>
        <w:ind w:left="284" w:hanging="284"/>
      </w:pPr>
      <w:rPr>
        <w:rFonts w:hint="default"/>
        <w:b/>
        <w:i w:val="0"/>
      </w:rPr>
    </w:lvl>
    <w:lvl w:ilvl="5">
      <w:start w:val="1"/>
      <w:numFmt w:val="decimal"/>
      <w:pStyle w:val="Heading6"/>
      <w:lvlText w:val="%1.%2.%3.%4.%5.%6"/>
      <w:lvlJc w:val="left"/>
      <w:pPr>
        <w:ind w:left="1152" w:hanging="1152"/>
      </w:pPr>
      <w:rPr>
        <w:rFonts w:hint="default"/>
      </w:rPr>
    </w:lvl>
    <w:lvl w:ilvl="6">
      <w:start w:val="1"/>
      <w:numFmt w:val="none"/>
      <w:lvlRestart w:val="0"/>
      <w:pStyle w:val="Heading7"/>
      <w:lvlText w:val=""/>
      <w:lvlJc w:val="left"/>
      <w:pPr>
        <w:ind w:left="0" w:firstLine="0"/>
      </w:pPr>
      <w:rPr>
        <w:rFonts w:hint="default"/>
      </w:rPr>
    </w:lvl>
    <w:lvl w:ilvl="7">
      <w:start w:val="1"/>
      <w:numFmt w:val="none"/>
      <w:lvlRestart w:val="0"/>
      <w:pStyle w:val="Heading8"/>
      <w:lvlText w:val="%1.%2.%3.%4.%5.%6.%7.%8"/>
      <w:lvlJc w:val="left"/>
      <w:pPr>
        <w:ind w:left="0" w:firstLine="0"/>
      </w:pPr>
      <w:rPr>
        <w:rFonts w:hint="default"/>
      </w:rPr>
    </w:lvl>
    <w:lvl w:ilvl="8">
      <w:start w:val="1"/>
      <w:numFmt w:val="none"/>
      <w:lvlRestart w:val="0"/>
      <w:pStyle w:val="Heading9"/>
      <w:lvlText w:val="%1.%2.%3.%4.%5.%6.%7.%8.%9"/>
      <w:lvlJc w:val="left"/>
      <w:pPr>
        <w:ind w:left="0" w:firstLine="0"/>
      </w:pPr>
      <w:rPr>
        <w:rFonts w:hint="default"/>
      </w:rPr>
    </w:lvl>
  </w:abstractNum>
  <w:abstractNum w:abstractNumId="4"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F7B83"/>
    <w:multiLevelType w:val="hybridMultilevel"/>
    <w:tmpl w:val="FC502984"/>
    <w:lvl w:ilvl="0" w:tplc="A686C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50337C"/>
    <w:multiLevelType w:val="hybridMultilevel"/>
    <w:tmpl w:val="B5CC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678C5"/>
    <w:multiLevelType w:val="multilevel"/>
    <w:tmpl w:val="D7E61056"/>
    <w:styleLink w:val="CurrentList21"/>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val="0"/>
        <w:i w:val="0"/>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CE9694E"/>
    <w:multiLevelType w:val="multilevel"/>
    <w:tmpl w:val="9A1C8B6A"/>
    <w:styleLink w:val="CurrentList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E1D25D3"/>
    <w:multiLevelType w:val="multilevel"/>
    <w:tmpl w:val="B5EA4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FA2739"/>
    <w:multiLevelType w:val="hybridMultilevel"/>
    <w:tmpl w:val="C2302C56"/>
    <w:lvl w:ilvl="0" w:tplc="F3861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12306F57"/>
    <w:multiLevelType w:val="multilevel"/>
    <w:tmpl w:val="696CAB62"/>
    <w:styleLink w:val="CurrentList1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5"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6" w15:restartNumberingAfterBreak="0">
    <w:nsid w:val="1C312ED0"/>
    <w:multiLevelType w:val="multilevel"/>
    <w:tmpl w:val="0409001D"/>
    <w:styleLink w:val="CurrentList1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C773483"/>
    <w:multiLevelType w:val="multilevel"/>
    <w:tmpl w:val="5DE6CBC2"/>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i w:val="0"/>
        <w:sz w:val="24"/>
      </w:rPr>
    </w:lvl>
    <w:lvl w:ilvl="4">
      <w:start w:val="1"/>
      <w:numFmt w:val="decimal"/>
      <w:suff w:val="space"/>
      <w:lvlText w:val="%1.%2.%3.%4.%5"/>
      <w:lvlJc w:val="left"/>
      <w:pPr>
        <w:ind w:left="1008" w:hanging="1008"/>
      </w:pPr>
      <w:rPr>
        <w:rFonts w:hint="default"/>
        <w:b/>
        <w:i w:val="0"/>
        <w:sz w:val="24"/>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ED0EF2"/>
    <w:multiLevelType w:val="hybridMultilevel"/>
    <w:tmpl w:val="115C5710"/>
    <w:lvl w:ilvl="0" w:tplc="E9CA8C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D1285"/>
    <w:multiLevelType w:val="hybridMultilevel"/>
    <w:tmpl w:val="75748384"/>
    <w:lvl w:ilvl="0" w:tplc="F340A674">
      <w:start w:val="1"/>
      <w:numFmt w:val="lowerLetter"/>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2"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3954B27"/>
    <w:multiLevelType w:val="hybridMultilevel"/>
    <w:tmpl w:val="DC044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D7259A"/>
    <w:multiLevelType w:val="multilevel"/>
    <w:tmpl w:val="616AA3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24673F8B"/>
    <w:multiLevelType w:val="hybridMultilevel"/>
    <w:tmpl w:val="ED84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8"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2CBA0997"/>
    <w:multiLevelType w:val="hybridMultilevel"/>
    <w:tmpl w:val="1A3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CA61F8"/>
    <w:multiLevelType w:val="multilevel"/>
    <w:tmpl w:val="25C8D24C"/>
    <w:styleLink w:val="CurrentList19"/>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43046AC"/>
    <w:multiLevelType w:val="hybridMultilevel"/>
    <w:tmpl w:val="DE945F20"/>
    <w:lvl w:ilvl="0" w:tplc="E9CA8C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55E0BC2"/>
    <w:multiLevelType w:val="multilevel"/>
    <w:tmpl w:val="25C8D24C"/>
    <w:styleLink w:val="CurrentList20"/>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6"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530CAC"/>
    <w:multiLevelType w:val="multilevel"/>
    <w:tmpl w:val="CD68C1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1" w15:restartNumberingAfterBreak="0">
    <w:nsid w:val="46ED31D4"/>
    <w:multiLevelType w:val="multilevel"/>
    <w:tmpl w:val="C67AAFEA"/>
    <w:styleLink w:val="CurrentList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A6F26"/>
    <w:multiLevelType w:val="multilevel"/>
    <w:tmpl w:val="0E123058"/>
    <w:lvl w:ilvl="0">
      <w:start w:val="1"/>
      <w:numFmt w:val="bullet"/>
      <w:lvlText w:val=""/>
      <w:lvlJc w:val="left"/>
      <w:pPr>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7"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8" w15:restartNumberingAfterBreak="0">
    <w:nsid w:val="55833FE8"/>
    <w:multiLevelType w:val="multilevel"/>
    <w:tmpl w:val="73060E72"/>
    <w:styleLink w:val="CurrentList2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5"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6C0D0EE8"/>
    <w:multiLevelType w:val="multilevel"/>
    <w:tmpl w:val="9A1C8B6A"/>
    <w:styleLink w:val="CurrentList17"/>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7"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727712DE"/>
    <w:multiLevelType w:val="multilevel"/>
    <w:tmpl w:val="C364830E"/>
    <w:lvl w:ilvl="0">
      <w:start w:val="1"/>
      <w:numFmt w:val="decimal"/>
      <w:lvlText w:val="%1"/>
      <w:lvlJc w:val="left"/>
      <w:pPr>
        <w:ind w:left="284" w:hanging="284"/>
      </w:pPr>
      <w:rPr>
        <w:rFonts w:ascii="Aptos" w:hAnsi="Aptos" w:cs="Times New Roman (Body CS)" w:hint="default"/>
        <w:b/>
        <w:bCs w:val="0"/>
        <w:i w:val="0"/>
        <w:iCs w:val="0"/>
        <w:caps/>
        <w:smallCaps w:val="0"/>
        <w:strike w:val="0"/>
        <w:dstrike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9.1"/>
      <w:lvlJc w:val="left"/>
      <w:pPr>
        <w:ind w:left="170" w:hanging="170"/>
      </w:pPr>
      <w:rPr>
        <w:rFonts w:cs="Calibri Light (Headings)" w:hint="default"/>
        <w:b/>
        <w:bCs w:val="0"/>
        <w:i w:val="0"/>
        <w:iCs w:val="0"/>
        <w:caps/>
        <w:smallCaps w:val="0"/>
        <w:strike w:val="0"/>
        <w:dstrike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0"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1" w15:restartNumberingAfterBreak="0">
    <w:nsid w:val="74B8083B"/>
    <w:multiLevelType w:val="multilevel"/>
    <w:tmpl w:val="DA9C559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2"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3"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4" w15:restartNumberingAfterBreak="0">
    <w:nsid w:val="75F21E9F"/>
    <w:multiLevelType w:val="hybridMultilevel"/>
    <w:tmpl w:val="F6C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7"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8"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abstractNum w:abstractNumId="70" w15:restartNumberingAfterBreak="0">
    <w:nsid w:val="7FE5449D"/>
    <w:multiLevelType w:val="multilevel"/>
    <w:tmpl w:val="976C77F0"/>
    <w:lvl w:ilvl="0">
      <w:start w:val="1"/>
      <w:numFmt w:val="decimal"/>
      <w:lvlText w:val="%1."/>
      <w:lvlJc w:val="left"/>
      <w:pPr>
        <w:tabs>
          <w:tab w:val="num" w:pos="720"/>
        </w:tabs>
        <w:ind w:left="720" w:hanging="720"/>
      </w:pPr>
      <w:rPr>
        <w:sz w:val="24"/>
        <w:szCs w:val="2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7599949">
    <w:abstractNumId w:val="44"/>
  </w:num>
  <w:num w:numId="2" w16cid:durableId="1946842184">
    <w:abstractNumId w:val="31"/>
  </w:num>
  <w:num w:numId="3" w16cid:durableId="1773279418">
    <w:abstractNumId w:val="10"/>
  </w:num>
  <w:num w:numId="4" w16cid:durableId="1320428235">
    <w:abstractNumId w:val="65"/>
  </w:num>
  <w:num w:numId="5" w16cid:durableId="1879514708">
    <w:abstractNumId w:val="58"/>
  </w:num>
  <w:num w:numId="6" w16cid:durableId="1054743363">
    <w:abstractNumId w:val="9"/>
  </w:num>
  <w:num w:numId="7" w16cid:durableId="2055157439">
    <w:abstractNumId w:val="38"/>
  </w:num>
  <w:num w:numId="8" w16cid:durableId="2099520788">
    <w:abstractNumId w:val="68"/>
  </w:num>
  <w:num w:numId="9" w16cid:durableId="1777098944">
    <w:abstractNumId w:val="28"/>
  </w:num>
  <w:num w:numId="10" w16cid:durableId="302515064">
    <w:abstractNumId w:val="22"/>
  </w:num>
  <w:num w:numId="11" w16cid:durableId="1270164275">
    <w:abstractNumId w:val="67"/>
  </w:num>
  <w:num w:numId="12" w16cid:durableId="617374338">
    <w:abstractNumId w:val="54"/>
  </w:num>
  <w:num w:numId="13" w16cid:durableId="267935799">
    <w:abstractNumId w:val="66"/>
  </w:num>
  <w:num w:numId="14" w16cid:durableId="1260530167">
    <w:abstractNumId w:val="35"/>
  </w:num>
  <w:num w:numId="15" w16cid:durableId="2019305438">
    <w:abstractNumId w:val="15"/>
  </w:num>
  <w:num w:numId="16" w16cid:durableId="79371919">
    <w:abstractNumId w:val="63"/>
  </w:num>
  <w:num w:numId="17" w16cid:durableId="547181155">
    <w:abstractNumId w:val="51"/>
  </w:num>
  <w:num w:numId="18" w16cid:durableId="2139177196">
    <w:abstractNumId w:val="39"/>
  </w:num>
  <w:num w:numId="19" w16cid:durableId="791364400">
    <w:abstractNumId w:val="52"/>
  </w:num>
  <w:num w:numId="20" w16cid:durableId="65077719">
    <w:abstractNumId w:val="42"/>
  </w:num>
  <w:num w:numId="21" w16cid:durableId="754712748">
    <w:abstractNumId w:val="5"/>
  </w:num>
  <w:num w:numId="22" w16cid:durableId="1707682349">
    <w:abstractNumId w:val="12"/>
  </w:num>
  <w:num w:numId="23" w16cid:durableId="479882399">
    <w:abstractNumId w:val="23"/>
  </w:num>
  <w:num w:numId="24" w16cid:durableId="1323239759">
    <w:abstractNumId w:val="53"/>
  </w:num>
  <w:num w:numId="25" w16cid:durableId="1147818323">
    <w:abstractNumId w:val="49"/>
  </w:num>
  <w:num w:numId="26" w16cid:durableId="260335506">
    <w:abstractNumId w:val="55"/>
  </w:num>
  <w:num w:numId="27" w16cid:durableId="427311247">
    <w:abstractNumId w:val="36"/>
  </w:num>
  <w:num w:numId="28" w16cid:durableId="1116218787">
    <w:abstractNumId w:val="57"/>
  </w:num>
  <w:num w:numId="29" w16cid:durableId="526453707">
    <w:abstractNumId w:val="18"/>
  </w:num>
  <w:num w:numId="30" w16cid:durableId="215817903">
    <w:abstractNumId w:val="34"/>
  </w:num>
  <w:num w:numId="31" w16cid:durableId="764766917">
    <w:abstractNumId w:val="45"/>
  </w:num>
  <w:num w:numId="32" w16cid:durableId="1453934493">
    <w:abstractNumId w:val="43"/>
  </w:num>
  <w:num w:numId="33" w16cid:durableId="1710110417">
    <w:abstractNumId w:val="19"/>
  </w:num>
  <w:num w:numId="34" w16cid:durableId="1814718026">
    <w:abstractNumId w:val="32"/>
  </w:num>
  <w:num w:numId="35" w16cid:durableId="351343897">
    <w:abstractNumId w:val="13"/>
  </w:num>
  <w:num w:numId="36" w16cid:durableId="2044359318">
    <w:abstractNumId w:val="50"/>
  </w:num>
  <w:num w:numId="37" w16cid:durableId="834421492">
    <w:abstractNumId w:val="26"/>
  </w:num>
  <w:num w:numId="38" w16cid:durableId="658847978">
    <w:abstractNumId w:val="20"/>
  </w:num>
  <w:num w:numId="39" w16cid:durableId="516846946">
    <w:abstractNumId w:val="4"/>
  </w:num>
  <w:num w:numId="40" w16cid:durableId="895357919">
    <w:abstractNumId w:val="64"/>
  </w:num>
  <w:num w:numId="41" w16cid:durableId="1264653012">
    <w:abstractNumId w:val="6"/>
  </w:num>
  <w:num w:numId="42" w16cid:durableId="1578662283">
    <w:abstractNumId w:val="29"/>
  </w:num>
  <w:num w:numId="43" w16cid:durableId="1133016509">
    <w:abstractNumId w:val="25"/>
  </w:num>
  <w:num w:numId="44" w16cid:durableId="74668978">
    <w:abstractNumId w:val="62"/>
  </w:num>
  <w:num w:numId="45" w16cid:durableId="1180658091">
    <w:abstractNumId w:val="69"/>
  </w:num>
  <w:num w:numId="46" w16cid:durableId="945891799">
    <w:abstractNumId w:val="40"/>
  </w:num>
  <w:num w:numId="47" w16cid:durableId="1957129090">
    <w:abstractNumId w:val="61"/>
  </w:num>
  <w:num w:numId="48" w16cid:durableId="875848926">
    <w:abstractNumId w:val="46"/>
  </w:num>
  <w:num w:numId="49" w16cid:durableId="975644014">
    <w:abstractNumId w:val="27"/>
  </w:num>
  <w:num w:numId="50" w16cid:durableId="756679956">
    <w:abstractNumId w:val="47"/>
  </w:num>
  <w:num w:numId="51" w16cid:durableId="157621971">
    <w:abstractNumId w:val="60"/>
  </w:num>
  <w:num w:numId="52" w16cid:durableId="1847867349">
    <w:abstractNumId w:val="21"/>
    <w:lvlOverride w:ilvl="0">
      <w:startOverride w:val="1"/>
    </w:lvlOverride>
  </w:num>
  <w:num w:numId="53" w16cid:durableId="2022852442">
    <w:abstractNumId w:val="21"/>
    <w:lvlOverride w:ilvl="0">
      <w:startOverride w:val="1"/>
    </w:lvlOverride>
  </w:num>
  <w:num w:numId="54" w16cid:durableId="1635528287">
    <w:abstractNumId w:val="21"/>
    <w:lvlOverride w:ilvl="0">
      <w:startOverride w:val="1"/>
    </w:lvlOverride>
  </w:num>
  <w:num w:numId="55" w16cid:durableId="890380099">
    <w:abstractNumId w:val="21"/>
    <w:lvlOverride w:ilvl="0">
      <w:startOverride w:val="1"/>
    </w:lvlOverride>
  </w:num>
  <w:num w:numId="56" w16cid:durableId="138616484">
    <w:abstractNumId w:val="70"/>
  </w:num>
  <w:num w:numId="57" w16cid:durableId="1474635614">
    <w:abstractNumId w:val="0"/>
  </w:num>
  <w:num w:numId="58" w16cid:durableId="2497796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72008668">
    <w:abstractNumId w:val="1"/>
  </w:num>
  <w:num w:numId="60" w16cid:durableId="845559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106313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247525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7609398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841013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829572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880973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4908476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38637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12712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051571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9260118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312260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2442330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3024956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3325858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166478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950695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36270479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52108">
    <w:abstractNumId w:val="37"/>
  </w:num>
  <w:num w:numId="80" w16cid:durableId="1851456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010793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46046179">
    <w:abstractNumId w:val="59"/>
  </w:num>
  <w:num w:numId="83" w16cid:durableId="61783080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2324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458714604">
    <w:abstractNumId w:val="16"/>
  </w:num>
  <w:num w:numId="86" w16cid:durableId="640884798">
    <w:abstractNumId w:val="14"/>
  </w:num>
  <w:num w:numId="87" w16cid:durableId="51393611">
    <w:abstractNumId w:val="17"/>
  </w:num>
  <w:num w:numId="88" w16cid:durableId="2048605015">
    <w:abstractNumId w:val="56"/>
  </w:num>
  <w:num w:numId="89" w16cid:durableId="380986600">
    <w:abstractNumId w:val="8"/>
  </w:num>
  <w:num w:numId="90" w16cid:durableId="751196444">
    <w:abstractNumId w:val="30"/>
  </w:num>
  <w:num w:numId="91" w16cid:durableId="1141001086">
    <w:abstractNumId w:val="33"/>
  </w:num>
  <w:num w:numId="92" w16cid:durableId="2121800056">
    <w:abstractNumId w:val="7"/>
  </w:num>
  <w:num w:numId="93" w16cid:durableId="649407097">
    <w:abstractNumId w:val="24"/>
  </w:num>
  <w:num w:numId="94" w16cid:durableId="293677649">
    <w:abstractNumId w:val="3"/>
  </w:num>
  <w:num w:numId="95" w16cid:durableId="1014190296">
    <w:abstractNumId w:val="41"/>
  </w:num>
  <w:num w:numId="96" w16cid:durableId="1893887906">
    <w:abstractNumId w:val="48"/>
  </w:num>
  <w:num w:numId="97" w16cid:durableId="714697892">
    <w:abstractNumId w:val="11"/>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7027"/>
    <w:rsid w:val="00037259"/>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81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1C77"/>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3BA"/>
    <w:rsid w:val="000C469A"/>
    <w:rsid w:val="000C4CEF"/>
    <w:rsid w:val="000C4D22"/>
    <w:rsid w:val="000C512B"/>
    <w:rsid w:val="000C5492"/>
    <w:rsid w:val="000C552F"/>
    <w:rsid w:val="000C5635"/>
    <w:rsid w:val="000C56EA"/>
    <w:rsid w:val="000C57D1"/>
    <w:rsid w:val="000C66A8"/>
    <w:rsid w:val="000C6EEE"/>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D46"/>
    <w:rsid w:val="00102D4C"/>
    <w:rsid w:val="001033B8"/>
    <w:rsid w:val="001033BC"/>
    <w:rsid w:val="0010394E"/>
    <w:rsid w:val="00103AC5"/>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BE7"/>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2CA"/>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7"/>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51E"/>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6B1E"/>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1A1"/>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3C2"/>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A78"/>
    <w:rsid w:val="00292BB3"/>
    <w:rsid w:val="00292CC9"/>
    <w:rsid w:val="0029321E"/>
    <w:rsid w:val="0029334A"/>
    <w:rsid w:val="0029369F"/>
    <w:rsid w:val="00293A5D"/>
    <w:rsid w:val="00293D6F"/>
    <w:rsid w:val="002941C8"/>
    <w:rsid w:val="00294267"/>
    <w:rsid w:val="00294F2C"/>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19"/>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576"/>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AAB"/>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8F8"/>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1FBF"/>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0C1E"/>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6904"/>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859"/>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6B50"/>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E26"/>
    <w:rsid w:val="005342B5"/>
    <w:rsid w:val="0053464E"/>
    <w:rsid w:val="00534A0F"/>
    <w:rsid w:val="00534AA8"/>
    <w:rsid w:val="00534CF4"/>
    <w:rsid w:val="005354D9"/>
    <w:rsid w:val="00535682"/>
    <w:rsid w:val="005359AF"/>
    <w:rsid w:val="00535D0B"/>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3D"/>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42A1"/>
    <w:rsid w:val="005A4382"/>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A8F"/>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5B4"/>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591"/>
    <w:rsid w:val="005F0632"/>
    <w:rsid w:val="005F06B2"/>
    <w:rsid w:val="005F0E4A"/>
    <w:rsid w:val="005F0F27"/>
    <w:rsid w:val="005F139E"/>
    <w:rsid w:val="005F1725"/>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4E07"/>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10F"/>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0EC8"/>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3F"/>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4A5"/>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07F44"/>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6F7"/>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0A0"/>
    <w:rsid w:val="00774426"/>
    <w:rsid w:val="00774A72"/>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187"/>
    <w:rsid w:val="00782973"/>
    <w:rsid w:val="00782E61"/>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20F7"/>
    <w:rsid w:val="00792157"/>
    <w:rsid w:val="00792173"/>
    <w:rsid w:val="0079273C"/>
    <w:rsid w:val="0079286A"/>
    <w:rsid w:val="00792A77"/>
    <w:rsid w:val="00792E2C"/>
    <w:rsid w:val="00792F8A"/>
    <w:rsid w:val="00793258"/>
    <w:rsid w:val="007937CE"/>
    <w:rsid w:val="00793AFD"/>
    <w:rsid w:val="00793B83"/>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2FB"/>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2C2"/>
    <w:rsid w:val="008235FB"/>
    <w:rsid w:val="0082378D"/>
    <w:rsid w:val="00823886"/>
    <w:rsid w:val="00823949"/>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70B"/>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63"/>
    <w:rsid w:val="00924977"/>
    <w:rsid w:val="00924A06"/>
    <w:rsid w:val="00924ACA"/>
    <w:rsid w:val="00924AFE"/>
    <w:rsid w:val="009255FE"/>
    <w:rsid w:val="00925AA8"/>
    <w:rsid w:val="009269A5"/>
    <w:rsid w:val="00926B8B"/>
    <w:rsid w:val="00927C1A"/>
    <w:rsid w:val="0093065B"/>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9AF"/>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4E8"/>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7C1"/>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99B"/>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4B9"/>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1924"/>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6E4"/>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005"/>
    <w:rsid w:val="00A97337"/>
    <w:rsid w:val="00AA0392"/>
    <w:rsid w:val="00AA0B2D"/>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2F27"/>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128"/>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CCC"/>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3C3"/>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443"/>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10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19B"/>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DEB"/>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5AD"/>
    <w:rsid w:val="00D15ED8"/>
    <w:rsid w:val="00D16004"/>
    <w:rsid w:val="00D162FB"/>
    <w:rsid w:val="00D165BC"/>
    <w:rsid w:val="00D16807"/>
    <w:rsid w:val="00D16A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5C8"/>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85B"/>
    <w:rsid w:val="00D35AAB"/>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DF3"/>
    <w:rsid w:val="00DA7036"/>
    <w:rsid w:val="00DA7325"/>
    <w:rsid w:val="00DA7736"/>
    <w:rsid w:val="00DA79B9"/>
    <w:rsid w:val="00DA7AD9"/>
    <w:rsid w:val="00DA7E41"/>
    <w:rsid w:val="00DB00B9"/>
    <w:rsid w:val="00DB0180"/>
    <w:rsid w:val="00DB08A7"/>
    <w:rsid w:val="00DB08D8"/>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480"/>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024"/>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040"/>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819"/>
    <w:rsid w:val="00EA2DDC"/>
    <w:rsid w:val="00EA3665"/>
    <w:rsid w:val="00EA38B4"/>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6D"/>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4E21"/>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4A06"/>
    <w:rsid w:val="00F6523A"/>
    <w:rsid w:val="00F6540F"/>
    <w:rsid w:val="00F65A0D"/>
    <w:rsid w:val="00F65BD1"/>
    <w:rsid w:val="00F6609F"/>
    <w:rsid w:val="00F661E7"/>
    <w:rsid w:val="00F6621A"/>
    <w:rsid w:val="00F662A0"/>
    <w:rsid w:val="00F664AF"/>
    <w:rsid w:val="00F66522"/>
    <w:rsid w:val="00F66893"/>
    <w:rsid w:val="00F67141"/>
    <w:rsid w:val="00F67566"/>
    <w:rsid w:val="00F675E4"/>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5A"/>
    <w:rsid w:val="00F80DBA"/>
    <w:rsid w:val="00F80E2E"/>
    <w:rsid w:val="00F8121C"/>
    <w:rsid w:val="00F8192C"/>
    <w:rsid w:val="00F81C58"/>
    <w:rsid w:val="00F81FA3"/>
    <w:rsid w:val="00F8256E"/>
    <w:rsid w:val="00F826CD"/>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A7"/>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EA2819"/>
    <w:pPr>
      <w:spacing w:line="360" w:lineRule="auto"/>
      <w:ind w:firstLine="851"/>
      <w:jc w:val="both"/>
    </w:pPr>
    <w:rPr>
      <w:rFonts w:ascii="Aptos Light" w:eastAsiaTheme="minorHAnsi" w:hAnsi="Aptos Light"/>
      <w:szCs w:val="22"/>
      <w:lang w:val="pt-BR"/>
    </w:rPr>
  </w:style>
  <w:style w:type="paragraph" w:styleId="Heading1">
    <w:name w:val="heading 1"/>
    <w:basedOn w:val="Normal"/>
    <w:next w:val="Normal"/>
    <w:link w:val="Heading1Char"/>
    <w:uiPriority w:val="9"/>
    <w:qFormat/>
    <w:rsid w:val="00EA2819"/>
    <w:pPr>
      <w:keepNext/>
      <w:keepLines/>
      <w:numPr>
        <w:numId w:val="94"/>
      </w:numPr>
      <w:spacing w:after="240"/>
      <w:jc w:val="left"/>
      <w:outlineLvl w:val="0"/>
    </w:pPr>
    <w:rPr>
      <w:rFonts w:ascii="Aptos" w:hAnsi="Aptos" w:cs="Times New Roman (Body CS)"/>
      <w:b/>
      <w:bCs/>
      <w:caps/>
      <w:spacing w:val="-6"/>
      <w:kern w:val="32"/>
      <w:sz w:val="22"/>
      <w:lang w:val="pt-PT"/>
    </w:rPr>
  </w:style>
  <w:style w:type="paragraph" w:styleId="Heading2">
    <w:name w:val="heading 2"/>
    <w:basedOn w:val="Normal"/>
    <w:next w:val="Normal"/>
    <w:link w:val="Heading2Char"/>
    <w:uiPriority w:val="9"/>
    <w:unhideWhenUsed/>
    <w:qFormat/>
    <w:rsid w:val="00EA2819"/>
    <w:pPr>
      <w:keepNext/>
      <w:keepLines/>
      <w:numPr>
        <w:ilvl w:val="1"/>
        <w:numId w:val="94"/>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EA2819"/>
    <w:pPr>
      <w:keepNext/>
      <w:keepLines/>
      <w:numPr>
        <w:ilvl w:val="2"/>
        <w:numId w:val="94"/>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EA2819"/>
    <w:pPr>
      <w:keepNext/>
      <w:keepLines/>
      <w:numPr>
        <w:ilvl w:val="3"/>
        <w:numId w:val="94"/>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EA2819"/>
    <w:pPr>
      <w:keepNext/>
      <w:keepLines/>
      <w:numPr>
        <w:ilvl w:val="4"/>
        <w:numId w:val="94"/>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EA2819"/>
    <w:pPr>
      <w:keepNext/>
      <w:keepLines/>
      <w:numPr>
        <w:ilvl w:val="5"/>
        <w:numId w:val="94"/>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EA2819"/>
    <w:pPr>
      <w:numPr>
        <w:ilvl w:val="6"/>
        <w:numId w:val="94"/>
      </w:numPr>
      <w:spacing w:after="360" w:line="240" w:lineRule="auto"/>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EA2819"/>
    <w:pPr>
      <w:keepNext/>
      <w:keepLines/>
      <w:numPr>
        <w:ilvl w:val="7"/>
        <w:numId w:val="9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2819"/>
    <w:pPr>
      <w:keepNext/>
      <w:keepLines/>
      <w:numPr>
        <w:ilvl w:val="8"/>
        <w:numId w:val="9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819"/>
    <w:rPr>
      <w:rFonts w:ascii="Aptos" w:eastAsiaTheme="minorHAnsi" w:hAnsi="Aptos" w:cs="Times New Roman (Body CS)"/>
      <w:b/>
      <w:bCs/>
      <w:caps/>
      <w:spacing w:val="-6"/>
      <w:kern w:val="32"/>
      <w:sz w:val="22"/>
      <w:szCs w:val="22"/>
      <w:lang w:val="pt-PT"/>
    </w:rPr>
  </w:style>
  <w:style w:type="character" w:customStyle="1" w:styleId="Heading2Char">
    <w:name w:val="Heading 2 Char"/>
    <w:basedOn w:val="DefaultParagraphFont"/>
    <w:link w:val="Heading2"/>
    <w:uiPriority w:val="9"/>
    <w:rsid w:val="00EA2819"/>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EA2819"/>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EA2819"/>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EA2819"/>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EA2819"/>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EA2819"/>
    <w:pPr>
      <w:ind w:firstLine="0"/>
    </w:pPr>
    <w:rPr>
      <w:b/>
      <w:caps/>
    </w:rPr>
  </w:style>
  <w:style w:type="character" w:styleId="Hyperlink">
    <w:name w:val="Hyperlink"/>
    <w:basedOn w:val="DefaultParagraphFont"/>
    <w:uiPriority w:val="99"/>
    <w:unhideWhenUsed/>
    <w:qFormat/>
    <w:rsid w:val="00EA2819"/>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EA28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819"/>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EA2819"/>
    <w:pPr>
      <w:numPr>
        <w:numId w:val="46"/>
      </w:numPr>
      <w:contextualSpacing/>
    </w:pPr>
  </w:style>
  <w:style w:type="paragraph" w:styleId="NormalWeb">
    <w:name w:val="Normal (Web)"/>
    <w:basedOn w:val="Normal"/>
    <w:uiPriority w:val="99"/>
    <w:unhideWhenUsed/>
    <w:rsid w:val="00EA2819"/>
    <w:pPr>
      <w:spacing w:before="100" w:beforeAutospacing="1" w:after="100" w:afterAutospacing="1" w:line="240" w:lineRule="auto"/>
    </w:pPr>
    <w:rPr>
      <w:rFonts w:ascii="Times New Roman" w:eastAsiaTheme="minorEastAsia" w:hAnsi="Times New Roman" w:cs="Times New Roman"/>
      <w:szCs w:val="24"/>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EA2819"/>
    <w:pPr>
      <w:ind w:firstLine="0"/>
    </w:pPr>
    <w:rPr>
      <w:b/>
    </w:rPr>
  </w:style>
  <w:style w:type="paragraph" w:styleId="TOC2">
    <w:name w:val="toc 2"/>
    <w:basedOn w:val="Normal"/>
    <w:next w:val="Normal"/>
    <w:autoRedefine/>
    <w:uiPriority w:val="39"/>
    <w:unhideWhenUsed/>
    <w:rsid w:val="00EA2819"/>
    <w:pPr>
      <w:ind w:firstLine="0"/>
    </w:pPr>
    <w:rPr>
      <w:caps/>
    </w:rPr>
  </w:style>
  <w:style w:type="paragraph" w:styleId="Title">
    <w:name w:val="Title"/>
    <w:aliases w:val="Seções pré-textuais"/>
    <w:basedOn w:val="Normal"/>
    <w:next w:val="Normal"/>
    <w:link w:val="TitleChar"/>
    <w:autoRedefine/>
    <w:uiPriority w:val="10"/>
    <w:qFormat/>
    <w:rsid w:val="00EA2819"/>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EA2819"/>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EA2819"/>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EA2819"/>
    <w:rPr>
      <w:sz w:val="16"/>
      <w:szCs w:val="16"/>
    </w:rPr>
  </w:style>
  <w:style w:type="paragraph" w:styleId="CommentText">
    <w:name w:val="annotation text"/>
    <w:basedOn w:val="Normal"/>
    <w:link w:val="CommentTextChar"/>
    <w:uiPriority w:val="99"/>
    <w:unhideWhenUsed/>
    <w:rsid w:val="00EA2819"/>
    <w:pPr>
      <w:spacing w:line="240" w:lineRule="auto"/>
    </w:pPr>
    <w:rPr>
      <w:sz w:val="20"/>
      <w:szCs w:val="20"/>
    </w:rPr>
  </w:style>
  <w:style w:type="character" w:customStyle="1" w:styleId="CommentTextChar">
    <w:name w:val="Comment Text Char"/>
    <w:basedOn w:val="DefaultParagraphFont"/>
    <w:link w:val="CommentText"/>
    <w:uiPriority w:val="99"/>
    <w:rsid w:val="00EA2819"/>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EA2819"/>
    <w:rPr>
      <w:b/>
      <w:bCs/>
    </w:rPr>
  </w:style>
  <w:style w:type="character" w:customStyle="1" w:styleId="CommentSubjectChar">
    <w:name w:val="Comment Subject Char"/>
    <w:basedOn w:val="CommentTextChar"/>
    <w:link w:val="CommentSubject"/>
    <w:uiPriority w:val="99"/>
    <w:semiHidden/>
    <w:rsid w:val="00EA2819"/>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EA2819"/>
    <w:pPr>
      <w:ind w:left="720"/>
      <w:jc w:val="left"/>
    </w:pPr>
    <w:rPr>
      <w:sz w:val="20"/>
      <w:szCs w:val="20"/>
    </w:rPr>
  </w:style>
  <w:style w:type="paragraph" w:styleId="TOC5">
    <w:name w:val="toc 5"/>
    <w:basedOn w:val="Normal"/>
    <w:next w:val="Normal"/>
    <w:autoRedefine/>
    <w:uiPriority w:val="39"/>
    <w:semiHidden/>
    <w:unhideWhenUsed/>
    <w:rsid w:val="00EA2819"/>
    <w:pPr>
      <w:ind w:left="958" w:firstLine="0"/>
    </w:pPr>
  </w:style>
  <w:style w:type="paragraph" w:styleId="TOC6">
    <w:name w:val="toc 6"/>
    <w:basedOn w:val="Normal"/>
    <w:next w:val="Normal"/>
    <w:autoRedefine/>
    <w:uiPriority w:val="39"/>
    <w:unhideWhenUsed/>
    <w:rsid w:val="00EA2819"/>
    <w:pPr>
      <w:ind w:left="1200"/>
      <w:jc w:val="left"/>
    </w:pPr>
    <w:rPr>
      <w:sz w:val="20"/>
      <w:szCs w:val="20"/>
    </w:rPr>
  </w:style>
  <w:style w:type="paragraph" w:styleId="TOC7">
    <w:name w:val="toc 7"/>
    <w:basedOn w:val="Normal"/>
    <w:next w:val="Normal"/>
    <w:autoRedefine/>
    <w:uiPriority w:val="39"/>
    <w:unhideWhenUsed/>
    <w:rsid w:val="00EA2819"/>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EA2819"/>
    <w:rPr>
      <w:b/>
      <w:caps/>
    </w:rPr>
  </w:style>
  <w:style w:type="character" w:customStyle="1" w:styleId="Heading6Char">
    <w:name w:val="Heading 6 Char"/>
    <w:basedOn w:val="DefaultParagraphFont"/>
    <w:link w:val="Heading6"/>
    <w:uiPriority w:val="9"/>
    <w:rsid w:val="00EA2819"/>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EA2819"/>
    <w:pPr>
      <w:numPr>
        <w:numId w:val="11"/>
      </w:numPr>
    </w:pPr>
  </w:style>
  <w:style w:type="numbering" w:customStyle="1" w:styleId="CurrentList2">
    <w:name w:val="Current List2"/>
    <w:uiPriority w:val="99"/>
    <w:rsid w:val="00EA2819"/>
    <w:pPr>
      <w:numPr>
        <w:numId w:val="12"/>
      </w:numPr>
    </w:pPr>
  </w:style>
  <w:style w:type="character" w:styleId="Strong">
    <w:name w:val="Strong"/>
    <w:basedOn w:val="DefaultParagraphFont"/>
    <w:uiPriority w:val="22"/>
    <w:rsid w:val="00EA2819"/>
    <w:rPr>
      <w:b/>
      <w:bCs/>
    </w:rPr>
  </w:style>
  <w:style w:type="numbering" w:customStyle="1" w:styleId="CurrentList3">
    <w:name w:val="Current List3"/>
    <w:uiPriority w:val="99"/>
    <w:rsid w:val="00EA2819"/>
    <w:pPr>
      <w:numPr>
        <w:numId w:val="13"/>
      </w:numPr>
    </w:pPr>
  </w:style>
  <w:style w:type="numbering" w:customStyle="1" w:styleId="CurrentList4">
    <w:name w:val="Current List4"/>
    <w:uiPriority w:val="99"/>
    <w:rsid w:val="00EA2819"/>
    <w:pPr>
      <w:numPr>
        <w:numId w:val="14"/>
      </w:numPr>
    </w:pPr>
  </w:style>
  <w:style w:type="numbering" w:customStyle="1" w:styleId="CurrentList5">
    <w:name w:val="Current List5"/>
    <w:uiPriority w:val="99"/>
    <w:rsid w:val="00EA2819"/>
    <w:pPr>
      <w:numPr>
        <w:numId w:val="15"/>
      </w:numPr>
    </w:pPr>
  </w:style>
  <w:style w:type="numbering" w:customStyle="1" w:styleId="CurrentList6">
    <w:name w:val="Current List6"/>
    <w:uiPriority w:val="99"/>
    <w:rsid w:val="00EA2819"/>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EA2819"/>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EA2819"/>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EA2819"/>
  </w:style>
  <w:style w:type="paragraph" w:styleId="Subtitle">
    <w:name w:val="Subtitle"/>
    <w:aliases w:val="Seções pós-textuais"/>
    <w:basedOn w:val="Normal"/>
    <w:next w:val="Normal"/>
    <w:link w:val="SubtitleChar"/>
    <w:autoRedefine/>
    <w:uiPriority w:val="11"/>
    <w:qFormat/>
    <w:rsid w:val="00EA2819"/>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EA2819"/>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EA2819"/>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FB7DA7"/>
    <w:pPr>
      <w:spacing w:after="240"/>
    </w:pPr>
    <w:rPr>
      <w:rFonts w:ascii="Aptos" w:hAnsi="Aptos" w:cs="Times New Roman (Body CS)"/>
      <w:sz w:val="24"/>
    </w:rPr>
  </w:style>
  <w:style w:type="numbering" w:customStyle="1" w:styleId="CurrentList11">
    <w:name w:val="Current List11"/>
    <w:uiPriority w:val="99"/>
    <w:rsid w:val="00E62EE1"/>
    <w:pPr>
      <w:numPr>
        <w:numId w:val="36"/>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EA2819"/>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EA2819"/>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EA2819"/>
  </w:style>
  <w:style w:type="character" w:customStyle="1" w:styleId="LinkdaInternet">
    <w:name w:val="Link da Internet"/>
    <w:uiPriority w:val="99"/>
    <w:rsid w:val="00EA2819"/>
    <w:rPr>
      <w:color w:val="0000FF"/>
      <w:u w:val="single"/>
    </w:rPr>
  </w:style>
  <w:style w:type="paragraph" w:customStyle="1" w:styleId="PargrafodaLista1">
    <w:name w:val="Parágrafo da Lista1"/>
    <w:basedOn w:val="Normal"/>
    <w:uiPriority w:val="34"/>
    <w:rsid w:val="00EA2819"/>
    <w:pPr>
      <w:suppressAutoHyphens/>
    </w:pPr>
    <w:rPr>
      <w:rFonts w:ascii="Times New Roman" w:hAnsi="Times New Roman" w:cs="Times New Roman"/>
    </w:rPr>
  </w:style>
  <w:style w:type="numbering" w:customStyle="1" w:styleId="Estilo1">
    <w:name w:val="Estilo1"/>
    <w:uiPriority w:val="99"/>
    <w:rsid w:val="00EA2819"/>
    <w:pPr>
      <w:numPr>
        <w:numId w:val="44"/>
      </w:numPr>
    </w:pPr>
  </w:style>
  <w:style w:type="numbering" w:customStyle="1" w:styleId="Estilo2">
    <w:name w:val="Estilo2"/>
    <w:uiPriority w:val="99"/>
    <w:rsid w:val="00EA2819"/>
    <w:pPr>
      <w:numPr>
        <w:numId w:val="45"/>
      </w:numPr>
    </w:pPr>
  </w:style>
  <w:style w:type="character" w:styleId="SubtleReference">
    <w:name w:val="Subtle Reference"/>
    <w:basedOn w:val="DefaultParagraphFont"/>
    <w:uiPriority w:val="31"/>
    <w:rsid w:val="00EA2819"/>
    <w:rPr>
      <w:smallCaps/>
      <w:color w:val="5A5A5A" w:themeColor="text1" w:themeTint="A5"/>
    </w:rPr>
  </w:style>
  <w:style w:type="character" w:styleId="IntenseReference">
    <w:name w:val="Intense Reference"/>
    <w:basedOn w:val="DefaultParagraphFont"/>
    <w:uiPriority w:val="32"/>
    <w:rsid w:val="00EA2819"/>
    <w:rPr>
      <w:b/>
      <w:bCs/>
      <w:smallCaps/>
      <w:color w:val="4472C4" w:themeColor="accent1"/>
      <w:spacing w:val="5"/>
    </w:rPr>
  </w:style>
  <w:style w:type="character" w:styleId="BookTitle">
    <w:name w:val="Book Title"/>
    <w:basedOn w:val="DefaultParagraphFont"/>
    <w:uiPriority w:val="33"/>
    <w:rsid w:val="00EA2819"/>
    <w:rPr>
      <w:b/>
      <w:bCs/>
      <w:i/>
      <w:iCs/>
      <w:spacing w:val="5"/>
    </w:rPr>
  </w:style>
  <w:style w:type="character" w:styleId="IntenseEmphasis">
    <w:name w:val="Intense Emphasis"/>
    <w:basedOn w:val="DefaultParagraphFont"/>
    <w:uiPriority w:val="21"/>
    <w:rsid w:val="00EA2819"/>
    <w:rPr>
      <w:i/>
      <w:iCs/>
      <w:color w:val="4472C4" w:themeColor="accent1"/>
    </w:rPr>
  </w:style>
  <w:style w:type="table" w:customStyle="1" w:styleId="GridTable4-Accent11">
    <w:name w:val="Grid Table 4 - Accent 11"/>
    <w:basedOn w:val="TableNormal"/>
    <w:uiPriority w:val="49"/>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EA2819"/>
  </w:style>
  <w:style w:type="paragraph" w:styleId="FootnoteText">
    <w:name w:val="footnote text"/>
    <w:basedOn w:val="Normal"/>
    <w:link w:val="FootnoteTextChar"/>
    <w:uiPriority w:val="99"/>
    <w:unhideWhenUsed/>
    <w:rsid w:val="00EA2819"/>
    <w:pPr>
      <w:spacing w:line="240" w:lineRule="auto"/>
    </w:pPr>
    <w:rPr>
      <w:sz w:val="20"/>
      <w:szCs w:val="20"/>
    </w:rPr>
  </w:style>
  <w:style w:type="character" w:customStyle="1" w:styleId="FootnoteTextChar">
    <w:name w:val="Footnote Text Char"/>
    <w:basedOn w:val="DefaultParagraphFont"/>
    <w:link w:val="FootnoteText"/>
    <w:uiPriority w:val="99"/>
    <w:rsid w:val="00EA2819"/>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EA2819"/>
    <w:rPr>
      <w:vertAlign w:val="superscript"/>
    </w:rPr>
  </w:style>
  <w:style w:type="numbering" w:customStyle="1" w:styleId="CurrentList12">
    <w:name w:val="Current List12"/>
    <w:uiPriority w:val="99"/>
    <w:rsid w:val="00D8116E"/>
    <w:pPr>
      <w:numPr>
        <w:numId w:val="48"/>
      </w:numPr>
    </w:pPr>
  </w:style>
  <w:style w:type="numbering" w:customStyle="1" w:styleId="CurrentList13">
    <w:name w:val="Current List13"/>
    <w:uiPriority w:val="99"/>
    <w:rsid w:val="00FF13C1"/>
    <w:pPr>
      <w:numPr>
        <w:numId w:val="49"/>
      </w:numPr>
    </w:pPr>
  </w:style>
  <w:style w:type="numbering" w:customStyle="1" w:styleId="CurrentList14">
    <w:name w:val="Current List14"/>
    <w:uiPriority w:val="99"/>
    <w:rsid w:val="00961D4E"/>
    <w:pPr>
      <w:numPr>
        <w:numId w:val="50"/>
      </w:numPr>
    </w:pPr>
  </w:style>
  <w:style w:type="paragraph" w:styleId="Header">
    <w:name w:val="header"/>
    <w:basedOn w:val="Normal"/>
    <w:link w:val="HeaderChar"/>
    <w:uiPriority w:val="99"/>
    <w:unhideWhenUsed/>
    <w:rsid w:val="00EA2819"/>
    <w:pPr>
      <w:tabs>
        <w:tab w:val="center" w:pos="4252"/>
        <w:tab w:val="right" w:pos="8504"/>
      </w:tabs>
      <w:spacing w:line="240" w:lineRule="auto"/>
    </w:pPr>
  </w:style>
  <w:style w:type="character" w:customStyle="1" w:styleId="HeaderChar">
    <w:name w:val="Header Char"/>
    <w:basedOn w:val="DefaultParagraphFont"/>
    <w:link w:val="Header"/>
    <w:uiPriority w:val="99"/>
    <w:rsid w:val="00EA2819"/>
    <w:rPr>
      <w:rFonts w:ascii="Aptos Light" w:eastAsiaTheme="minorHAnsi" w:hAnsi="Aptos Light"/>
      <w:szCs w:val="22"/>
      <w:lang w:val="pt-BR"/>
    </w:rPr>
  </w:style>
  <w:style w:type="paragraph" w:styleId="Footer">
    <w:name w:val="footer"/>
    <w:basedOn w:val="Normal"/>
    <w:link w:val="FooterChar"/>
    <w:uiPriority w:val="99"/>
    <w:unhideWhenUsed/>
    <w:rsid w:val="00EA2819"/>
    <w:pPr>
      <w:tabs>
        <w:tab w:val="center" w:pos="4252"/>
        <w:tab w:val="right" w:pos="8504"/>
      </w:tabs>
      <w:spacing w:line="240" w:lineRule="auto"/>
    </w:pPr>
  </w:style>
  <w:style w:type="character" w:customStyle="1" w:styleId="FooterChar">
    <w:name w:val="Footer Char"/>
    <w:basedOn w:val="DefaultParagraphFont"/>
    <w:link w:val="Footer"/>
    <w:uiPriority w:val="99"/>
    <w:rsid w:val="00EA2819"/>
    <w:rPr>
      <w:rFonts w:ascii="Aptos Light" w:eastAsiaTheme="minorHAnsi" w:hAnsi="Aptos Light"/>
      <w:szCs w:val="22"/>
      <w:lang w:val="pt-BR"/>
    </w:rPr>
  </w:style>
  <w:style w:type="paragraph" w:customStyle="1" w:styleId="1TtulosPsTextuais">
    <w:name w:val="1. Títulos Pós Textuais"/>
    <w:basedOn w:val="Heading1"/>
    <w:autoRedefine/>
    <w:qFormat/>
    <w:rsid w:val="00EA2819"/>
    <w:pPr>
      <w:numPr>
        <w:numId w:val="0"/>
      </w:numPr>
    </w:pPr>
  </w:style>
  <w:style w:type="paragraph" w:customStyle="1" w:styleId="Ps-textualH1">
    <w:name w:val="Pós-textual (H1)"/>
    <w:basedOn w:val="Heading1"/>
    <w:autoRedefine/>
    <w:qFormat/>
    <w:rsid w:val="00EA2819"/>
    <w:pPr>
      <w:numPr>
        <w:numId w:val="0"/>
      </w:numPr>
    </w:pPr>
  </w:style>
  <w:style w:type="paragraph" w:customStyle="1" w:styleId="H2Ps-textual">
    <w:name w:val="(H2)Pós-textual"/>
    <w:basedOn w:val="Heading2"/>
    <w:autoRedefine/>
    <w:qFormat/>
    <w:rsid w:val="00EA2819"/>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autoRedefine/>
    <w:qFormat/>
    <w:rsid w:val="00EA2819"/>
    <w:pPr>
      <w:keepNext/>
      <w:spacing w:after="240"/>
      <w:ind w:left="0" w:firstLine="0"/>
    </w:pPr>
    <w:rPr>
      <w:rFonts w:ascii="Aptos" w:hAnsi="Aptos"/>
      <w:sz w:val="20"/>
      <w:szCs w:val="20"/>
    </w:rPr>
  </w:style>
  <w:style w:type="paragraph" w:customStyle="1" w:styleId="Textotabela">
    <w:name w:val="Texto tabela"/>
    <w:basedOn w:val="Legenda"/>
    <w:autoRedefine/>
    <w:qFormat/>
    <w:rsid w:val="00EA2819"/>
    <w:pPr>
      <w:spacing w:after="0"/>
    </w:pPr>
    <w:rPr>
      <w:rFonts w:cs="Times New Roman (Body CS)"/>
    </w:rPr>
  </w:style>
  <w:style w:type="paragraph" w:customStyle="1" w:styleId="Anexo">
    <w:name w:val="Anexo"/>
    <w:basedOn w:val="Caption"/>
    <w:autoRedefine/>
    <w:qFormat/>
    <w:rsid w:val="00EA2819"/>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szCs w:val="24"/>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szCs w:val="24"/>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szCs w:val="24"/>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szCs w:val="24"/>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szCs w:val="24"/>
      <w:lang w:val="en-US"/>
    </w:rPr>
  </w:style>
  <w:style w:type="paragraph" w:customStyle="1" w:styleId="Definition">
    <w:name w:val="Definition"/>
    <w:basedOn w:val="Normal"/>
    <w:rsid w:val="00FB20A1"/>
    <w:pPr>
      <w:spacing w:after="200" w:line="240" w:lineRule="auto"/>
      <w:ind w:firstLine="0"/>
      <w:jc w:val="left"/>
    </w:pPr>
    <w:rPr>
      <w:rFonts w:ascii="Aptos" w:hAnsi="Aptos"/>
      <w:szCs w:val="24"/>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szCs w:val="24"/>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 w:type="paragraph" w:customStyle="1" w:styleId="Ttulotabela">
    <w:name w:val="Título tabela"/>
    <w:basedOn w:val="Normalsemrecuo"/>
    <w:autoRedefine/>
    <w:qFormat/>
    <w:rsid w:val="00D35AAB"/>
    <w:pPr>
      <w:keepNext/>
      <w:spacing w:before="240" w:after="120"/>
    </w:pPr>
  </w:style>
  <w:style w:type="numbering" w:customStyle="1" w:styleId="CurrentList15">
    <w:name w:val="Current List15"/>
    <w:uiPriority w:val="99"/>
    <w:rsid w:val="00DF5480"/>
    <w:pPr>
      <w:numPr>
        <w:numId w:val="85"/>
      </w:numPr>
    </w:pPr>
  </w:style>
  <w:style w:type="numbering" w:customStyle="1" w:styleId="CurrentList16">
    <w:name w:val="Current List16"/>
    <w:uiPriority w:val="99"/>
    <w:rsid w:val="00DF5480"/>
    <w:pPr>
      <w:numPr>
        <w:numId w:val="86"/>
      </w:numPr>
    </w:pPr>
  </w:style>
  <w:style w:type="numbering" w:customStyle="1" w:styleId="CurrentList17">
    <w:name w:val="Current List17"/>
    <w:uiPriority w:val="99"/>
    <w:rsid w:val="005F4E07"/>
    <w:pPr>
      <w:numPr>
        <w:numId w:val="88"/>
      </w:numPr>
    </w:pPr>
  </w:style>
  <w:style w:type="numbering" w:customStyle="1" w:styleId="CurrentList18">
    <w:name w:val="Current List18"/>
    <w:uiPriority w:val="99"/>
    <w:rsid w:val="005F4E07"/>
    <w:pPr>
      <w:numPr>
        <w:numId w:val="89"/>
      </w:numPr>
    </w:pPr>
  </w:style>
  <w:style w:type="numbering" w:customStyle="1" w:styleId="CurrentList19">
    <w:name w:val="Current List19"/>
    <w:uiPriority w:val="99"/>
    <w:rsid w:val="005F4E07"/>
    <w:pPr>
      <w:numPr>
        <w:numId w:val="90"/>
      </w:numPr>
    </w:pPr>
  </w:style>
  <w:style w:type="numbering" w:customStyle="1" w:styleId="CurrentList20">
    <w:name w:val="Current List20"/>
    <w:uiPriority w:val="99"/>
    <w:rsid w:val="00D155AD"/>
    <w:pPr>
      <w:numPr>
        <w:numId w:val="91"/>
      </w:numPr>
    </w:pPr>
  </w:style>
  <w:style w:type="numbering" w:customStyle="1" w:styleId="CurrentList21">
    <w:name w:val="Current List21"/>
    <w:uiPriority w:val="99"/>
    <w:rsid w:val="00D155AD"/>
    <w:pPr>
      <w:numPr>
        <w:numId w:val="92"/>
      </w:numPr>
    </w:pPr>
  </w:style>
  <w:style w:type="numbering" w:customStyle="1" w:styleId="CurrentList22">
    <w:name w:val="Current List22"/>
    <w:uiPriority w:val="99"/>
    <w:rsid w:val="00EA2819"/>
    <w:pPr>
      <w:numPr>
        <w:numId w:val="95"/>
      </w:numPr>
    </w:pPr>
  </w:style>
  <w:style w:type="numbering" w:customStyle="1" w:styleId="CurrentList23">
    <w:name w:val="Current List23"/>
    <w:uiPriority w:val="99"/>
    <w:rsid w:val="00EA2819"/>
    <w:pPr>
      <w:numPr>
        <w:numId w:val="9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3771433">
      <w:bodyDiv w:val="1"/>
      <w:marLeft w:val="0"/>
      <w:marRight w:val="0"/>
      <w:marTop w:val="0"/>
      <w:marBottom w:val="0"/>
      <w:divBdr>
        <w:top w:val="none" w:sz="0" w:space="0" w:color="auto"/>
        <w:left w:val="none" w:sz="0" w:space="0" w:color="auto"/>
        <w:bottom w:val="none" w:sz="0" w:space="0" w:color="auto"/>
        <w:right w:val="none" w:sz="0" w:space="0" w:color="auto"/>
      </w:divBdr>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2269112">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7125194">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sChild>
            <w:div w:id="885333735">
              <w:marLeft w:val="0"/>
              <w:marRight w:val="0"/>
              <w:marTop w:val="0"/>
              <w:marBottom w:val="0"/>
              <w:divBdr>
                <w:top w:val="none" w:sz="0" w:space="0" w:color="auto"/>
                <w:left w:val="none" w:sz="0" w:space="0" w:color="auto"/>
                <w:bottom w:val="none" w:sz="0" w:space="0" w:color="auto"/>
                <w:right w:val="none" w:sz="0" w:space="0" w:color="auto"/>
              </w:divBdr>
              <w:divsChild>
                <w:div w:id="75517625">
                  <w:marLeft w:val="0"/>
                  <w:marRight w:val="0"/>
                  <w:marTop w:val="0"/>
                  <w:marBottom w:val="0"/>
                  <w:divBdr>
                    <w:top w:val="none" w:sz="0" w:space="0" w:color="auto"/>
                    <w:left w:val="none" w:sz="0" w:space="0" w:color="auto"/>
                    <w:bottom w:val="none" w:sz="0" w:space="0" w:color="auto"/>
                    <w:right w:val="none" w:sz="0" w:space="0" w:color="auto"/>
                  </w:divBdr>
                </w:div>
                <w:div w:id="1373068026">
                  <w:marLeft w:val="0"/>
                  <w:marRight w:val="0"/>
                  <w:marTop w:val="0"/>
                  <w:marBottom w:val="0"/>
                  <w:divBdr>
                    <w:top w:val="none" w:sz="0" w:space="0" w:color="auto"/>
                    <w:left w:val="none" w:sz="0" w:space="0" w:color="auto"/>
                    <w:bottom w:val="none" w:sz="0" w:space="0" w:color="auto"/>
                    <w:right w:val="none" w:sz="0" w:space="0" w:color="auto"/>
                  </w:divBdr>
                </w:div>
                <w:div w:id="693922274">
                  <w:marLeft w:val="0"/>
                  <w:marRight w:val="0"/>
                  <w:marTop w:val="0"/>
                  <w:marBottom w:val="0"/>
                  <w:divBdr>
                    <w:top w:val="none" w:sz="0" w:space="0" w:color="auto"/>
                    <w:left w:val="none" w:sz="0" w:space="0" w:color="auto"/>
                    <w:bottom w:val="none" w:sz="0" w:space="0" w:color="auto"/>
                    <w:right w:val="none" w:sz="0" w:space="0" w:color="auto"/>
                  </w:divBdr>
                </w:div>
                <w:div w:id="616374747">
                  <w:marLeft w:val="0"/>
                  <w:marRight w:val="0"/>
                  <w:marTop w:val="0"/>
                  <w:marBottom w:val="0"/>
                  <w:divBdr>
                    <w:top w:val="none" w:sz="0" w:space="0" w:color="auto"/>
                    <w:left w:val="none" w:sz="0" w:space="0" w:color="auto"/>
                    <w:bottom w:val="none" w:sz="0" w:space="0" w:color="auto"/>
                    <w:right w:val="none" w:sz="0" w:space="0" w:color="auto"/>
                  </w:divBdr>
                </w:div>
                <w:div w:id="1489781463">
                  <w:marLeft w:val="0"/>
                  <w:marRight w:val="0"/>
                  <w:marTop w:val="0"/>
                  <w:marBottom w:val="0"/>
                  <w:divBdr>
                    <w:top w:val="none" w:sz="0" w:space="0" w:color="auto"/>
                    <w:left w:val="none" w:sz="0" w:space="0" w:color="auto"/>
                    <w:bottom w:val="none" w:sz="0" w:space="0" w:color="auto"/>
                    <w:right w:val="none" w:sz="0" w:space="0" w:color="auto"/>
                  </w:divBdr>
                </w:div>
                <w:div w:id="300428421">
                  <w:marLeft w:val="0"/>
                  <w:marRight w:val="0"/>
                  <w:marTop w:val="0"/>
                  <w:marBottom w:val="0"/>
                  <w:divBdr>
                    <w:top w:val="none" w:sz="0" w:space="0" w:color="auto"/>
                    <w:left w:val="none" w:sz="0" w:space="0" w:color="auto"/>
                    <w:bottom w:val="none" w:sz="0" w:space="0" w:color="auto"/>
                    <w:right w:val="none" w:sz="0" w:space="0" w:color="auto"/>
                  </w:divBdr>
                </w:div>
                <w:div w:id="1468014769">
                  <w:marLeft w:val="0"/>
                  <w:marRight w:val="0"/>
                  <w:marTop w:val="0"/>
                  <w:marBottom w:val="0"/>
                  <w:divBdr>
                    <w:top w:val="none" w:sz="0" w:space="0" w:color="auto"/>
                    <w:left w:val="none" w:sz="0" w:space="0" w:color="auto"/>
                    <w:bottom w:val="none" w:sz="0" w:space="0" w:color="auto"/>
                    <w:right w:val="none" w:sz="0" w:space="0" w:color="auto"/>
                  </w:divBdr>
                </w:div>
                <w:div w:id="1257251386">
                  <w:marLeft w:val="0"/>
                  <w:marRight w:val="0"/>
                  <w:marTop w:val="0"/>
                  <w:marBottom w:val="0"/>
                  <w:divBdr>
                    <w:top w:val="none" w:sz="0" w:space="0" w:color="auto"/>
                    <w:left w:val="none" w:sz="0" w:space="0" w:color="auto"/>
                    <w:bottom w:val="none" w:sz="0" w:space="0" w:color="auto"/>
                    <w:right w:val="none" w:sz="0" w:space="0" w:color="auto"/>
                  </w:divBdr>
                </w:div>
                <w:div w:id="1570076444">
                  <w:marLeft w:val="0"/>
                  <w:marRight w:val="0"/>
                  <w:marTop w:val="0"/>
                  <w:marBottom w:val="0"/>
                  <w:divBdr>
                    <w:top w:val="none" w:sz="0" w:space="0" w:color="auto"/>
                    <w:left w:val="none" w:sz="0" w:space="0" w:color="auto"/>
                    <w:bottom w:val="none" w:sz="0" w:space="0" w:color="auto"/>
                    <w:right w:val="none" w:sz="0" w:space="0" w:color="auto"/>
                  </w:divBdr>
                </w:div>
                <w:div w:id="1420835516">
                  <w:marLeft w:val="0"/>
                  <w:marRight w:val="0"/>
                  <w:marTop w:val="0"/>
                  <w:marBottom w:val="0"/>
                  <w:divBdr>
                    <w:top w:val="none" w:sz="0" w:space="0" w:color="auto"/>
                    <w:left w:val="none" w:sz="0" w:space="0" w:color="auto"/>
                    <w:bottom w:val="none" w:sz="0" w:space="0" w:color="auto"/>
                    <w:right w:val="none" w:sz="0" w:space="0" w:color="auto"/>
                  </w:divBdr>
                </w:div>
                <w:div w:id="1473983303">
                  <w:marLeft w:val="0"/>
                  <w:marRight w:val="0"/>
                  <w:marTop w:val="0"/>
                  <w:marBottom w:val="0"/>
                  <w:divBdr>
                    <w:top w:val="none" w:sz="0" w:space="0" w:color="auto"/>
                    <w:left w:val="none" w:sz="0" w:space="0" w:color="auto"/>
                    <w:bottom w:val="none" w:sz="0" w:space="0" w:color="auto"/>
                    <w:right w:val="none" w:sz="0" w:space="0" w:color="auto"/>
                  </w:divBdr>
                </w:div>
                <w:div w:id="1467048701">
                  <w:marLeft w:val="0"/>
                  <w:marRight w:val="0"/>
                  <w:marTop w:val="0"/>
                  <w:marBottom w:val="0"/>
                  <w:divBdr>
                    <w:top w:val="none" w:sz="0" w:space="0" w:color="auto"/>
                    <w:left w:val="none" w:sz="0" w:space="0" w:color="auto"/>
                    <w:bottom w:val="none" w:sz="0" w:space="0" w:color="auto"/>
                    <w:right w:val="none" w:sz="0" w:space="0" w:color="auto"/>
                  </w:divBdr>
                </w:div>
                <w:div w:id="1464696280">
                  <w:marLeft w:val="0"/>
                  <w:marRight w:val="0"/>
                  <w:marTop w:val="0"/>
                  <w:marBottom w:val="0"/>
                  <w:divBdr>
                    <w:top w:val="none" w:sz="0" w:space="0" w:color="auto"/>
                    <w:left w:val="none" w:sz="0" w:space="0" w:color="auto"/>
                    <w:bottom w:val="none" w:sz="0" w:space="0" w:color="auto"/>
                    <w:right w:val="none" w:sz="0" w:space="0" w:color="auto"/>
                  </w:divBdr>
                </w:div>
                <w:div w:id="1298297068">
                  <w:marLeft w:val="0"/>
                  <w:marRight w:val="0"/>
                  <w:marTop w:val="0"/>
                  <w:marBottom w:val="0"/>
                  <w:divBdr>
                    <w:top w:val="none" w:sz="0" w:space="0" w:color="auto"/>
                    <w:left w:val="none" w:sz="0" w:space="0" w:color="auto"/>
                    <w:bottom w:val="none" w:sz="0" w:space="0" w:color="auto"/>
                    <w:right w:val="none" w:sz="0" w:space="0" w:color="auto"/>
                  </w:divBdr>
                </w:div>
                <w:div w:id="418217063">
                  <w:marLeft w:val="0"/>
                  <w:marRight w:val="0"/>
                  <w:marTop w:val="0"/>
                  <w:marBottom w:val="0"/>
                  <w:divBdr>
                    <w:top w:val="none" w:sz="0" w:space="0" w:color="auto"/>
                    <w:left w:val="none" w:sz="0" w:space="0" w:color="auto"/>
                    <w:bottom w:val="none" w:sz="0" w:space="0" w:color="auto"/>
                    <w:right w:val="none" w:sz="0" w:space="0" w:color="auto"/>
                  </w:divBdr>
                </w:div>
                <w:div w:id="839781435">
                  <w:marLeft w:val="0"/>
                  <w:marRight w:val="0"/>
                  <w:marTop w:val="0"/>
                  <w:marBottom w:val="0"/>
                  <w:divBdr>
                    <w:top w:val="none" w:sz="0" w:space="0" w:color="auto"/>
                    <w:left w:val="none" w:sz="0" w:space="0" w:color="auto"/>
                    <w:bottom w:val="none" w:sz="0" w:space="0" w:color="auto"/>
                    <w:right w:val="none" w:sz="0" w:space="0" w:color="auto"/>
                  </w:divBdr>
                </w:div>
                <w:div w:id="2117752906">
                  <w:marLeft w:val="0"/>
                  <w:marRight w:val="0"/>
                  <w:marTop w:val="0"/>
                  <w:marBottom w:val="0"/>
                  <w:divBdr>
                    <w:top w:val="none" w:sz="0" w:space="0" w:color="auto"/>
                    <w:left w:val="none" w:sz="0" w:space="0" w:color="auto"/>
                    <w:bottom w:val="none" w:sz="0" w:space="0" w:color="auto"/>
                    <w:right w:val="none" w:sz="0" w:space="0" w:color="auto"/>
                  </w:divBdr>
                </w:div>
                <w:div w:id="1151020164">
                  <w:marLeft w:val="0"/>
                  <w:marRight w:val="0"/>
                  <w:marTop w:val="0"/>
                  <w:marBottom w:val="0"/>
                  <w:divBdr>
                    <w:top w:val="none" w:sz="0" w:space="0" w:color="auto"/>
                    <w:left w:val="none" w:sz="0" w:space="0" w:color="auto"/>
                    <w:bottom w:val="none" w:sz="0" w:space="0" w:color="auto"/>
                    <w:right w:val="none" w:sz="0" w:space="0" w:color="auto"/>
                  </w:divBdr>
                </w:div>
                <w:div w:id="1923954626">
                  <w:marLeft w:val="0"/>
                  <w:marRight w:val="0"/>
                  <w:marTop w:val="0"/>
                  <w:marBottom w:val="0"/>
                  <w:divBdr>
                    <w:top w:val="none" w:sz="0" w:space="0" w:color="auto"/>
                    <w:left w:val="none" w:sz="0" w:space="0" w:color="auto"/>
                    <w:bottom w:val="none" w:sz="0" w:space="0" w:color="auto"/>
                    <w:right w:val="none" w:sz="0" w:space="0" w:color="auto"/>
                  </w:divBdr>
                </w:div>
                <w:div w:id="89862173">
                  <w:marLeft w:val="0"/>
                  <w:marRight w:val="0"/>
                  <w:marTop w:val="0"/>
                  <w:marBottom w:val="0"/>
                  <w:divBdr>
                    <w:top w:val="none" w:sz="0" w:space="0" w:color="auto"/>
                    <w:left w:val="none" w:sz="0" w:space="0" w:color="auto"/>
                    <w:bottom w:val="none" w:sz="0" w:space="0" w:color="auto"/>
                    <w:right w:val="none" w:sz="0" w:space="0" w:color="auto"/>
                  </w:divBdr>
                </w:div>
                <w:div w:id="280185860">
                  <w:marLeft w:val="0"/>
                  <w:marRight w:val="0"/>
                  <w:marTop w:val="0"/>
                  <w:marBottom w:val="0"/>
                  <w:divBdr>
                    <w:top w:val="none" w:sz="0" w:space="0" w:color="auto"/>
                    <w:left w:val="none" w:sz="0" w:space="0" w:color="auto"/>
                    <w:bottom w:val="none" w:sz="0" w:space="0" w:color="auto"/>
                    <w:right w:val="none" w:sz="0" w:space="0" w:color="auto"/>
                  </w:divBdr>
                </w:div>
                <w:div w:id="1059212711">
                  <w:marLeft w:val="0"/>
                  <w:marRight w:val="0"/>
                  <w:marTop w:val="0"/>
                  <w:marBottom w:val="0"/>
                  <w:divBdr>
                    <w:top w:val="none" w:sz="0" w:space="0" w:color="auto"/>
                    <w:left w:val="none" w:sz="0" w:space="0" w:color="auto"/>
                    <w:bottom w:val="none" w:sz="0" w:space="0" w:color="auto"/>
                    <w:right w:val="none" w:sz="0" w:space="0" w:color="auto"/>
                  </w:divBdr>
                </w:div>
                <w:div w:id="339550609">
                  <w:marLeft w:val="0"/>
                  <w:marRight w:val="0"/>
                  <w:marTop w:val="0"/>
                  <w:marBottom w:val="0"/>
                  <w:divBdr>
                    <w:top w:val="none" w:sz="0" w:space="0" w:color="auto"/>
                    <w:left w:val="none" w:sz="0" w:space="0" w:color="auto"/>
                    <w:bottom w:val="none" w:sz="0" w:space="0" w:color="auto"/>
                    <w:right w:val="none" w:sz="0" w:space="0" w:color="auto"/>
                  </w:divBdr>
                </w:div>
                <w:div w:id="1092631853">
                  <w:marLeft w:val="0"/>
                  <w:marRight w:val="0"/>
                  <w:marTop w:val="0"/>
                  <w:marBottom w:val="0"/>
                  <w:divBdr>
                    <w:top w:val="none" w:sz="0" w:space="0" w:color="auto"/>
                    <w:left w:val="none" w:sz="0" w:space="0" w:color="auto"/>
                    <w:bottom w:val="none" w:sz="0" w:space="0" w:color="auto"/>
                    <w:right w:val="none" w:sz="0" w:space="0" w:color="auto"/>
                  </w:divBdr>
                </w:div>
                <w:div w:id="1764497762">
                  <w:marLeft w:val="0"/>
                  <w:marRight w:val="0"/>
                  <w:marTop w:val="0"/>
                  <w:marBottom w:val="0"/>
                  <w:divBdr>
                    <w:top w:val="none" w:sz="0" w:space="0" w:color="auto"/>
                    <w:left w:val="none" w:sz="0" w:space="0" w:color="auto"/>
                    <w:bottom w:val="none" w:sz="0" w:space="0" w:color="auto"/>
                    <w:right w:val="none" w:sz="0" w:space="0" w:color="auto"/>
                  </w:divBdr>
                </w:div>
                <w:div w:id="69469143">
                  <w:marLeft w:val="0"/>
                  <w:marRight w:val="0"/>
                  <w:marTop w:val="0"/>
                  <w:marBottom w:val="0"/>
                  <w:divBdr>
                    <w:top w:val="none" w:sz="0" w:space="0" w:color="auto"/>
                    <w:left w:val="none" w:sz="0" w:space="0" w:color="auto"/>
                    <w:bottom w:val="none" w:sz="0" w:space="0" w:color="auto"/>
                    <w:right w:val="none" w:sz="0" w:space="0" w:color="auto"/>
                  </w:divBdr>
                </w:div>
                <w:div w:id="571551828">
                  <w:marLeft w:val="0"/>
                  <w:marRight w:val="0"/>
                  <w:marTop w:val="0"/>
                  <w:marBottom w:val="0"/>
                  <w:divBdr>
                    <w:top w:val="none" w:sz="0" w:space="0" w:color="auto"/>
                    <w:left w:val="none" w:sz="0" w:space="0" w:color="auto"/>
                    <w:bottom w:val="none" w:sz="0" w:space="0" w:color="auto"/>
                    <w:right w:val="none" w:sz="0" w:space="0" w:color="auto"/>
                  </w:divBdr>
                </w:div>
                <w:div w:id="873421324">
                  <w:marLeft w:val="0"/>
                  <w:marRight w:val="0"/>
                  <w:marTop w:val="0"/>
                  <w:marBottom w:val="0"/>
                  <w:divBdr>
                    <w:top w:val="none" w:sz="0" w:space="0" w:color="auto"/>
                    <w:left w:val="none" w:sz="0" w:space="0" w:color="auto"/>
                    <w:bottom w:val="none" w:sz="0" w:space="0" w:color="auto"/>
                    <w:right w:val="none" w:sz="0" w:space="0" w:color="auto"/>
                  </w:divBdr>
                </w:div>
                <w:div w:id="270166743">
                  <w:marLeft w:val="0"/>
                  <w:marRight w:val="0"/>
                  <w:marTop w:val="0"/>
                  <w:marBottom w:val="0"/>
                  <w:divBdr>
                    <w:top w:val="none" w:sz="0" w:space="0" w:color="auto"/>
                    <w:left w:val="none" w:sz="0" w:space="0" w:color="auto"/>
                    <w:bottom w:val="none" w:sz="0" w:space="0" w:color="auto"/>
                    <w:right w:val="none" w:sz="0" w:space="0" w:color="auto"/>
                  </w:divBdr>
                </w:div>
                <w:div w:id="897281884">
                  <w:marLeft w:val="0"/>
                  <w:marRight w:val="0"/>
                  <w:marTop w:val="0"/>
                  <w:marBottom w:val="0"/>
                  <w:divBdr>
                    <w:top w:val="none" w:sz="0" w:space="0" w:color="auto"/>
                    <w:left w:val="none" w:sz="0" w:space="0" w:color="auto"/>
                    <w:bottom w:val="none" w:sz="0" w:space="0" w:color="auto"/>
                    <w:right w:val="none" w:sz="0" w:space="0" w:color="auto"/>
                  </w:divBdr>
                </w:div>
                <w:div w:id="1335570618">
                  <w:marLeft w:val="0"/>
                  <w:marRight w:val="0"/>
                  <w:marTop w:val="0"/>
                  <w:marBottom w:val="0"/>
                  <w:divBdr>
                    <w:top w:val="none" w:sz="0" w:space="0" w:color="auto"/>
                    <w:left w:val="none" w:sz="0" w:space="0" w:color="auto"/>
                    <w:bottom w:val="none" w:sz="0" w:space="0" w:color="auto"/>
                    <w:right w:val="none" w:sz="0" w:space="0" w:color="auto"/>
                  </w:divBdr>
                </w:div>
                <w:div w:id="1764304127">
                  <w:marLeft w:val="0"/>
                  <w:marRight w:val="0"/>
                  <w:marTop w:val="0"/>
                  <w:marBottom w:val="0"/>
                  <w:divBdr>
                    <w:top w:val="none" w:sz="0" w:space="0" w:color="auto"/>
                    <w:left w:val="none" w:sz="0" w:space="0" w:color="auto"/>
                    <w:bottom w:val="none" w:sz="0" w:space="0" w:color="auto"/>
                    <w:right w:val="none" w:sz="0" w:space="0" w:color="auto"/>
                  </w:divBdr>
                </w:div>
                <w:div w:id="1733502123">
                  <w:marLeft w:val="0"/>
                  <w:marRight w:val="0"/>
                  <w:marTop w:val="0"/>
                  <w:marBottom w:val="0"/>
                  <w:divBdr>
                    <w:top w:val="none" w:sz="0" w:space="0" w:color="auto"/>
                    <w:left w:val="none" w:sz="0" w:space="0" w:color="auto"/>
                    <w:bottom w:val="none" w:sz="0" w:space="0" w:color="auto"/>
                    <w:right w:val="none" w:sz="0" w:space="0" w:color="auto"/>
                  </w:divBdr>
                </w:div>
                <w:div w:id="749615511">
                  <w:marLeft w:val="0"/>
                  <w:marRight w:val="0"/>
                  <w:marTop w:val="0"/>
                  <w:marBottom w:val="0"/>
                  <w:divBdr>
                    <w:top w:val="none" w:sz="0" w:space="0" w:color="auto"/>
                    <w:left w:val="none" w:sz="0" w:space="0" w:color="auto"/>
                    <w:bottom w:val="none" w:sz="0" w:space="0" w:color="auto"/>
                    <w:right w:val="none" w:sz="0" w:space="0" w:color="auto"/>
                  </w:divBdr>
                </w:div>
                <w:div w:id="196696311">
                  <w:marLeft w:val="0"/>
                  <w:marRight w:val="0"/>
                  <w:marTop w:val="0"/>
                  <w:marBottom w:val="0"/>
                  <w:divBdr>
                    <w:top w:val="none" w:sz="0" w:space="0" w:color="auto"/>
                    <w:left w:val="none" w:sz="0" w:space="0" w:color="auto"/>
                    <w:bottom w:val="none" w:sz="0" w:space="0" w:color="auto"/>
                    <w:right w:val="none" w:sz="0" w:space="0" w:color="auto"/>
                  </w:divBdr>
                </w:div>
                <w:div w:id="482965790">
                  <w:marLeft w:val="0"/>
                  <w:marRight w:val="0"/>
                  <w:marTop w:val="0"/>
                  <w:marBottom w:val="0"/>
                  <w:divBdr>
                    <w:top w:val="none" w:sz="0" w:space="0" w:color="auto"/>
                    <w:left w:val="none" w:sz="0" w:space="0" w:color="auto"/>
                    <w:bottom w:val="none" w:sz="0" w:space="0" w:color="auto"/>
                    <w:right w:val="none" w:sz="0" w:space="0" w:color="auto"/>
                  </w:divBdr>
                </w:div>
                <w:div w:id="1584139888">
                  <w:marLeft w:val="0"/>
                  <w:marRight w:val="0"/>
                  <w:marTop w:val="0"/>
                  <w:marBottom w:val="0"/>
                  <w:divBdr>
                    <w:top w:val="none" w:sz="0" w:space="0" w:color="auto"/>
                    <w:left w:val="none" w:sz="0" w:space="0" w:color="auto"/>
                    <w:bottom w:val="none" w:sz="0" w:space="0" w:color="auto"/>
                    <w:right w:val="none" w:sz="0" w:space="0" w:color="auto"/>
                  </w:divBdr>
                </w:div>
                <w:div w:id="1194270652">
                  <w:marLeft w:val="0"/>
                  <w:marRight w:val="0"/>
                  <w:marTop w:val="0"/>
                  <w:marBottom w:val="0"/>
                  <w:divBdr>
                    <w:top w:val="none" w:sz="0" w:space="0" w:color="auto"/>
                    <w:left w:val="none" w:sz="0" w:space="0" w:color="auto"/>
                    <w:bottom w:val="none" w:sz="0" w:space="0" w:color="auto"/>
                    <w:right w:val="none" w:sz="0" w:space="0" w:color="auto"/>
                  </w:divBdr>
                </w:div>
                <w:div w:id="628977902">
                  <w:marLeft w:val="0"/>
                  <w:marRight w:val="0"/>
                  <w:marTop w:val="0"/>
                  <w:marBottom w:val="0"/>
                  <w:divBdr>
                    <w:top w:val="none" w:sz="0" w:space="0" w:color="auto"/>
                    <w:left w:val="none" w:sz="0" w:space="0" w:color="auto"/>
                    <w:bottom w:val="none" w:sz="0" w:space="0" w:color="auto"/>
                    <w:right w:val="none" w:sz="0" w:space="0" w:color="auto"/>
                  </w:divBdr>
                </w:div>
                <w:div w:id="810637458">
                  <w:marLeft w:val="0"/>
                  <w:marRight w:val="0"/>
                  <w:marTop w:val="0"/>
                  <w:marBottom w:val="0"/>
                  <w:divBdr>
                    <w:top w:val="none" w:sz="0" w:space="0" w:color="auto"/>
                    <w:left w:val="none" w:sz="0" w:space="0" w:color="auto"/>
                    <w:bottom w:val="none" w:sz="0" w:space="0" w:color="auto"/>
                    <w:right w:val="none" w:sz="0" w:space="0" w:color="auto"/>
                  </w:divBdr>
                </w:div>
                <w:div w:id="799152952">
                  <w:marLeft w:val="0"/>
                  <w:marRight w:val="0"/>
                  <w:marTop w:val="0"/>
                  <w:marBottom w:val="0"/>
                  <w:divBdr>
                    <w:top w:val="none" w:sz="0" w:space="0" w:color="auto"/>
                    <w:left w:val="none" w:sz="0" w:space="0" w:color="auto"/>
                    <w:bottom w:val="none" w:sz="0" w:space="0" w:color="auto"/>
                    <w:right w:val="none" w:sz="0" w:space="0" w:color="auto"/>
                  </w:divBdr>
                </w:div>
                <w:div w:id="1992515363">
                  <w:marLeft w:val="0"/>
                  <w:marRight w:val="0"/>
                  <w:marTop w:val="0"/>
                  <w:marBottom w:val="0"/>
                  <w:divBdr>
                    <w:top w:val="none" w:sz="0" w:space="0" w:color="auto"/>
                    <w:left w:val="none" w:sz="0" w:space="0" w:color="auto"/>
                    <w:bottom w:val="none" w:sz="0" w:space="0" w:color="auto"/>
                    <w:right w:val="none" w:sz="0" w:space="0" w:color="auto"/>
                  </w:divBdr>
                </w:div>
                <w:div w:id="753356080">
                  <w:marLeft w:val="0"/>
                  <w:marRight w:val="0"/>
                  <w:marTop w:val="0"/>
                  <w:marBottom w:val="0"/>
                  <w:divBdr>
                    <w:top w:val="none" w:sz="0" w:space="0" w:color="auto"/>
                    <w:left w:val="none" w:sz="0" w:space="0" w:color="auto"/>
                    <w:bottom w:val="none" w:sz="0" w:space="0" w:color="auto"/>
                    <w:right w:val="none" w:sz="0" w:space="0" w:color="auto"/>
                  </w:divBdr>
                </w:div>
                <w:div w:id="1189954632">
                  <w:marLeft w:val="0"/>
                  <w:marRight w:val="0"/>
                  <w:marTop w:val="0"/>
                  <w:marBottom w:val="0"/>
                  <w:divBdr>
                    <w:top w:val="none" w:sz="0" w:space="0" w:color="auto"/>
                    <w:left w:val="none" w:sz="0" w:space="0" w:color="auto"/>
                    <w:bottom w:val="none" w:sz="0" w:space="0" w:color="auto"/>
                    <w:right w:val="none" w:sz="0" w:space="0" w:color="auto"/>
                  </w:divBdr>
                </w:div>
                <w:div w:id="611864015">
                  <w:marLeft w:val="0"/>
                  <w:marRight w:val="0"/>
                  <w:marTop w:val="0"/>
                  <w:marBottom w:val="0"/>
                  <w:divBdr>
                    <w:top w:val="none" w:sz="0" w:space="0" w:color="auto"/>
                    <w:left w:val="none" w:sz="0" w:space="0" w:color="auto"/>
                    <w:bottom w:val="none" w:sz="0" w:space="0" w:color="auto"/>
                    <w:right w:val="none" w:sz="0" w:space="0" w:color="auto"/>
                  </w:divBdr>
                </w:div>
                <w:div w:id="1872910708">
                  <w:marLeft w:val="0"/>
                  <w:marRight w:val="0"/>
                  <w:marTop w:val="0"/>
                  <w:marBottom w:val="0"/>
                  <w:divBdr>
                    <w:top w:val="none" w:sz="0" w:space="0" w:color="auto"/>
                    <w:left w:val="none" w:sz="0" w:space="0" w:color="auto"/>
                    <w:bottom w:val="none" w:sz="0" w:space="0" w:color="auto"/>
                    <w:right w:val="none" w:sz="0" w:space="0" w:color="auto"/>
                  </w:divBdr>
                </w:div>
                <w:div w:id="578175482">
                  <w:marLeft w:val="0"/>
                  <w:marRight w:val="0"/>
                  <w:marTop w:val="0"/>
                  <w:marBottom w:val="0"/>
                  <w:divBdr>
                    <w:top w:val="none" w:sz="0" w:space="0" w:color="auto"/>
                    <w:left w:val="none" w:sz="0" w:space="0" w:color="auto"/>
                    <w:bottom w:val="none" w:sz="0" w:space="0" w:color="auto"/>
                    <w:right w:val="none" w:sz="0" w:space="0" w:color="auto"/>
                  </w:divBdr>
                </w:div>
                <w:div w:id="1239091559">
                  <w:marLeft w:val="0"/>
                  <w:marRight w:val="0"/>
                  <w:marTop w:val="0"/>
                  <w:marBottom w:val="0"/>
                  <w:divBdr>
                    <w:top w:val="none" w:sz="0" w:space="0" w:color="auto"/>
                    <w:left w:val="none" w:sz="0" w:space="0" w:color="auto"/>
                    <w:bottom w:val="none" w:sz="0" w:space="0" w:color="auto"/>
                    <w:right w:val="none" w:sz="0" w:space="0" w:color="auto"/>
                  </w:divBdr>
                </w:div>
                <w:div w:id="1999378227">
                  <w:marLeft w:val="0"/>
                  <w:marRight w:val="0"/>
                  <w:marTop w:val="0"/>
                  <w:marBottom w:val="0"/>
                  <w:divBdr>
                    <w:top w:val="none" w:sz="0" w:space="0" w:color="auto"/>
                    <w:left w:val="none" w:sz="0" w:space="0" w:color="auto"/>
                    <w:bottom w:val="none" w:sz="0" w:space="0" w:color="auto"/>
                    <w:right w:val="none" w:sz="0" w:space="0" w:color="auto"/>
                  </w:divBdr>
                </w:div>
                <w:div w:id="1668747866">
                  <w:marLeft w:val="0"/>
                  <w:marRight w:val="0"/>
                  <w:marTop w:val="0"/>
                  <w:marBottom w:val="0"/>
                  <w:divBdr>
                    <w:top w:val="none" w:sz="0" w:space="0" w:color="auto"/>
                    <w:left w:val="none" w:sz="0" w:space="0" w:color="auto"/>
                    <w:bottom w:val="none" w:sz="0" w:space="0" w:color="auto"/>
                    <w:right w:val="none" w:sz="0" w:space="0" w:color="auto"/>
                  </w:divBdr>
                </w:div>
                <w:div w:id="765349779">
                  <w:marLeft w:val="0"/>
                  <w:marRight w:val="0"/>
                  <w:marTop w:val="0"/>
                  <w:marBottom w:val="0"/>
                  <w:divBdr>
                    <w:top w:val="none" w:sz="0" w:space="0" w:color="auto"/>
                    <w:left w:val="none" w:sz="0" w:space="0" w:color="auto"/>
                    <w:bottom w:val="none" w:sz="0" w:space="0" w:color="auto"/>
                    <w:right w:val="none" w:sz="0" w:space="0" w:color="auto"/>
                  </w:divBdr>
                </w:div>
                <w:div w:id="1136071126">
                  <w:marLeft w:val="0"/>
                  <w:marRight w:val="0"/>
                  <w:marTop w:val="0"/>
                  <w:marBottom w:val="0"/>
                  <w:divBdr>
                    <w:top w:val="none" w:sz="0" w:space="0" w:color="auto"/>
                    <w:left w:val="none" w:sz="0" w:space="0" w:color="auto"/>
                    <w:bottom w:val="none" w:sz="0" w:space="0" w:color="auto"/>
                    <w:right w:val="none" w:sz="0" w:space="0" w:color="auto"/>
                  </w:divBdr>
                </w:div>
                <w:div w:id="1520391093">
                  <w:marLeft w:val="0"/>
                  <w:marRight w:val="0"/>
                  <w:marTop w:val="0"/>
                  <w:marBottom w:val="0"/>
                  <w:divBdr>
                    <w:top w:val="none" w:sz="0" w:space="0" w:color="auto"/>
                    <w:left w:val="none" w:sz="0" w:space="0" w:color="auto"/>
                    <w:bottom w:val="none" w:sz="0" w:space="0" w:color="auto"/>
                    <w:right w:val="none" w:sz="0" w:space="0" w:color="auto"/>
                  </w:divBdr>
                </w:div>
                <w:div w:id="484518057">
                  <w:marLeft w:val="0"/>
                  <w:marRight w:val="0"/>
                  <w:marTop w:val="0"/>
                  <w:marBottom w:val="0"/>
                  <w:divBdr>
                    <w:top w:val="none" w:sz="0" w:space="0" w:color="auto"/>
                    <w:left w:val="none" w:sz="0" w:space="0" w:color="auto"/>
                    <w:bottom w:val="none" w:sz="0" w:space="0" w:color="auto"/>
                    <w:right w:val="none" w:sz="0" w:space="0" w:color="auto"/>
                  </w:divBdr>
                </w:div>
                <w:div w:id="1845703665">
                  <w:marLeft w:val="0"/>
                  <w:marRight w:val="0"/>
                  <w:marTop w:val="0"/>
                  <w:marBottom w:val="0"/>
                  <w:divBdr>
                    <w:top w:val="none" w:sz="0" w:space="0" w:color="auto"/>
                    <w:left w:val="none" w:sz="0" w:space="0" w:color="auto"/>
                    <w:bottom w:val="none" w:sz="0" w:space="0" w:color="auto"/>
                    <w:right w:val="none" w:sz="0" w:space="0" w:color="auto"/>
                  </w:divBdr>
                </w:div>
                <w:div w:id="1741368065">
                  <w:marLeft w:val="0"/>
                  <w:marRight w:val="0"/>
                  <w:marTop w:val="0"/>
                  <w:marBottom w:val="0"/>
                  <w:divBdr>
                    <w:top w:val="none" w:sz="0" w:space="0" w:color="auto"/>
                    <w:left w:val="none" w:sz="0" w:space="0" w:color="auto"/>
                    <w:bottom w:val="none" w:sz="0" w:space="0" w:color="auto"/>
                    <w:right w:val="none" w:sz="0" w:space="0" w:color="auto"/>
                  </w:divBdr>
                </w:div>
                <w:div w:id="1717777546">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1328898057">
                  <w:marLeft w:val="0"/>
                  <w:marRight w:val="0"/>
                  <w:marTop w:val="0"/>
                  <w:marBottom w:val="0"/>
                  <w:divBdr>
                    <w:top w:val="none" w:sz="0" w:space="0" w:color="auto"/>
                    <w:left w:val="none" w:sz="0" w:space="0" w:color="auto"/>
                    <w:bottom w:val="none" w:sz="0" w:space="0" w:color="auto"/>
                    <w:right w:val="none" w:sz="0" w:space="0" w:color="auto"/>
                  </w:divBdr>
                </w:div>
                <w:div w:id="1688601089">
                  <w:marLeft w:val="0"/>
                  <w:marRight w:val="0"/>
                  <w:marTop w:val="0"/>
                  <w:marBottom w:val="0"/>
                  <w:divBdr>
                    <w:top w:val="none" w:sz="0" w:space="0" w:color="auto"/>
                    <w:left w:val="none" w:sz="0" w:space="0" w:color="auto"/>
                    <w:bottom w:val="none" w:sz="0" w:space="0" w:color="auto"/>
                    <w:right w:val="none" w:sz="0" w:space="0" w:color="auto"/>
                  </w:divBdr>
                </w:div>
                <w:div w:id="857355781">
                  <w:marLeft w:val="0"/>
                  <w:marRight w:val="0"/>
                  <w:marTop w:val="0"/>
                  <w:marBottom w:val="0"/>
                  <w:divBdr>
                    <w:top w:val="none" w:sz="0" w:space="0" w:color="auto"/>
                    <w:left w:val="none" w:sz="0" w:space="0" w:color="auto"/>
                    <w:bottom w:val="none" w:sz="0" w:space="0" w:color="auto"/>
                    <w:right w:val="none" w:sz="0" w:space="0" w:color="auto"/>
                  </w:divBdr>
                </w:div>
                <w:div w:id="731733596">
                  <w:marLeft w:val="0"/>
                  <w:marRight w:val="0"/>
                  <w:marTop w:val="0"/>
                  <w:marBottom w:val="0"/>
                  <w:divBdr>
                    <w:top w:val="none" w:sz="0" w:space="0" w:color="auto"/>
                    <w:left w:val="none" w:sz="0" w:space="0" w:color="auto"/>
                    <w:bottom w:val="none" w:sz="0" w:space="0" w:color="auto"/>
                    <w:right w:val="none" w:sz="0" w:space="0" w:color="auto"/>
                  </w:divBdr>
                </w:div>
                <w:div w:id="1654989721">
                  <w:marLeft w:val="0"/>
                  <w:marRight w:val="0"/>
                  <w:marTop w:val="0"/>
                  <w:marBottom w:val="0"/>
                  <w:divBdr>
                    <w:top w:val="none" w:sz="0" w:space="0" w:color="auto"/>
                    <w:left w:val="none" w:sz="0" w:space="0" w:color="auto"/>
                    <w:bottom w:val="none" w:sz="0" w:space="0" w:color="auto"/>
                    <w:right w:val="none" w:sz="0" w:space="0" w:color="auto"/>
                  </w:divBdr>
                </w:div>
                <w:div w:id="936186">
                  <w:marLeft w:val="0"/>
                  <w:marRight w:val="0"/>
                  <w:marTop w:val="0"/>
                  <w:marBottom w:val="0"/>
                  <w:divBdr>
                    <w:top w:val="none" w:sz="0" w:space="0" w:color="auto"/>
                    <w:left w:val="none" w:sz="0" w:space="0" w:color="auto"/>
                    <w:bottom w:val="none" w:sz="0" w:space="0" w:color="auto"/>
                    <w:right w:val="none" w:sz="0" w:space="0" w:color="auto"/>
                  </w:divBdr>
                </w:div>
                <w:div w:id="1939024716">
                  <w:marLeft w:val="0"/>
                  <w:marRight w:val="0"/>
                  <w:marTop w:val="0"/>
                  <w:marBottom w:val="0"/>
                  <w:divBdr>
                    <w:top w:val="none" w:sz="0" w:space="0" w:color="auto"/>
                    <w:left w:val="none" w:sz="0" w:space="0" w:color="auto"/>
                    <w:bottom w:val="none" w:sz="0" w:space="0" w:color="auto"/>
                    <w:right w:val="none" w:sz="0" w:space="0" w:color="auto"/>
                  </w:divBdr>
                </w:div>
                <w:div w:id="1486437989">
                  <w:marLeft w:val="0"/>
                  <w:marRight w:val="0"/>
                  <w:marTop w:val="0"/>
                  <w:marBottom w:val="0"/>
                  <w:divBdr>
                    <w:top w:val="none" w:sz="0" w:space="0" w:color="auto"/>
                    <w:left w:val="none" w:sz="0" w:space="0" w:color="auto"/>
                    <w:bottom w:val="none" w:sz="0" w:space="0" w:color="auto"/>
                    <w:right w:val="none" w:sz="0" w:space="0" w:color="auto"/>
                  </w:divBdr>
                </w:div>
                <w:div w:id="2029526742">
                  <w:marLeft w:val="0"/>
                  <w:marRight w:val="0"/>
                  <w:marTop w:val="0"/>
                  <w:marBottom w:val="0"/>
                  <w:divBdr>
                    <w:top w:val="none" w:sz="0" w:space="0" w:color="auto"/>
                    <w:left w:val="none" w:sz="0" w:space="0" w:color="auto"/>
                    <w:bottom w:val="none" w:sz="0" w:space="0" w:color="auto"/>
                    <w:right w:val="none" w:sz="0" w:space="0" w:color="auto"/>
                  </w:divBdr>
                </w:div>
                <w:div w:id="1835799305">
                  <w:marLeft w:val="0"/>
                  <w:marRight w:val="0"/>
                  <w:marTop w:val="0"/>
                  <w:marBottom w:val="0"/>
                  <w:divBdr>
                    <w:top w:val="none" w:sz="0" w:space="0" w:color="auto"/>
                    <w:left w:val="none" w:sz="0" w:space="0" w:color="auto"/>
                    <w:bottom w:val="none" w:sz="0" w:space="0" w:color="auto"/>
                    <w:right w:val="none" w:sz="0" w:space="0" w:color="auto"/>
                  </w:divBdr>
                </w:div>
                <w:div w:id="1022514229">
                  <w:marLeft w:val="0"/>
                  <w:marRight w:val="0"/>
                  <w:marTop w:val="0"/>
                  <w:marBottom w:val="0"/>
                  <w:divBdr>
                    <w:top w:val="none" w:sz="0" w:space="0" w:color="auto"/>
                    <w:left w:val="none" w:sz="0" w:space="0" w:color="auto"/>
                    <w:bottom w:val="none" w:sz="0" w:space="0" w:color="auto"/>
                    <w:right w:val="none" w:sz="0" w:space="0" w:color="auto"/>
                  </w:divBdr>
                </w:div>
                <w:div w:id="2124612117">
                  <w:marLeft w:val="0"/>
                  <w:marRight w:val="0"/>
                  <w:marTop w:val="0"/>
                  <w:marBottom w:val="0"/>
                  <w:divBdr>
                    <w:top w:val="none" w:sz="0" w:space="0" w:color="auto"/>
                    <w:left w:val="none" w:sz="0" w:space="0" w:color="auto"/>
                    <w:bottom w:val="none" w:sz="0" w:space="0" w:color="auto"/>
                    <w:right w:val="none" w:sz="0" w:space="0" w:color="auto"/>
                  </w:divBdr>
                </w:div>
                <w:div w:id="1364332203">
                  <w:marLeft w:val="0"/>
                  <w:marRight w:val="0"/>
                  <w:marTop w:val="0"/>
                  <w:marBottom w:val="0"/>
                  <w:divBdr>
                    <w:top w:val="none" w:sz="0" w:space="0" w:color="auto"/>
                    <w:left w:val="none" w:sz="0" w:space="0" w:color="auto"/>
                    <w:bottom w:val="none" w:sz="0" w:space="0" w:color="auto"/>
                    <w:right w:val="none" w:sz="0" w:space="0" w:color="auto"/>
                  </w:divBdr>
                </w:div>
                <w:div w:id="1145901242">
                  <w:marLeft w:val="0"/>
                  <w:marRight w:val="0"/>
                  <w:marTop w:val="0"/>
                  <w:marBottom w:val="0"/>
                  <w:divBdr>
                    <w:top w:val="none" w:sz="0" w:space="0" w:color="auto"/>
                    <w:left w:val="none" w:sz="0" w:space="0" w:color="auto"/>
                    <w:bottom w:val="none" w:sz="0" w:space="0" w:color="auto"/>
                    <w:right w:val="none" w:sz="0" w:space="0" w:color="auto"/>
                  </w:divBdr>
                </w:div>
                <w:div w:id="917058547">
                  <w:marLeft w:val="0"/>
                  <w:marRight w:val="0"/>
                  <w:marTop w:val="0"/>
                  <w:marBottom w:val="0"/>
                  <w:divBdr>
                    <w:top w:val="none" w:sz="0" w:space="0" w:color="auto"/>
                    <w:left w:val="none" w:sz="0" w:space="0" w:color="auto"/>
                    <w:bottom w:val="none" w:sz="0" w:space="0" w:color="auto"/>
                    <w:right w:val="none" w:sz="0" w:space="0" w:color="auto"/>
                  </w:divBdr>
                </w:div>
                <w:div w:id="159659849">
                  <w:marLeft w:val="0"/>
                  <w:marRight w:val="0"/>
                  <w:marTop w:val="0"/>
                  <w:marBottom w:val="0"/>
                  <w:divBdr>
                    <w:top w:val="none" w:sz="0" w:space="0" w:color="auto"/>
                    <w:left w:val="none" w:sz="0" w:space="0" w:color="auto"/>
                    <w:bottom w:val="none" w:sz="0" w:space="0" w:color="auto"/>
                    <w:right w:val="none" w:sz="0" w:space="0" w:color="auto"/>
                  </w:divBdr>
                </w:div>
                <w:div w:id="1060640527">
                  <w:marLeft w:val="0"/>
                  <w:marRight w:val="0"/>
                  <w:marTop w:val="0"/>
                  <w:marBottom w:val="0"/>
                  <w:divBdr>
                    <w:top w:val="none" w:sz="0" w:space="0" w:color="auto"/>
                    <w:left w:val="none" w:sz="0" w:space="0" w:color="auto"/>
                    <w:bottom w:val="none" w:sz="0" w:space="0" w:color="auto"/>
                    <w:right w:val="none" w:sz="0" w:space="0" w:color="auto"/>
                  </w:divBdr>
                </w:div>
                <w:div w:id="1616986889">
                  <w:marLeft w:val="0"/>
                  <w:marRight w:val="0"/>
                  <w:marTop w:val="0"/>
                  <w:marBottom w:val="0"/>
                  <w:divBdr>
                    <w:top w:val="none" w:sz="0" w:space="0" w:color="auto"/>
                    <w:left w:val="none" w:sz="0" w:space="0" w:color="auto"/>
                    <w:bottom w:val="none" w:sz="0" w:space="0" w:color="auto"/>
                    <w:right w:val="none" w:sz="0" w:space="0" w:color="auto"/>
                  </w:divBdr>
                </w:div>
                <w:div w:id="351107092">
                  <w:marLeft w:val="0"/>
                  <w:marRight w:val="0"/>
                  <w:marTop w:val="0"/>
                  <w:marBottom w:val="0"/>
                  <w:divBdr>
                    <w:top w:val="none" w:sz="0" w:space="0" w:color="auto"/>
                    <w:left w:val="none" w:sz="0" w:space="0" w:color="auto"/>
                    <w:bottom w:val="none" w:sz="0" w:space="0" w:color="auto"/>
                    <w:right w:val="none" w:sz="0" w:space="0" w:color="auto"/>
                  </w:divBdr>
                </w:div>
                <w:div w:id="1352730130">
                  <w:marLeft w:val="0"/>
                  <w:marRight w:val="0"/>
                  <w:marTop w:val="0"/>
                  <w:marBottom w:val="0"/>
                  <w:divBdr>
                    <w:top w:val="none" w:sz="0" w:space="0" w:color="auto"/>
                    <w:left w:val="none" w:sz="0" w:space="0" w:color="auto"/>
                    <w:bottom w:val="none" w:sz="0" w:space="0" w:color="auto"/>
                    <w:right w:val="none" w:sz="0" w:space="0" w:color="auto"/>
                  </w:divBdr>
                </w:div>
                <w:div w:id="494297741">
                  <w:marLeft w:val="0"/>
                  <w:marRight w:val="0"/>
                  <w:marTop w:val="0"/>
                  <w:marBottom w:val="0"/>
                  <w:divBdr>
                    <w:top w:val="none" w:sz="0" w:space="0" w:color="auto"/>
                    <w:left w:val="none" w:sz="0" w:space="0" w:color="auto"/>
                    <w:bottom w:val="none" w:sz="0" w:space="0" w:color="auto"/>
                    <w:right w:val="none" w:sz="0" w:space="0" w:color="auto"/>
                  </w:divBdr>
                </w:div>
                <w:div w:id="866522447">
                  <w:marLeft w:val="0"/>
                  <w:marRight w:val="0"/>
                  <w:marTop w:val="0"/>
                  <w:marBottom w:val="0"/>
                  <w:divBdr>
                    <w:top w:val="none" w:sz="0" w:space="0" w:color="auto"/>
                    <w:left w:val="none" w:sz="0" w:space="0" w:color="auto"/>
                    <w:bottom w:val="none" w:sz="0" w:space="0" w:color="auto"/>
                    <w:right w:val="none" w:sz="0" w:space="0" w:color="auto"/>
                  </w:divBdr>
                </w:div>
                <w:div w:id="1141768749">
                  <w:marLeft w:val="0"/>
                  <w:marRight w:val="0"/>
                  <w:marTop w:val="0"/>
                  <w:marBottom w:val="0"/>
                  <w:divBdr>
                    <w:top w:val="none" w:sz="0" w:space="0" w:color="auto"/>
                    <w:left w:val="none" w:sz="0" w:space="0" w:color="auto"/>
                    <w:bottom w:val="none" w:sz="0" w:space="0" w:color="auto"/>
                    <w:right w:val="none" w:sz="0" w:space="0" w:color="auto"/>
                  </w:divBdr>
                </w:div>
                <w:div w:id="1631859443">
                  <w:marLeft w:val="0"/>
                  <w:marRight w:val="0"/>
                  <w:marTop w:val="0"/>
                  <w:marBottom w:val="0"/>
                  <w:divBdr>
                    <w:top w:val="none" w:sz="0" w:space="0" w:color="auto"/>
                    <w:left w:val="none" w:sz="0" w:space="0" w:color="auto"/>
                    <w:bottom w:val="none" w:sz="0" w:space="0" w:color="auto"/>
                    <w:right w:val="none" w:sz="0" w:space="0" w:color="auto"/>
                  </w:divBdr>
                </w:div>
                <w:div w:id="1173758163">
                  <w:marLeft w:val="0"/>
                  <w:marRight w:val="0"/>
                  <w:marTop w:val="0"/>
                  <w:marBottom w:val="0"/>
                  <w:divBdr>
                    <w:top w:val="none" w:sz="0" w:space="0" w:color="auto"/>
                    <w:left w:val="none" w:sz="0" w:space="0" w:color="auto"/>
                    <w:bottom w:val="none" w:sz="0" w:space="0" w:color="auto"/>
                    <w:right w:val="none" w:sz="0" w:space="0" w:color="auto"/>
                  </w:divBdr>
                </w:div>
                <w:div w:id="143549760">
                  <w:marLeft w:val="0"/>
                  <w:marRight w:val="0"/>
                  <w:marTop w:val="0"/>
                  <w:marBottom w:val="0"/>
                  <w:divBdr>
                    <w:top w:val="none" w:sz="0" w:space="0" w:color="auto"/>
                    <w:left w:val="none" w:sz="0" w:space="0" w:color="auto"/>
                    <w:bottom w:val="none" w:sz="0" w:space="0" w:color="auto"/>
                    <w:right w:val="none" w:sz="0" w:space="0" w:color="auto"/>
                  </w:divBdr>
                </w:div>
                <w:div w:id="906064734">
                  <w:marLeft w:val="0"/>
                  <w:marRight w:val="0"/>
                  <w:marTop w:val="0"/>
                  <w:marBottom w:val="0"/>
                  <w:divBdr>
                    <w:top w:val="none" w:sz="0" w:space="0" w:color="auto"/>
                    <w:left w:val="none" w:sz="0" w:space="0" w:color="auto"/>
                    <w:bottom w:val="none" w:sz="0" w:space="0" w:color="auto"/>
                    <w:right w:val="none" w:sz="0" w:space="0" w:color="auto"/>
                  </w:divBdr>
                </w:div>
                <w:div w:id="69885218">
                  <w:marLeft w:val="0"/>
                  <w:marRight w:val="0"/>
                  <w:marTop w:val="0"/>
                  <w:marBottom w:val="0"/>
                  <w:divBdr>
                    <w:top w:val="none" w:sz="0" w:space="0" w:color="auto"/>
                    <w:left w:val="none" w:sz="0" w:space="0" w:color="auto"/>
                    <w:bottom w:val="none" w:sz="0" w:space="0" w:color="auto"/>
                    <w:right w:val="none" w:sz="0" w:space="0" w:color="auto"/>
                  </w:divBdr>
                </w:div>
                <w:div w:id="1356496650">
                  <w:marLeft w:val="0"/>
                  <w:marRight w:val="0"/>
                  <w:marTop w:val="0"/>
                  <w:marBottom w:val="0"/>
                  <w:divBdr>
                    <w:top w:val="none" w:sz="0" w:space="0" w:color="auto"/>
                    <w:left w:val="none" w:sz="0" w:space="0" w:color="auto"/>
                    <w:bottom w:val="none" w:sz="0" w:space="0" w:color="auto"/>
                    <w:right w:val="none" w:sz="0" w:space="0" w:color="auto"/>
                  </w:divBdr>
                </w:div>
                <w:div w:id="2079285099">
                  <w:marLeft w:val="0"/>
                  <w:marRight w:val="0"/>
                  <w:marTop w:val="0"/>
                  <w:marBottom w:val="0"/>
                  <w:divBdr>
                    <w:top w:val="none" w:sz="0" w:space="0" w:color="auto"/>
                    <w:left w:val="none" w:sz="0" w:space="0" w:color="auto"/>
                    <w:bottom w:val="none" w:sz="0" w:space="0" w:color="auto"/>
                    <w:right w:val="none" w:sz="0" w:space="0" w:color="auto"/>
                  </w:divBdr>
                </w:div>
                <w:div w:id="1676567490">
                  <w:marLeft w:val="0"/>
                  <w:marRight w:val="0"/>
                  <w:marTop w:val="0"/>
                  <w:marBottom w:val="0"/>
                  <w:divBdr>
                    <w:top w:val="none" w:sz="0" w:space="0" w:color="auto"/>
                    <w:left w:val="none" w:sz="0" w:space="0" w:color="auto"/>
                    <w:bottom w:val="none" w:sz="0" w:space="0" w:color="auto"/>
                    <w:right w:val="none" w:sz="0" w:space="0" w:color="auto"/>
                  </w:divBdr>
                </w:div>
                <w:div w:id="581842359">
                  <w:marLeft w:val="0"/>
                  <w:marRight w:val="0"/>
                  <w:marTop w:val="0"/>
                  <w:marBottom w:val="0"/>
                  <w:divBdr>
                    <w:top w:val="none" w:sz="0" w:space="0" w:color="auto"/>
                    <w:left w:val="none" w:sz="0" w:space="0" w:color="auto"/>
                    <w:bottom w:val="none" w:sz="0" w:space="0" w:color="auto"/>
                    <w:right w:val="none" w:sz="0" w:space="0" w:color="auto"/>
                  </w:divBdr>
                </w:div>
                <w:div w:id="198278156">
                  <w:marLeft w:val="0"/>
                  <w:marRight w:val="0"/>
                  <w:marTop w:val="0"/>
                  <w:marBottom w:val="0"/>
                  <w:divBdr>
                    <w:top w:val="none" w:sz="0" w:space="0" w:color="auto"/>
                    <w:left w:val="none" w:sz="0" w:space="0" w:color="auto"/>
                    <w:bottom w:val="none" w:sz="0" w:space="0" w:color="auto"/>
                    <w:right w:val="none" w:sz="0" w:space="0" w:color="auto"/>
                  </w:divBdr>
                </w:div>
                <w:div w:id="954168116">
                  <w:marLeft w:val="0"/>
                  <w:marRight w:val="0"/>
                  <w:marTop w:val="0"/>
                  <w:marBottom w:val="0"/>
                  <w:divBdr>
                    <w:top w:val="none" w:sz="0" w:space="0" w:color="auto"/>
                    <w:left w:val="none" w:sz="0" w:space="0" w:color="auto"/>
                    <w:bottom w:val="none" w:sz="0" w:space="0" w:color="auto"/>
                    <w:right w:val="none" w:sz="0" w:space="0" w:color="auto"/>
                  </w:divBdr>
                </w:div>
                <w:div w:id="2087071501">
                  <w:marLeft w:val="0"/>
                  <w:marRight w:val="0"/>
                  <w:marTop w:val="0"/>
                  <w:marBottom w:val="0"/>
                  <w:divBdr>
                    <w:top w:val="none" w:sz="0" w:space="0" w:color="auto"/>
                    <w:left w:val="none" w:sz="0" w:space="0" w:color="auto"/>
                    <w:bottom w:val="none" w:sz="0" w:space="0" w:color="auto"/>
                    <w:right w:val="none" w:sz="0" w:space="0" w:color="auto"/>
                  </w:divBdr>
                </w:div>
                <w:div w:id="992492031">
                  <w:marLeft w:val="0"/>
                  <w:marRight w:val="0"/>
                  <w:marTop w:val="0"/>
                  <w:marBottom w:val="0"/>
                  <w:divBdr>
                    <w:top w:val="none" w:sz="0" w:space="0" w:color="auto"/>
                    <w:left w:val="none" w:sz="0" w:space="0" w:color="auto"/>
                    <w:bottom w:val="none" w:sz="0" w:space="0" w:color="auto"/>
                    <w:right w:val="none" w:sz="0" w:space="0" w:color="auto"/>
                  </w:divBdr>
                </w:div>
                <w:div w:id="1594508274">
                  <w:marLeft w:val="0"/>
                  <w:marRight w:val="0"/>
                  <w:marTop w:val="0"/>
                  <w:marBottom w:val="0"/>
                  <w:divBdr>
                    <w:top w:val="none" w:sz="0" w:space="0" w:color="auto"/>
                    <w:left w:val="none" w:sz="0" w:space="0" w:color="auto"/>
                    <w:bottom w:val="none" w:sz="0" w:space="0" w:color="auto"/>
                    <w:right w:val="none" w:sz="0" w:space="0" w:color="auto"/>
                  </w:divBdr>
                </w:div>
                <w:div w:id="1093821240">
                  <w:marLeft w:val="0"/>
                  <w:marRight w:val="0"/>
                  <w:marTop w:val="0"/>
                  <w:marBottom w:val="0"/>
                  <w:divBdr>
                    <w:top w:val="none" w:sz="0" w:space="0" w:color="auto"/>
                    <w:left w:val="none" w:sz="0" w:space="0" w:color="auto"/>
                    <w:bottom w:val="none" w:sz="0" w:space="0" w:color="auto"/>
                    <w:right w:val="none" w:sz="0" w:space="0" w:color="auto"/>
                  </w:divBdr>
                </w:div>
                <w:div w:id="1219903251">
                  <w:marLeft w:val="0"/>
                  <w:marRight w:val="0"/>
                  <w:marTop w:val="0"/>
                  <w:marBottom w:val="0"/>
                  <w:divBdr>
                    <w:top w:val="none" w:sz="0" w:space="0" w:color="auto"/>
                    <w:left w:val="none" w:sz="0" w:space="0" w:color="auto"/>
                    <w:bottom w:val="none" w:sz="0" w:space="0" w:color="auto"/>
                    <w:right w:val="none" w:sz="0" w:space="0" w:color="auto"/>
                  </w:divBdr>
                </w:div>
                <w:div w:id="1828938297">
                  <w:marLeft w:val="0"/>
                  <w:marRight w:val="0"/>
                  <w:marTop w:val="0"/>
                  <w:marBottom w:val="0"/>
                  <w:divBdr>
                    <w:top w:val="none" w:sz="0" w:space="0" w:color="auto"/>
                    <w:left w:val="none" w:sz="0" w:space="0" w:color="auto"/>
                    <w:bottom w:val="none" w:sz="0" w:space="0" w:color="auto"/>
                    <w:right w:val="none" w:sz="0" w:space="0" w:color="auto"/>
                  </w:divBdr>
                </w:div>
                <w:div w:id="55400241">
                  <w:marLeft w:val="0"/>
                  <w:marRight w:val="0"/>
                  <w:marTop w:val="0"/>
                  <w:marBottom w:val="0"/>
                  <w:divBdr>
                    <w:top w:val="none" w:sz="0" w:space="0" w:color="auto"/>
                    <w:left w:val="none" w:sz="0" w:space="0" w:color="auto"/>
                    <w:bottom w:val="none" w:sz="0" w:space="0" w:color="auto"/>
                    <w:right w:val="none" w:sz="0" w:space="0" w:color="auto"/>
                  </w:divBdr>
                </w:div>
                <w:div w:id="1988240310">
                  <w:marLeft w:val="0"/>
                  <w:marRight w:val="0"/>
                  <w:marTop w:val="0"/>
                  <w:marBottom w:val="0"/>
                  <w:divBdr>
                    <w:top w:val="none" w:sz="0" w:space="0" w:color="auto"/>
                    <w:left w:val="none" w:sz="0" w:space="0" w:color="auto"/>
                    <w:bottom w:val="none" w:sz="0" w:space="0" w:color="auto"/>
                    <w:right w:val="none" w:sz="0" w:space="0" w:color="auto"/>
                  </w:divBdr>
                </w:div>
                <w:div w:id="1926959475">
                  <w:marLeft w:val="0"/>
                  <w:marRight w:val="0"/>
                  <w:marTop w:val="0"/>
                  <w:marBottom w:val="0"/>
                  <w:divBdr>
                    <w:top w:val="none" w:sz="0" w:space="0" w:color="auto"/>
                    <w:left w:val="none" w:sz="0" w:space="0" w:color="auto"/>
                    <w:bottom w:val="none" w:sz="0" w:space="0" w:color="auto"/>
                    <w:right w:val="none" w:sz="0" w:space="0" w:color="auto"/>
                  </w:divBdr>
                </w:div>
                <w:div w:id="1451783491">
                  <w:marLeft w:val="0"/>
                  <w:marRight w:val="0"/>
                  <w:marTop w:val="0"/>
                  <w:marBottom w:val="0"/>
                  <w:divBdr>
                    <w:top w:val="none" w:sz="0" w:space="0" w:color="auto"/>
                    <w:left w:val="none" w:sz="0" w:space="0" w:color="auto"/>
                    <w:bottom w:val="none" w:sz="0" w:space="0" w:color="auto"/>
                    <w:right w:val="none" w:sz="0" w:space="0" w:color="auto"/>
                  </w:divBdr>
                </w:div>
                <w:div w:id="2025745183">
                  <w:marLeft w:val="0"/>
                  <w:marRight w:val="0"/>
                  <w:marTop w:val="0"/>
                  <w:marBottom w:val="0"/>
                  <w:divBdr>
                    <w:top w:val="none" w:sz="0" w:space="0" w:color="auto"/>
                    <w:left w:val="none" w:sz="0" w:space="0" w:color="auto"/>
                    <w:bottom w:val="none" w:sz="0" w:space="0" w:color="auto"/>
                    <w:right w:val="none" w:sz="0" w:space="0" w:color="auto"/>
                  </w:divBdr>
                </w:div>
                <w:div w:id="1418286485">
                  <w:marLeft w:val="0"/>
                  <w:marRight w:val="0"/>
                  <w:marTop w:val="0"/>
                  <w:marBottom w:val="0"/>
                  <w:divBdr>
                    <w:top w:val="none" w:sz="0" w:space="0" w:color="auto"/>
                    <w:left w:val="none" w:sz="0" w:space="0" w:color="auto"/>
                    <w:bottom w:val="none" w:sz="0" w:space="0" w:color="auto"/>
                    <w:right w:val="none" w:sz="0" w:space="0" w:color="auto"/>
                  </w:divBdr>
                </w:div>
                <w:div w:id="1494419216">
                  <w:marLeft w:val="0"/>
                  <w:marRight w:val="0"/>
                  <w:marTop w:val="0"/>
                  <w:marBottom w:val="0"/>
                  <w:divBdr>
                    <w:top w:val="none" w:sz="0" w:space="0" w:color="auto"/>
                    <w:left w:val="none" w:sz="0" w:space="0" w:color="auto"/>
                    <w:bottom w:val="none" w:sz="0" w:space="0" w:color="auto"/>
                    <w:right w:val="none" w:sz="0" w:space="0" w:color="auto"/>
                  </w:divBdr>
                </w:div>
                <w:div w:id="1441098470">
                  <w:marLeft w:val="0"/>
                  <w:marRight w:val="0"/>
                  <w:marTop w:val="0"/>
                  <w:marBottom w:val="0"/>
                  <w:divBdr>
                    <w:top w:val="none" w:sz="0" w:space="0" w:color="auto"/>
                    <w:left w:val="none" w:sz="0" w:space="0" w:color="auto"/>
                    <w:bottom w:val="none" w:sz="0" w:space="0" w:color="auto"/>
                    <w:right w:val="none" w:sz="0" w:space="0" w:color="auto"/>
                  </w:divBdr>
                </w:div>
                <w:div w:id="165480179">
                  <w:marLeft w:val="0"/>
                  <w:marRight w:val="0"/>
                  <w:marTop w:val="0"/>
                  <w:marBottom w:val="0"/>
                  <w:divBdr>
                    <w:top w:val="none" w:sz="0" w:space="0" w:color="auto"/>
                    <w:left w:val="none" w:sz="0" w:space="0" w:color="auto"/>
                    <w:bottom w:val="none" w:sz="0" w:space="0" w:color="auto"/>
                    <w:right w:val="none" w:sz="0" w:space="0" w:color="auto"/>
                  </w:divBdr>
                </w:div>
                <w:div w:id="747847329">
                  <w:marLeft w:val="0"/>
                  <w:marRight w:val="0"/>
                  <w:marTop w:val="0"/>
                  <w:marBottom w:val="0"/>
                  <w:divBdr>
                    <w:top w:val="none" w:sz="0" w:space="0" w:color="auto"/>
                    <w:left w:val="none" w:sz="0" w:space="0" w:color="auto"/>
                    <w:bottom w:val="none" w:sz="0" w:space="0" w:color="auto"/>
                    <w:right w:val="none" w:sz="0" w:space="0" w:color="auto"/>
                  </w:divBdr>
                </w:div>
                <w:div w:id="1435245634">
                  <w:marLeft w:val="0"/>
                  <w:marRight w:val="0"/>
                  <w:marTop w:val="0"/>
                  <w:marBottom w:val="0"/>
                  <w:divBdr>
                    <w:top w:val="none" w:sz="0" w:space="0" w:color="auto"/>
                    <w:left w:val="none" w:sz="0" w:space="0" w:color="auto"/>
                    <w:bottom w:val="none" w:sz="0" w:space="0" w:color="auto"/>
                    <w:right w:val="none" w:sz="0" w:space="0" w:color="auto"/>
                  </w:divBdr>
                </w:div>
                <w:div w:id="251665760">
                  <w:marLeft w:val="0"/>
                  <w:marRight w:val="0"/>
                  <w:marTop w:val="0"/>
                  <w:marBottom w:val="0"/>
                  <w:divBdr>
                    <w:top w:val="none" w:sz="0" w:space="0" w:color="auto"/>
                    <w:left w:val="none" w:sz="0" w:space="0" w:color="auto"/>
                    <w:bottom w:val="none" w:sz="0" w:space="0" w:color="auto"/>
                    <w:right w:val="none" w:sz="0" w:space="0" w:color="auto"/>
                  </w:divBdr>
                </w:div>
                <w:div w:id="1442841553">
                  <w:marLeft w:val="0"/>
                  <w:marRight w:val="0"/>
                  <w:marTop w:val="0"/>
                  <w:marBottom w:val="0"/>
                  <w:divBdr>
                    <w:top w:val="none" w:sz="0" w:space="0" w:color="auto"/>
                    <w:left w:val="none" w:sz="0" w:space="0" w:color="auto"/>
                    <w:bottom w:val="none" w:sz="0" w:space="0" w:color="auto"/>
                    <w:right w:val="none" w:sz="0" w:space="0" w:color="auto"/>
                  </w:divBdr>
                </w:div>
                <w:div w:id="1766999729">
                  <w:marLeft w:val="0"/>
                  <w:marRight w:val="0"/>
                  <w:marTop w:val="0"/>
                  <w:marBottom w:val="0"/>
                  <w:divBdr>
                    <w:top w:val="none" w:sz="0" w:space="0" w:color="auto"/>
                    <w:left w:val="none" w:sz="0" w:space="0" w:color="auto"/>
                    <w:bottom w:val="none" w:sz="0" w:space="0" w:color="auto"/>
                    <w:right w:val="none" w:sz="0" w:space="0" w:color="auto"/>
                  </w:divBdr>
                </w:div>
                <w:div w:id="119569976">
                  <w:marLeft w:val="0"/>
                  <w:marRight w:val="0"/>
                  <w:marTop w:val="0"/>
                  <w:marBottom w:val="0"/>
                  <w:divBdr>
                    <w:top w:val="none" w:sz="0" w:space="0" w:color="auto"/>
                    <w:left w:val="none" w:sz="0" w:space="0" w:color="auto"/>
                    <w:bottom w:val="none" w:sz="0" w:space="0" w:color="auto"/>
                    <w:right w:val="none" w:sz="0" w:space="0" w:color="auto"/>
                  </w:divBdr>
                </w:div>
                <w:div w:id="1941907758">
                  <w:marLeft w:val="0"/>
                  <w:marRight w:val="0"/>
                  <w:marTop w:val="0"/>
                  <w:marBottom w:val="0"/>
                  <w:divBdr>
                    <w:top w:val="none" w:sz="0" w:space="0" w:color="auto"/>
                    <w:left w:val="none" w:sz="0" w:space="0" w:color="auto"/>
                    <w:bottom w:val="none" w:sz="0" w:space="0" w:color="auto"/>
                    <w:right w:val="none" w:sz="0" w:space="0" w:color="auto"/>
                  </w:divBdr>
                </w:div>
                <w:div w:id="926186555">
                  <w:marLeft w:val="0"/>
                  <w:marRight w:val="0"/>
                  <w:marTop w:val="0"/>
                  <w:marBottom w:val="0"/>
                  <w:divBdr>
                    <w:top w:val="none" w:sz="0" w:space="0" w:color="auto"/>
                    <w:left w:val="none" w:sz="0" w:space="0" w:color="auto"/>
                    <w:bottom w:val="none" w:sz="0" w:space="0" w:color="auto"/>
                    <w:right w:val="none" w:sz="0" w:space="0" w:color="auto"/>
                  </w:divBdr>
                </w:div>
                <w:div w:id="310327774">
                  <w:marLeft w:val="0"/>
                  <w:marRight w:val="0"/>
                  <w:marTop w:val="0"/>
                  <w:marBottom w:val="0"/>
                  <w:divBdr>
                    <w:top w:val="none" w:sz="0" w:space="0" w:color="auto"/>
                    <w:left w:val="none" w:sz="0" w:space="0" w:color="auto"/>
                    <w:bottom w:val="none" w:sz="0" w:space="0" w:color="auto"/>
                    <w:right w:val="none" w:sz="0" w:space="0" w:color="auto"/>
                  </w:divBdr>
                </w:div>
                <w:div w:id="1269311285">
                  <w:marLeft w:val="0"/>
                  <w:marRight w:val="0"/>
                  <w:marTop w:val="0"/>
                  <w:marBottom w:val="0"/>
                  <w:divBdr>
                    <w:top w:val="none" w:sz="0" w:space="0" w:color="auto"/>
                    <w:left w:val="none" w:sz="0" w:space="0" w:color="auto"/>
                    <w:bottom w:val="none" w:sz="0" w:space="0" w:color="auto"/>
                    <w:right w:val="none" w:sz="0" w:space="0" w:color="auto"/>
                  </w:divBdr>
                </w:div>
                <w:div w:id="1992976619">
                  <w:marLeft w:val="0"/>
                  <w:marRight w:val="0"/>
                  <w:marTop w:val="0"/>
                  <w:marBottom w:val="0"/>
                  <w:divBdr>
                    <w:top w:val="none" w:sz="0" w:space="0" w:color="auto"/>
                    <w:left w:val="none" w:sz="0" w:space="0" w:color="auto"/>
                    <w:bottom w:val="none" w:sz="0" w:space="0" w:color="auto"/>
                    <w:right w:val="none" w:sz="0" w:space="0" w:color="auto"/>
                  </w:divBdr>
                </w:div>
                <w:div w:id="1364285794">
                  <w:marLeft w:val="0"/>
                  <w:marRight w:val="0"/>
                  <w:marTop w:val="0"/>
                  <w:marBottom w:val="0"/>
                  <w:divBdr>
                    <w:top w:val="none" w:sz="0" w:space="0" w:color="auto"/>
                    <w:left w:val="none" w:sz="0" w:space="0" w:color="auto"/>
                    <w:bottom w:val="none" w:sz="0" w:space="0" w:color="auto"/>
                    <w:right w:val="none" w:sz="0" w:space="0" w:color="auto"/>
                  </w:divBdr>
                </w:div>
                <w:div w:id="453790353">
                  <w:marLeft w:val="0"/>
                  <w:marRight w:val="0"/>
                  <w:marTop w:val="0"/>
                  <w:marBottom w:val="0"/>
                  <w:divBdr>
                    <w:top w:val="none" w:sz="0" w:space="0" w:color="auto"/>
                    <w:left w:val="none" w:sz="0" w:space="0" w:color="auto"/>
                    <w:bottom w:val="none" w:sz="0" w:space="0" w:color="auto"/>
                    <w:right w:val="none" w:sz="0" w:space="0" w:color="auto"/>
                  </w:divBdr>
                </w:div>
                <w:div w:id="452022783">
                  <w:marLeft w:val="0"/>
                  <w:marRight w:val="0"/>
                  <w:marTop w:val="0"/>
                  <w:marBottom w:val="0"/>
                  <w:divBdr>
                    <w:top w:val="none" w:sz="0" w:space="0" w:color="auto"/>
                    <w:left w:val="none" w:sz="0" w:space="0" w:color="auto"/>
                    <w:bottom w:val="none" w:sz="0" w:space="0" w:color="auto"/>
                    <w:right w:val="none" w:sz="0" w:space="0" w:color="auto"/>
                  </w:divBdr>
                </w:div>
                <w:div w:id="1747264225">
                  <w:marLeft w:val="0"/>
                  <w:marRight w:val="0"/>
                  <w:marTop w:val="0"/>
                  <w:marBottom w:val="0"/>
                  <w:divBdr>
                    <w:top w:val="none" w:sz="0" w:space="0" w:color="auto"/>
                    <w:left w:val="none" w:sz="0" w:space="0" w:color="auto"/>
                    <w:bottom w:val="none" w:sz="0" w:space="0" w:color="auto"/>
                    <w:right w:val="none" w:sz="0" w:space="0" w:color="auto"/>
                  </w:divBdr>
                </w:div>
                <w:div w:id="1000542590">
                  <w:marLeft w:val="0"/>
                  <w:marRight w:val="0"/>
                  <w:marTop w:val="0"/>
                  <w:marBottom w:val="0"/>
                  <w:divBdr>
                    <w:top w:val="none" w:sz="0" w:space="0" w:color="auto"/>
                    <w:left w:val="none" w:sz="0" w:space="0" w:color="auto"/>
                    <w:bottom w:val="none" w:sz="0" w:space="0" w:color="auto"/>
                    <w:right w:val="none" w:sz="0" w:space="0" w:color="auto"/>
                  </w:divBdr>
                </w:div>
                <w:div w:id="677540094">
                  <w:marLeft w:val="0"/>
                  <w:marRight w:val="0"/>
                  <w:marTop w:val="0"/>
                  <w:marBottom w:val="0"/>
                  <w:divBdr>
                    <w:top w:val="none" w:sz="0" w:space="0" w:color="auto"/>
                    <w:left w:val="none" w:sz="0" w:space="0" w:color="auto"/>
                    <w:bottom w:val="none" w:sz="0" w:space="0" w:color="auto"/>
                    <w:right w:val="none" w:sz="0" w:space="0" w:color="auto"/>
                  </w:divBdr>
                </w:div>
                <w:div w:id="112482880">
                  <w:marLeft w:val="0"/>
                  <w:marRight w:val="0"/>
                  <w:marTop w:val="0"/>
                  <w:marBottom w:val="0"/>
                  <w:divBdr>
                    <w:top w:val="none" w:sz="0" w:space="0" w:color="auto"/>
                    <w:left w:val="none" w:sz="0" w:space="0" w:color="auto"/>
                    <w:bottom w:val="none" w:sz="0" w:space="0" w:color="auto"/>
                    <w:right w:val="none" w:sz="0" w:space="0" w:color="auto"/>
                  </w:divBdr>
                </w:div>
                <w:div w:id="563954285">
                  <w:marLeft w:val="0"/>
                  <w:marRight w:val="0"/>
                  <w:marTop w:val="0"/>
                  <w:marBottom w:val="0"/>
                  <w:divBdr>
                    <w:top w:val="none" w:sz="0" w:space="0" w:color="auto"/>
                    <w:left w:val="none" w:sz="0" w:space="0" w:color="auto"/>
                    <w:bottom w:val="none" w:sz="0" w:space="0" w:color="auto"/>
                    <w:right w:val="none" w:sz="0" w:space="0" w:color="auto"/>
                  </w:divBdr>
                </w:div>
                <w:div w:id="1132165996">
                  <w:marLeft w:val="0"/>
                  <w:marRight w:val="0"/>
                  <w:marTop w:val="0"/>
                  <w:marBottom w:val="0"/>
                  <w:divBdr>
                    <w:top w:val="none" w:sz="0" w:space="0" w:color="auto"/>
                    <w:left w:val="none" w:sz="0" w:space="0" w:color="auto"/>
                    <w:bottom w:val="none" w:sz="0" w:space="0" w:color="auto"/>
                    <w:right w:val="none" w:sz="0" w:space="0" w:color="auto"/>
                  </w:divBdr>
                </w:div>
                <w:div w:id="992684580">
                  <w:marLeft w:val="0"/>
                  <w:marRight w:val="0"/>
                  <w:marTop w:val="0"/>
                  <w:marBottom w:val="0"/>
                  <w:divBdr>
                    <w:top w:val="none" w:sz="0" w:space="0" w:color="auto"/>
                    <w:left w:val="none" w:sz="0" w:space="0" w:color="auto"/>
                    <w:bottom w:val="none" w:sz="0" w:space="0" w:color="auto"/>
                    <w:right w:val="none" w:sz="0" w:space="0" w:color="auto"/>
                  </w:divBdr>
                </w:div>
                <w:div w:id="1281037698">
                  <w:marLeft w:val="0"/>
                  <w:marRight w:val="0"/>
                  <w:marTop w:val="0"/>
                  <w:marBottom w:val="0"/>
                  <w:divBdr>
                    <w:top w:val="none" w:sz="0" w:space="0" w:color="auto"/>
                    <w:left w:val="none" w:sz="0" w:space="0" w:color="auto"/>
                    <w:bottom w:val="none" w:sz="0" w:space="0" w:color="auto"/>
                    <w:right w:val="none" w:sz="0" w:space="0" w:color="auto"/>
                  </w:divBdr>
                </w:div>
                <w:div w:id="1572234006">
                  <w:marLeft w:val="0"/>
                  <w:marRight w:val="0"/>
                  <w:marTop w:val="0"/>
                  <w:marBottom w:val="0"/>
                  <w:divBdr>
                    <w:top w:val="none" w:sz="0" w:space="0" w:color="auto"/>
                    <w:left w:val="none" w:sz="0" w:space="0" w:color="auto"/>
                    <w:bottom w:val="none" w:sz="0" w:space="0" w:color="auto"/>
                    <w:right w:val="none" w:sz="0" w:space="0" w:color="auto"/>
                  </w:divBdr>
                </w:div>
                <w:div w:id="690491378">
                  <w:marLeft w:val="0"/>
                  <w:marRight w:val="0"/>
                  <w:marTop w:val="0"/>
                  <w:marBottom w:val="0"/>
                  <w:divBdr>
                    <w:top w:val="none" w:sz="0" w:space="0" w:color="auto"/>
                    <w:left w:val="none" w:sz="0" w:space="0" w:color="auto"/>
                    <w:bottom w:val="none" w:sz="0" w:space="0" w:color="auto"/>
                    <w:right w:val="none" w:sz="0" w:space="0" w:color="auto"/>
                  </w:divBdr>
                </w:div>
                <w:div w:id="1228876063">
                  <w:marLeft w:val="0"/>
                  <w:marRight w:val="0"/>
                  <w:marTop w:val="0"/>
                  <w:marBottom w:val="0"/>
                  <w:divBdr>
                    <w:top w:val="none" w:sz="0" w:space="0" w:color="auto"/>
                    <w:left w:val="none" w:sz="0" w:space="0" w:color="auto"/>
                    <w:bottom w:val="none" w:sz="0" w:space="0" w:color="auto"/>
                    <w:right w:val="none" w:sz="0" w:space="0" w:color="auto"/>
                  </w:divBdr>
                </w:div>
                <w:div w:id="403112724">
                  <w:marLeft w:val="0"/>
                  <w:marRight w:val="0"/>
                  <w:marTop w:val="0"/>
                  <w:marBottom w:val="0"/>
                  <w:divBdr>
                    <w:top w:val="none" w:sz="0" w:space="0" w:color="auto"/>
                    <w:left w:val="none" w:sz="0" w:space="0" w:color="auto"/>
                    <w:bottom w:val="none" w:sz="0" w:space="0" w:color="auto"/>
                    <w:right w:val="none" w:sz="0" w:space="0" w:color="auto"/>
                  </w:divBdr>
                </w:div>
                <w:div w:id="502823592">
                  <w:marLeft w:val="0"/>
                  <w:marRight w:val="0"/>
                  <w:marTop w:val="0"/>
                  <w:marBottom w:val="0"/>
                  <w:divBdr>
                    <w:top w:val="none" w:sz="0" w:space="0" w:color="auto"/>
                    <w:left w:val="none" w:sz="0" w:space="0" w:color="auto"/>
                    <w:bottom w:val="none" w:sz="0" w:space="0" w:color="auto"/>
                    <w:right w:val="none" w:sz="0" w:space="0" w:color="auto"/>
                  </w:divBdr>
                </w:div>
                <w:div w:id="534123695">
                  <w:marLeft w:val="0"/>
                  <w:marRight w:val="0"/>
                  <w:marTop w:val="0"/>
                  <w:marBottom w:val="0"/>
                  <w:divBdr>
                    <w:top w:val="none" w:sz="0" w:space="0" w:color="auto"/>
                    <w:left w:val="none" w:sz="0" w:space="0" w:color="auto"/>
                    <w:bottom w:val="none" w:sz="0" w:space="0" w:color="auto"/>
                    <w:right w:val="none" w:sz="0" w:space="0" w:color="auto"/>
                  </w:divBdr>
                </w:div>
                <w:div w:id="374430896">
                  <w:marLeft w:val="0"/>
                  <w:marRight w:val="0"/>
                  <w:marTop w:val="0"/>
                  <w:marBottom w:val="0"/>
                  <w:divBdr>
                    <w:top w:val="none" w:sz="0" w:space="0" w:color="auto"/>
                    <w:left w:val="none" w:sz="0" w:space="0" w:color="auto"/>
                    <w:bottom w:val="none" w:sz="0" w:space="0" w:color="auto"/>
                    <w:right w:val="none" w:sz="0" w:space="0" w:color="auto"/>
                  </w:divBdr>
                </w:div>
                <w:div w:id="518928224">
                  <w:marLeft w:val="0"/>
                  <w:marRight w:val="0"/>
                  <w:marTop w:val="0"/>
                  <w:marBottom w:val="0"/>
                  <w:divBdr>
                    <w:top w:val="none" w:sz="0" w:space="0" w:color="auto"/>
                    <w:left w:val="none" w:sz="0" w:space="0" w:color="auto"/>
                    <w:bottom w:val="none" w:sz="0" w:space="0" w:color="auto"/>
                    <w:right w:val="none" w:sz="0" w:space="0" w:color="auto"/>
                  </w:divBdr>
                </w:div>
                <w:div w:id="614868094">
                  <w:marLeft w:val="0"/>
                  <w:marRight w:val="0"/>
                  <w:marTop w:val="0"/>
                  <w:marBottom w:val="0"/>
                  <w:divBdr>
                    <w:top w:val="none" w:sz="0" w:space="0" w:color="auto"/>
                    <w:left w:val="none" w:sz="0" w:space="0" w:color="auto"/>
                    <w:bottom w:val="none" w:sz="0" w:space="0" w:color="auto"/>
                    <w:right w:val="none" w:sz="0" w:space="0" w:color="auto"/>
                  </w:divBdr>
                </w:div>
                <w:div w:id="1363631594">
                  <w:marLeft w:val="0"/>
                  <w:marRight w:val="0"/>
                  <w:marTop w:val="0"/>
                  <w:marBottom w:val="0"/>
                  <w:divBdr>
                    <w:top w:val="none" w:sz="0" w:space="0" w:color="auto"/>
                    <w:left w:val="none" w:sz="0" w:space="0" w:color="auto"/>
                    <w:bottom w:val="none" w:sz="0" w:space="0" w:color="auto"/>
                    <w:right w:val="none" w:sz="0" w:space="0" w:color="auto"/>
                  </w:divBdr>
                </w:div>
                <w:div w:id="1677338347">
                  <w:marLeft w:val="0"/>
                  <w:marRight w:val="0"/>
                  <w:marTop w:val="0"/>
                  <w:marBottom w:val="0"/>
                  <w:divBdr>
                    <w:top w:val="none" w:sz="0" w:space="0" w:color="auto"/>
                    <w:left w:val="none" w:sz="0" w:space="0" w:color="auto"/>
                    <w:bottom w:val="none" w:sz="0" w:space="0" w:color="auto"/>
                    <w:right w:val="none" w:sz="0" w:space="0" w:color="auto"/>
                  </w:divBdr>
                </w:div>
                <w:div w:id="1376001124">
                  <w:marLeft w:val="0"/>
                  <w:marRight w:val="0"/>
                  <w:marTop w:val="0"/>
                  <w:marBottom w:val="0"/>
                  <w:divBdr>
                    <w:top w:val="none" w:sz="0" w:space="0" w:color="auto"/>
                    <w:left w:val="none" w:sz="0" w:space="0" w:color="auto"/>
                    <w:bottom w:val="none" w:sz="0" w:space="0" w:color="auto"/>
                    <w:right w:val="none" w:sz="0" w:space="0" w:color="auto"/>
                  </w:divBdr>
                </w:div>
                <w:div w:id="431055143">
                  <w:marLeft w:val="0"/>
                  <w:marRight w:val="0"/>
                  <w:marTop w:val="0"/>
                  <w:marBottom w:val="0"/>
                  <w:divBdr>
                    <w:top w:val="none" w:sz="0" w:space="0" w:color="auto"/>
                    <w:left w:val="none" w:sz="0" w:space="0" w:color="auto"/>
                    <w:bottom w:val="none" w:sz="0" w:space="0" w:color="auto"/>
                    <w:right w:val="none" w:sz="0" w:space="0" w:color="auto"/>
                  </w:divBdr>
                </w:div>
                <w:div w:id="529219380">
                  <w:marLeft w:val="0"/>
                  <w:marRight w:val="0"/>
                  <w:marTop w:val="0"/>
                  <w:marBottom w:val="0"/>
                  <w:divBdr>
                    <w:top w:val="none" w:sz="0" w:space="0" w:color="auto"/>
                    <w:left w:val="none" w:sz="0" w:space="0" w:color="auto"/>
                    <w:bottom w:val="none" w:sz="0" w:space="0" w:color="auto"/>
                    <w:right w:val="none" w:sz="0" w:space="0" w:color="auto"/>
                  </w:divBdr>
                </w:div>
                <w:div w:id="1958294520">
                  <w:marLeft w:val="0"/>
                  <w:marRight w:val="0"/>
                  <w:marTop w:val="0"/>
                  <w:marBottom w:val="0"/>
                  <w:divBdr>
                    <w:top w:val="none" w:sz="0" w:space="0" w:color="auto"/>
                    <w:left w:val="none" w:sz="0" w:space="0" w:color="auto"/>
                    <w:bottom w:val="none" w:sz="0" w:space="0" w:color="auto"/>
                    <w:right w:val="none" w:sz="0" w:space="0" w:color="auto"/>
                  </w:divBdr>
                </w:div>
                <w:div w:id="328750424">
                  <w:marLeft w:val="0"/>
                  <w:marRight w:val="0"/>
                  <w:marTop w:val="0"/>
                  <w:marBottom w:val="0"/>
                  <w:divBdr>
                    <w:top w:val="none" w:sz="0" w:space="0" w:color="auto"/>
                    <w:left w:val="none" w:sz="0" w:space="0" w:color="auto"/>
                    <w:bottom w:val="none" w:sz="0" w:space="0" w:color="auto"/>
                    <w:right w:val="none" w:sz="0" w:space="0" w:color="auto"/>
                  </w:divBdr>
                </w:div>
                <w:div w:id="1565606740">
                  <w:marLeft w:val="0"/>
                  <w:marRight w:val="0"/>
                  <w:marTop w:val="0"/>
                  <w:marBottom w:val="0"/>
                  <w:divBdr>
                    <w:top w:val="none" w:sz="0" w:space="0" w:color="auto"/>
                    <w:left w:val="none" w:sz="0" w:space="0" w:color="auto"/>
                    <w:bottom w:val="none" w:sz="0" w:space="0" w:color="auto"/>
                    <w:right w:val="none" w:sz="0" w:space="0" w:color="auto"/>
                  </w:divBdr>
                </w:div>
                <w:div w:id="1155798757">
                  <w:marLeft w:val="0"/>
                  <w:marRight w:val="0"/>
                  <w:marTop w:val="0"/>
                  <w:marBottom w:val="0"/>
                  <w:divBdr>
                    <w:top w:val="none" w:sz="0" w:space="0" w:color="auto"/>
                    <w:left w:val="none" w:sz="0" w:space="0" w:color="auto"/>
                    <w:bottom w:val="none" w:sz="0" w:space="0" w:color="auto"/>
                    <w:right w:val="none" w:sz="0" w:space="0" w:color="auto"/>
                  </w:divBdr>
                </w:div>
                <w:div w:id="2042852700">
                  <w:marLeft w:val="0"/>
                  <w:marRight w:val="0"/>
                  <w:marTop w:val="0"/>
                  <w:marBottom w:val="0"/>
                  <w:divBdr>
                    <w:top w:val="none" w:sz="0" w:space="0" w:color="auto"/>
                    <w:left w:val="none" w:sz="0" w:space="0" w:color="auto"/>
                    <w:bottom w:val="none" w:sz="0" w:space="0" w:color="auto"/>
                    <w:right w:val="none" w:sz="0" w:space="0" w:color="auto"/>
                  </w:divBdr>
                </w:div>
                <w:div w:id="1955747998">
                  <w:marLeft w:val="0"/>
                  <w:marRight w:val="0"/>
                  <w:marTop w:val="0"/>
                  <w:marBottom w:val="0"/>
                  <w:divBdr>
                    <w:top w:val="none" w:sz="0" w:space="0" w:color="auto"/>
                    <w:left w:val="none" w:sz="0" w:space="0" w:color="auto"/>
                    <w:bottom w:val="none" w:sz="0" w:space="0" w:color="auto"/>
                    <w:right w:val="none" w:sz="0" w:space="0" w:color="auto"/>
                  </w:divBdr>
                </w:div>
                <w:div w:id="343481142">
                  <w:marLeft w:val="0"/>
                  <w:marRight w:val="0"/>
                  <w:marTop w:val="0"/>
                  <w:marBottom w:val="0"/>
                  <w:divBdr>
                    <w:top w:val="none" w:sz="0" w:space="0" w:color="auto"/>
                    <w:left w:val="none" w:sz="0" w:space="0" w:color="auto"/>
                    <w:bottom w:val="none" w:sz="0" w:space="0" w:color="auto"/>
                    <w:right w:val="none" w:sz="0" w:space="0" w:color="auto"/>
                  </w:divBdr>
                </w:div>
                <w:div w:id="675884700">
                  <w:marLeft w:val="0"/>
                  <w:marRight w:val="0"/>
                  <w:marTop w:val="0"/>
                  <w:marBottom w:val="0"/>
                  <w:divBdr>
                    <w:top w:val="none" w:sz="0" w:space="0" w:color="auto"/>
                    <w:left w:val="none" w:sz="0" w:space="0" w:color="auto"/>
                    <w:bottom w:val="none" w:sz="0" w:space="0" w:color="auto"/>
                    <w:right w:val="none" w:sz="0" w:space="0" w:color="auto"/>
                  </w:divBdr>
                </w:div>
                <w:div w:id="735057093">
                  <w:marLeft w:val="0"/>
                  <w:marRight w:val="0"/>
                  <w:marTop w:val="0"/>
                  <w:marBottom w:val="0"/>
                  <w:divBdr>
                    <w:top w:val="none" w:sz="0" w:space="0" w:color="auto"/>
                    <w:left w:val="none" w:sz="0" w:space="0" w:color="auto"/>
                    <w:bottom w:val="none" w:sz="0" w:space="0" w:color="auto"/>
                    <w:right w:val="none" w:sz="0" w:space="0" w:color="auto"/>
                  </w:divBdr>
                </w:div>
                <w:div w:id="2058776995">
                  <w:marLeft w:val="0"/>
                  <w:marRight w:val="0"/>
                  <w:marTop w:val="0"/>
                  <w:marBottom w:val="0"/>
                  <w:divBdr>
                    <w:top w:val="none" w:sz="0" w:space="0" w:color="auto"/>
                    <w:left w:val="none" w:sz="0" w:space="0" w:color="auto"/>
                    <w:bottom w:val="none" w:sz="0" w:space="0" w:color="auto"/>
                    <w:right w:val="none" w:sz="0" w:space="0" w:color="auto"/>
                  </w:divBdr>
                </w:div>
                <w:div w:id="402607601">
                  <w:marLeft w:val="0"/>
                  <w:marRight w:val="0"/>
                  <w:marTop w:val="0"/>
                  <w:marBottom w:val="0"/>
                  <w:divBdr>
                    <w:top w:val="none" w:sz="0" w:space="0" w:color="auto"/>
                    <w:left w:val="none" w:sz="0" w:space="0" w:color="auto"/>
                    <w:bottom w:val="none" w:sz="0" w:space="0" w:color="auto"/>
                    <w:right w:val="none" w:sz="0" w:space="0" w:color="auto"/>
                  </w:divBdr>
                </w:div>
                <w:div w:id="326440028">
                  <w:marLeft w:val="0"/>
                  <w:marRight w:val="0"/>
                  <w:marTop w:val="0"/>
                  <w:marBottom w:val="0"/>
                  <w:divBdr>
                    <w:top w:val="none" w:sz="0" w:space="0" w:color="auto"/>
                    <w:left w:val="none" w:sz="0" w:space="0" w:color="auto"/>
                    <w:bottom w:val="none" w:sz="0" w:space="0" w:color="auto"/>
                    <w:right w:val="none" w:sz="0" w:space="0" w:color="auto"/>
                  </w:divBdr>
                </w:div>
                <w:div w:id="1758745642">
                  <w:marLeft w:val="0"/>
                  <w:marRight w:val="0"/>
                  <w:marTop w:val="0"/>
                  <w:marBottom w:val="0"/>
                  <w:divBdr>
                    <w:top w:val="none" w:sz="0" w:space="0" w:color="auto"/>
                    <w:left w:val="none" w:sz="0" w:space="0" w:color="auto"/>
                    <w:bottom w:val="none" w:sz="0" w:space="0" w:color="auto"/>
                    <w:right w:val="none" w:sz="0" w:space="0" w:color="auto"/>
                  </w:divBdr>
                </w:div>
                <w:div w:id="634024835">
                  <w:marLeft w:val="0"/>
                  <w:marRight w:val="0"/>
                  <w:marTop w:val="0"/>
                  <w:marBottom w:val="0"/>
                  <w:divBdr>
                    <w:top w:val="none" w:sz="0" w:space="0" w:color="auto"/>
                    <w:left w:val="none" w:sz="0" w:space="0" w:color="auto"/>
                    <w:bottom w:val="none" w:sz="0" w:space="0" w:color="auto"/>
                    <w:right w:val="none" w:sz="0" w:space="0" w:color="auto"/>
                  </w:divBdr>
                </w:div>
                <w:div w:id="1772623924">
                  <w:marLeft w:val="0"/>
                  <w:marRight w:val="0"/>
                  <w:marTop w:val="0"/>
                  <w:marBottom w:val="0"/>
                  <w:divBdr>
                    <w:top w:val="none" w:sz="0" w:space="0" w:color="auto"/>
                    <w:left w:val="none" w:sz="0" w:space="0" w:color="auto"/>
                    <w:bottom w:val="none" w:sz="0" w:space="0" w:color="auto"/>
                    <w:right w:val="none" w:sz="0" w:space="0" w:color="auto"/>
                  </w:divBdr>
                </w:div>
                <w:div w:id="1431579863">
                  <w:marLeft w:val="0"/>
                  <w:marRight w:val="0"/>
                  <w:marTop w:val="0"/>
                  <w:marBottom w:val="0"/>
                  <w:divBdr>
                    <w:top w:val="none" w:sz="0" w:space="0" w:color="auto"/>
                    <w:left w:val="none" w:sz="0" w:space="0" w:color="auto"/>
                    <w:bottom w:val="none" w:sz="0" w:space="0" w:color="auto"/>
                    <w:right w:val="none" w:sz="0" w:space="0" w:color="auto"/>
                  </w:divBdr>
                </w:div>
                <w:div w:id="1713113109">
                  <w:marLeft w:val="0"/>
                  <w:marRight w:val="0"/>
                  <w:marTop w:val="0"/>
                  <w:marBottom w:val="0"/>
                  <w:divBdr>
                    <w:top w:val="none" w:sz="0" w:space="0" w:color="auto"/>
                    <w:left w:val="none" w:sz="0" w:space="0" w:color="auto"/>
                    <w:bottom w:val="none" w:sz="0" w:space="0" w:color="auto"/>
                    <w:right w:val="none" w:sz="0" w:space="0" w:color="auto"/>
                  </w:divBdr>
                </w:div>
                <w:div w:id="356781166">
                  <w:marLeft w:val="0"/>
                  <w:marRight w:val="0"/>
                  <w:marTop w:val="0"/>
                  <w:marBottom w:val="0"/>
                  <w:divBdr>
                    <w:top w:val="none" w:sz="0" w:space="0" w:color="auto"/>
                    <w:left w:val="none" w:sz="0" w:space="0" w:color="auto"/>
                    <w:bottom w:val="none" w:sz="0" w:space="0" w:color="auto"/>
                    <w:right w:val="none" w:sz="0" w:space="0" w:color="auto"/>
                  </w:divBdr>
                </w:div>
                <w:div w:id="1120029524">
                  <w:marLeft w:val="0"/>
                  <w:marRight w:val="0"/>
                  <w:marTop w:val="0"/>
                  <w:marBottom w:val="0"/>
                  <w:divBdr>
                    <w:top w:val="none" w:sz="0" w:space="0" w:color="auto"/>
                    <w:left w:val="none" w:sz="0" w:space="0" w:color="auto"/>
                    <w:bottom w:val="none" w:sz="0" w:space="0" w:color="auto"/>
                    <w:right w:val="none" w:sz="0" w:space="0" w:color="auto"/>
                  </w:divBdr>
                </w:div>
              </w:divsChild>
            </w:div>
            <w:div w:id="141890797">
              <w:marLeft w:val="0"/>
              <w:marRight w:val="0"/>
              <w:marTop w:val="0"/>
              <w:marBottom w:val="0"/>
              <w:divBdr>
                <w:top w:val="none" w:sz="0" w:space="0" w:color="auto"/>
                <w:left w:val="none" w:sz="0" w:space="0" w:color="auto"/>
                <w:bottom w:val="none" w:sz="0" w:space="0" w:color="auto"/>
                <w:right w:val="none" w:sz="0" w:space="0" w:color="auto"/>
              </w:divBdr>
              <w:divsChild>
                <w:div w:id="1013801298">
                  <w:marLeft w:val="0"/>
                  <w:marRight w:val="0"/>
                  <w:marTop w:val="0"/>
                  <w:marBottom w:val="0"/>
                  <w:divBdr>
                    <w:top w:val="none" w:sz="0" w:space="0" w:color="auto"/>
                    <w:left w:val="none" w:sz="0" w:space="0" w:color="auto"/>
                    <w:bottom w:val="none" w:sz="0" w:space="0" w:color="auto"/>
                    <w:right w:val="none" w:sz="0" w:space="0" w:color="auto"/>
                  </w:divBdr>
                </w:div>
                <w:div w:id="1275745770">
                  <w:marLeft w:val="0"/>
                  <w:marRight w:val="0"/>
                  <w:marTop w:val="0"/>
                  <w:marBottom w:val="0"/>
                  <w:divBdr>
                    <w:top w:val="none" w:sz="0" w:space="0" w:color="auto"/>
                    <w:left w:val="none" w:sz="0" w:space="0" w:color="auto"/>
                    <w:bottom w:val="none" w:sz="0" w:space="0" w:color="auto"/>
                    <w:right w:val="none" w:sz="0" w:space="0" w:color="auto"/>
                  </w:divBdr>
                </w:div>
                <w:div w:id="1876502144">
                  <w:marLeft w:val="0"/>
                  <w:marRight w:val="0"/>
                  <w:marTop w:val="0"/>
                  <w:marBottom w:val="0"/>
                  <w:divBdr>
                    <w:top w:val="none" w:sz="0" w:space="0" w:color="auto"/>
                    <w:left w:val="none" w:sz="0" w:space="0" w:color="auto"/>
                    <w:bottom w:val="none" w:sz="0" w:space="0" w:color="auto"/>
                    <w:right w:val="none" w:sz="0" w:space="0" w:color="auto"/>
                  </w:divBdr>
                </w:div>
                <w:div w:id="370544241">
                  <w:marLeft w:val="0"/>
                  <w:marRight w:val="0"/>
                  <w:marTop w:val="0"/>
                  <w:marBottom w:val="0"/>
                  <w:divBdr>
                    <w:top w:val="none" w:sz="0" w:space="0" w:color="auto"/>
                    <w:left w:val="none" w:sz="0" w:space="0" w:color="auto"/>
                    <w:bottom w:val="none" w:sz="0" w:space="0" w:color="auto"/>
                    <w:right w:val="none" w:sz="0" w:space="0" w:color="auto"/>
                  </w:divBdr>
                </w:div>
                <w:div w:id="1274557486">
                  <w:marLeft w:val="0"/>
                  <w:marRight w:val="0"/>
                  <w:marTop w:val="0"/>
                  <w:marBottom w:val="0"/>
                  <w:divBdr>
                    <w:top w:val="none" w:sz="0" w:space="0" w:color="auto"/>
                    <w:left w:val="none" w:sz="0" w:space="0" w:color="auto"/>
                    <w:bottom w:val="none" w:sz="0" w:space="0" w:color="auto"/>
                    <w:right w:val="none" w:sz="0" w:space="0" w:color="auto"/>
                  </w:divBdr>
                </w:div>
                <w:div w:id="1202865766">
                  <w:marLeft w:val="0"/>
                  <w:marRight w:val="0"/>
                  <w:marTop w:val="0"/>
                  <w:marBottom w:val="0"/>
                  <w:divBdr>
                    <w:top w:val="none" w:sz="0" w:space="0" w:color="auto"/>
                    <w:left w:val="none" w:sz="0" w:space="0" w:color="auto"/>
                    <w:bottom w:val="none" w:sz="0" w:space="0" w:color="auto"/>
                    <w:right w:val="none" w:sz="0" w:space="0" w:color="auto"/>
                  </w:divBdr>
                </w:div>
                <w:div w:id="701830783">
                  <w:marLeft w:val="0"/>
                  <w:marRight w:val="0"/>
                  <w:marTop w:val="0"/>
                  <w:marBottom w:val="0"/>
                  <w:divBdr>
                    <w:top w:val="none" w:sz="0" w:space="0" w:color="auto"/>
                    <w:left w:val="none" w:sz="0" w:space="0" w:color="auto"/>
                    <w:bottom w:val="none" w:sz="0" w:space="0" w:color="auto"/>
                    <w:right w:val="none" w:sz="0" w:space="0" w:color="auto"/>
                  </w:divBdr>
                </w:div>
                <w:div w:id="1023475803">
                  <w:marLeft w:val="0"/>
                  <w:marRight w:val="0"/>
                  <w:marTop w:val="0"/>
                  <w:marBottom w:val="0"/>
                  <w:divBdr>
                    <w:top w:val="none" w:sz="0" w:space="0" w:color="auto"/>
                    <w:left w:val="none" w:sz="0" w:space="0" w:color="auto"/>
                    <w:bottom w:val="none" w:sz="0" w:space="0" w:color="auto"/>
                    <w:right w:val="none" w:sz="0" w:space="0" w:color="auto"/>
                  </w:divBdr>
                </w:div>
                <w:div w:id="173345618">
                  <w:marLeft w:val="0"/>
                  <w:marRight w:val="0"/>
                  <w:marTop w:val="0"/>
                  <w:marBottom w:val="0"/>
                  <w:divBdr>
                    <w:top w:val="none" w:sz="0" w:space="0" w:color="auto"/>
                    <w:left w:val="none" w:sz="0" w:space="0" w:color="auto"/>
                    <w:bottom w:val="none" w:sz="0" w:space="0" w:color="auto"/>
                    <w:right w:val="none" w:sz="0" w:space="0" w:color="auto"/>
                  </w:divBdr>
                </w:div>
                <w:div w:id="186993804">
                  <w:marLeft w:val="0"/>
                  <w:marRight w:val="0"/>
                  <w:marTop w:val="0"/>
                  <w:marBottom w:val="0"/>
                  <w:divBdr>
                    <w:top w:val="none" w:sz="0" w:space="0" w:color="auto"/>
                    <w:left w:val="none" w:sz="0" w:space="0" w:color="auto"/>
                    <w:bottom w:val="none" w:sz="0" w:space="0" w:color="auto"/>
                    <w:right w:val="none" w:sz="0" w:space="0" w:color="auto"/>
                  </w:divBdr>
                </w:div>
                <w:div w:id="1128821095">
                  <w:marLeft w:val="0"/>
                  <w:marRight w:val="0"/>
                  <w:marTop w:val="0"/>
                  <w:marBottom w:val="0"/>
                  <w:divBdr>
                    <w:top w:val="none" w:sz="0" w:space="0" w:color="auto"/>
                    <w:left w:val="none" w:sz="0" w:space="0" w:color="auto"/>
                    <w:bottom w:val="none" w:sz="0" w:space="0" w:color="auto"/>
                    <w:right w:val="none" w:sz="0" w:space="0" w:color="auto"/>
                  </w:divBdr>
                </w:div>
                <w:div w:id="1785344523">
                  <w:marLeft w:val="0"/>
                  <w:marRight w:val="0"/>
                  <w:marTop w:val="0"/>
                  <w:marBottom w:val="0"/>
                  <w:divBdr>
                    <w:top w:val="none" w:sz="0" w:space="0" w:color="auto"/>
                    <w:left w:val="none" w:sz="0" w:space="0" w:color="auto"/>
                    <w:bottom w:val="none" w:sz="0" w:space="0" w:color="auto"/>
                    <w:right w:val="none" w:sz="0" w:space="0" w:color="auto"/>
                  </w:divBdr>
                </w:div>
                <w:div w:id="1544978308">
                  <w:marLeft w:val="0"/>
                  <w:marRight w:val="0"/>
                  <w:marTop w:val="0"/>
                  <w:marBottom w:val="0"/>
                  <w:divBdr>
                    <w:top w:val="none" w:sz="0" w:space="0" w:color="auto"/>
                    <w:left w:val="none" w:sz="0" w:space="0" w:color="auto"/>
                    <w:bottom w:val="none" w:sz="0" w:space="0" w:color="auto"/>
                    <w:right w:val="none" w:sz="0" w:space="0" w:color="auto"/>
                  </w:divBdr>
                </w:div>
                <w:div w:id="285157982">
                  <w:marLeft w:val="0"/>
                  <w:marRight w:val="0"/>
                  <w:marTop w:val="0"/>
                  <w:marBottom w:val="0"/>
                  <w:divBdr>
                    <w:top w:val="none" w:sz="0" w:space="0" w:color="auto"/>
                    <w:left w:val="none" w:sz="0" w:space="0" w:color="auto"/>
                    <w:bottom w:val="none" w:sz="0" w:space="0" w:color="auto"/>
                    <w:right w:val="none" w:sz="0" w:space="0" w:color="auto"/>
                  </w:divBdr>
                </w:div>
                <w:div w:id="1397776536">
                  <w:marLeft w:val="0"/>
                  <w:marRight w:val="0"/>
                  <w:marTop w:val="0"/>
                  <w:marBottom w:val="0"/>
                  <w:divBdr>
                    <w:top w:val="none" w:sz="0" w:space="0" w:color="auto"/>
                    <w:left w:val="none" w:sz="0" w:space="0" w:color="auto"/>
                    <w:bottom w:val="none" w:sz="0" w:space="0" w:color="auto"/>
                    <w:right w:val="none" w:sz="0" w:space="0" w:color="auto"/>
                  </w:divBdr>
                </w:div>
                <w:div w:id="934095638">
                  <w:marLeft w:val="0"/>
                  <w:marRight w:val="0"/>
                  <w:marTop w:val="0"/>
                  <w:marBottom w:val="0"/>
                  <w:divBdr>
                    <w:top w:val="none" w:sz="0" w:space="0" w:color="auto"/>
                    <w:left w:val="none" w:sz="0" w:space="0" w:color="auto"/>
                    <w:bottom w:val="none" w:sz="0" w:space="0" w:color="auto"/>
                    <w:right w:val="none" w:sz="0" w:space="0" w:color="auto"/>
                  </w:divBdr>
                </w:div>
                <w:div w:id="1630625575">
                  <w:marLeft w:val="0"/>
                  <w:marRight w:val="0"/>
                  <w:marTop w:val="0"/>
                  <w:marBottom w:val="0"/>
                  <w:divBdr>
                    <w:top w:val="none" w:sz="0" w:space="0" w:color="auto"/>
                    <w:left w:val="none" w:sz="0" w:space="0" w:color="auto"/>
                    <w:bottom w:val="none" w:sz="0" w:space="0" w:color="auto"/>
                    <w:right w:val="none" w:sz="0" w:space="0" w:color="auto"/>
                  </w:divBdr>
                </w:div>
                <w:div w:id="164129143">
                  <w:marLeft w:val="0"/>
                  <w:marRight w:val="0"/>
                  <w:marTop w:val="0"/>
                  <w:marBottom w:val="0"/>
                  <w:divBdr>
                    <w:top w:val="none" w:sz="0" w:space="0" w:color="auto"/>
                    <w:left w:val="none" w:sz="0" w:space="0" w:color="auto"/>
                    <w:bottom w:val="none" w:sz="0" w:space="0" w:color="auto"/>
                    <w:right w:val="none" w:sz="0" w:space="0" w:color="auto"/>
                  </w:divBdr>
                </w:div>
                <w:div w:id="804859473">
                  <w:marLeft w:val="0"/>
                  <w:marRight w:val="0"/>
                  <w:marTop w:val="0"/>
                  <w:marBottom w:val="0"/>
                  <w:divBdr>
                    <w:top w:val="none" w:sz="0" w:space="0" w:color="auto"/>
                    <w:left w:val="none" w:sz="0" w:space="0" w:color="auto"/>
                    <w:bottom w:val="none" w:sz="0" w:space="0" w:color="auto"/>
                    <w:right w:val="none" w:sz="0" w:space="0" w:color="auto"/>
                  </w:divBdr>
                </w:div>
                <w:div w:id="1237398269">
                  <w:marLeft w:val="0"/>
                  <w:marRight w:val="0"/>
                  <w:marTop w:val="0"/>
                  <w:marBottom w:val="0"/>
                  <w:divBdr>
                    <w:top w:val="none" w:sz="0" w:space="0" w:color="auto"/>
                    <w:left w:val="none" w:sz="0" w:space="0" w:color="auto"/>
                    <w:bottom w:val="none" w:sz="0" w:space="0" w:color="auto"/>
                    <w:right w:val="none" w:sz="0" w:space="0" w:color="auto"/>
                  </w:divBdr>
                </w:div>
                <w:div w:id="998383254">
                  <w:marLeft w:val="0"/>
                  <w:marRight w:val="0"/>
                  <w:marTop w:val="0"/>
                  <w:marBottom w:val="0"/>
                  <w:divBdr>
                    <w:top w:val="none" w:sz="0" w:space="0" w:color="auto"/>
                    <w:left w:val="none" w:sz="0" w:space="0" w:color="auto"/>
                    <w:bottom w:val="none" w:sz="0" w:space="0" w:color="auto"/>
                    <w:right w:val="none" w:sz="0" w:space="0" w:color="auto"/>
                  </w:divBdr>
                </w:div>
                <w:div w:id="1013920915">
                  <w:marLeft w:val="0"/>
                  <w:marRight w:val="0"/>
                  <w:marTop w:val="0"/>
                  <w:marBottom w:val="0"/>
                  <w:divBdr>
                    <w:top w:val="none" w:sz="0" w:space="0" w:color="auto"/>
                    <w:left w:val="none" w:sz="0" w:space="0" w:color="auto"/>
                    <w:bottom w:val="none" w:sz="0" w:space="0" w:color="auto"/>
                    <w:right w:val="none" w:sz="0" w:space="0" w:color="auto"/>
                  </w:divBdr>
                </w:div>
                <w:div w:id="744493960">
                  <w:marLeft w:val="0"/>
                  <w:marRight w:val="0"/>
                  <w:marTop w:val="0"/>
                  <w:marBottom w:val="0"/>
                  <w:divBdr>
                    <w:top w:val="none" w:sz="0" w:space="0" w:color="auto"/>
                    <w:left w:val="none" w:sz="0" w:space="0" w:color="auto"/>
                    <w:bottom w:val="none" w:sz="0" w:space="0" w:color="auto"/>
                    <w:right w:val="none" w:sz="0" w:space="0" w:color="auto"/>
                  </w:divBdr>
                </w:div>
                <w:div w:id="2049719656">
                  <w:marLeft w:val="0"/>
                  <w:marRight w:val="0"/>
                  <w:marTop w:val="0"/>
                  <w:marBottom w:val="0"/>
                  <w:divBdr>
                    <w:top w:val="none" w:sz="0" w:space="0" w:color="auto"/>
                    <w:left w:val="none" w:sz="0" w:space="0" w:color="auto"/>
                    <w:bottom w:val="none" w:sz="0" w:space="0" w:color="auto"/>
                    <w:right w:val="none" w:sz="0" w:space="0" w:color="auto"/>
                  </w:divBdr>
                </w:div>
                <w:div w:id="326985957">
                  <w:marLeft w:val="0"/>
                  <w:marRight w:val="0"/>
                  <w:marTop w:val="0"/>
                  <w:marBottom w:val="0"/>
                  <w:divBdr>
                    <w:top w:val="none" w:sz="0" w:space="0" w:color="auto"/>
                    <w:left w:val="none" w:sz="0" w:space="0" w:color="auto"/>
                    <w:bottom w:val="none" w:sz="0" w:space="0" w:color="auto"/>
                    <w:right w:val="none" w:sz="0" w:space="0" w:color="auto"/>
                  </w:divBdr>
                </w:div>
                <w:div w:id="1565486823">
                  <w:marLeft w:val="0"/>
                  <w:marRight w:val="0"/>
                  <w:marTop w:val="0"/>
                  <w:marBottom w:val="0"/>
                  <w:divBdr>
                    <w:top w:val="none" w:sz="0" w:space="0" w:color="auto"/>
                    <w:left w:val="none" w:sz="0" w:space="0" w:color="auto"/>
                    <w:bottom w:val="none" w:sz="0" w:space="0" w:color="auto"/>
                    <w:right w:val="none" w:sz="0" w:space="0" w:color="auto"/>
                  </w:divBdr>
                </w:div>
                <w:div w:id="474831888">
                  <w:marLeft w:val="0"/>
                  <w:marRight w:val="0"/>
                  <w:marTop w:val="0"/>
                  <w:marBottom w:val="0"/>
                  <w:divBdr>
                    <w:top w:val="none" w:sz="0" w:space="0" w:color="auto"/>
                    <w:left w:val="none" w:sz="0" w:space="0" w:color="auto"/>
                    <w:bottom w:val="none" w:sz="0" w:space="0" w:color="auto"/>
                    <w:right w:val="none" w:sz="0" w:space="0" w:color="auto"/>
                  </w:divBdr>
                </w:div>
                <w:div w:id="601105769">
                  <w:marLeft w:val="0"/>
                  <w:marRight w:val="0"/>
                  <w:marTop w:val="0"/>
                  <w:marBottom w:val="0"/>
                  <w:divBdr>
                    <w:top w:val="none" w:sz="0" w:space="0" w:color="auto"/>
                    <w:left w:val="none" w:sz="0" w:space="0" w:color="auto"/>
                    <w:bottom w:val="none" w:sz="0" w:space="0" w:color="auto"/>
                    <w:right w:val="none" w:sz="0" w:space="0" w:color="auto"/>
                  </w:divBdr>
                </w:div>
                <w:div w:id="954167338">
                  <w:marLeft w:val="0"/>
                  <w:marRight w:val="0"/>
                  <w:marTop w:val="0"/>
                  <w:marBottom w:val="0"/>
                  <w:divBdr>
                    <w:top w:val="none" w:sz="0" w:space="0" w:color="auto"/>
                    <w:left w:val="none" w:sz="0" w:space="0" w:color="auto"/>
                    <w:bottom w:val="none" w:sz="0" w:space="0" w:color="auto"/>
                    <w:right w:val="none" w:sz="0" w:space="0" w:color="auto"/>
                  </w:divBdr>
                </w:div>
                <w:div w:id="1714308824">
                  <w:marLeft w:val="0"/>
                  <w:marRight w:val="0"/>
                  <w:marTop w:val="0"/>
                  <w:marBottom w:val="0"/>
                  <w:divBdr>
                    <w:top w:val="none" w:sz="0" w:space="0" w:color="auto"/>
                    <w:left w:val="none" w:sz="0" w:space="0" w:color="auto"/>
                    <w:bottom w:val="none" w:sz="0" w:space="0" w:color="auto"/>
                    <w:right w:val="none" w:sz="0" w:space="0" w:color="auto"/>
                  </w:divBdr>
                </w:div>
                <w:div w:id="1720980583">
                  <w:marLeft w:val="0"/>
                  <w:marRight w:val="0"/>
                  <w:marTop w:val="0"/>
                  <w:marBottom w:val="0"/>
                  <w:divBdr>
                    <w:top w:val="none" w:sz="0" w:space="0" w:color="auto"/>
                    <w:left w:val="none" w:sz="0" w:space="0" w:color="auto"/>
                    <w:bottom w:val="none" w:sz="0" w:space="0" w:color="auto"/>
                    <w:right w:val="none" w:sz="0" w:space="0" w:color="auto"/>
                  </w:divBdr>
                </w:div>
                <w:div w:id="1153258446">
                  <w:marLeft w:val="0"/>
                  <w:marRight w:val="0"/>
                  <w:marTop w:val="0"/>
                  <w:marBottom w:val="0"/>
                  <w:divBdr>
                    <w:top w:val="none" w:sz="0" w:space="0" w:color="auto"/>
                    <w:left w:val="none" w:sz="0" w:space="0" w:color="auto"/>
                    <w:bottom w:val="none" w:sz="0" w:space="0" w:color="auto"/>
                    <w:right w:val="none" w:sz="0" w:space="0" w:color="auto"/>
                  </w:divBdr>
                </w:div>
                <w:div w:id="45691395">
                  <w:marLeft w:val="0"/>
                  <w:marRight w:val="0"/>
                  <w:marTop w:val="0"/>
                  <w:marBottom w:val="0"/>
                  <w:divBdr>
                    <w:top w:val="none" w:sz="0" w:space="0" w:color="auto"/>
                    <w:left w:val="none" w:sz="0" w:space="0" w:color="auto"/>
                    <w:bottom w:val="none" w:sz="0" w:space="0" w:color="auto"/>
                    <w:right w:val="none" w:sz="0" w:space="0" w:color="auto"/>
                  </w:divBdr>
                </w:div>
                <w:div w:id="771171165">
                  <w:marLeft w:val="0"/>
                  <w:marRight w:val="0"/>
                  <w:marTop w:val="0"/>
                  <w:marBottom w:val="0"/>
                  <w:divBdr>
                    <w:top w:val="none" w:sz="0" w:space="0" w:color="auto"/>
                    <w:left w:val="none" w:sz="0" w:space="0" w:color="auto"/>
                    <w:bottom w:val="none" w:sz="0" w:space="0" w:color="auto"/>
                    <w:right w:val="none" w:sz="0" w:space="0" w:color="auto"/>
                  </w:divBdr>
                </w:div>
                <w:div w:id="863596914">
                  <w:marLeft w:val="0"/>
                  <w:marRight w:val="0"/>
                  <w:marTop w:val="0"/>
                  <w:marBottom w:val="0"/>
                  <w:divBdr>
                    <w:top w:val="none" w:sz="0" w:space="0" w:color="auto"/>
                    <w:left w:val="none" w:sz="0" w:space="0" w:color="auto"/>
                    <w:bottom w:val="none" w:sz="0" w:space="0" w:color="auto"/>
                    <w:right w:val="none" w:sz="0" w:space="0" w:color="auto"/>
                  </w:divBdr>
                </w:div>
                <w:div w:id="234556420">
                  <w:marLeft w:val="0"/>
                  <w:marRight w:val="0"/>
                  <w:marTop w:val="0"/>
                  <w:marBottom w:val="0"/>
                  <w:divBdr>
                    <w:top w:val="none" w:sz="0" w:space="0" w:color="auto"/>
                    <w:left w:val="none" w:sz="0" w:space="0" w:color="auto"/>
                    <w:bottom w:val="none" w:sz="0" w:space="0" w:color="auto"/>
                    <w:right w:val="none" w:sz="0" w:space="0" w:color="auto"/>
                  </w:divBdr>
                </w:div>
                <w:div w:id="206111037">
                  <w:marLeft w:val="0"/>
                  <w:marRight w:val="0"/>
                  <w:marTop w:val="0"/>
                  <w:marBottom w:val="0"/>
                  <w:divBdr>
                    <w:top w:val="none" w:sz="0" w:space="0" w:color="auto"/>
                    <w:left w:val="none" w:sz="0" w:space="0" w:color="auto"/>
                    <w:bottom w:val="none" w:sz="0" w:space="0" w:color="auto"/>
                    <w:right w:val="none" w:sz="0" w:space="0" w:color="auto"/>
                  </w:divBdr>
                </w:div>
                <w:div w:id="954750431">
                  <w:marLeft w:val="0"/>
                  <w:marRight w:val="0"/>
                  <w:marTop w:val="0"/>
                  <w:marBottom w:val="0"/>
                  <w:divBdr>
                    <w:top w:val="none" w:sz="0" w:space="0" w:color="auto"/>
                    <w:left w:val="none" w:sz="0" w:space="0" w:color="auto"/>
                    <w:bottom w:val="none" w:sz="0" w:space="0" w:color="auto"/>
                    <w:right w:val="none" w:sz="0" w:space="0" w:color="auto"/>
                  </w:divBdr>
                </w:div>
                <w:div w:id="750204135">
                  <w:marLeft w:val="0"/>
                  <w:marRight w:val="0"/>
                  <w:marTop w:val="0"/>
                  <w:marBottom w:val="0"/>
                  <w:divBdr>
                    <w:top w:val="none" w:sz="0" w:space="0" w:color="auto"/>
                    <w:left w:val="none" w:sz="0" w:space="0" w:color="auto"/>
                    <w:bottom w:val="none" w:sz="0" w:space="0" w:color="auto"/>
                    <w:right w:val="none" w:sz="0" w:space="0" w:color="auto"/>
                  </w:divBdr>
                </w:div>
                <w:div w:id="2087072577">
                  <w:marLeft w:val="0"/>
                  <w:marRight w:val="0"/>
                  <w:marTop w:val="0"/>
                  <w:marBottom w:val="0"/>
                  <w:divBdr>
                    <w:top w:val="none" w:sz="0" w:space="0" w:color="auto"/>
                    <w:left w:val="none" w:sz="0" w:space="0" w:color="auto"/>
                    <w:bottom w:val="none" w:sz="0" w:space="0" w:color="auto"/>
                    <w:right w:val="none" w:sz="0" w:space="0" w:color="auto"/>
                  </w:divBdr>
                </w:div>
                <w:div w:id="1457260050">
                  <w:marLeft w:val="0"/>
                  <w:marRight w:val="0"/>
                  <w:marTop w:val="0"/>
                  <w:marBottom w:val="0"/>
                  <w:divBdr>
                    <w:top w:val="none" w:sz="0" w:space="0" w:color="auto"/>
                    <w:left w:val="none" w:sz="0" w:space="0" w:color="auto"/>
                    <w:bottom w:val="none" w:sz="0" w:space="0" w:color="auto"/>
                    <w:right w:val="none" w:sz="0" w:space="0" w:color="auto"/>
                  </w:divBdr>
                </w:div>
                <w:div w:id="414404906">
                  <w:marLeft w:val="0"/>
                  <w:marRight w:val="0"/>
                  <w:marTop w:val="0"/>
                  <w:marBottom w:val="0"/>
                  <w:divBdr>
                    <w:top w:val="none" w:sz="0" w:space="0" w:color="auto"/>
                    <w:left w:val="none" w:sz="0" w:space="0" w:color="auto"/>
                    <w:bottom w:val="none" w:sz="0" w:space="0" w:color="auto"/>
                    <w:right w:val="none" w:sz="0" w:space="0" w:color="auto"/>
                  </w:divBdr>
                </w:div>
                <w:div w:id="1311793115">
                  <w:marLeft w:val="0"/>
                  <w:marRight w:val="0"/>
                  <w:marTop w:val="0"/>
                  <w:marBottom w:val="0"/>
                  <w:divBdr>
                    <w:top w:val="none" w:sz="0" w:space="0" w:color="auto"/>
                    <w:left w:val="none" w:sz="0" w:space="0" w:color="auto"/>
                    <w:bottom w:val="none" w:sz="0" w:space="0" w:color="auto"/>
                    <w:right w:val="none" w:sz="0" w:space="0" w:color="auto"/>
                  </w:divBdr>
                </w:div>
                <w:div w:id="1301688774">
                  <w:marLeft w:val="0"/>
                  <w:marRight w:val="0"/>
                  <w:marTop w:val="0"/>
                  <w:marBottom w:val="0"/>
                  <w:divBdr>
                    <w:top w:val="none" w:sz="0" w:space="0" w:color="auto"/>
                    <w:left w:val="none" w:sz="0" w:space="0" w:color="auto"/>
                    <w:bottom w:val="none" w:sz="0" w:space="0" w:color="auto"/>
                    <w:right w:val="none" w:sz="0" w:space="0" w:color="auto"/>
                  </w:divBdr>
                </w:div>
                <w:div w:id="1651208054">
                  <w:marLeft w:val="0"/>
                  <w:marRight w:val="0"/>
                  <w:marTop w:val="0"/>
                  <w:marBottom w:val="0"/>
                  <w:divBdr>
                    <w:top w:val="none" w:sz="0" w:space="0" w:color="auto"/>
                    <w:left w:val="none" w:sz="0" w:space="0" w:color="auto"/>
                    <w:bottom w:val="none" w:sz="0" w:space="0" w:color="auto"/>
                    <w:right w:val="none" w:sz="0" w:space="0" w:color="auto"/>
                  </w:divBdr>
                </w:div>
                <w:div w:id="210726860">
                  <w:marLeft w:val="0"/>
                  <w:marRight w:val="0"/>
                  <w:marTop w:val="0"/>
                  <w:marBottom w:val="0"/>
                  <w:divBdr>
                    <w:top w:val="none" w:sz="0" w:space="0" w:color="auto"/>
                    <w:left w:val="none" w:sz="0" w:space="0" w:color="auto"/>
                    <w:bottom w:val="none" w:sz="0" w:space="0" w:color="auto"/>
                    <w:right w:val="none" w:sz="0" w:space="0" w:color="auto"/>
                  </w:divBdr>
                </w:div>
                <w:div w:id="104007829">
                  <w:marLeft w:val="0"/>
                  <w:marRight w:val="0"/>
                  <w:marTop w:val="0"/>
                  <w:marBottom w:val="0"/>
                  <w:divBdr>
                    <w:top w:val="none" w:sz="0" w:space="0" w:color="auto"/>
                    <w:left w:val="none" w:sz="0" w:space="0" w:color="auto"/>
                    <w:bottom w:val="none" w:sz="0" w:space="0" w:color="auto"/>
                    <w:right w:val="none" w:sz="0" w:space="0" w:color="auto"/>
                  </w:divBdr>
                </w:div>
                <w:div w:id="706832349">
                  <w:marLeft w:val="0"/>
                  <w:marRight w:val="0"/>
                  <w:marTop w:val="0"/>
                  <w:marBottom w:val="0"/>
                  <w:divBdr>
                    <w:top w:val="none" w:sz="0" w:space="0" w:color="auto"/>
                    <w:left w:val="none" w:sz="0" w:space="0" w:color="auto"/>
                    <w:bottom w:val="none" w:sz="0" w:space="0" w:color="auto"/>
                    <w:right w:val="none" w:sz="0" w:space="0" w:color="auto"/>
                  </w:divBdr>
                </w:div>
                <w:div w:id="405615836">
                  <w:marLeft w:val="0"/>
                  <w:marRight w:val="0"/>
                  <w:marTop w:val="0"/>
                  <w:marBottom w:val="0"/>
                  <w:divBdr>
                    <w:top w:val="none" w:sz="0" w:space="0" w:color="auto"/>
                    <w:left w:val="none" w:sz="0" w:space="0" w:color="auto"/>
                    <w:bottom w:val="none" w:sz="0" w:space="0" w:color="auto"/>
                    <w:right w:val="none" w:sz="0" w:space="0" w:color="auto"/>
                  </w:divBdr>
                </w:div>
                <w:div w:id="1600680428">
                  <w:marLeft w:val="0"/>
                  <w:marRight w:val="0"/>
                  <w:marTop w:val="0"/>
                  <w:marBottom w:val="0"/>
                  <w:divBdr>
                    <w:top w:val="none" w:sz="0" w:space="0" w:color="auto"/>
                    <w:left w:val="none" w:sz="0" w:space="0" w:color="auto"/>
                    <w:bottom w:val="none" w:sz="0" w:space="0" w:color="auto"/>
                    <w:right w:val="none" w:sz="0" w:space="0" w:color="auto"/>
                  </w:divBdr>
                </w:div>
                <w:div w:id="704478383">
                  <w:marLeft w:val="0"/>
                  <w:marRight w:val="0"/>
                  <w:marTop w:val="0"/>
                  <w:marBottom w:val="0"/>
                  <w:divBdr>
                    <w:top w:val="none" w:sz="0" w:space="0" w:color="auto"/>
                    <w:left w:val="none" w:sz="0" w:space="0" w:color="auto"/>
                    <w:bottom w:val="none" w:sz="0" w:space="0" w:color="auto"/>
                    <w:right w:val="none" w:sz="0" w:space="0" w:color="auto"/>
                  </w:divBdr>
                </w:div>
                <w:div w:id="1725563982">
                  <w:marLeft w:val="0"/>
                  <w:marRight w:val="0"/>
                  <w:marTop w:val="0"/>
                  <w:marBottom w:val="0"/>
                  <w:divBdr>
                    <w:top w:val="none" w:sz="0" w:space="0" w:color="auto"/>
                    <w:left w:val="none" w:sz="0" w:space="0" w:color="auto"/>
                    <w:bottom w:val="none" w:sz="0" w:space="0" w:color="auto"/>
                    <w:right w:val="none" w:sz="0" w:space="0" w:color="auto"/>
                  </w:divBdr>
                </w:div>
                <w:div w:id="2137135359">
                  <w:marLeft w:val="0"/>
                  <w:marRight w:val="0"/>
                  <w:marTop w:val="0"/>
                  <w:marBottom w:val="0"/>
                  <w:divBdr>
                    <w:top w:val="none" w:sz="0" w:space="0" w:color="auto"/>
                    <w:left w:val="none" w:sz="0" w:space="0" w:color="auto"/>
                    <w:bottom w:val="none" w:sz="0" w:space="0" w:color="auto"/>
                    <w:right w:val="none" w:sz="0" w:space="0" w:color="auto"/>
                  </w:divBdr>
                </w:div>
                <w:div w:id="2022664688">
                  <w:marLeft w:val="0"/>
                  <w:marRight w:val="0"/>
                  <w:marTop w:val="0"/>
                  <w:marBottom w:val="0"/>
                  <w:divBdr>
                    <w:top w:val="none" w:sz="0" w:space="0" w:color="auto"/>
                    <w:left w:val="none" w:sz="0" w:space="0" w:color="auto"/>
                    <w:bottom w:val="none" w:sz="0" w:space="0" w:color="auto"/>
                    <w:right w:val="none" w:sz="0" w:space="0" w:color="auto"/>
                  </w:divBdr>
                </w:div>
                <w:div w:id="1791321914">
                  <w:marLeft w:val="0"/>
                  <w:marRight w:val="0"/>
                  <w:marTop w:val="0"/>
                  <w:marBottom w:val="0"/>
                  <w:divBdr>
                    <w:top w:val="none" w:sz="0" w:space="0" w:color="auto"/>
                    <w:left w:val="none" w:sz="0" w:space="0" w:color="auto"/>
                    <w:bottom w:val="none" w:sz="0" w:space="0" w:color="auto"/>
                    <w:right w:val="none" w:sz="0" w:space="0" w:color="auto"/>
                  </w:divBdr>
                </w:div>
                <w:div w:id="1787236357">
                  <w:marLeft w:val="0"/>
                  <w:marRight w:val="0"/>
                  <w:marTop w:val="0"/>
                  <w:marBottom w:val="0"/>
                  <w:divBdr>
                    <w:top w:val="none" w:sz="0" w:space="0" w:color="auto"/>
                    <w:left w:val="none" w:sz="0" w:space="0" w:color="auto"/>
                    <w:bottom w:val="none" w:sz="0" w:space="0" w:color="auto"/>
                    <w:right w:val="none" w:sz="0" w:space="0" w:color="auto"/>
                  </w:divBdr>
                </w:div>
                <w:div w:id="261033996">
                  <w:marLeft w:val="0"/>
                  <w:marRight w:val="0"/>
                  <w:marTop w:val="0"/>
                  <w:marBottom w:val="0"/>
                  <w:divBdr>
                    <w:top w:val="none" w:sz="0" w:space="0" w:color="auto"/>
                    <w:left w:val="none" w:sz="0" w:space="0" w:color="auto"/>
                    <w:bottom w:val="none" w:sz="0" w:space="0" w:color="auto"/>
                    <w:right w:val="none" w:sz="0" w:space="0" w:color="auto"/>
                  </w:divBdr>
                </w:div>
                <w:div w:id="708184813">
                  <w:marLeft w:val="0"/>
                  <w:marRight w:val="0"/>
                  <w:marTop w:val="0"/>
                  <w:marBottom w:val="0"/>
                  <w:divBdr>
                    <w:top w:val="none" w:sz="0" w:space="0" w:color="auto"/>
                    <w:left w:val="none" w:sz="0" w:space="0" w:color="auto"/>
                    <w:bottom w:val="none" w:sz="0" w:space="0" w:color="auto"/>
                    <w:right w:val="none" w:sz="0" w:space="0" w:color="auto"/>
                  </w:divBdr>
                </w:div>
                <w:div w:id="1813136096">
                  <w:marLeft w:val="0"/>
                  <w:marRight w:val="0"/>
                  <w:marTop w:val="0"/>
                  <w:marBottom w:val="0"/>
                  <w:divBdr>
                    <w:top w:val="none" w:sz="0" w:space="0" w:color="auto"/>
                    <w:left w:val="none" w:sz="0" w:space="0" w:color="auto"/>
                    <w:bottom w:val="none" w:sz="0" w:space="0" w:color="auto"/>
                    <w:right w:val="none" w:sz="0" w:space="0" w:color="auto"/>
                  </w:divBdr>
                </w:div>
                <w:div w:id="1868985060">
                  <w:marLeft w:val="0"/>
                  <w:marRight w:val="0"/>
                  <w:marTop w:val="0"/>
                  <w:marBottom w:val="0"/>
                  <w:divBdr>
                    <w:top w:val="none" w:sz="0" w:space="0" w:color="auto"/>
                    <w:left w:val="none" w:sz="0" w:space="0" w:color="auto"/>
                    <w:bottom w:val="none" w:sz="0" w:space="0" w:color="auto"/>
                    <w:right w:val="none" w:sz="0" w:space="0" w:color="auto"/>
                  </w:divBdr>
                </w:div>
                <w:div w:id="1670785728">
                  <w:marLeft w:val="0"/>
                  <w:marRight w:val="0"/>
                  <w:marTop w:val="0"/>
                  <w:marBottom w:val="0"/>
                  <w:divBdr>
                    <w:top w:val="none" w:sz="0" w:space="0" w:color="auto"/>
                    <w:left w:val="none" w:sz="0" w:space="0" w:color="auto"/>
                    <w:bottom w:val="none" w:sz="0" w:space="0" w:color="auto"/>
                    <w:right w:val="none" w:sz="0" w:space="0" w:color="auto"/>
                  </w:divBdr>
                </w:div>
                <w:div w:id="812255513">
                  <w:marLeft w:val="0"/>
                  <w:marRight w:val="0"/>
                  <w:marTop w:val="0"/>
                  <w:marBottom w:val="0"/>
                  <w:divBdr>
                    <w:top w:val="none" w:sz="0" w:space="0" w:color="auto"/>
                    <w:left w:val="none" w:sz="0" w:space="0" w:color="auto"/>
                    <w:bottom w:val="none" w:sz="0" w:space="0" w:color="auto"/>
                    <w:right w:val="none" w:sz="0" w:space="0" w:color="auto"/>
                  </w:divBdr>
                </w:div>
                <w:div w:id="2035962819">
                  <w:marLeft w:val="0"/>
                  <w:marRight w:val="0"/>
                  <w:marTop w:val="0"/>
                  <w:marBottom w:val="0"/>
                  <w:divBdr>
                    <w:top w:val="none" w:sz="0" w:space="0" w:color="auto"/>
                    <w:left w:val="none" w:sz="0" w:space="0" w:color="auto"/>
                    <w:bottom w:val="none" w:sz="0" w:space="0" w:color="auto"/>
                    <w:right w:val="none" w:sz="0" w:space="0" w:color="auto"/>
                  </w:divBdr>
                </w:div>
                <w:div w:id="371422671">
                  <w:marLeft w:val="0"/>
                  <w:marRight w:val="0"/>
                  <w:marTop w:val="0"/>
                  <w:marBottom w:val="0"/>
                  <w:divBdr>
                    <w:top w:val="none" w:sz="0" w:space="0" w:color="auto"/>
                    <w:left w:val="none" w:sz="0" w:space="0" w:color="auto"/>
                    <w:bottom w:val="none" w:sz="0" w:space="0" w:color="auto"/>
                    <w:right w:val="none" w:sz="0" w:space="0" w:color="auto"/>
                  </w:divBdr>
                </w:div>
                <w:div w:id="93287520">
                  <w:marLeft w:val="0"/>
                  <w:marRight w:val="0"/>
                  <w:marTop w:val="0"/>
                  <w:marBottom w:val="0"/>
                  <w:divBdr>
                    <w:top w:val="none" w:sz="0" w:space="0" w:color="auto"/>
                    <w:left w:val="none" w:sz="0" w:space="0" w:color="auto"/>
                    <w:bottom w:val="none" w:sz="0" w:space="0" w:color="auto"/>
                    <w:right w:val="none" w:sz="0" w:space="0" w:color="auto"/>
                  </w:divBdr>
                </w:div>
                <w:div w:id="1488663795">
                  <w:marLeft w:val="0"/>
                  <w:marRight w:val="0"/>
                  <w:marTop w:val="0"/>
                  <w:marBottom w:val="0"/>
                  <w:divBdr>
                    <w:top w:val="none" w:sz="0" w:space="0" w:color="auto"/>
                    <w:left w:val="none" w:sz="0" w:space="0" w:color="auto"/>
                    <w:bottom w:val="none" w:sz="0" w:space="0" w:color="auto"/>
                    <w:right w:val="none" w:sz="0" w:space="0" w:color="auto"/>
                  </w:divBdr>
                </w:div>
                <w:div w:id="742796574">
                  <w:marLeft w:val="0"/>
                  <w:marRight w:val="0"/>
                  <w:marTop w:val="0"/>
                  <w:marBottom w:val="0"/>
                  <w:divBdr>
                    <w:top w:val="none" w:sz="0" w:space="0" w:color="auto"/>
                    <w:left w:val="none" w:sz="0" w:space="0" w:color="auto"/>
                    <w:bottom w:val="none" w:sz="0" w:space="0" w:color="auto"/>
                    <w:right w:val="none" w:sz="0" w:space="0" w:color="auto"/>
                  </w:divBdr>
                </w:div>
                <w:div w:id="1915820532">
                  <w:marLeft w:val="0"/>
                  <w:marRight w:val="0"/>
                  <w:marTop w:val="0"/>
                  <w:marBottom w:val="0"/>
                  <w:divBdr>
                    <w:top w:val="none" w:sz="0" w:space="0" w:color="auto"/>
                    <w:left w:val="none" w:sz="0" w:space="0" w:color="auto"/>
                    <w:bottom w:val="none" w:sz="0" w:space="0" w:color="auto"/>
                    <w:right w:val="none" w:sz="0" w:space="0" w:color="auto"/>
                  </w:divBdr>
                </w:div>
                <w:div w:id="1469014353">
                  <w:marLeft w:val="0"/>
                  <w:marRight w:val="0"/>
                  <w:marTop w:val="0"/>
                  <w:marBottom w:val="0"/>
                  <w:divBdr>
                    <w:top w:val="none" w:sz="0" w:space="0" w:color="auto"/>
                    <w:left w:val="none" w:sz="0" w:space="0" w:color="auto"/>
                    <w:bottom w:val="none" w:sz="0" w:space="0" w:color="auto"/>
                    <w:right w:val="none" w:sz="0" w:space="0" w:color="auto"/>
                  </w:divBdr>
                </w:div>
                <w:div w:id="926688419">
                  <w:marLeft w:val="0"/>
                  <w:marRight w:val="0"/>
                  <w:marTop w:val="0"/>
                  <w:marBottom w:val="0"/>
                  <w:divBdr>
                    <w:top w:val="none" w:sz="0" w:space="0" w:color="auto"/>
                    <w:left w:val="none" w:sz="0" w:space="0" w:color="auto"/>
                    <w:bottom w:val="none" w:sz="0" w:space="0" w:color="auto"/>
                    <w:right w:val="none" w:sz="0" w:space="0" w:color="auto"/>
                  </w:divBdr>
                </w:div>
                <w:div w:id="497161814">
                  <w:marLeft w:val="0"/>
                  <w:marRight w:val="0"/>
                  <w:marTop w:val="0"/>
                  <w:marBottom w:val="0"/>
                  <w:divBdr>
                    <w:top w:val="none" w:sz="0" w:space="0" w:color="auto"/>
                    <w:left w:val="none" w:sz="0" w:space="0" w:color="auto"/>
                    <w:bottom w:val="none" w:sz="0" w:space="0" w:color="auto"/>
                    <w:right w:val="none" w:sz="0" w:space="0" w:color="auto"/>
                  </w:divBdr>
                </w:div>
                <w:div w:id="1827630818">
                  <w:marLeft w:val="0"/>
                  <w:marRight w:val="0"/>
                  <w:marTop w:val="0"/>
                  <w:marBottom w:val="0"/>
                  <w:divBdr>
                    <w:top w:val="none" w:sz="0" w:space="0" w:color="auto"/>
                    <w:left w:val="none" w:sz="0" w:space="0" w:color="auto"/>
                    <w:bottom w:val="none" w:sz="0" w:space="0" w:color="auto"/>
                    <w:right w:val="none" w:sz="0" w:space="0" w:color="auto"/>
                  </w:divBdr>
                </w:div>
                <w:div w:id="1632205123">
                  <w:marLeft w:val="0"/>
                  <w:marRight w:val="0"/>
                  <w:marTop w:val="0"/>
                  <w:marBottom w:val="0"/>
                  <w:divBdr>
                    <w:top w:val="none" w:sz="0" w:space="0" w:color="auto"/>
                    <w:left w:val="none" w:sz="0" w:space="0" w:color="auto"/>
                    <w:bottom w:val="none" w:sz="0" w:space="0" w:color="auto"/>
                    <w:right w:val="none" w:sz="0" w:space="0" w:color="auto"/>
                  </w:divBdr>
                </w:div>
                <w:div w:id="684290869">
                  <w:marLeft w:val="0"/>
                  <w:marRight w:val="0"/>
                  <w:marTop w:val="0"/>
                  <w:marBottom w:val="0"/>
                  <w:divBdr>
                    <w:top w:val="none" w:sz="0" w:space="0" w:color="auto"/>
                    <w:left w:val="none" w:sz="0" w:space="0" w:color="auto"/>
                    <w:bottom w:val="none" w:sz="0" w:space="0" w:color="auto"/>
                    <w:right w:val="none" w:sz="0" w:space="0" w:color="auto"/>
                  </w:divBdr>
                </w:div>
                <w:div w:id="103113786">
                  <w:marLeft w:val="0"/>
                  <w:marRight w:val="0"/>
                  <w:marTop w:val="0"/>
                  <w:marBottom w:val="0"/>
                  <w:divBdr>
                    <w:top w:val="none" w:sz="0" w:space="0" w:color="auto"/>
                    <w:left w:val="none" w:sz="0" w:space="0" w:color="auto"/>
                    <w:bottom w:val="none" w:sz="0" w:space="0" w:color="auto"/>
                    <w:right w:val="none" w:sz="0" w:space="0" w:color="auto"/>
                  </w:divBdr>
                </w:div>
                <w:div w:id="1676952650">
                  <w:marLeft w:val="0"/>
                  <w:marRight w:val="0"/>
                  <w:marTop w:val="0"/>
                  <w:marBottom w:val="0"/>
                  <w:divBdr>
                    <w:top w:val="none" w:sz="0" w:space="0" w:color="auto"/>
                    <w:left w:val="none" w:sz="0" w:space="0" w:color="auto"/>
                    <w:bottom w:val="none" w:sz="0" w:space="0" w:color="auto"/>
                    <w:right w:val="none" w:sz="0" w:space="0" w:color="auto"/>
                  </w:divBdr>
                </w:div>
                <w:div w:id="34472223">
                  <w:marLeft w:val="0"/>
                  <w:marRight w:val="0"/>
                  <w:marTop w:val="0"/>
                  <w:marBottom w:val="0"/>
                  <w:divBdr>
                    <w:top w:val="none" w:sz="0" w:space="0" w:color="auto"/>
                    <w:left w:val="none" w:sz="0" w:space="0" w:color="auto"/>
                    <w:bottom w:val="none" w:sz="0" w:space="0" w:color="auto"/>
                    <w:right w:val="none" w:sz="0" w:space="0" w:color="auto"/>
                  </w:divBdr>
                </w:div>
                <w:div w:id="436097442">
                  <w:marLeft w:val="0"/>
                  <w:marRight w:val="0"/>
                  <w:marTop w:val="0"/>
                  <w:marBottom w:val="0"/>
                  <w:divBdr>
                    <w:top w:val="none" w:sz="0" w:space="0" w:color="auto"/>
                    <w:left w:val="none" w:sz="0" w:space="0" w:color="auto"/>
                    <w:bottom w:val="none" w:sz="0" w:space="0" w:color="auto"/>
                    <w:right w:val="none" w:sz="0" w:space="0" w:color="auto"/>
                  </w:divBdr>
                </w:div>
                <w:div w:id="22636205">
                  <w:marLeft w:val="0"/>
                  <w:marRight w:val="0"/>
                  <w:marTop w:val="0"/>
                  <w:marBottom w:val="0"/>
                  <w:divBdr>
                    <w:top w:val="none" w:sz="0" w:space="0" w:color="auto"/>
                    <w:left w:val="none" w:sz="0" w:space="0" w:color="auto"/>
                    <w:bottom w:val="none" w:sz="0" w:space="0" w:color="auto"/>
                    <w:right w:val="none" w:sz="0" w:space="0" w:color="auto"/>
                  </w:divBdr>
                </w:div>
                <w:div w:id="1879664284">
                  <w:marLeft w:val="0"/>
                  <w:marRight w:val="0"/>
                  <w:marTop w:val="0"/>
                  <w:marBottom w:val="0"/>
                  <w:divBdr>
                    <w:top w:val="none" w:sz="0" w:space="0" w:color="auto"/>
                    <w:left w:val="none" w:sz="0" w:space="0" w:color="auto"/>
                    <w:bottom w:val="none" w:sz="0" w:space="0" w:color="auto"/>
                    <w:right w:val="none" w:sz="0" w:space="0" w:color="auto"/>
                  </w:divBdr>
                </w:div>
                <w:div w:id="2058312780">
                  <w:marLeft w:val="0"/>
                  <w:marRight w:val="0"/>
                  <w:marTop w:val="0"/>
                  <w:marBottom w:val="0"/>
                  <w:divBdr>
                    <w:top w:val="none" w:sz="0" w:space="0" w:color="auto"/>
                    <w:left w:val="none" w:sz="0" w:space="0" w:color="auto"/>
                    <w:bottom w:val="none" w:sz="0" w:space="0" w:color="auto"/>
                    <w:right w:val="none" w:sz="0" w:space="0" w:color="auto"/>
                  </w:divBdr>
                </w:div>
                <w:div w:id="1932545355">
                  <w:marLeft w:val="0"/>
                  <w:marRight w:val="0"/>
                  <w:marTop w:val="0"/>
                  <w:marBottom w:val="0"/>
                  <w:divBdr>
                    <w:top w:val="none" w:sz="0" w:space="0" w:color="auto"/>
                    <w:left w:val="none" w:sz="0" w:space="0" w:color="auto"/>
                    <w:bottom w:val="none" w:sz="0" w:space="0" w:color="auto"/>
                    <w:right w:val="none" w:sz="0" w:space="0" w:color="auto"/>
                  </w:divBdr>
                </w:div>
                <w:div w:id="70662550">
                  <w:marLeft w:val="0"/>
                  <w:marRight w:val="0"/>
                  <w:marTop w:val="0"/>
                  <w:marBottom w:val="0"/>
                  <w:divBdr>
                    <w:top w:val="none" w:sz="0" w:space="0" w:color="auto"/>
                    <w:left w:val="none" w:sz="0" w:space="0" w:color="auto"/>
                    <w:bottom w:val="none" w:sz="0" w:space="0" w:color="auto"/>
                    <w:right w:val="none" w:sz="0" w:space="0" w:color="auto"/>
                  </w:divBdr>
                </w:div>
                <w:div w:id="445659916">
                  <w:marLeft w:val="0"/>
                  <w:marRight w:val="0"/>
                  <w:marTop w:val="0"/>
                  <w:marBottom w:val="0"/>
                  <w:divBdr>
                    <w:top w:val="none" w:sz="0" w:space="0" w:color="auto"/>
                    <w:left w:val="none" w:sz="0" w:space="0" w:color="auto"/>
                    <w:bottom w:val="none" w:sz="0" w:space="0" w:color="auto"/>
                    <w:right w:val="none" w:sz="0" w:space="0" w:color="auto"/>
                  </w:divBdr>
                </w:div>
                <w:div w:id="532352288">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81087780">
                  <w:marLeft w:val="0"/>
                  <w:marRight w:val="0"/>
                  <w:marTop w:val="0"/>
                  <w:marBottom w:val="0"/>
                  <w:divBdr>
                    <w:top w:val="none" w:sz="0" w:space="0" w:color="auto"/>
                    <w:left w:val="none" w:sz="0" w:space="0" w:color="auto"/>
                    <w:bottom w:val="none" w:sz="0" w:space="0" w:color="auto"/>
                    <w:right w:val="none" w:sz="0" w:space="0" w:color="auto"/>
                  </w:divBdr>
                </w:div>
                <w:div w:id="1744595749">
                  <w:marLeft w:val="0"/>
                  <w:marRight w:val="0"/>
                  <w:marTop w:val="0"/>
                  <w:marBottom w:val="0"/>
                  <w:divBdr>
                    <w:top w:val="none" w:sz="0" w:space="0" w:color="auto"/>
                    <w:left w:val="none" w:sz="0" w:space="0" w:color="auto"/>
                    <w:bottom w:val="none" w:sz="0" w:space="0" w:color="auto"/>
                    <w:right w:val="none" w:sz="0" w:space="0" w:color="auto"/>
                  </w:divBdr>
                </w:div>
                <w:div w:id="1385837360">
                  <w:marLeft w:val="0"/>
                  <w:marRight w:val="0"/>
                  <w:marTop w:val="0"/>
                  <w:marBottom w:val="0"/>
                  <w:divBdr>
                    <w:top w:val="none" w:sz="0" w:space="0" w:color="auto"/>
                    <w:left w:val="none" w:sz="0" w:space="0" w:color="auto"/>
                    <w:bottom w:val="none" w:sz="0" w:space="0" w:color="auto"/>
                    <w:right w:val="none" w:sz="0" w:space="0" w:color="auto"/>
                  </w:divBdr>
                </w:div>
                <w:div w:id="156389428">
                  <w:marLeft w:val="0"/>
                  <w:marRight w:val="0"/>
                  <w:marTop w:val="0"/>
                  <w:marBottom w:val="0"/>
                  <w:divBdr>
                    <w:top w:val="none" w:sz="0" w:space="0" w:color="auto"/>
                    <w:left w:val="none" w:sz="0" w:space="0" w:color="auto"/>
                    <w:bottom w:val="none" w:sz="0" w:space="0" w:color="auto"/>
                    <w:right w:val="none" w:sz="0" w:space="0" w:color="auto"/>
                  </w:divBdr>
                </w:div>
                <w:div w:id="245919380">
                  <w:marLeft w:val="0"/>
                  <w:marRight w:val="0"/>
                  <w:marTop w:val="0"/>
                  <w:marBottom w:val="0"/>
                  <w:divBdr>
                    <w:top w:val="none" w:sz="0" w:space="0" w:color="auto"/>
                    <w:left w:val="none" w:sz="0" w:space="0" w:color="auto"/>
                    <w:bottom w:val="none" w:sz="0" w:space="0" w:color="auto"/>
                    <w:right w:val="none" w:sz="0" w:space="0" w:color="auto"/>
                  </w:divBdr>
                </w:div>
                <w:div w:id="1903368125">
                  <w:marLeft w:val="0"/>
                  <w:marRight w:val="0"/>
                  <w:marTop w:val="0"/>
                  <w:marBottom w:val="0"/>
                  <w:divBdr>
                    <w:top w:val="none" w:sz="0" w:space="0" w:color="auto"/>
                    <w:left w:val="none" w:sz="0" w:space="0" w:color="auto"/>
                    <w:bottom w:val="none" w:sz="0" w:space="0" w:color="auto"/>
                    <w:right w:val="none" w:sz="0" w:space="0" w:color="auto"/>
                  </w:divBdr>
                </w:div>
                <w:div w:id="902178055">
                  <w:marLeft w:val="0"/>
                  <w:marRight w:val="0"/>
                  <w:marTop w:val="0"/>
                  <w:marBottom w:val="0"/>
                  <w:divBdr>
                    <w:top w:val="none" w:sz="0" w:space="0" w:color="auto"/>
                    <w:left w:val="none" w:sz="0" w:space="0" w:color="auto"/>
                    <w:bottom w:val="none" w:sz="0" w:space="0" w:color="auto"/>
                    <w:right w:val="none" w:sz="0" w:space="0" w:color="auto"/>
                  </w:divBdr>
                </w:div>
                <w:div w:id="2122261500">
                  <w:marLeft w:val="0"/>
                  <w:marRight w:val="0"/>
                  <w:marTop w:val="0"/>
                  <w:marBottom w:val="0"/>
                  <w:divBdr>
                    <w:top w:val="none" w:sz="0" w:space="0" w:color="auto"/>
                    <w:left w:val="none" w:sz="0" w:space="0" w:color="auto"/>
                    <w:bottom w:val="none" w:sz="0" w:space="0" w:color="auto"/>
                    <w:right w:val="none" w:sz="0" w:space="0" w:color="auto"/>
                  </w:divBdr>
                </w:div>
                <w:div w:id="1169252608">
                  <w:marLeft w:val="0"/>
                  <w:marRight w:val="0"/>
                  <w:marTop w:val="0"/>
                  <w:marBottom w:val="0"/>
                  <w:divBdr>
                    <w:top w:val="none" w:sz="0" w:space="0" w:color="auto"/>
                    <w:left w:val="none" w:sz="0" w:space="0" w:color="auto"/>
                    <w:bottom w:val="none" w:sz="0" w:space="0" w:color="auto"/>
                    <w:right w:val="none" w:sz="0" w:space="0" w:color="auto"/>
                  </w:divBdr>
                </w:div>
                <w:div w:id="1750272341">
                  <w:marLeft w:val="0"/>
                  <w:marRight w:val="0"/>
                  <w:marTop w:val="0"/>
                  <w:marBottom w:val="0"/>
                  <w:divBdr>
                    <w:top w:val="none" w:sz="0" w:space="0" w:color="auto"/>
                    <w:left w:val="none" w:sz="0" w:space="0" w:color="auto"/>
                    <w:bottom w:val="none" w:sz="0" w:space="0" w:color="auto"/>
                    <w:right w:val="none" w:sz="0" w:space="0" w:color="auto"/>
                  </w:divBdr>
                </w:div>
                <w:div w:id="716048575">
                  <w:marLeft w:val="0"/>
                  <w:marRight w:val="0"/>
                  <w:marTop w:val="0"/>
                  <w:marBottom w:val="0"/>
                  <w:divBdr>
                    <w:top w:val="none" w:sz="0" w:space="0" w:color="auto"/>
                    <w:left w:val="none" w:sz="0" w:space="0" w:color="auto"/>
                    <w:bottom w:val="none" w:sz="0" w:space="0" w:color="auto"/>
                    <w:right w:val="none" w:sz="0" w:space="0" w:color="auto"/>
                  </w:divBdr>
                </w:div>
                <w:div w:id="1333147395">
                  <w:marLeft w:val="0"/>
                  <w:marRight w:val="0"/>
                  <w:marTop w:val="0"/>
                  <w:marBottom w:val="0"/>
                  <w:divBdr>
                    <w:top w:val="none" w:sz="0" w:space="0" w:color="auto"/>
                    <w:left w:val="none" w:sz="0" w:space="0" w:color="auto"/>
                    <w:bottom w:val="none" w:sz="0" w:space="0" w:color="auto"/>
                    <w:right w:val="none" w:sz="0" w:space="0" w:color="auto"/>
                  </w:divBdr>
                </w:div>
                <w:div w:id="1279604613">
                  <w:marLeft w:val="0"/>
                  <w:marRight w:val="0"/>
                  <w:marTop w:val="0"/>
                  <w:marBottom w:val="0"/>
                  <w:divBdr>
                    <w:top w:val="none" w:sz="0" w:space="0" w:color="auto"/>
                    <w:left w:val="none" w:sz="0" w:space="0" w:color="auto"/>
                    <w:bottom w:val="none" w:sz="0" w:space="0" w:color="auto"/>
                    <w:right w:val="none" w:sz="0" w:space="0" w:color="auto"/>
                  </w:divBdr>
                </w:div>
                <w:div w:id="1907182698">
                  <w:marLeft w:val="0"/>
                  <w:marRight w:val="0"/>
                  <w:marTop w:val="0"/>
                  <w:marBottom w:val="0"/>
                  <w:divBdr>
                    <w:top w:val="none" w:sz="0" w:space="0" w:color="auto"/>
                    <w:left w:val="none" w:sz="0" w:space="0" w:color="auto"/>
                    <w:bottom w:val="none" w:sz="0" w:space="0" w:color="auto"/>
                    <w:right w:val="none" w:sz="0" w:space="0" w:color="auto"/>
                  </w:divBdr>
                </w:div>
                <w:div w:id="274143458">
                  <w:marLeft w:val="0"/>
                  <w:marRight w:val="0"/>
                  <w:marTop w:val="0"/>
                  <w:marBottom w:val="0"/>
                  <w:divBdr>
                    <w:top w:val="none" w:sz="0" w:space="0" w:color="auto"/>
                    <w:left w:val="none" w:sz="0" w:space="0" w:color="auto"/>
                    <w:bottom w:val="none" w:sz="0" w:space="0" w:color="auto"/>
                    <w:right w:val="none" w:sz="0" w:space="0" w:color="auto"/>
                  </w:divBdr>
                </w:div>
                <w:div w:id="1361274656">
                  <w:marLeft w:val="0"/>
                  <w:marRight w:val="0"/>
                  <w:marTop w:val="0"/>
                  <w:marBottom w:val="0"/>
                  <w:divBdr>
                    <w:top w:val="none" w:sz="0" w:space="0" w:color="auto"/>
                    <w:left w:val="none" w:sz="0" w:space="0" w:color="auto"/>
                    <w:bottom w:val="none" w:sz="0" w:space="0" w:color="auto"/>
                    <w:right w:val="none" w:sz="0" w:space="0" w:color="auto"/>
                  </w:divBdr>
                </w:div>
                <w:div w:id="2126846856">
                  <w:marLeft w:val="0"/>
                  <w:marRight w:val="0"/>
                  <w:marTop w:val="0"/>
                  <w:marBottom w:val="0"/>
                  <w:divBdr>
                    <w:top w:val="none" w:sz="0" w:space="0" w:color="auto"/>
                    <w:left w:val="none" w:sz="0" w:space="0" w:color="auto"/>
                    <w:bottom w:val="none" w:sz="0" w:space="0" w:color="auto"/>
                    <w:right w:val="none" w:sz="0" w:space="0" w:color="auto"/>
                  </w:divBdr>
                </w:div>
                <w:div w:id="627663006">
                  <w:marLeft w:val="0"/>
                  <w:marRight w:val="0"/>
                  <w:marTop w:val="0"/>
                  <w:marBottom w:val="0"/>
                  <w:divBdr>
                    <w:top w:val="none" w:sz="0" w:space="0" w:color="auto"/>
                    <w:left w:val="none" w:sz="0" w:space="0" w:color="auto"/>
                    <w:bottom w:val="none" w:sz="0" w:space="0" w:color="auto"/>
                    <w:right w:val="none" w:sz="0" w:space="0" w:color="auto"/>
                  </w:divBdr>
                </w:div>
                <w:div w:id="240874075">
                  <w:marLeft w:val="0"/>
                  <w:marRight w:val="0"/>
                  <w:marTop w:val="0"/>
                  <w:marBottom w:val="0"/>
                  <w:divBdr>
                    <w:top w:val="none" w:sz="0" w:space="0" w:color="auto"/>
                    <w:left w:val="none" w:sz="0" w:space="0" w:color="auto"/>
                    <w:bottom w:val="none" w:sz="0" w:space="0" w:color="auto"/>
                    <w:right w:val="none" w:sz="0" w:space="0" w:color="auto"/>
                  </w:divBdr>
                </w:div>
                <w:div w:id="1033919735">
                  <w:marLeft w:val="0"/>
                  <w:marRight w:val="0"/>
                  <w:marTop w:val="0"/>
                  <w:marBottom w:val="0"/>
                  <w:divBdr>
                    <w:top w:val="none" w:sz="0" w:space="0" w:color="auto"/>
                    <w:left w:val="none" w:sz="0" w:space="0" w:color="auto"/>
                    <w:bottom w:val="none" w:sz="0" w:space="0" w:color="auto"/>
                    <w:right w:val="none" w:sz="0" w:space="0" w:color="auto"/>
                  </w:divBdr>
                </w:div>
                <w:div w:id="1463226003">
                  <w:marLeft w:val="0"/>
                  <w:marRight w:val="0"/>
                  <w:marTop w:val="0"/>
                  <w:marBottom w:val="0"/>
                  <w:divBdr>
                    <w:top w:val="none" w:sz="0" w:space="0" w:color="auto"/>
                    <w:left w:val="none" w:sz="0" w:space="0" w:color="auto"/>
                    <w:bottom w:val="none" w:sz="0" w:space="0" w:color="auto"/>
                    <w:right w:val="none" w:sz="0" w:space="0" w:color="auto"/>
                  </w:divBdr>
                </w:div>
                <w:div w:id="849492942">
                  <w:marLeft w:val="0"/>
                  <w:marRight w:val="0"/>
                  <w:marTop w:val="0"/>
                  <w:marBottom w:val="0"/>
                  <w:divBdr>
                    <w:top w:val="none" w:sz="0" w:space="0" w:color="auto"/>
                    <w:left w:val="none" w:sz="0" w:space="0" w:color="auto"/>
                    <w:bottom w:val="none" w:sz="0" w:space="0" w:color="auto"/>
                    <w:right w:val="none" w:sz="0" w:space="0" w:color="auto"/>
                  </w:divBdr>
                </w:div>
                <w:div w:id="170413755">
                  <w:marLeft w:val="0"/>
                  <w:marRight w:val="0"/>
                  <w:marTop w:val="0"/>
                  <w:marBottom w:val="0"/>
                  <w:divBdr>
                    <w:top w:val="none" w:sz="0" w:space="0" w:color="auto"/>
                    <w:left w:val="none" w:sz="0" w:space="0" w:color="auto"/>
                    <w:bottom w:val="none" w:sz="0" w:space="0" w:color="auto"/>
                    <w:right w:val="none" w:sz="0" w:space="0" w:color="auto"/>
                  </w:divBdr>
                </w:div>
                <w:div w:id="1324040282">
                  <w:marLeft w:val="0"/>
                  <w:marRight w:val="0"/>
                  <w:marTop w:val="0"/>
                  <w:marBottom w:val="0"/>
                  <w:divBdr>
                    <w:top w:val="none" w:sz="0" w:space="0" w:color="auto"/>
                    <w:left w:val="none" w:sz="0" w:space="0" w:color="auto"/>
                    <w:bottom w:val="none" w:sz="0" w:space="0" w:color="auto"/>
                    <w:right w:val="none" w:sz="0" w:space="0" w:color="auto"/>
                  </w:divBdr>
                </w:div>
                <w:div w:id="1810592401">
                  <w:marLeft w:val="0"/>
                  <w:marRight w:val="0"/>
                  <w:marTop w:val="0"/>
                  <w:marBottom w:val="0"/>
                  <w:divBdr>
                    <w:top w:val="none" w:sz="0" w:space="0" w:color="auto"/>
                    <w:left w:val="none" w:sz="0" w:space="0" w:color="auto"/>
                    <w:bottom w:val="none" w:sz="0" w:space="0" w:color="auto"/>
                    <w:right w:val="none" w:sz="0" w:space="0" w:color="auto"/>
                  </w:divBdr>
                </w:div>
                <w:div w:id="992105865">
                  <w:marLeft w:val="0"/>
                  <w:marRight w:val="0"/>
                  <w:marTop w:val="0"/>
                  <w:marBottom w:val="0"/>
                  <w:divBdr>
                    <w:top w:val="none" w:sz="0" w:space="0" w:color="auto"/>
                    <w:left w:val="none" w:sz="0" w:space="0" w:color="auto"/>
                    <w:bottom w:val="none" w:sz="0" w:space="0" w:color="auto"/>
                    <w:right w:val="none" w:sz="0" w:space="0" w:color="auto"/>
                  </w:divBdr>
                </w:div>
                <w:div w:id="1305619702">
                  <w:marLeft w:val="0"/>
                  <w:marRight w:val="0"/>
                  <w:marTop w:val="0"/>
                  <w:marBottom w:val="0"/>
                  <w:divBdr>
                    <w:top w:val="none" w:sz="0" w:space="0" w:color="auto"/>
                    <w:left w:val="none" w:sz="0" w:space="0" w:color="auto"/>
                    <w:bottom w:val="none" w:sz="0" w:space="0" w:color="auto"/>
                    <w:right w:val="none" w:sz="0" w:space="0" w:color="auto"/>
                  </w:divBdr>
                </w:div>
                <w:div w:id="1169563498">
                  <w:marLeft w:val="0"/>
                  <w:marRight w:val="0"/>
                  <w:marTop w:val="0"/>
                  <w:marBottom w:val="0"/>
                  <w:divBdr>
                    <w:top w:val="none" w:sz="0" w:space="0" w:color="auto"/>
                    <w:left w:val="none" w:sz="0" w:space="0" w:color="auto"/>
                    <w:bottom w:val="none" w:sz="0" w:space="0" w:color="auto"/>
                    <w:right w:val="none" w:sz="0" w:space="0" w:color="auto"/>
                  </w:divBdr>
                </w:div>
                <w:div w:id="974334069">
                  <w:marLeft w:val="0"/>
                  <w:marRight w:val="0"/>
                  <w:marTop w:val="0"/>
                  <w:marBottom w:val="0"/>
                  <w:divBdr>
                    <w:top w:val="none" w:sz="0" w:space="0" w:color="auto"/>
                    <w:left w:val="none" w:sz="0" w:space="0" w:color="auto"/>
                    <w:bottom w:val="none" w:sz="0" w:space="0" w:color="auto"/>
                    <w:right w:val="none" w:sz="0" w:space="0" w:color="auto"/>
                  </w:divBdr>
                </w:div>
                <w:div w:id="157431398">
                  <w:marLeft w:val="0"/>
                  <w:marRight w:val="0"/>
                  <w:marTop w:val="0"/>
                  <w:marBottom w:val="0"/>
                  <w:divBdr>
                    <w:top w:val="none" w:sz="0" w:space="0" w:color="auto"/>
                    <w:left w:val="none" w:sz="0" w:space="0" w:color="auto"/>
                    <w:bottom w:val="none" w:sz="0" w:space="0" w:color="auto"/>
                    <w:right w:val="none" w:sz="0" w:space="0" w:color="auto"/>
                  </w:divBdr>
                </w:div>
                <w:div w:id="1678993550">
                  <w:marLeft w:val="0"/>
                  <w:marRight w:val="0"/>
                  <w:marTop w:val="0"/>
                  <w:marBottom w:val="0"/>
                  <w:divBdr>
                    <w:top w:val="none" w:sz="0" w:space="0" w:color="auto"/>
                    <w:left w:val="none" w:sz="0" w:space="0" w:color="auto"/>
                    <w:bottom w:val="none" w:sz="0" w:space="0" w:color="auto"/>
                    <w:right w:val="none" w:sz="0" w:space="0" w:color="auto"/>
                  </w:divBdr>
                </w:div>
                <w:div w:id="729578030">
                  <w:marLeft w:val="0"/>
                  <w:marRight w:val="0"/>
                  <w:marTop w:val="0"/>
                  <w:marBottom w:val="0"/>
                  <w:divBdr>
                    <w:top w:val="none" w:sz="0" w:space="0" w:color="auto"/>
                    <w:left w:val="none" w:sz="0" w:space="0" w:color="auto"/>
                    <w:bottom w:val="none" w:sz="0" w:space="0" w:color="auto"/>
                    <w:right w:val="none" w:sz="0" w:space="0" w:color="auto"/>
                  </w:divBdr>
                </w:div>
                <w:div w:id="2091809869">
                  <w:marLeft w:val="0"/>
                  <w:marRight w:val="0"/>
                  <w:marTop w:val="0"/>
                  <w:marBottom w:val="0"/>
                  <w:divBdr>
                    <w:top w:val="none" w:sz="0" w:space="0" w:color="auto"/>
                    <w:left w:val="none" w:sz="0" w:space="0" w:color="auto"/>
                    <w:bottom w:val="none" w:sz="0" w:space="0" w:color="auto"/>
                    <w:right w:val="none" w:sz="0" w:space="0" w:color="auto"/>
                  </w:divBdr>
                </w:div>
                <w:div w:id="378169883">
                  <w:marLeft w:val="0"/>
                  <w:marRight w:val="0"/>
                  <w:marTop w:val="0"/>
                  <w:marBottom w:val="0"/>
                  <w:divBdr>
                    <w:top w:val="none" w:sz="0" w:space="0" w:color="auto"/>
                    <w:left w:val="none" w:sz="0" w:space="0" w:color="auto"/>
                    <w:bottom w:val="none" w:sz="0" w:space="0" w:color="auto"/>
                    <w:right w:val="none" w:sz="0" w:space="0" w:color="auto"/>
                  </w:divBdr>
                </w:div>
                <w:div w:id="1264653700">
                  <w:marLeft w:val="0"/>
                  <w:marRight w:val="0"/>
                  <w:marTop w:val="0"/>
                  <w:marBottom w:val="0"/>
                  <w:divBdr>
                    <w:top w:val="none" w:sz="0" w:space="0" w:color="auto"/>
                    <w:left w:val="none" w:sz="0" w:space="0" w:color="auto"/>
                    <w:bottom w:val="none" w:sz="0" w:space="0" w:color="auto"/>
                    <w:right w:val="none" w:sz="0" w:space="0" w:color="auto"/>
                  </w:divBdr>
                </w:div>
                <w:div w:id="1498615693">
                  <w:marLeft w:val="0"/>
                  <w:marRight w:val="0"/>
                  <w:marTop w:val="0"/>
                  <w:marBottom w:val="0"/>
                  <w:divBdr>
                    <w:top w:val="none" w:sz="0" w:space="0" w:color="auto"/>
                    <w:left w:val="none" w:sz="0" w:space="0" w:color="auto"/>
                    <w:bottom w:val="none" w:sz="0" w:space="0" w:color="auto"/>
                    <w:right w:val="none" w:sz="0" w:space="0" w:color="auto"/>
                  </w:divBdr>
                </w:div>
                <w:div w:id="1192109030">
                  <w:marLeft w:val="0"/>
                  <w:marRight w:val="0"/>
                  <w:marTop w:val="0"/>
                  <w:marBottom w:val="0"/>
                  <w:divBdr>
                    <w:top w:val="none" w:sz="0" w:space="0" w:color="auto"/>
                    <w:left w:val="none" w:sz="0" w:space="0" w:color="auto"/>
                    <w:bottom w:val="none" w:sz="0" w:space="0" w:color="auto"/>
                    <w:right w:val="none" w:sz="0" w:space="0" w:color="auto"/>
                  </w:divBdr>
                </w:div>
                <w:div w:id="1999916690">
                  <w:marLeft w:val="0"/>
                  <w:marRight w:val="0"/>
                  <w:marTop w:val="0"/>
                  <w:marBottom w:val="0"/>
                  <w:divBdr>
                    <w:top w:val="none" w:sz="0" w:space="0" w:color="auto"/>
                    <w:left w:val="none" w:sz="0" w:space="0" w:color="auto"/>
                    <w:bottom w:val="none" w:sz="0" w:space="0" w:color="auto"/>
                    <w:right w:val="none" w:sz="0" w:space="0" w:color="auto"/>
                  </w:divBdr>
                </w:div>
                <w:div w:id="1233547506">
                  <w:marLeft w:val="0"/>
                  <w:marRight w:val="0"/>
                  <w:marTop w:val="0"/>
                  <w:marBottom w:val="0"/>
                  <w:divBdr>
                    <w:top w:val="none" w:sz="0" w:space="0" w:color="auto"/>
                    <w:left w:val="none" w:sz="0" w:space="0" w:color="auto"/>
                    <w:bottom w:val="none" w:sz="0" w:space="0" w:color="auto"/>
                    <w:right w:val="none" w:sz="0" w:space="0" w:color="auto"/>
                  </w:divBdr>
                </w:div>
                <w:div w:id="1226138284">
                  <w:marLeft w:val="0"/>
                  <w:marRight w:val="0"/>
                  <w:marTop w:val="0"/>
                  <w:marBottom w:val="0"/>
                  <w:divBdr>
                    <w:top w:val="none" w:sz="0" w:space="0" w:color="auto"/>
                    <w:left w:val="none" w:sz="0" w:space="0" w:color="auto"/>
                    <w:bottom w:val="none" w:sz="0" w:space="0" w:color="auto"/>
                    <w:right w:val="none" w:sz="0" w:space="0" w:color="auto"/>
                  </w:divBdr>
                </w:div>
                <w:div w:id="1731536599">
                  <w:marLeft w:val="0"/>
                  <w:marRight w:val="0"/>
                  <w:marTop w:val="0"/>
                  <w:marBottom w:val="0"/>
                  <w:divBdr>
                    <w:top w:val="none" w:sz="0" w:space="0" w:color="auto"/>
                    <w:left w:val="none" w:sz="0" w:space="0" w:color="auto"/>
                    <w:bottom w:val="none" w:sz="0" w:space="0" w:color="auto"/>
                    <w:right w:val="none" w:sz="0" w:space="0" w:color="auto"/>
                  </w:divBdr>
                </w:div>
                <w:div w:id="1561208322">
                  <w:marLeft w:val="0"/>
                  <w:marRight w:val="0"/>
                  <w:marTop w:val="0"/>
                  <w:marBottom w:val="0"/>
                  <w:divBdr>
                    <w:top w:val="none" w:sz="0" w:space="0" w:color="auto"/>
                    <w:left w:val="none" w:sz="0" w:space="0" w:color="auto"/>
                    <w:bottom w:val="none" w:sz="0" w:space="0" w:color="auto"/>
                    <w:right w:val="none" w:sz="0" w:space="0" w:color="auto"/>
                  </w:divBdr>
                </w:div>
                <w:div w:id="129902725">
                  <w:marLeft w:val="0"/>
                  <w:marRight w:val="0"/>
                  <w:marTop w:val="0"/>
                  <w:marBottom w:val="0"/>
                  <w:divBdr>
                    <w:top w:val="none" w:sz="0" w:space="0" w:color="auto"/>
                    <w:left w:val="none" w:sz="0" w:space="0" w:color="auto"/>
                    <w:bottom w:val="none" w:sz="0" w:space="0" w:color="auto"/>
                    <w:right w:val="none" w:sz="0" w:space="0" w:color="auto"/>
                  </w:divBdr>
                </w:div>
                <w:div w:id="1683892836">
                  <w:marLeft w:val="0"/>
                  <w:marRight w:val="0"/>
                  <w:marTop w:val="0"/>
                  <w:marBottom w:val="0"/>
                  <w:divBdr>
                    <w:top w:val="none" w:sz="0" w:space="0" w:color="auto"/>
                    <w:left w:val="none" w:sz="0" w:space="0" w:color="auto"/>
                    <w:bottom w:val="none" w:sz="0" w:space="0" w:color="auto"/>
                    <w:right w:val="none" w:sz="0" w:space="0" w:color="auto"/>
                  </w:divBdr>
                </w:div>
                <w:div w:id="1233201530">
                  <w:marLeft w:val="0"/>
                  <w:marRight w:val="0"/>
                  <w:marTop w:val="0"/>
                  <w:marBottom w:val="0"/>
                  <w:divBdr>
                    <w:top w:val="none" w:sz="0" w:space="0" w:color="auto"/>
                    <w:left w:val="none" w:sz="0" w:space="0" w:color="auto"/>
                    <w:bottom w:val="none" w:sz="0" w:space="0" w:color="auto"/>
                    <w:right w:val="none" w:sz="0" w:space="0" w:color="auto"/>
                  </w:divBdr>
                </w:div>
                <w:div w:id="56632696">
                  <w:marLeft w:val="0"/>
                  <w:marRight w:val="0"/>
                  <w:marTop w:val="0"/>
                  <w:marBottom w:val="0"/>
                  <w:divBdr>
                    <w:top w:val="none" w:sz="0" w:space="0" w:color="auto"/>
                    <w:left w:val="none" w:sz="0" w:space="0" w:color="auto"/>
                    <w:bottom w:val="none" w:sz="0" w:space="0" w:color="auto"/>
                    <w:right w:val="none" w:sz="0" w:space="0" w:color="auto"/>
                  </w:divBdr>
                </w:div>
                <w:div w:id="747728335">
                  <w:marLeft w:val="0"/>
                  <w:marRight w:val="0"/>
                  <w:marTop w:val="0"/>
                  <w:marBottom w:val="0"/>
                  <w:divBdr>
                    <w:top w:val="none" w:sz="0" w:space="0" w:color="auto"/>
                    <w:left w:val="none" w:sz="0" w:space="0" w:color="auto"/>
                    <w:bottom w:val="none" w:sz="0" w:space="0" w:color="auto"/>
                    <w:right w:val="none" w:sz="0" w:space="0" w:color="auto"/>
                  </w:divBdr>
                </w:div>
                <w:div w:id="1921255054">
                  <w:marLeft w:val="0"/>
                  <w:marRight w:val="0"/>
                  <w:marTop w:val="0"/>
                  <w:marBottom w:val="0"/>
                  <w:divBdr>
                    <w:top w:val="none" w:sz="0" w:space="0" w:color="auto"/>
                    <w:left w:val="none" w:sz="0" w:space="0" w:color="auto"/>
                    <w:bottom w:val="none" w:sz="0" w:space="0" w:color="auto"/>
                    <w:right w:val="none" w:sz="0" w:space="0" w:color="auto"/>
                  </w:divBdr>
                </w:div>
                <w:div w:id="1511985113">
                  <w:marLeft w:val="0"/>
                  <w:marRight w:val="0"/>
                  <w:marTop w:val="0"/>
                  <w:marBottom w:val="0"/>
                  <w:divBdr>
                    <w:top w:val="none" w:sz="0" w:space="0" w:color="auto"/>
                    <w:left w:val="none" w:sz="0" w:space="0" w:color="auto"/>
                    <w:bottom w:val="none" w:sz="0" w:space="0" w:color="auto"/>
                    <w:right w:val="none" w:sz="0" w:space="0" w:color="auto"/>
                  </w:divBdr>
                </w:div>
                <w:div w:id="1301030610">
                  <w:marLeft w:val="0"/>
                  <w:marRight w:val="0"/>
                  <w:marTop w:val="0"/>
                  <w:marBottom w:val="0"/>
                  <w:divBdr>
                    <w:top w:val="none" w:sz="0" w:space="0" w:color="auto"/>
                    <w:left w:val="none" w:sz="0" w:space="0" w:color="auto"/>
                    <w:bottom w:val="none" w:sz="0" w:space="0" w:color="auto"/>
                    <w:right w:val="none" w:sz="0" w:space="0" w:color="auto"/>
                  </w:divBdr>
                </w:div>
                <w:div w:id="1781220446">
                  <w:marLeft w:val="0"/>
                  <w:marRight w:val="0"/>
                  <w:marTop w:val="0"/>
                  <w:marBottom w:val="0"/>
                  <w:divBdr>
                    <w:top w:val="none" w:sz="0" w:space="0" w:color="auto"/>
                    <w:left w:val="none" w:sz="0" w:space="0" w:color="auto"/>
                    <w:bottom w:val="none" w:sz="0" w:space="0" w:color="auto"/>
                    <w:right w:val="none" w:sz="0" w:space="0" w:color="auto"/>
                  </w:divBdr>
                </w:div>
                <w:div w:id="288824151">
                  <w:marLeft w:val="0"/>
                  <w:marRight w:val="0"/>
                  <w:marTop w:val="0"/>
                  <w:marBottom w:val="0"/>
                  <w:divBdr>
                    <w:top w:val="none" w:sz="0" w:space="0" w:color="auto"/>
                    <w:left w:val="none" w:sz="0" w:space="0" w:color="auto"/>
                    <w:bottom w:val="none" w:sz="0" w:space="0" w:color="auto"/>
                    <w:right w:val="none" w:sz="0" w:space="0" w:color="auto"/>
                  </w:divBdr>
                </w:div>
                <w:div w:id="1238855749">
                  <w:marLeft w:val="0"/>
                  <w:marRight w:val="0"/>
                  <w:marTop w:val="0"/>
                  <w:marBottom w:val="0"/>
                  <w:divBdr>
                    <w:top w:val="none" w:sz="0" w:space="0" w:color="auto"/>
                    <w:left w:val="none" w:sz="0" w:space="0" w:color="auto"/>
                    <w:bottom w:val="none" w:sz="0" w:space="0" w:color="auto"/>
                    <w:right w:val="none" w:sz="0" w:space="0" w:color="auto"/>
                  </w:divBdr>
                </w:div>
                <w:div w:id="1417090169">
                  <w:marLeft w:val="0"/>
                  <w:marRight w:val="0"/>
                  <w:marTop w:val="0"/>
                  <w:marBottom w:val="0"/>
                  <w:divBdr>
                    <w:top w:val="none" w:sz="0" w:space="0" w:color="auto"/>
                    <w:left w:val="none" w:sz="0" w:space="0" w:color="auto"/>
                    <w:bottom w:val="none" w:sz="0" w:space="0" w:color="auto"/>
                    <w:right w:val="none" w:sz="0" w:space="0" w:color="auto"/>
                  </w:divBdr>
                </w:div>
                <w:div w:id="824711431">
                  <w:marLeft w:val="0"/>
                  <w:marRight w:val="0"/>
                  <w:marTop w:val="0"/>
                  <w:marBottom w:val="0"/>
                  <w:divBdr>
                    <w:top w:val="none" w:sz="0" w:space="0" w:color="auto"/>
                    <w:left w:val="none" w:sz="0" w:space="0" w:color="auto"/>
                    <w:bottom w:val="none" w:sz="0" w:space="0" w:color="auto"/>
                    <w:right w:val="none" w:sz="0" w:space="0" w:color="auto"/>
                  </w:divBdr>
                </w:div>
                <w:div w:id="675308416">
                  <w:marLeft w:val="0"/>
                  <w:marRight w:val="0"/>
                  <w:marTop w:val="0"/>
                  <w:marBottom w:val="0"/>
                  <w:divBdr>
                    <w:top w:val="none" w:sz="0" w:space="0" w:color="auto"/>
                    <w:left w:val="none" w:sz="0" w:space="0" w:color="auto"/>
                    <w:bottom w:val="none" w:sz="0" w:space="0" w:color="auto"/>
                    <w:right w:val="none" w:sz="0" w:space="0" w:color="auto"/>
                  </w:divBdr>
                </w:div>
                <w:div w:id="1718510470">
                  <w:marLeft w:val="0"/>
                  <w:marRight w:val="0"/>
                  <w:marTop w:val="0"/>
                  <w:marBottom w:val="0"/>
                  <w:divBdr>
                    <w:top w:val="none" w:sz="0" w:space="0" w:color="auto"/>
                    <w:left w:val="none" w:sz="0" w:space="0" w:color="auto"/>
                    <w:bottom w:val="none" w:sz="0" w:space="0" w:color="auto"/>
                    <w:right w:val="none" w:sz="0" w:space="0" w:color="auto"/>
                  </w:divBdr>
                </w:div>
                <w:div w:id="393313932">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416486777">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2120562678">
                  <w:marLeft w:val="0"/>
                  <w:marRight w:val="0"/>
                  <w:marTop w:val="0"/>
                  <w:marBottom w:val="0"/>
                  <w:divBdr>
                    <w:top w:val="none" w:sz="0" w:space="0" w:color="auto"/>
                    <w:left w:val="none" w:sz="0" w:space="0" w:color="auto"/>
                    <w:bottom w:val="none" w:sz="0" w:space="0" w:color="auto"/>
                    <w:right w:val="none" w:sz="0" w:space="0" w:color="auto"/>
                  </w:divBdr>
                </w:div>
                <w:div w:id="836576633">
                  <w:marLeft w:val="0"/>
                  <w:marRight w:val="0"/>
                  <w:marTop w:val="0"/>
                  <w:marBottom w:val="0"/>
                  <w:divBdr>
                    <w:top w:val="none" w:sz="0" w:space="0" w:color="auto"/>
                    <w:left w:val="none" w:sz="0" w:space="0" w:color="auto"/>
                    <w:bottom w:val="none" w:sz="0" w:space="0" w:color="auto"/>
                    <w:right w:val="none" w:sz="0" w:space="0" w:color="auto"/>
                  </w:divBdr>
                </w:div>
                <w:div w:id="1696031063">
                  <w:marLeft w:val="0"/>
                  <w:marRight w:val="0"/>
                  <w:marTop w:val="0"/>
                  <w:marBottom w:val="0"/>
                  <w:divBdr>
                    <w:top w:val="none" w:sz="0" w:space="0" w:color="auto"/>
                    <w:left w:val="none" w:sz="0" w:space="0" w:color="auto"/>
                    <w:bottom w:val="none" w:sz="0" w:space="0" w:color="auto"/>
                    <w:right w:val="none" w:sz="0" w:space="0" w:color="auto"/>
                  </w:divBdr>
                </w:div>
                <w:div w:id="1733887172">
                  <w:marLeft w:val="0"/>
                  <w:marRight w:val="0"/>
                  <w:marTop w:val="0"/>
                  <w:marBottom w:val="0"/>
                  <w:divBdr>
                    <w:top w:val="none" w:sz="0" w:space="0" w:color="auto"/>
                    <w:left w:val="none" w:sz="0" w:space="0" w:color="auto"/>
                    <w:bottom w:val="none" w:sz="0" w:space="0" w:color="auto"/>
                    <w:right w:val="none" w:sz="0" w:space="0" w:color="auto"/>
                  </w:divBdr>
                </w:div>
                <w:div w:id="1033193419">
                  <w:marLeft w:val="0"/>
                  <w:marRight w:val="0"/>
                  <w:marTop w:val="0"/>
                  <w:marBottom w:val="0"/>
                  <w:divBdr>
                    <w:top w:val="none" w:sz="0" w:space="0" w:color="auto"/>
                    <w:left w:val="none" w:sz="0" w:space="0" w:color="auto"/>
                    <w:bottom w:val="none" w:sz="0" w:space="0" w:color="auto"/>
                    <w:right w:val="none" w:sz="0" w:space="0" w:color="auto"/>
                  </w:divBdr>
                </w:div>
                <w:div w:id="145173059">
                  <w:marLeft w:val="0"/>
                  <w:marRight w:val="0"/>
                  <w:marTop w:val="0"/>
                  <w:marBottom w:val="0"/>
                  <w:divBdr>
                    <w:top w:val="none" w:sz="0" w:space="0" w:color="auto"/>
                    <w:left w:val="none" w:sz="0" w:space="0" w:color="auto"/>
                    <w:bottom w:val="none" w:sz="0" w:space="0" w:color="auto"/>
                    <w:right w:val="none" w:sz="0" w:space="0" w:color="auto"/>
                  </w:divBdr>
                </w:div>
                <w:div w:id="930165980">
                  <w:marLeft w:val="0"/>
                  <w:marRight w:val="0"/>
                  <w:marTop w:val="0"/>
                  <w:marBottom w:val="0"/>
                  <w:divBdr>
                    <w:top w:val="none" w:sz="0" w:space="0" w:color="auto"/>
                    <w:left w:val="none" w:sz="0" w:space="0" w:color="auto"/>
                    <w:bottom w:val="none" w:sz="0" w:space="0" w:color="auto"/>
                    <w:right w:val="none" w:sz="0" w:space="0" w:color="auto"/>
                  </w:divBdr>
                </w:div>
                <w:div w:id="1203640668">
                  <w:marLeft w:val="0"/>
                  <w:marRight w:val="0"/>
                  <w:marTop w:val="0"/>
                  <w:marBottom w:val="0"/>
                  <w:divBdr>
                    <w:top w:val="none" w:sz="0" w:space="0" w:color="auto"/>
                    <w:left w:val="none" w:sz="0" w:space="0" w:color="auto"/>
                    <w:bottom w:val="none" w:sz="0" w:space="0" w:color="auto"/>
                    <w:right w:val="none" w:sz="0" w:space="0" w:color="auto"/>
                  </w:divBdr>
                </w:div>
                <w:div w:id="160515051">
                  <w:marLeft w:val="0"/>
                  <w:marRight w:val="0"/>
                  <w:marTop w:val="0"/>
                  <w:marBottom w:val="0"/>
                  <w:divBdr>
                    <w:top w:val="none" w:sz="0" w:space="0" w:color="auto"/>
                    <w:left w:val="none" w:sz="0" w:space="0" w:color="auto"/>
                    <w:bottom w:val="none" w:sz="0" w:space="0" w:color="auto"/>
                    <w:right w:val="none" w:sz="0" w:space="0" w:color="auto"/>
                  </w:divBdr>
                </w:div>
                <w:div w:id="77677262">
                  <w:marLeft w:val="0"/>
                  <w:marRight w:val="0"/>
                  <w:marTop w:val="0"/>
                  <w:marBottom w:val="0"/>
                  <w:divBdr>
                    <w:top w:val="none" w:sz="0" w:space="0" w:color="auto"/>
                    <w:left w:val="none" w:sz="0" w:space="0" w:color="auto"/>
                    <w:bottom w:val="none" w:sz="0" w:space="0" w:color="auto"/>
                    <w:right w:val="none" w:sz="0" w:space="0" w:color="auto"/>
                  </w:divBdr>
                </w:div>
                <w:div w:id="1679193511">
                  <w:marLeft w:val="0"/>
                  <w:marRight w:val="0"/>
                  <w:marTop w:val="0"/>
                  <w:marBottom w:val="0"/>
                  <w:divBdr>
                    <w:top w:val="none" w:sz="0" w:space="0" w:color="auto"/>
                    <w:left w:val="none" w:sz="0" w:space="0" w:color="auto"/>
                    <w:bottom w:val="none" w:sz="0" w:space="0" w:color="auto"/>
                    <w:right w:val="none" w:sz="0" w:space="0" w:color="auto"/>
                  </w:divBdr>
                </w:div>
                <w:div w:id="517041505">
                  <w:marLeft w:val="0"/>
                  <w:marRight w:val="0"/>
                  <w:marTop w:val="0"/>
                  <w:marBottom w:val="0"/>
                  <w:divBdr>
                    <w:top w:val="none" w:sz="0" w:space="0" w:color="auto"/>
                    <w:left w:val="none" w:sz="0" w:space="0" w:color="auto"/>
                    <w:bottom w:val="none" w:sz="0" w:space="0" w:color="auto"/>
                    <w:right w:val="none" w:sz="0" w:space="0" w:color="auto"/>
                  </w:divBdr>
                </w:div>
                <w:div w:id="1395543542">
                  <w:marLeft w:val="0"/>
                  <w:marRight w:val="0"/>
                  <w:marTop w:val="0"/>
                  <w:marBottom w:val="0"/>
                  <w:divBdr>
                    <w:top w:val="none" w:sz="0" w:space="0" w:color="auto"/>
                    <w:left w:val="none" w:sz="0" w:space="0" w:color="auto"/>
                    <w:bottom w:val="none" w:sz="0" w:space="0" w:color="auto"/>
                    <w:right w:val="none" w:sz="0" w:space="0" w:color="auto"/>
                  </w:divBdr>
                </w:div>
                <w:div w:id="121191922">
                  <w:marLeft w:val="0"/>
                  <w:marRight w:val="0"/>
                  <w:marTop w:val="0"/>
                  <w:marBottom w:val="0"/>
                  <w:divBdr>
                    <w:top w:val="none" w:sz="0" w:space="0" w:color="auto"/>
                    <w:left w:val="none" w:sz="0" w:space="0" w:color="auto"/>
                    <w:bottom w:val="none" w:sz="0" w:space="0" w:color="auto"/>
                    <w:right w:val="none" w:sz="0" w:space="0" w:color="auto"/>
                  </w:divBdr>
                </w:div>
                <w:div w:id="2049067538">
                  <w:marLeft w:val="0"/>
                  <w:marRight w:val="0"/>
                  <w:marTop w:val="0"/>
                  <w:marBottom w:val="0"/>
                  <w:divBdr>
                    <w:top w:val="none" w:sz="0" w:space="0" w:color="auto"/>
                    <w:left w:val="none" w:sz="0" w:space="0" w:color="auto"/>
                    <w:bottom w:val="none" w:sz="0" w:space="0" w:color="auto"/>
                    <w:right w:val="none" w:sz="0" w:space="0" w:color="auto"/>
                  </w:divBdr>
                </w:div>
              </w:divsChild>
            </w:div>
            <w:div w:id="146358148">
              <w:marLeft w:val="0"/>
              <w:marRight w:val="0"/>
              <w:marTop w:val="0"/>
              <w:marBottom w:val="0"/>
              <w:divBdr>
                <w:top w:val="none" w:sz="0" w:space="0" w:color="auto"/>
                <w:left w:val="none" w:sz="0" w:space="0" w:color="auto"/>
                <w:bottom w:val="none" w:sz="0" w:space="0" w:color="auto"/>
                <w:right w:val="none" w:sz="0" w:space="0" w:color="auto"/>
              </w:divBdr>
              <w:divsChild>
                <w:div w:id="2090498519">
                  <w:marLeft w:val="0"/>
                  <w:marRight w:val="0"/>
                  <w:marTop w:val="0"/>
                  <w:marBottom w:val="0"/>
                  <w:divBdr>
                    <w:top w:val="none" w:sz="0" w:space="0" w:color="auto"/>
                    <w:left w:val="none" w:sz="0" w:space="0" w:color="auto"/>
                    <w:bottom w:val="none" w:sz="0" w:space="0" w:color="auto"/>
                    <w:right w:val="none" w:sz="0" w:space="0" w:color="auto"/>
                  </w:divBdr>
                </w:div>
                <w:div w:id="1135290504">
                  <w:marLeft w:val="0"/>
                  <w:marRight w:val="0"/>
                  <w:marTop w:val="0"/>
                  <w:marBottom w:val="0"/>
                  <w:divBdr>
                    <w:top w:val="none" w:sz="0" w:space="0" w:color="auto"/>
                    <w:left w:val="none" w:sz="0" w:space="0" w:color="auto"/>
                    <w:bottom w:val="none" w:sz="0" w:space="0" w:color="auto"/>
                    <w:right w:val="none" w:sz="0" w:space="0" w:color="auto"/>
                  </w:divBdr>
                </w:div>
                <w:div w:id="1805469032">
                  <w:marLeft w:val="0"/>
                  <w:marRight w:val="0"/>
                  <w:marTop w:val="0"/>
                  <w:marBottom w:val="0"/>
                  <w:divBdr>
                    <w:top w:val="none" w:sz="0" w:space="0" w:color="auto"/>
                    <w:left w:val="none" w:sz="0" w:space="0" w:color="auto"/>
                    <w:bottom w:val="none" w:sz="0" w:space="0" w:color="auto"/>
                    <w:right w:val="none" w:sz="0" w:space="0" w:color="auto"/>
                  </w:divBdr>
                </w:div>
                <w:div w:id="1524127131">
                  <w:marLeft w:val="0"/>
                  <w:marRight w:val="0"/>
                  <w:marTop w:val="0"/>
                  <w:marBottom w:val="0"/>
                  <w:divBdr>
                    <w:top w:val="none" w:sz="0" w:space="0" w:color="auto"/>
                    <w:left w:val="none" w:sz="0" w:space="0" w:color="auto"/>
                    <w:bottom w:val="none" w:sz="0" w:space="0" w:color="auto"/>
                    <w:right w:val="none" w:sz="0" w:space="0" w:color="auto"/>
                  </w:divBdr>
                </w:div>
                <w:div w:id="703749864">
                  <w:marLeft w:val="0"/>
                  <w:marRight w:val="0"/>
                  <w:marTop w:val="0"/>
                  <w:marBottom w:val="0"/>
                  <w:divBdr>
                    <w:top w:val="none" w:sz="0" w:space="0" w:color="auto"/>
                    <w:left w:val="none" w:sz="0" w:space="0" w:color="auto"/>
                    <w:bottom w:val="none" w:sz="0" w:space="0" w:color="auto"/>
                    <w:right w:val="none" w:sz="0" w:space="0" w:color="auto"/>
                  </w:divBdr>
                </w:div>
                <w:div w:id="1253974468">
                  <w:marLeft w:val="0"/>
                  <w:marRight w:val="0"/>
                  <w:marTop w:val="0"/>
                  <w:marBottom w:val="0"/>
                  <w:divBdr>
                    <w:top w:val="none" w:sz="0" w:space="0" w:color="auto"/>
                    <w:left w:val="none" w:sz="0" w:space="0" w:color="auto"/>
                    <w:bottom w:val="none" w:sz="0" w:space="0" w:color="auto"/>
                    <w:right w:val="none" w:sz="0" w:space="0" w:color="auto"/>
                  </w:divBdr>
                </w:div>
                <w:div w:id="1326935794">
                  <w:marLeft w:val="0"/>
                  <w:marRight w:val="0"/>
                  <w:marTop w:val="0"/>
                  <w:marBottom w:val="0"/>
                  <w:divBdr>
                    <w:top w:val="none" w:sz="0" w:space="0" w:color="auto"/>
                    <w:left w:val="none" w:sz="0" w:space="0" w:color="auto"/>
                    <w:bottom w:val="none" w:sz="0" w:space="0" w:color="auto"/>
                    <w:right w:val="none" w:sz="0" w:space="0" w:color="auto"/>
                  </w:divBdr>
                </w:div>
                <w:div w:id="296761639">
                  <w:marLeft w:val="0"/>
                  <w:marRight w:val="0"/>
                  <w:marTop w:val="0"/>
                  <w:marBottom w:val="0"/>
                  <w:divBdr>
                    <w:top w:val="none" w:sz="0" w:space="0" w:color="auto"/>
                    <w:left w:val="none" w:sz="0" w:space="0" w:color="auto"/>
                    <w:bottom w:val="none" w:sz="0" w:space="0" w:color="auto"/>
                    <w:right w:val="none" w:sz="0" w:space="0" w:color="auto"/>
                  </w:divBdr>
                </w:div>
                <w:div w:id="1467817689">
                  <w:marLeft w:val="0"/>
                  <w:marRight w:val="0"/>
                  <w:marTop w:val="0"/>
                  <w:marBottom w:val="0"/>
                  <w:divBdr>
                    <w:top w:val="none" w:sz="0" w:space="0" w:color="auto"/>
                    <w:left w:val="none" w:sz="0" w:space="0" w:color="auto"/>
                    <w:bottom w:val="none" w:sz="0" w:space="0" w:color="auto"/>
                    <w:right w:val="none" w:sz="0" w:space="0" w:color="auto"/>
                  </w:divBdr>
                </w:div>
                <w:div w:id="1124814481">
                  <w:marLeft w:val="0"/>
                  <w:marRight w:val="0"/>
                  <w:marTop w:val="0"/>
                  <w:marBottom w:val="0"/>
                  <w:divBdr>
                    <w:top w:val="none" w:sz="0" w:space="0" w:color="auto"/>
                    <w:left w:val="none" w:sz="0" w:space="0" w:color="auto"/>
                    <w:bottom w:val="none" w:sz="0" w:space="0" w:color="auto"/>
                    <w:right w:val="none" w:sz="0" w:space="0" w:color="auto"/>
                  </w:divBdr>
                </w:div>
                <w:div w:id="1886136122">
                  <w:marLeft w:val="0"/>
                  <w:marRight w:val="0"/>
                  <w:marTop w:val="0"/>
                  <w:marBottom w:val="0"/>
                  <w:divBdr>
                    <w:top w:val="none" w:sz="0" w:space="0" w:color="auto"/>
                    <w:left w:val="none" w:sz="0" w:space="0" w:color="auto"/>
                    <w:bottom w:val="none" w:sz="0" w:space="0" w:color="auto"/>
                    <w:right w:val="none" w:sz="0" w:space="0" w:color="auto"/>
                  </w:divBdr>
                </w:div>
                <w:div w:id="1225261575">
                  <w:marLeft w:val="0"/>
                  <w:marRight w:val="0"/>
                  <w:marTop w:val="0"/>
                  <w:marBottom w:val="0"/>
                  <w:divBdr>
                    <w:top w:val="none" w:sz="0" w:space="0" w:color="auto"/>
                    <w:left w:val="none" w:sz="0" w:space="0" w:color="auto"/>
                    <w:bottom w:val="none" w:sz="0" w:space="0" w:color="auto"/>
                    <w:right w:val="none" w:sz="0" w:space="0" w:color="auto"/>
                  </w:divBdr>
                </w:div>
                <w:div w:id="482083452">
                  <w:marLeft w:val="0"/>
                  <w:marRight w:val="0"/>
                  <w:marTop w:val="0"/>
                  <w:marBottom w:val="0"/>
                  <w:divBdr>
                    <w:top w:val="none" w:sz="0" w:space="0" w:color="auto"/>
                    <w:left w:val="none" w:sz="0" w:space="0" w:color="auto"/>
                    <w:bottom w:val="none" w:sz="0" w:space="0" w:color="auto"/>
                    <w:right w:val="none" w:sz="0" w:space="0" w:color="auto"/>
                  </w:divBdr>
                </w:div>
                <w:div w:id="125319532">
                  <w:marLeft w:val="0"/>
                  <w:marRight w:val="0"/>
                  <w:marTop w:val="0"/>
                  <w:marBottom w:val="0"/>
                  <w:divBdr>
                    <w:top w:val="none" w:sz="0" w:space="0" w:color="auto"/>
                    <w:left w:val="none" w:sz="0" w:space="0" w:color="auto"/>
                    <w:bottom w:val="none" w:sz="0" w:space="0" w:color="auto"/>
                    <w:right w:val="none" w:sz="0" w:space="0" w:color="auto"/>
                  </w:divBdr>
                </w:div>
                <w:div w:id="642546605">
                  <w:marLeft w:val="0"/>
                  <w:marRight w:val="0"/>
                  <w:marTop w:val="0"/>
                  <w:marBottom w:val="0"/>
                  <w:divBdr>
                    <w:top w:val="none" w:sz="0" w:space="0" w:color="auto"/>
                    <w:left w:val="none" w:sz="0" w:space="0" w:color="auto"/>
                    <w:bottom w:val="none" w:sz="0" w:space="0" w:color="auto"/>
                    <w:right w:val="none" w:sz="0" w:space="0" w:color="auto"/>
                  </w:divBdr>
                </w:div>
                <w:div w:id="118229714">
                  <w:marLeft w:val="0"/>
                  <w:marRight w:val="0"/>
                  <w:marTop w:val="0"/>
                  <w:marBottom w:val="0"/>
                  <w:divBdr>
                    <w:top w:val="none" w:sz="0" w:space="0" w:color="auto"/>
                    <w:left w:val="none" w:sz="0" w:space="0" w:color="auto"/>
                    <w:bottom w:val="none" w:sz="0" w:space="0" w:color="auto"/>
                    <w:right w:val="none" w:sz="0" w:space="0" w:color="auto"/>
                  </w:divBdr>
                </w:div>
                <w:div w:id="816996423">
                  <w:marLeft w:val="0"/>
                  <w:marRight w:val="0"/>
                  <w:marTop w:val="0"/>
                  <w:marBottom w:val="0"/>
                  <w:divBdr>
                    <w:top w:val="none" w:sz="0" w:space="0" w:color="auto"/>
                    <w:left w:val="none" w:sz="0" w:space="0" w:color="auto"/>
                    <w:bottom w:val="none" w:sz="0" w:space="0" w:color="auto"/>
                    <w:right w:val="none" w:sz="0" w:space="0" w:color="auto"/>
                  </w:divBdr>
                </w:div>
                <w:div w:id="1062288142">
                  <w:marLeft w:val="0"/>
                  <w:marRight w:val="0"/>
                  <w:marTop w:val="0"/>
                  <w:marBottom w:val="0"/>
                  <w:divBdr>
                    <w:top w:val="none" w:sz="0" w:space="0" w:color="auto"/>
                    <w:left w:val="none" w:sz="0" w:space="0" w:color="auto"/>
                    <w:bottom w:val="none" w:sz="0" w:space="0" w:color="auto"/>
                    <w:right w:val="none" w:sz="0" w:space="0" w:color="auto"/>
                  </w:divBdr>
                </w:div>
                <w:div w:id="2101022778">
                  <w:marLeft w:val="0"/>
                  <w:marRight w:val="0"/>
                  <w:marTop w:val="0"/>
                  <w:marBottom w:val="0"/>
                  <w:divBdr>
                    <w:top w:val="none" w:sz="0" w:space="0" w:color="auto"/>
                    <w:left w:val="none" w:sz="0" w:space="0" w:color="auto"/>
                    <w:bottom w:val="none" w:sz="0" w:space="0" w:color="auto"/>
                    <w:right w:val="none" w:sz="0" w:space="0" w:color="auto"/>
                  </w:divBdr>
                </w:div>
                <w:div w:id="1540899919">
                  <w:marLeft w:val="0"/>
                  <w:marRight w:val="0"/>
                  <w:marTop w:val="0"/>
                  <w:marBottom w:val="0"/>
                  <w:divBdr>
                    <w:top w:val="none" w:sz="0" w:space="0" w:color="auto"/>
                    <w:left w:val="none" w:sz="0" w:space="0" w:color="auto"/>
                    <w:bottom w:val="none" w:sz="0" w:space="0" w:color="auto"/>
                    <w:right w:val="none" w:sz="0" w:space="0" w:color="auto"/>
                  </w:divBdr>
                </w:div>
                <w:div w:id="643700223">
                  <w:marLeft w:val="0"/>
                  <w:marRight w:val="0"/>
                  <w:marTop w:val="0"/>
                  <w:marBottom w:val="0"/>
                  <w:divBdr>
                    <w:top w:val="none" w:sz="0" w:space="0" w:color="auto"/>
                    <w:left w:val="none" w:sz="0" w:space="0" w:color="auto"/>
                    <w:bottom w:val="none" w:sz="0" w:space="0" w:color="auto"/>
                    <w:right w:val="none" w:sz="0" w:space="0" w:color="auto"/>
                  </w:divBdr>
                </w:div>
                <w:div w:id="1377117417">
                  <w:marLeft w:val="0"/>
                  <w:marRight w:val="0"/>
                  <w:marTop w:val="0"/>
                  <w:marBottom w:val="0"/>
                  <w:divBdr>
                    <w:top w:val="none" w:sz="0" w:space="0" w:color="auto"/>
                    <w:left w:val="none" w:sz="0" w:space="0" w:color="auto"/>
                    <w:bottom w:val="none" w:sz="0" w:space="0" w:color="auto"/>
                    <w:right w:val="none" w:sz="0" w:space="0" w:color="auto"/>
                  </w:divBdr>
                </w:div>
                <w:div w:id="630093544">
                  <w:marLeft w:val="0"/>
                  <w:marRight w:val="0"/>
                  <w:marTop w:val="0"/>
                  <w:marBottom w:val="0"/>
                  <w:divBdr>
                    <w:top w:val="none" w:sz="0" w:space="0" w:color="auto"/>
                    <w:left w:val="none" w:sz="0" w:space="0" w:color="auto"/>
                    <w:bottom w:val="none" w:sz="0" w:space="0" w:color="auto"/>
                    <w:right w:val="none" w:sz="0" w:space="0" w:color="auto"/>
                  </w:divBdr>
                </w:div>
                <w:div w:id="28848500">
                  <w:marLeft w:val="0"/>
                  <w:marRight w:val="0"/>
                  <w:marTop w:val="0"/>
                  <w:marBottom w:val="0"/>
                  <w:divBdr>
                    <w:top w:val="none" w:sz="0" w:space="0" w:color="auto"/>
                    <w:left w:val="none" w:sz="0" w:space="0" w:color="auto"/>
                    <w:bottom w:val="none" w:sz="0" w:space="0" w:color="auto"/>
                    <w:right w:val="none" w:sz="0" w:space="0" w:color="auto"/>
                  </w:divBdr>
                </w:div>
                <w:div w:id="2103379932">
                  <w:marLeft w:val="0"/>
                  <w:marRight w:val="0"/>
                  <w:marTop w:val="0"/>
                  <w:marBottom w:val="0"/>
                  <w:divBdr>
                    <w:top w:val="none" w:sz="0" w:space="0" w:color="auto"/>
                    <w:left w:val="none" w:sz="0" w:space="0" w:color="auto"/>
                    <w:bottom w:val="none" w:sz="0" w:space="0" w:color="auto"/>
                    <w:right w:val="none" w:sz="0" w:space="0" w:color="auto"/>
                  </w:divBdr>
                </w:div>
                <w:div w:id="1874417839">
                  <w:marLeft w:val="0"/>
                  <w:marRight w:val="0"/>
                  <w:marTop w:val="0"/>
                  <w:marBottom w:val="0"/>
                  <w:divBdr>
                    <w:top w:val="none" w:sz="0" w:space="0" w:color="auto"/>
                    <w:left w:val="none" w:sz="0" w:space="0" w:color="auto"/>
                    <w:bottom w:val="none" w:sz="0" w:space="0" w:color="auto"/>
                    <w:right w:val="none" w:sz="0" w:space="0" w:color="auto"/>
                  </w:divBdr>
                </w:div>
                <w:div w:id="2075855235">
                  <w:marLeft w:val="0"/>
                  <w:marRight w:val="0"/>
                  <w:marTop w:val="0"/>
                  <w:marBottom w:val="0"/>
                  <w:divBdr>
                    <w:top w:val="none" w:sz="0" w:space="0" w:color="auto"/>
                    <w:left w:val="none" w:sz="0" w:space="0" w:color="auto"/>
                    <w:bottom w:val="none" w:sz="0" w:space="0" w:color="auto"/>
                    <w:right w:val="none" w:sz="0" w:space="0" w:color="auto"/>
                  </w:divBdr>
                </w:div>
                <w:div w:id="21783225">
                  <w:marLeft w:val="0"/>
                  <w:marRight w:val="0"/>
                  <w:marTop w:val="0"/>
                  <w:marBottom w:val="0"/>
                  <w:divBdr>
                    <w:top w:val="none" w:sz="0" w:space="0" w:color="auto"/>
                    <w:left w:val="none" w:sz="0" w:space="0" w:color="auto"/>
                    <w:bottom w:val="none" w:sz="0" w:space="0" w:color="auto"/>
                    <w:right w:val="none" w:sz="0" w:space="0" w:color="auto"/>
                  </w:divBdr>
                </w:div>
                <w:div w:id="1717701757">
                  <w:marLeft w:val="0"/>
                  <w:marRight w:val="0"/>
                  <w:marTop w:val="0"/>
                  <w:marBottom w:val="0"/>
                  <w:divBdr>
                    <w:top w:val="none" w:sz="0" w:space="0" w:color="auto"/>
                    <w:left w:val="none" w:sz="0" w:space="0" w:color="auto"/>
                    <w:bottom w:val="none" w:sz="0" w:space="0" w:color="auto"/>
                    <w:right w:val="none" w:sz="0" w:space="0" w:color="auto"/>
                  </w:divBdr>
                </w:div>
                <w:div w:id="2024284681">
                  <w:marLeft w:val="0"/>
                  <w:marRight w:val="0"/>
                  <w:marTop w:val="0"/>
                  <w:marBottom w:val="0"/>
                  <w:divBdr>
                    <w:top w:val="none" w:sz="0" w:space="0" w:color="auto"/>
                    <w:left w:val="none" w:sz="0" w:space="0" w:color="auto"/>
                    <w:bottom w:val="none" w:sz="0" w:space="0" w:color="auto"/>
                    <w:right w:val="none" w:sz="0" w:space="0" w:color="auto"/>
                  </w:divBdr>
                </w:div>
                <w:div w:id="760177531">
                  <w:marLeft w:val="0"/>
                  <w:marRight w:val="0"/>
                  <w:marTop w:val="0"/>
                  <w:marBottom w:val="0"/>
                  <w:divBdr>
                    <w:top w:val="none" w:sz="0" w:space="0" w:color="auto"/>
                    <w:left w:val="none" w:sz="0" w:space="0" w:color="auto"/>
                    <w:bottom w:val="none" w:sz="0" w:space="0" w:color="auto"/>
                    <w:right w:val="none" w:sz="0" w:space="0" w:color="auto"/>
                  </w:divBdr>
                </w:div>
                <w:div w:id="622807290">
                  <w:marLeft w:val="0"/>
                  <w:marRight w:val="0"/>
                  <w:marTop w:val="0"/>
                  <w:marBottom w:val="0"/>
                  <w:divBdr>
                    <w:top w:val="none" w:sz="0" w:space="0" w:color="auto"/>
                    <w:left w:val="none" w:sz="0" w:space="0" w:color="auto"/>
                    <w:bottom w:val="none" w:sz="0" w:space="0" w:color="auto"/>
                    <w:right w:val="none" w:sz="0" w:space="0" w:color="auto"/>
                  </w:divBdr>
                </w:div>
                <w:div w:id="836070872">
                  <w:marLeft w:val="0"/>
                  <w:marRight w:val="0"/>
                  <w:marTop w:val="0"/>
                  <w:marBottom w:val="0"/>
                  <w:divBdr>
                    <w:top w:val="none" w:sz="0" w:space="0" w:color="auto"/>
                    <w:left w:val="none" w:sz="0" w:space="0" w:color="auto"/>
                    <w:bottom w:val="none" w:sz="0" w:space="0" w:color="auto"/>
                    <w:right w:val="none" w:sz="0" w:space="0" w:color="auto"/>
                  </w:divBdr>
                </w:div>
                <w:div w:id="1609390236">
                  <w:marLeft w:val="0"/>
                  <w:marRight w:val="0"/>
                  <w:marTop w:val="0"/>
                  <w:marBottom w:val="0"/>
                  <w:divBdr>
                    <w:top w:val="none" w:sz="0" w:space="0" w:color="auto"/>
                    <w:left w:val="none" w:sz="0" w:space="0" w:color="auto"/>
                    <w:bottom w:val="none" w:sz="0" w:space="0" w:color="auto"/>
                    <w:right w:val="none" w:sz="0" w:space="0" w:color="auto"/>
                  </w:divBdr>
                </w:div>
                <w:div w:id="1120802433">
                  <w:marLeft w:val="0"/>
                  <w:marRight w:val="0"/>
                  <w:marTop w:val="0"/>
                  <w:marBottom w:val="0"/>
                  <w:divBdr>
                    <w:top w:val="none" w:sz="0" w:space="0" w:color="auto"/>
                    <w:left w:val="none" w:sz="0" w:space="0" w:color="auto"/>
                    <w:bottom w:val="none" w:sz="0" w:space="0" w:color="auto"/>
                    <w:right w:val="none" w:sz="0" w:space="0" w:color="auto"/>
                  </w:divBdr>
                </w:div>
                <w:div w:id="1923755240">
                  <w:marLeft w:val="0"/>
                  <w:marRight w:val="0"/>
                  <w:marTop w:val="0"/>
                  <w:marBottom w:val="0"/>
                  <w:divBdr>
                    <w:top w:val="none" w:sz="0" w:space="0" w:color="auto"/>
                    <w:left w:val="none" w:sz="0" w:space="0" w:color="auto"/>
                    <w:bottom w:val="none" w:sz="0" w:space="0" w:color="auto"/>
                    <w:right w:val="none" w:sz="0" w:space="0" w:color="auto"/>
                  </w:divBdr>
                </w:div>
                <w:div w:id="811867543">
                  <w:marLeft w:val="0"/>
                  <w:marRight w:val="0"/>
                  <w:marTop w:val="0"/>
                  <w:marBottom w:val="0"/>
                  <w:divBdr>
                    <w:top w:val="none" w:sz="0" w:space="0" w:color="auto"/>
                    <w:left w:val="none" w:sz="0" w:space="0" w:color="auto"/>
                    <w:bottom w:val="none" w:sz="0" w:space="0" w:color="auto"/>
                    <w:right w:val="none" w:sz="0" w:space="0" w:color="auto"/>
                  </w:divBdr>
                </w:div>
                <w:div w:id="965088070">
                  <w:marLeft w:val="0"/>
                  <w:marRight w:val="0"/>
                  <w:marTop w:val="0"/>
                  <w:marBottom w:val="0"/>
                  <w:divBdr>
                    <w:top w:val="none" w:sz="0" w:space="0" w:color="auto"/>
                    <w:left w:val="none" w:sz="0" w:space="0" w:color="auto"/>
                    <w:bottom w:val="none" w:sz="0" w:space="0" w:color="auto"/>
                    <w:right w:val="none" w:sz="0" w:space="0" w:color="auto"/>
                  </w:divBdr>
                </w:div>
                <w:div w:id="630208830">
                  <w:marLeft w:val="0"/>
                  <w:marRight w:val="0"/>
                  <w:marTop w:val="0"/>
                  <w:marBottom w:val="0"/>
                  <w:divBdr>
                    <w:top w:val="none" w:sz="0" w:space="0" w:color="auto"/>
                    <w:left w:val="none" w:sz="0" w:space="0" w:color="auto"/>
                    <w:bottom w:val="none" w:sz="0" w:space="0" w:color="auto"/>
                    <w:right w:val="none" w:sz="0" w:space="0" w:color="auto"/>
                  </w:divBdr>
                </w:div>
                <w:div w:id="82069896">
                  <w:marLeft w:val="0"/>
                  <w:marRight w:val="0"/>
                  <w:marTop w:val="0"/>
                  <w:marBottom w:val="0"/>
                  <w:divBdr>
                    <w:top w:val="none" w:sz="0" w:space="0" w:color="auto"/>
                    <w:left w:val="none" w:sz="0" w:space="0" w:color="auto"/>
                    <w:bottom w:val="none" w:sz="0" w:space="0" w:color="auto"/>
                    <w:right w:val="none" w:sz="0" w:space="0" w:color="auto"/>
                  </w:divBdr>
                </w:div>
                <w:div w:id="1894807096">
                  <w:marLeft w:val="0"/>
                  <w:marRight w:val="0"/>
                  <w:marTop w:val="0"/>
                  <w:marBottom w:val="0"/>
                  <w:divBdr>
                    <w:top w:val="none" w:sz="0" w:space="0" w:color="auto"/>
                    <w:left w:val="none" w:sz="0" w:space="0" w:color="auto"/>
                    <w:bottom w:val="none" w:sz="0" w:space="0" w:color="auto"/>
                    <w:right w:val="none" w:sz="0" w:space="0" w:color="auto"/>
                  </w:divBdr>
                </w:div>
                <w:div w:id="1073821659">
                  <w:marLeft w:val="0"/>
                  <w:marRight w:val="0"/>
                  <w:marTop w:val="0"/>
                  <w:marBottom w:val="0"/>
                  <w:divBdr>
                    <w:top w:val="none" w:sz="0" w:space="0" w:color="auto"/>
                    <w:left w:val="none" w:sz="0" w:space="0" w:color="auto"/>
                    <w:bottom w:val="none" w:sz="0" w:space="0" w:color="auto"/>
                    <w:right w:val="none" w:sz="0" w:space="0" w:color="auto"/>
                  </w:divBdr>
                </w:div>
                <w:div w:id="1234781301">
                  <w:marLeft w:val="0"/>
                  <w:marRight w:val="0"/>
                  <w:marTop w:val="0"/>
                  <w:marBottom w:val="0"/>
                  <w:divBdr>
                    <w:top w:val="none" w:sz="0" w:space="0" w:color="auto"/>
                    <w:left w:val="none" w:sz="0" w:space="0" w:color="auto"/>
                    <w:bottom w:val="none" w:sz="0" w:space="0" w:color="auto"/>
                    <w:right w:val="none" w:sz="0" w:space="0" w:color="auto"/>
                  </w:divBdr>
                </w:div>
                <w:div w:id="976376900">
                  <w:marLeft w:val="0"/>
                  <w:marRight w:val="0"/>
                  <w:marTop w:val="0"/>
                  <w:marBottom w:val="0"/>
                  <w:divBdr>
                    <w:top w:val="none" w:sz="0" w:space="0" w:color="auto"/>
                    <w:left w:val="none" w:sz="0" w:space="0" w:color="auto"/>
                    <w:bottom w:val="none" w:sz="0" w:space="0" w:color="auto"/>
                    <w:right w:val="none" w:sz="0" w:space="0" w:color="auto"/>
                  </w:divBdr>
                </w:div>
                <w:div w:id="895091847">
                  <w:marLeft w:val="0"/>
                  <w:marRight w:val="0"/>
                  <w:marTop w:val="0"/>
                  <w:marBottom w:val="0"/>
                  <w:divBdr>
                    <w:top w:val="none" w:sz="0" w:space="0" w:color="auto"/>
                    <w:left w:val="none" w:sz="0" w:space="0" w:color="auto"/>
                    <w:bottom w:val="none" w:sz="0" w:space="0" w:color="auto"/>
                    <w:right w:val="none" w:sz="0" w:space="0" w:color="auto"/>
                  </w:divBdr>
                </w:div>
                <w:div w:id="938560389">
                  <w:marLeft w:val="0"/>
                  <w:marRight w:val="0"/>
                  <w:marTop w:val="0"/>
                  <w:marBottom w:val="0"/>
                  <w:divBdr>
                    <w:top w:val="none" w:sz="0" w:space="0" w:color="auto"/>
                    <w:left w:val="none" w:sz="0" w:space="0" w:color="auto"/>
                    <w:bottom w:val="none" w:sz="0" w:space="0" w:color="auto"/>
                    <w:right w:val="none" w:sz="0" w:space="0" w:color="auto"/>
                  </w:divBdr>
                </w:div>
                <w:div w:id="1558735078">
                  <w:marLeft w:val="0"/>
                  <w:marRight w:val="0"/>
                  <w:marTop w:val="0"/>
                  <w:marBottom w:val="0"/>
                  <w:divBdr>
                    <w:top w:val="none" w:sz="0" w:space="0" w:color="auto"/>
                    <w:left w:val="none" w:sz="0" w:space="0" w:color="auto"/>
                    <w:bottom w:val="none" w:sz="0" w:space="0" w:color="auto"/>
                    <w:right w:val="none" w:sz="0" w:space="0" w:color="auto"/>
                  </w:divBdr>
                </w:div>
                <w:div w:id="131486795">
                  <w:marLeft w:val="0"/>
                  <w:marRight w:val="0"/>
                  <w:marTop w:val="0"/>
                  <w:marBottom w:val="0"/>
                  <w:divBdr>
                    <w:top w:val="none" w:sz="0" w:space="0" w:color="auto"/>
                    <w:left w:val="none" w:sz="0" w:space="0" w:color="auto"/>
                    <w:bottom w:val="none" w:sz="0" w:space="0" w:color="auto"/>
                    <w:right w:val="none" w:sz="0" w:space="0" w:color="auto"/>
                  </w:divBdr>
                </w:div>
                <w:div w:id="1565221651">
                  <w:marLeft w:val="0"/>
                  <w:marRight w:val="0"/>
                  <w:marTop w:val="0"/>
                  <w:marBottom w:val="0"/>
                  <w:divBdr>
                    <w:top w:val="none" w:sz="0" w:space="0" w:color="auto"/>
                    <w:left w:val="none" w:sz="0" w:space="0" w:color="auto"/>
                    <w:bottom w:val="none" w:sz="0" w:space="0" w:color="auto"/>
                    <w:right w:val="none" w:sz="0" w:space="0" w:color="auto"/>
                  </w:divBdr>
                </w:div>
                <w:div w:id="1567181877">
                  <w:marLeft w:val="0"/>
                  <w:marRight w:val="0"/>
                  <w:marTop w:val="0"/>
                  <w:marBottom w:val="0"/>
                  <w:divBdr>
                    <w:top w:val="none" w:sz="0" w:space="0" w:color="auto"/>
                    <w:left w:val="none" w:sz="0" w:space="0" w:color="auto"/>
                    <w:bottom w:val="none" w:sz="0" w:space="0" w:color="auto"/>
                    <w:right w:val="none" w:sz="0" w:space="0" w:color="auto"/>
                  </w:divBdr>
                </w:div>
                <w:div w:id="1030574187">
                  <w:marLeft w:val="0"/>
                  <w:marRight w:val="0"/>
                  <w:marTop w:val="0"/>
                  <w:marBottom w:val="0"/>
                  <w:divBdr>
                    <w:top w:val="none" w:sz="0" w:space="0" w:color="auto"/>
                    <w:left w:val="none" w:sz="0" w:space="0" w:color="auto"/>
                    <w:bottom w:val="none" w:sz="0" w:space="0" w:color="auto"/>
                    <w:right w:val="none" w:sz="0" w:space="0" w:color="auto"/>
                  </w:divBdr>
                </w:div>
                <w:div w:id="504785126">
                  <w:marLeft w:val="0"/>
                  <w:marRight w:val="0"/>
                  <w:marTop w:val="0"/>
                  <w:marBottom w:val="0"/>
                  <w:divBdr>
                    <w:top w:val="none" w:sz="0" w:space="0" w:color="auto"/>
                    <w:left w:val="none" w:sz="0" w:space="0" w:color="auto"/>
                    <w:bottom w:val="none" w:sz="0" w:space="0" w:color="auto"/>
                    <w:right w:val="none" w:sz="0" w:space="0" w:color="auto"/>
                  </w:divBdr>
                </w:div>
                <w:div w:id="391193926">
                  <w:marLeft w:val="0"/>
                  <w:marRight w:val="0"/>
                  <w:marTop w:val="0"/>
                  <w:marBottom w:val="0"/>
                  <w:divBdr>
                    <w:top w:val="none" w:sz="0" w:space="0" w:color="auto"/>
                    <w:left w:val="none" w:sz="0" w:space="0" w:color="auto"/>
                    <w:bottom w:val="none" w:sz="0" w:space="0" w:color="auto"/>
                    <w:right w:val="none" w:sz="0" w:space="0" w:color="auto"/>
                  </w:divBdr>
                </w:div>
                <w:div w:id="1638758978">
                  <w:marLeft w:val="0"/>
                  <w:marRight w:val="0"/>
                  <w:marTop w:val="0"/>
                  <w:marBottom w:val="0"/>
                  <w:divBdr>
                    <w:top w:val="none" w:sz="0" w:space="0" w:color="auto"/>
                    <w:left w:val="none" w:sz="0" w:space="0" w:color="auto"/>
                    <w:bottom w:val="none" w:sz="0" w:space="0" w:color="auto"/>
                    <w:right w:val="none" w:sz="0" w:space="0" w:color="auto"/>
                  </w:divBdr>
                </w:div>
                <w:div w:id="1302735414">
                  <w:marLeft w:val="0"/>
                  <w:marRight w:val="0"/>
                  <w:marTop w:val="0"/>
                  <w:marBottom w:val="0"/>
                  <w:divBdr>
                    <w:top w:val="none" w:sz="0" w:space="0" w:color="auto"/>
                    <w:left w:val="none" w:sz="0" w:space="0" w:color="auto"/>
                    <w:bottom w:val="none" w:sz="0" w:space="0" w:color="auto"/>
                    <w:right w:val="none" w:sz="0" w:space="0" w:color="auto"/>
                  </w:divBdr>
                </w:div>
                <w:div w:id="281227158">
                  <w:marLeft w:val="0"/>
                  <w:marRight w:val="0"/>
                  <w:marTop w:val="0"/>
                  <w:marBottom w:val="0"/>
                  <w:divBdr>
                    <w:top w:val="none" w:sz="0" w:space="0" w:color="auto"/>
                    <w:left w:val="none" w:sz="0" w:space="0" w:color="auto"/>
                    <w:bottom w:val="none" w:sz="0" w:space="0" w:color="auto"/>
                    <w:right w:val="none" w:sz="0" w:space="0" w:color="auto"/>
                  </w:divBdr>
                </w:div>
                <w:div w:id="1306859945">
                  <w:marLeft w:val="0"/>
                  <w:marRight w:val="0"/>
                  <w:marTop w:val="0"/>
                  <w:marBottom w:val="0"/>
                  <w:divBdr>
                    <w:top w:val="none" w:sz="0" w:space="0" w:color="auto"/>
                    <w:left w:val="none" w:sz="0" w:space="0" w:color="auto"/>
                    <w:bottom w:val="none" w:sz="0" w:space="0" w:color="auto"/>
                    <w:right w:val="none" w:sz="0" w:space="0" w:color="auto"/>
                  </w:divBdr>
                </w:div>
                <w:div w:id="359169357">
                  <w:marLeft w:val="0"/>
                  <w:marRight w:val="0"/>
                  <w:marTop w:val="0"/>
                  <w:marBottom w:val="0"/>
                  <w:divBdr>
                    <w:top w:val="none" w:sz="0" w:space="0" w:color="auto"/>
                    <w:left w:val="none" w:sz="0" w:space="0" w:color="auto"/>
                    <w:bottom w:val="none" w:sz="0" w:space="0" w:color="auto"/>
                    <w:right w:val="none" w:sz="0" w:space="0" w:color="auto"/>
                  </w:divBdr>
                </w:div>
                <w:div w:id="1285043873">
                  <w:marLeft w:val="0"/>
                  <w:marRight w:val="0"/>
                  <w:marTop w:val="0"/>
                  <w:marBottom w:val="0"/>
                  <w:divBdr>
                    <w:top w:val="none" w:sz="0" w:space="0" w:color="auto"/>
                    <w:left w:val="none" w:sz="0" w:space="0" w:color="auto"/>
                    <w:bottom w:val="none" w:sz="0" w:space="0" w:color="auto"/>
                    <w:right w:val="none" w:sz="0" w:space="0" w:color="auto"/>
                  </w:divBdr>
                </w:div>
                <w:div w:id="1955600168">
                  <w:marLeft w:val="0"/>
                  <w:marRight w:val="0"/>
                  <w:marTop w:val="0"/>
                  <w:marBottom w:val="0"/>
                  <w:divBdr>
                    <w:top w:val="none" w:sz="0" w:space="0" w:color="auto"/>
                    <w:left w:val="none" w:sz="0" w:space="0" w:color="auto"/>
                    <w:bottom w:val="none" w:sz="0" w:space="0" w:color="auto"/>
                    <w:right w:val="none" w:sz="0" w:space="0" w:color="auto"/>
                  </w:divBdr>
                </w:div>
                <w:div w:id="463039613">
                  <w:marLeft w:val="0"/>
                  <w:marRight w:val="0"/>
                  <w:marTop w:val="0"/>
                  <w:marBottom w:val="0"/>
                  <w:divBdr>
                    <w:top w:val="none" w:sz="0" w:space="0" w:color="auto"/>
                    <w:left w:val="none" w:sz="0" w:space="0" w:color="auto"/>
                    <w:bottom w:val="none" w:sz="0" w:space="0" w:color="auto"/>
                    <w:right w:val="none" w:sz="0" w:space="0" w:color="auto"/>
                  </w:divBdr>
                </w:div>
                <w:div w:id="293293840">
                  <w:marLeft w:val="0"/>
                  <w:marRight w:val="0"/>
                  <w:marTop w:val="0"/>
                  <w:marBottom w:val="0"/>
                  <w:divBdr>
                    <w:top w:val="none" w:sz="0" w:space="0" w:color="auto"/>
                    <w:left w:val="none" w:sz="0" w:space="0" w:color="auto"/>
                    <w:bottom w:val="none" w:sz="0" w:space="0" w:color="auto"/>
                    <w:right w:val="none" w:sz="0" w:space="0" w:color="auto"/>
                  </w:divBdr>
                </w:div>
                <w:div w:id="578442911">
                  <w:marLeft w:val="0"/>
                  <w:marRight w:val="0"/>
                  <w:marTop w:val="0"/>
                  <w:marBottom w:val="0"/>
                  <w:divBdr>
                    <w:top w:val="none" w:sz="0" w:space="0" w:color="auto"/>
                    <w:left w:val="none" w:sz="0" w:space="0" w:color="auto"/>
                    <w:bottom w:val="none" w:sz="0" w:space="0" w:color="auto"/>
                    <w:right w:val="none" w:sz="0" w:space="0" w:color="auto"/>
                  </w:divBdr>
                </w:div>
                <w:div w:id="432940031">
                  <w:marLeft w:val="0"/>
                  <w:marRight w:val="0"/>
                  <w:marTop w:val="0"/>
                  <w:marBottom w:val="0"/>
                  <w:divBdr>
                    <w:top w:val="none" w:sz="0" w:space="0" w:color="auto"/>
                    <w:left w:val="none" w:sz="0" w:space="0" w:color="auto"/>
                    <w:bottom w:val="none" w:sz="0" w:space="0" w:color="auto"/>
                    <w:right w:val="none" w:sz="0" w:space="0" w:color="auto"/>
                  </w:divBdr>
                </w:div>
                <w:div w:id="1816288832">
                  <w:marLeft w:val="0"/>
                  <w:marRight w:val="0"/>
                  <w:marTop w:val="0"/>
                  <w:marBottom w:val="0"/>
                  <w:divBdr>
                    <w:top w:val="none" w:sz="0" w:space="0" w:color="auto"/>
                    <w:left w:val="none" w:sz="0" w:space="0" w:color="auto"/>
                    <w:bottom w:val="none" w:sz="0" w:space="0" w:color="auto"/>
                    <w:right w:val="none" w:sz="0" w:space="0" w:color="auto"/>
                  </w:divBdr>
                </w:div>
                <w:div w:id="1177892166">
                  <w:marLeft w:val="0"/>
                  <w:marRight w:val="0"/>
                  <w:marTop w:val="0"/>
                  <w:marBottom w:val="0"/>
                  <w:divBdr>
                    <w:top w:val="none" w:sz="0" w:space="0" w:color="auto"/>
                    <w:left w:val="none" w:sz="0" w:space="0" w:color="auto"/>
                    <w:bottom w:val="none" w:sz="0" w:space="0" w:color="auto"/>
                    <w:right w:val="none" w:sz="0" w:space="0" w:color="auto"/>
                  </w:divBdr>
                </w:div>
                <w:div w:id="1363048805">
                  <w:marLeft w:val="0"/>
                  <w:marRight w:val="0"/>
                  <w:marTop w:val="0"/>
                  <w:marBottom w:val="0"/>
                  <w:divBdr>
                    <w:top w:val="none" w:sz="0" w:space="0" w:color="auto"/>
                    <w:left w:val="none" w:sz="0" w:space="0" w:color="auto"/>
                    <w:bottom w:val="none" w:sz="0" w:space="0" w:color="auto"/>
                    <w:right w:val="none" w:sz="0" w:space="0" w:color="auto"/>
                  </w:divBdr>
                </w:div>
                <w:div w:id="1291858380">
                  <w:marLeft w:val="0"/>
                  <w:marRight w:val="0"/>
                  <w:marTop w:val="0"/>
                  <w:marBottom w:val="0"/>
                  <w:divBdr>
                    <w:top w:val="none" w:sz="0" w:space="0" w:color="auto"/>
                    <w:left w:val="none" w:sz="0" w:space="0" w:color="auto"/>
                    <w:bottom w:val="none" w:sz="0" w:space="0" w:color="auto"/>
                    <w:right w:val="none" w:sz="0" w:space="0" w:color="auto"/>
                  </w:divBdr>
                </w:div>
                <w:div w:id="1262028414">
                  <w:marLeft w:val="0"/>
                  <w:marRight w:val="0"/>
                  <w:marTop w:val="0"/>
                  <w:marBottom w:val="0"/>
                  <w:divBdr>
                    <w:top w:val="none" w:sz="0" w:space="0" w:color="auto"/>
                    <w:left w:val="none" w:sz="0" w:space="0" w:color="auto"/>
                    <w:bottom w:val="none" w:sz="0" w:space="0" w:color="auto"/>
                    <w:right w:val="none" w:sz="0" w:space="0" w:color="auto"/>
                  </w:divBdr>
                </w:div>
                <w:div w:id="402525690">
                  <w:marLeft w:val="0"/>
                  <w:marRight w:val="0"/>
                  <w:marTop w:val="0"/>
                  <w:marBottom w:val="0"/>
                  <w:divBdr>
                    <w:top w:val="none" w:sz="0" w:space="0" w:color="auto"/>
                    <w:left w:val="none" w:sz="0" w:space="0" w:color="auto"/>
                    <w:bottom w:val="none" w:sz="0" w:space="0" w:color="auto"/>
                    <w:right w:val="none" w:sz="0" w:space="0" w:color="auto"/>
                  </w:divBdr>
                </w:div>
                <w:div w:id="2047365392">
                  <w:marLeft w:val="0"/>
                  <w:marRight w:val="0"/>
                  <w:marTop w:val="0"/>
                  <w:marBottom w:val="0"/>
                  <w:divBdr>
                    <w:top w:val="none" w:sz="0" w:space="0" w:color="auto"/>
                    <w:left w:val="none" w:sz="0" w:space="0" w:color="auto"/>
                    <w:bottom w:val="none" w:sz="0" w:space="0" w:color="auto"/>
                    <w:right w:val="none" w:sz="0" w:space="0" w:color="auto"/>
                  </w:divBdr>
                </w:div>
                <w:div w:id="2100715770">
                  <w:marLeft w:val="0"/>
                  <w:marRight w:val="0"/>
                  <w:marTop w:val="0"/>
                  <w:marBottom w:val="0"/>
                  <w:divBdr>
                    <w:top w:val="none" w:sz="0" w:space="0" w:color="auto"/>
                    <w:left w:val="none" w:sz="0" w:space="0" w:color="auto"/>
                    <w:bottom w:val="none" w:sz="0" w:space="0" w:color="auto"/>
                    <w:right w:val="none" w:sz="0" w:space="0" w:color="auto"/>
                  </w:divBdr>
                </w:div>
                <w:div w:id="53362037">
                  <w:marLeft w:val="0"/>
                  <w:marRight w:val="0"/>
                  <w:marTop w:val="0"/>
                  <w:marBottom w:val="0"/>
                  <w:divBdr>
                    <w:top w:val="none" w:sz="0" w:space="0" w:color="auto"/>
                    <w:left w:val="none" w:sz="0" w:space="0" w:color="auto"/>
                    <w:bottom w:val="none" w:sz="0" w:space="0" w:color="auto"/>
                    <w:right w:val="none" w:sz="0" w:space="0" w:color="auto"/>
                  </w:divBdr>
                </w:div>
                <w:div w:id="695161863">
                  <w:marLeft w:val="0"/>
                  <w:marRight w:val="0"/>
                  <w:marTop w:val="0"/>
                  <w:marBottom w:val="0"/>
                  <w:divBdr>
                    <w:top w:val="none" w:sz="0" w:space="0" w:color="auto"/>
                    <w:left w:val="none" w:sz="0" w:space="0" w:color="auto"/>
                    <w:bottom w:val="none" w:sz="0" w:space="0" w:color="auto"/>
                    <w:right w:val="none" w:sz="0" w:space="0" w:color="auto"/>
                  </w:divBdr>
                </w:div>
                <w:div w:id="1540630052">
                  <w:marLeft w:val="0"/>
                  <w:marRight w:val="0"/>
                  <w:marTop w:val="0"/>
                  <w:marBottom w:val="0"/>
                  <w:divBdr>
                    <w:top w:val="none" w:sz="0" w:space="0" w:color="auto"/>
                    <w:left w:val="none" w:sz="0" w:space="0" w:color="auto"/>
                    <w:bottom w:val="none" w:sz="0" w:space="0" w:color="auto"/>
                    <w:right w:val="none" w:sz="0" w:space="0" w:color="auto"/>
                  </w:divBdr>
                </w:div>
                <w:div w:id="320550725">
                  <w:marLeft w:val="0"/>
                  <w:marRight w:val="0"/>
                  <w:marTop w:val="0"/>
                  <w:marBottom w:val="0"/>
                  <w:divBdr>
                    <w:top w:val="none" w:sz="0" w:space="0" w:color="auto"/>
                    <w:left w:val="none" w:sz="0" w:space="0" w:color="auto"/>
                    <w:bottom w:val="none" w:sz="0" w:space="0" w:color="auto"/>
                    <w:right w:val="none" w:sz="0" w:space="0" w:color="auto"/>
                  </w:divBdr>
                </w:div>
                <w:div w:id="85618845">
                  <w:marLeft w:val="0"/>
                  <w:marRight w:val="0"/>
                  <w:marTop w:val="0"/>
                  <w:marBottom w:val="0"/>
                  <w:divBdr>
                    <w:top w:val="none" w:sz="0" w:space="0" w:color="auto"/>
                    <w:left w:val="none" w:sz="0" w:space="0" w:color="auto"/>
                    <w:bottom w:val="none" w:sz="0" w:space="0" w:color="auto"/>
                    <w:right w:val="none" w:sz="0" w:space="0" w:color="auto"/>
                  </w:divBdr>
                </w:div>
                <w:div w:id="598488394">
                  <w:marLeft w:val="0"/>
                  <w:marRight w:val="0"/>
                  <w:marTop w:val="0"/>
                  <w:marBottom w:val="0"/>
                  <w:divBdr>
                    <w:top w:val="none" w:sz="0" w:space="0" w:color="auto"/>
                    <w:left w:val="none" w:sz="0" w:space="0" w:color="auto"/>
                    <w:bottom w:val="none" w:sz="0" w:space="0" w:color="auto"/>
                    <w:right w:val="none" w:sz="0" w:space="0" w:color="auto"/>
                  </w:divBdr>
                </w:div>
                <w:div w:id="575554723">
                  <w:marLeft w:val="0"/>
                  <w:marRight w:val="0"/>
                  <w:marTop w:val="0"/>
                  <w:marBottom w:val="0"/>
                  <w:divBdr>
                    <w:top w:val="none" w:sz="0" w:space="0" w:color="auto"/>
                    <w:left w:val="none" w:sz="0" w:space="0" w:color="auto"/>
                    <w:bottom w:val="none" w:sz="0" w:space="0" w:color="auto"/>
                    <w:right w:val="none" w:sz="0" w:space="0" w:color="auto"/>
                  </w:divBdr>
                </w:div>
                <w:div w:id="1601795795">
                  <w:marLeft w:val="0"/>
                  <w:marRight w:val="0"/>
                  <w:marTop w:val="0"/>
                  <w:marBottom w:val="0"/>
                  <w:divBdr>
                    <w:top w:val="none" w:sz="0" w:space="0" w:color="auto"/>
                    <w:left w:val="none" w:sz="0" w:space="0" w:color="auto"/>
                    <w:bottom w:val="none" w:sz="0" w:space="0" w:color="auto"/>
                    <w:right w:val="none" w:sz="0" w:space="0" w:color="auto"/>
                  </w:divBdr>
                </w:div>
                <w:div w:id="1377008782">
                  <w:marLeft w:val="0"/>
                  <w:marRight w:val="0"/>
                  <w:marTop w:val="0"/>
                  <w:marBottom w:val="0"/>
                  <w:divBdr>
                    <w:top w:val="none" w:sz="0" w:space="0" w:color="auto"/>
                    <w:left w:val="none" w:sz="0" w:space="0" w:color="auto"/>
                    <w:bottom w:val="none" w:sz="0" w:space="0" w:color="auto"/>
                    <w:right w:val="none" w:sz="0" w:space="0" w:color="auto"/>
                  </w:divBdr>
                </w:div>
                <w:div w:id="411704716">
                  <w:marLeft w:val="0"/>
                  <w:marRight w:val="0"/>
                  <w:marTop w:val="0"/>
                  <w:marBottom w:val="0"/>
                  <w:divBdr>
                    <w:top w:val="none" w:sz="0" w:space="0" w:color="auto"/>
                    <w:left w:val="none" w:sz="0" w:space="0" w:color="auto"/>
                    <w:bottom w:val="none" w:sz="0" w:space="0" w:color="auto"/>
                    <w:right w:val="none" w:sz="0" w:space="0" w:color="auto"/>
                  </w:divBdr>
                </w:div>
                <w:div w:id="2130390286">
                  <w:marLeft w:val="0"/>
                  <w:marRight w:val="0"/>
                  <w:marTop w:val="0"/>
                  <w:marBottom w:val="0"/>
                  <w:divBdr>
                    <w:top w:val="none" w:sz="0" w:space="0" w:color="auto"/>
                    <w:left w:val="none" w:sz="0" w:space="0" w:color="auto"/>
                    <w:bottom w:val="none" w:sz="0" w:space="0" w:color="auto"/>
                    <w:right w:val="none" w:sz="0" w:space="0" w:color="auto"/>
                  </w:divBdr>
                </w:div>
                <w:div w:id="1099643784">
                  <w:marLeft w:val="0"/>
                  <w:marRight w:val="0"/>
                  <w:marTop w:val="0"/>
                  <w:marBottom w:val="0"/>
                  <w:divBdr>
                    <w:top w:val="none" w:sz="0" w:space="0" w:color="auto"/>
                    <w:left w:val="none" w:sz="0" w:space="0" w:color="auto"/>
                    <w:bottom w:val="none" w:sz="0" w:space="0" w:color="auto"/>
                    <w:right w:val="none" w:sz="0" w:space="0" w:color="auto"/>
                  </w:divBdr>
                </w:div>
                <w:div w:id="466819731">
                  <w:marLeft w:val="0"/>
                  <w:marRight w:val="0"/>
                  <w:marTop w:val="0"/>
                  <w:marBottom w:val="0"/>
                  <w:divBdr>
                    <w:top w:val="none" w:sz="0" w:space="0" w:color="auto"/>
                    <w:left w:val="none" w:sz="0" w:space="0" w:color="auto"/>
                    <w:bottom w:val="none" w:sz="0" w:space="0" w:color="auto"/>
                    <w:right w:val="none" w:sz="0" w:space="0" w:color="auto"/>
                  </w:divBdr>
                </w:div>
                <w:div w:id="1894609812">
                  <w:marLeft w:val="0"/>
                  <w:marRight w:val="0"/>
                  <w:marTop w:val="0"/>
                  <w:marBottom w:val="0"/>
                  <w:divBdr>
                    <w:top w:val="none" w:sz="0" w:space="0" w:color="auto"/>
                    <w:left w:val="none" w:sz="0" w:space="0" w:color="auto"/>
                    <w:bottom w:val="none" w:sz="0" w:space="0" w:color="auto"/>
                    <w:right w:val="none" w:sz="0" w:space="0" w:color="auto"/>
                  </w:divBdr>
                </w:div>
                <w:div w:id="1166171869">
                  <w:marLeft w:val="0"/>
                  <w:marRight w:val="0"/>
                  <w:marTop w:val="0"/>
                  <w:marBottom w:val="0"/>
                  <w:divBdr>
                    <w:top w:val="none" w:sz="0" w:space="0" w:color="auto"/>
                    <w:left w:val="none" w:sz="0" w:space="0" w:color="auto"/>
                    <w:bottom w:val="none" w:sz="0" w:space="0" w:color="auto"/>
                    <w:right w:val="none" w:sz="0" w:space="0" w:color="auto"/>
                  </w:divBdr>
                </w:div>
                <w:div w:id="897088168">
                  <w:marLeft w:val="0"/>
                  <w:marRight w:val="0"/>
                  <w:marTop w:val="0"/>
                  <w:marBottom w:val="0"/>
                  <w:divBdr>
                    <w:top w:val="none" w:sz="0" w:space="0" w:color="auto"/>
                    <w:left w:val="none" w:sz="0" w:space="0" w:color="auto"/>
                    <w:bottom w:val="none" w:sz="0" w:space="0" w:color="auto"/>
                    <w:right w:val="none" w:sz="0" w:space="0" w:color="auto"/>
                  </w:divBdr>
                </w:div>
                <w:div w:id="1070080338">
                  <w:marLeft w:val="0"/>
                  <w:marRight w:val="0"/>
                  <w:marTop w:val="0"/>
                  <w:marBottom w:val="0"/>
                  <w:divBdr>
                    <w:top w:val="none" w:sz="0" w:space="0" w:color="auto"/>
                    <w:left w:val="none" w:sz="0" w:space="0" w:color="auto"/>
                    <w:bottom w:val="none" w:sz="0" w:space="0" w:color="auto"/>
                    <w:right w:val="none" w:sz="0" w:space="0" w:color="auto"/>
                  </w:divBdr>
                </w:div>
                <w:div w:id="1496339189">
                  <w:marLeft w:val="0"/>
                  <w:marRight w:val="0"/>
                  <w:marTop w:val="0"/>
                  <w:marBottom w:val="0"/>
                  <w:divBdr>
                    <w:top w:val="none" w:sz="0" w:space="0" w:color="auto"/>
                    <w:left w:val="none" w:sz="0" w:space="0" w:color="auto"/>
                    <w:bottom w:val="none" w:sz="0" w:space="0" w:color="auto"/>
                    <w:right w:val="none" w:sz="0" w:space="0" w:color="auto"/>
                  </w:divBdr>
                </w:div>
                <w:div w:id="654577871">
                  <w:marLeft w:val="0"/>
                  <w:marRight w:val="0"/>
                  <w:marTop w:val="0"/>
                  <w:marBottom w:val="0"/>
                  <w:divBdr>
                    <w:top w:val="none" w:sz="0" w:space="0" w:color="auto"/>
                    <w:left w:val="none" w:sz="0" w:space="0" w:color="auto"/>
                    <w:bottom w:val="none" w:sz="0" w:space="0" w:color="auto"/>
                    <w:right w:val="none" w:sz="0" w:space="0" w:color="auto"/>
                  </w:divBdr>
                </w:div>
                <w:div w:id="1660037688">
                  <w:marLeft w:val="0"/>
                  <w:marRight w:val="0"/>
                  <w:marTop w:val="0"/>
                  <w:marBottom w:val="0"/>
                  <w:divBdr>
                    <w:top w:val="none" w:sz="0" w:space="0" w:color="auto"/>
                    <w:left w:val="none" w:sz="0" w:space="0" w:color="auto"/>
                    <w:bottom w:val="none" w:sz="0" w:space="0" w:color="auto"/>
                    <w:right w:val="none" w:sz="0" w:space="0" w:color="auto"/>
                  </w:divBdr>
                </w:div>
                <w:div w:id="447357975">
                  <w:marLeft w:val="0"/>
                  <w:marRight w:val="0"/>
                  <w:marTop w:val="0"/>
                  <w:marBottom w:val="0"/>
                  <w:divBdr>
                    <w:top w:val="none" w:sz="0" w:space="0" w:color="auto"/>
                    <w:left w:val="none" w:sz="0" w:space="0" w:color="auto"/>
                    <w:bottom w:val="none" w:sz="0" w:space="0" w:color="auto"/>
                    <w:right w:val="none" w:sz="0" w:space="0" w:color="auto"/>
                  </w:divBdr>
                </w:div>
                <w:div w:id="617376763">
                  <w:marLeft w:val="0"/>
                  <w:marRight w:val="0"/>
                  <w:marTop w:val="0"/>
                  <w:marBottom w:val="0"/>
                  <w:divBdr>
                    <w:top w:val="none" w:sz="0" w:space="0" w:color="auto"/>
                    <w:left w:val="none" w:sz="0" w:space="0" w:color="auto"/>
                    <w:bottom w:val="none" w:sz="0" w:space="0" w:color="auto"/>
                    <w:right w:val="none" w:sz="0" w:space="0" w:color="auto"/>
                  </w:divBdr>
                </w:div>
                <w:div w:id="363797108">
                  <w:marLeft w:val="0"/>
                  <w:marRight w:val="0"/>
                  <w:marTop w:val="0"/>
                  <w:marBottom w:val="0"/>
                  <w:divBdr>
                    <w:top w:val="none" w:sz="0" w:space="0" w:color="auto"/>
                    <w:left w:val="none" w:sz="0" w:space="0" w:color="auto"/>
                    <w:bottom w:val="none" w:sz="0" w:space="0" w:color="auto"/>
                    <w:right w:val="none" w:sz="0" w:space="0" w:color="auto"/>
                  </w:divBdr>
                </w:div>
                <w:div w:id="1251429732">
                  <w:marLeft w:val="0"/>
                  <w:marRight w:val="0"/>
                  <w:marTop w:val="0"/>
                  <w:marBottom w:val="0"/>
                  <w:divBdr>
                    <w:top w:val="none" w:sz="0" w:space="0" w:color="auto"/>
                    <w:left w:val="none" w:sz="0" w:space="0" w:color="auto"/>
                    <w:bottom w:val="none" w:sz="0" w:space="0" w:color="auto"/>
                    <w:right w:val="none" w:sz="0" w:space="0" w:color="auto"/>
                  </w:divBdr>
                </w:div>
                <w:div w:id="691802572">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1818375824">
                  <w:marLeft w:val="0"/>
                  <w:marRight w:val="0"/>
                  <w:marTop w:val="0"/>
                  <w:marBottom w:val="0"/>
                  <w:divBdr>
                    <w:top w:val="none" w:sz="0" w:space="0" w:color="auto"/>
                    <w:left w:val="none" w:sz="0" w:space="0" w:color="auto"/>
                    <w:bottom w:val="none" w:sz="0" w:space="0" w:color="auto"/>
                    <w:right w:val="none" w:sz="0" w:space="0" w:color="auto"/>
                  </w:divBdr>
                </w:div>
                <w:div w:id="478882831">
                  <w:marLeft w:val="0"/>
                  <w:marRight w:val="0"/>
                  <w:marTop w:val="0"/>
                  <w:marBottom w:val="0"/>
                  <w:divBdr>
                    <w:top w:val="none" w:sz="0" w:space="0" w:color="auto"/>
                    <w:left w:val="none" w:sz="0" w:space="0" w:color="auto"/>
                    <w:bottom w:val="none" w:sz="0" w:space="0" w:color="auto"/>
                    <w:right w:val="none" w:sz="0" w:space="0" w:color="auto"/>
                  </w:divBdr>
                </w:div>
                <w:div w:id="1957248812">
                  <w:marLeft w:val="0"/>
                  <w:marRight w:val="0"/>
                  <w:marTop w:val="0"/>
                  <w:marBottom w:val="0"/>
                  <w:divBdr>
                    <w:top w:val="none" w:sz="0" w:space="0" w:color="auto"/>
                    <w:left w:val="none" w:sz="0" w:space="0" w:color="auto"/>
                    <w:bottom w:val="none" w:sz="0" w:space="0" w:color="auto"/>
                    <w:right w:val="none" w:sz="0" w:space="0" w:color="auto"/>
                  </w:divBdr>
                </w:div>
                <w:div w:id="1181548631">
                  <w:marLeft w:val="0"/>
                  <w:marRight w:val="0"/>
                  <w:marTop w:val="0"/>
                  <w:marBottom w:val="0"/>
                  <w:divBdr>
                    <w:top w:val="none" w:sz="0" w:space="0" w:color="auto"/>
                    <w:left w:val="none" w:sz="0" w:space="0" w:color="auto"/>
                    <w:bottom w:val="none" w:sz="0" w:space="0" w:color="auto"/>
                    <w:right w:val="none" w:sz="0" w:space="0" w:color="auto"/>
                  </w:divBdr>
                </w:div>
                <w:div w:id="1683048946">
                  <w:marLeft w:val="0"/>
                  <w:marRight w:val="0"/>
                  <w:marTop w:val="0"/>
                  <w:marBottom w:val="0"/>
                  <w:divBdr>
                    <w:top w:val="none" w:sz="0" w:space="0" w:color="auto"/>
                    <w:left w:val="none" w:sz="0" w:space="0" w:color="auto"/>
                    <w:bottom w:val="none" w:sz="0" w:space="0" w:color="auto"/>
                    <w:right w:val="none" w:sz="0" w:space="0" w:color="auto"/>
                  </w:divBdr>
                </w:div>
                <w:div w:id="1989287331">
                  <w:marLeft w:val="0"/>
                  <w:marRight w:val="0"/>
                  <w:marTop w:val="0"/>
                  <w:marBottom w:val="0"/>
                  <w:divBdr>
                    <w:top w:val="none" w:sz="0" w:space="0" w:color="auto"/>
                    <w:left w:val="none" w:sz="0" w:space="0" w:color="auto"/>
                    <w:bottom w:val="none" w:sz="0" w:space="0" w:color="auto"/>
                    <w:right w:val="none" w:sz="0" w:space="0" w:color="auto"/>
                  </w:divBdr>
                </w:div>
                <w:div w:id="1557355118">
                  <w:marLeft w:val="0"/>
                  <w:marRight w:val="0"/>
                  <w:marTop w:val="0"/>
                  <w:marBottom w:val="0"/>
                  <w:divBdr>
                    <w:top w:val="none" w:sz="0" w:space="0" w:color="auto"/>
                    <w:left w:val="none" w:sz="0" w:space="0" w:color="auto"/>
                    <w:bottom w:val="none" w:sz="0" w:space="0" w:color="auto"/>
                    <w:right w:val="none" w:sz="0" w:space="0" w:color="auto"/>
                  </w:divBdr>
                </w:div>
                <w:div w:id="1674607686">
                  <w:marLeft w:val="0"/>
                  <w:marRight w:val="0"/>
                  <w:marTop w:val="0"/>
                  <w:marBottom w:val="0"/>
                  <w:divBdr>
                    <w:top w:val="none" w:sz="0" w:space="0" w:color="auto"/>
                    <w:left w:val="none" w:sz="0" w:space="0" w:color="auto"/>
                    <w:bottom w:val="none" w:sz="0" w:space="0" w:color="auto"/>
                    <w:right w:val="none" w:sz="0" w:space="0" w:color="auto"/>
                  </w:divBdr>
                </w:div>
                <w:div w:id="1596590997">
                  <w:marLeft w:val="0"/>
                  <w:marRight w:val="0"/>
                  <w:marTop w:val="0"/>
                  <w:marBottom w:val="0"/>
                  <w:divBdr>
                    <w:top w:val="none" w:sz="0" w:space="0" w:color="auto"/>
                    <w:left w:val="none" w:sz="0" w:space="0" w:color="auto"/>
                    <w:bottom w:val="none" w:sz="0" w:space="0" w:color="auto"/>
                    <w:right w:val="none" w:sz="0" w:space="0" w:color="auto"/>
                  </w:divBdr>
                </w:div>
                <w:div w:id="1224681518">
                  <w:marLeft w:val="0"/>
                  <w:marRight w:val="0"/>
                  <w:marTop w:val="0"/>
                  <w:marBottom w:val="0"/>
                  <w:divBdr>
                    <w:top w:val="none" w:sz="0" w:space="0" w:color="auto"/>
                    <w:left w:val="none" w:sz="0" w:space="0" w:color="auto"/>
                    <w:bottom w:val="none" w:sz="0" w:space="0" w:color="auto"/>
                    <w:right w:val="none" w:sz="0" w:space="0" w:color="auto"/>
                  </w:divBdr>
                </w:div>
                <w:div w:id="1123618248">
                  <w:marLeft w:val="0"/>
                  <w:marRight w:val="0"/>
                  <w:marTop w:val="0"/>
                  <w:marBottom w:val="0"/>
                  <w:divBdr>
                    <w:top w:val="none" w:sz="0" w:space="0" w:color="auto"/>
                    <w:left w:val="none" w:sz="0" w:space="0" w:color="auto"/>
                    <w:bottom w:val="none" w:sz="0" w:space="0" w:color="auto"/>
                    <w:right w:val="none" w:sz="0" w:space="0" w:color="auto"/>
                  </w:divBdr>
                </w:div>
                <w:div w:id="1614746151">
                  <w:marLeft w:val="0"/>
                  <w:marRight w:val="0"/>
                  <w:marTop w:val="0"/>
                  <w:marBottom w:val="0"/>
                  <w:divBdr>
                    <w:top w:val="none" w:sz="0" w:space="0" w:color="auto"/>
                    <w:left w:val="none" w:sz="0" w:space="0" w:color="auto"/>
                    <w:bottom w:val="none" w:sz="0" w:space="0" w:color="auto"/>
                    <w:right w:val="none" w:sz="0" w:space="0" w:color="auto"/>
                  </w:divBdr>
                </w:div>
                <w:div w:id="892230724">
                  <w:marLeft w:val="0"/>
                  <w:marRight w:val="0"/>
                  <w:marTop w:val="0"/>
                  <w:marBottom w:val="0"/>
                  <w:divBdr>
                    <w:top w:val="none" w:sz="0" w:space="0" w:color="auto"/>
                    <w:left w:val="none" w:sz="0" w:space="0" w:color="auto"/>
                    <w:bottom w:val="none" w:sz="0" w:space="0" w:color="auto"/>
                    <w:right w:val="none" w:sz="0" w:space="0" w:color="auto"/>
                  </w:divBdr>
                </w:div>
                <w:div w:id="205878472">
                  <w:marLeft w:val="0"/>
                  <w:marRight w:val="0"/>
                  <w:marTop w:val="0"/>
                  <w:marBottom w:val="0"/>
                  <w:divBdr>
                    <w:top w:val="none" w:sz="0" w:space="0" w:color="auto"/>
                    <w:left w:val="none" w:sz="0" w:space="0" w:color="auto"/>
                    <w:bottom w:val="none" w:sz="0" w:space="0" w:color="auto"/>
                    <w:right w:val="none" w:sz="0" w:space="0" w:color="auto"/>
                  </w:divBdr>
                </w:div>
                <w:div w:id="2060127135">
                  <w:marLeft w:val="0"/>
                  <w:marRight w:val="0"/>
                  <w:marTop w:val="0"/>
                  <w:marBottom w:val="0"/>
                  <w:divBdr>
                    <w:top w:val="none" w:sz="0" w:space="0" w:color="auto"/>
                    <w:left w:val="none" w:sz="0" w:space="0" w:color="auto"/>
                    <w:bottom w:val="none" w:sz="0" w:space="0" w:color="auto"/>
                    <w:right w:val="none" w:sz="0" w:space="0" w:color="auto"/>
                  </w:divBdr>
                </w:div>
                <w:div w:id="1949585058">
                  <w:marLeft w:val="0"/>
                  <w:marRight w:val="0"/>
                  <w:marTop w:val="0"/>
                  <w:marBottom w:val="0"/>
                  <w:divBdr>
                    <w:top w:val="none" w:sz="0" w:space="0" w:color="auto"/>
                    <w:left w:val="none" w:sz="0" w:space="0" w:color="auto"/>
                    <w:bottom w:val="none" w:sz="0" w:space="0" w:color="auto"/>
                    <w:right w:val="none" w:sz="0" w:space="0" w:color="auto"/>
                  </w:divBdr>
                </w:div>
                <w:div w:id="2048988331">
                  <w:marLeft w:val="0"/>
                  <w:marRight w:val="0"/>
                  <w:marTop w:val="0"/>
                  <w:marBottom w:val="0"/>
                  <w:divBdr>
                    <w:top w:val="none" w:sz="0" w:space="0" w:color="auto"/>
                    <w:left w:val="none" w:sz="0" w:space="0" w:color="auto"/>
                    <w:bottom w:val="none" w:sz="0" w:space="0" w:color="auto"/>
                    <w:right w:val="none" w:sz="0" w:space="0" w:color="auto"/>
                  </w:divBdr>
                </w:div>
                <w:div w:id="1558055948">
                  <w:marLeft w:val="0"/>
                  <w:marRight w:val="0"/>
                  <w:marTop w:val="0"/>
                  <w:marBottom w:val="0"/>
                  <w:divBdr>
                    <w:top w:val="none" w:sz="0" w:space="0" w:color="auto"/>
                    <w:left w:val="none" w:sz="0" w:space="0" w:color="auto"/>
                    <w:bottom w:val="none" w:sz="0" w:space="0" w:color="auto"/>
                    <w:right w:val="none" w:sz="0" w:space="0" w:color="auto"/>
                  </w:divBdr>
                </w:div>
                <w:div w:id="1301349896">
                  <w:marLeft w:val="0"/>
                  <w:marRight w:val="0"/>
                  <w:marTop w:val="0"/>
                  <w:marBottom w:val="0"/>
                  <w:divBdr>
                    <w:top w:val="none" w:sz="0" w:space="0" w:color="auto"/>
                    <w:left w:val="none" w:sz="0" w:space="0" w:color="auto"/>
                    <w:bottom w:val="none" w:sz="0" w:space="0" w:color="auto"/>
                    <w:right w:val="none" w:sz="0" w:space="0" w:color="auto"/>
                  </w:divBdr>
                </w:div>
                <w:div w:id="2090537438">
                  <w:marLeft w:val="0"/>
                  <w:marRight w:val="0"/>
                  <w:marTop w:val="0"/>
                  <w:marBottom w:val="0"/>
                  <w:divBdr>
                    <w:top w:val="none" w:sz="0" w:space="0" w:color="auto"/>
                    <w:left w:val="none" w:sz="0" w:space="0" w:color="auto"/>
                    <w:bottom w:val="none" w:sz="0" w:space="0" w:color="auto"/>
                    <w:right w:val="none" w:sz="0" w:space="0" w:color="auto"/>
                  </w:divBdr>
                </w:div>
                <w:div w:id="1881239102">
                  <w:marLeft w:val="0"/>
                  <w:marRight w:val="0"/>
                  <w:marTop w:val="0"/>
                  <w:marBottom w:val="0"/>
                  <w:divBdr>
                    <w:top w:val="none" w:sz="0" w:space="0" w:color="auto"/>
                    <w:left w:val="none" w:sz="0" w:space="0" w:color="auto"/>
                    <w:bottom w:val="none" w:sz="0" w:space="0" w:color="auto"/>
                    <w:right w:val="none" w:sz="0" w:space="0" w:color="auto"/>
                  </w:divBdr>
                </w:div>
                <w:div w:id="1231228441">
                  <w:marLeft w:val="0"/>
                  <w:marRight w:val="0"/>
                  <w:marTop w:val="0"/>
                  <w:marBottom w:val="0"/>
                  <w:divBdr>
                    <w:top w:val="none" w:sz="0" w:space="0" w:color="auto"/>
                    <w:left w:val="none" w:sz="0" w:space="0" w:color="auto"/>
                    <w:bottom w:val="none" w:sz="0" w:space="0" w:color="auto"/>
                    <w:right w:val="none" w:sz="0" w:space="0" w:color="auto"/>
                  </w:divBdr>
                </w:div>
                <w:div w:id="1484003131">
                  <w:marLeft w:val="0"/>
                  <w:marRight w:val="0"/>
                  <w:marTop w:val="0"/>
                  <w:marBottom w:val="0"/>
                  <w:divBdr>
                    <w:top w:val="none" w:sz="0" w:space="0" w:color="auto"/>
                    <w:left w:val="none" w:sz="0" w:space="0" w:color="auto"/>
                    <w:bottom w:val="none" w:sz="0" w:space="0" w:color="auto"/>
                    <w:right w:val="none" w:sz="0" w:space="0" w:color="auto"/>
                  </w:divBdr>
                </w:div>
                <w:div w:id="1347830757">
                  <w:marLeft w:val="0"/>
                  <w:marRight w:val="0"/>
                  <w:marTop w:val="0"/>
                  <w:marBottom w:val="0"/>
                  <w:divBdr>
                    <w:top w:val="none" w:sz="0" w:space="0" w:color="auto"/>
                    <w:left w:val="none" w:sz="0" w:space="0" w:color="auto"/>
                    <w:bottom w:val="none" w:sz="0" w:space="0" w:color="auto"/>
                    <w:right w:val="none" w:sz="0" w:space="0" w:color="auto"/>
                  </w:divBdr>
                </w:div>
                <w:div w:id="1004623081">
                  <w:marLeft w:val="0"/>
                  <w:marRight w:val="0"/>
                  <w:marTop w:val="0"/>
                  <w:marBottom w:val="0"/>
                  <w:divBdr>
                    <w:top w:val="none" w:sz="0" w:space="0" w:color="auto"/>
                    <w:left w:val="none" w:sz="0" w:space="0" w:color="auto"/>
                    <w:bottom w:val="none" w:sz="0" w:space="0" w:color="auto"/>
                    <w:right w:val="none" w:sz="0" w:space="0" w:color="auto"/>
                  </w:divBdr>
                </w:div>
                <w:div w:id="1900170301">
                  <w:marLeft w:val="0"/>
                  <w:marRight w:val="0"/>
                  <w:marTop w:val="0"/>
                  <w:marBottom w:val="0"/>
                  <w:divBdr>
                    <w:top w:val="none" w:sz="0" w:space="0" w:color="auto"/>
                    <w:left w:val="none" w:sz="0" w:space="0" w:color="auto"/>
                    <w:bottom w:val="none" w:sz="0" w:space="0" w:color="auto"/>
                    <w:right w:val="none" w:sz="0" w:space="0" w:color="auto"/>
                  </w:divBdr>
                </w:div>
                <w:div w:id="198006338">
                  <w:marLeft w:val="0"/>
                  <w:marRight w:val="0"/>
                  <w:marTop w:val="0"/>
                  <w:marBottom w:val="0"/>
                  <w:divBdr>
                    <w:top w:val="none" w:sz="0" w:space="0" w:color="auto"/>
                    <w:left w:val="none" w:sz="0" w:space="0" w:color="auto"/>
                    <w:bottom w:val="none" w:sz="0" w:space="0" w:color="auto"/>
                    <w:right w:val="none" w:sz="0" w:space="0" w:color="auto"/>
                  </w:divBdr>
                </w:div>
                <w:div w:id="1903101845">
                  <w:marLeft w:val="0"/>
                  <w:marRight w:val="0"/>
                  <w:marTop w:val="0"/>
                  <w:marBottom w:val="0"/>
                  <w:divBdr>
                    <w:top w:val="none" w:sz="0" w:space="0" w:color="auto"/>
                    <w:left w:val="none" w:sz="0" w:space="0" w:color="auto"/>
                    <w:bottom w:val="none" w:sz="0" w:space="0" w:color="auto"/>
                    <w:right w:val="none" w:sz="0" w:space="0" w:color="auto"/>
                  </w:divBdr>
                </w:div>
                <w:div w:id="1207257377">
                  <w:marLeft w:val="0"/>
                  <w:marRight w:val="0"/>
                  <w:marTop w:val="0"/>
                  <w:marBottom w:val="0"/>
                  <w:divBdr>
                    <w:top w:val="none" w:sz="0" w:space="0" w:color="auto"/>
                    <w:left w:val="none" w:sz="0" w:space="0" w:color="auto"/>
                    <w:bottom w:val="none" w:sz="0" w:space="0" w:color="auto"/>
                    <w:right w:val="none" w:sz="0" w:space="0" w:color="auto"/>
                  </w:divBdr>
                </w:div>
                <w:div w:id="384108254">
                  <w:marLeft w:val="0"/>
                  <w:marRight w:val="0"/>
                  <w:marTop w:val="0"/>
                  <w:marBottom w:val="0"/>
                  <w:divBdr>
                    <w:top w:val="none" w:sz="0" w:space="0" w:color="auto"/>
                    <w:left w:val="none" w:sz="0" w:space="0" w:color="auto"/>
                    <w:bottom w:val="none" w:sz="0" w:space="0" w:color="auto"/>
                    <w:right w:val="none" w:sz="0" w:space="0" w:color="auto"/>
                  </w:divBdr>
                </w:div>
                <w:div w:id="925844963">
                  <w:marLeft w:val="0"/>
                  <w:marRight w:val="0"/>
                  <w:marTop w:val="0"/>
                  <w:marBottom w:val="0"/>
                  <w:divBdr>
                    <w:top w:val="none" w:sz="0" w:space="0" w:color="auto"/>
                    <w:left w:val="none" w:sz="0" w:space="0" w:color="auto"/>
                    <w:bottom w:val="none" w:sz="0" w:space="0" w:color="auto"/>
                    <w:right w:val="none" w:sz="0" w:space="0" w:color="auto"/>
                  </w:divBdr>
                </w:div>
                <w:div w:id="771363796">
                  <w:marLeft w:val="0"/>
                  <w:marRight w:val="0"/>
                  <w:marTop w:val="0"/>
                  <w:marBottom w:val="0"/>
                  <w:divBdr>
                    <w:top w:val="none" w:sz="0" w:space="0" w:color="auto"/>
                    <w:left w:val="none" w:sz="0" w:space="0" w:color="auto"/>
                    <w:bottom w:val="none" w:sz="0" w:space="0" w:color="auto"/>
                    <w:right w:val="none" w:sz="0" w:space="0" w:color="auto"/>
                  </w:divBdr>
                </w:div>
                <w:div w:id="1084649486">
                  <w:marLeft w:val="0"/>
                  <w:marRight w:val="0"/>
                  <w:marTop w:val="0"/>
                  <w:marBottom w:val="0"/>
                  <w:divBdr>
                    <w:top w:val="none" w:sz="0" w:space="0" w:color="auto"/>
                    <w:left w:val="none" w:sz="0" w:space="0" w:color="auto"/>
                    <w:bottom w:val="none" w:sz="0" w:space="0" w:color="auto"/>
                    <w:right w:val="none" w:sz="0" w:space="0" w:color="auto"/>
                  </w:divBdr>
                </w:div>
                <w:div w:id="1102913283">
                  <w:marLeft w:val="0"/>
                  <w:marRight w:val="0"/>
                  <w:marTop w:val="0"/>
                  <w:marBottom w:val="0"/>
                  <w:divBdr>
                    <w:top w:val="none" w:sz="0" w:space="0" w:color="auto"/>
                    <w:left w:val="none" w:sz="0" w:space="0" w:color="auto"/>
                    <w:bottom w:val="none" w:sz="0" w:space="0" w:color="auto"/>
                    <w:right w:val="none" w:sz="0" w:space="0" w:color="auto"/>
                  </w:divBdr>
                </w:div>
                <w:div w:id="703798504">
                  <w:marLeft w:val="0"/>
                  <w:marRight w:val="0"/>
                  <w:marTop w:val="0"/>
                  <w:marBottom w:val="0"/>
                  <w:divBdr>
                    <w:top w:val="none" w:sz="0" w:space="0" w:color="auto"/>
                    <w:left w:val="none" w:sz="0" w:space="0" w:color="auto"/>
                    <w:bottom w:val="none" w:sz="0" w:space="0" w:color="auto"/>
                    <w:right w:val="none" w:sz="0" w:space="0" w:color="auto"/>
                  </w:divBdr>
                </w:div>
                <w:div w:id="1416903077">
                  <w:marLeft w:val="0"/>
                  <w:marRight w:val="0"/>
                  <w:marTop w:val="0"/>
                  <w:marBottom w:val="0"/>
                  <w:divBdr>
                    <w:top w:val="none" w:sz="0" w:space="0" w:color="auto"/>
                    <w:left w:val="none" w:sz="0" w:space="0" w:color="auto"/>
                    <w:bottom w:val="none" w:sz="0" w:space="0" w:color="auto"/>
                    <w:right w:val="none" w:sz="0" w:space="0" w:color="auto"/>
                  </w:divBdr>
                </w:div>
                <w:div w:id="1099982761">
                  <w:marLeft w:val="0"/>
                  <w:marRight w:val="0"/>
                  <w:marTop w:val="0"/>
                  <w:marBottom w:val="0"/>
                  <w:divBdr>
                    <w:top w:val="none" w:sz="0" w:space="0" w:color="auto"/>
                    <w:left w:val="none" w:sz="0" w:space="0" w:color="auto"/>
                    <w:bottom w:val="none" w:sz="0" w:space="0" w:color="auto"/>
                    <w:right w:val="none" w:sz="0" w:space="0" w:color="auto"/>
                  </w:divBdr>
                </w:div>
                <w:div w:id="1833788169">
                  <w:marLeft w:val="0"/>
                  <w:marRight w:val="0"/>
                  <w:marTop w:val="0"/>
                  <w:marBottom w:val="0"/>
                  <w:divBdr>
                    <w:top w:val="none" w:sz="0" w:space="0" w:color="auto"/>
                    <w:left w:val="none" w:sz="0" w:space="0" w:color="auto"/>
                    <w:bottom w:val="none" w:sz="0" w:space="0" w:color="auto"/>
                    <w:right w:val="none" w:sz="0" w:space="0" w:color="auto"/>
                  </w:divBdr>
                </w:div>
                <w:div w:id="1414663971">
                  <w:marLeft w:val="0"/>
                  <w:marRight w:val="0"/>
                  <w:marTop w:val="0"/>
                  <w:marBottom w:val="0"/>
                  <w:divBdr>
                    <w:top w:val="none" w:sz="0" w:space="0" w:color="auto"/>
                    <w:left w:val="none" w:sz="0" w:space="0" w:color="auto"/>
                    <w:bottom w:val="none" w:sz="0" w:space="0" w:color="auto"/>
                    <w:right w:val="none" w:sz="0" w:space="0" w:color="auto"/>
                  </w:divBdr>
                </w:div>
                <w:div w:id="638461758">
                  <w:marLeft w:val="0"/>
                  <w:marRight w:val="0"/>
                  <w:marTop w:val="0"/>
                  <w:marBottom w:val="0"/>
                  <w:divBdr>
                    <w:top w:val="none" w:sz="0" w:space="0" w:color="auto"/>
                    <w:left w:val="none" w:sz="0" w:space="0" w:color="auto"/>
                    <w:bottom w:val="none" w:sz="0" w:space="0" w:color="auto"/>
                    <w:right w:val="none" w:sz="0" w:space="0" w:color="auto"/>
                  </w:divBdr>
                </w:div>
                <w:div w:id="1172141984">
                  <w:marLeft w:val="0"/>
                  <w:marRight w:val="0"/>
                  <w:marTop w:val="0"/>
                  <w:marBottom w:val="0"/>
                  <w:divBdr>
                    <w:top w:val="none" w:sz="0" w:space="0" w:color="auto"/>
                    <w:left w:val="none" w:sz="0" w:space="0" w:color="auto"/>
                    <w:bottom w:val="none" w:sz="0" w:space="0" w:color="auto"/>
                    <w:right w:val="none" w:sz="0" w:space="0" w:color="auto"/>
                  </w:divBdr>
                </w:div>
                <w:div w:id="238488855">
                  <w:marLeft w:val="0"/>
                  <w:marRight w:val="0"/>
                  <w:marTop w:val="0"/>
                  <w:marBottom w:val="0"/>
                  <w:divBdr>
                    <w:top w:val="none" w:sz="0" w:space="0" w:color="auto"/>
                    <w:left w:val="none" w:sz="0" w:space="0" w:color="auto"/>
                    <w:bottom w:val="none" w:sz="0" w:space="0" w:color="auto"/>
                    <w:right w:val="none" w:sz="0" w:space="0" w:color="auto"/>
                  </w:divBdr>
                </w:div>
                <w:div w:id="597256496">
                  <w:marLeft w:val="0"/>
                  <w:marRight w:val="0"/>
                  <w:marTop w:val="0"/>
                  <w:marBottom w:val="0"/>
                  <w:divBdr>
                    <w:top w:val="none" w:sz="0" w:space="0" w:color="auto"/>
                    <w:left w:val="none" w:sz="0" w:space="0" w:color="auto"/>
                    <w:bottom w:val="none" w:sz="0" w:space="0" w:color="auto"/>
                    <w:right w:val="none" w:sz="0" w:space="0" w:color="auto"/>
                  </w:divBdr>
                </w:div>
                <w:div w:id="850677793">
                  <w:marLeft w:val="0"/>
                  <w:marRight w:val="0"/>
                  <w:marTop w:val="0"/>
                  <w:marBottom w:val="0"/>
                  <w:divBdr>
                    <w:top w:val="none" w:sz="0" w:space="0" w:color="auto"/>
                    <w:left w:val="none" w:sz="0" w:space="0" w:color="auto"/>
                    <w:bottom w:val="none" w:sz="0" w:space="0" w:color="auto"/>
                    <w:right w:val="none" w:sz="0" w:space="0" w:color="auto"/>
                  </w:divBdr>
                </w:div>
                <w:div w:id="1677884222">
                  <w:marLeft w:val="0"/>
                  <w:marRight w:val="0"/>
                  <w:marTop w:val="0"/>
                  <w:marBottom w:val="0"/>
                  <w:divBdr>
                    <w:top w:val="none" w:sz="0" w:space="0" w:color="auto"/>
                    <w:left w:val="none" w:sz="0" w:space="0" w:color="auto"/>
                    <w:bottom w:val="none" w:sz="0" w:space="0" w:color="auto"/>
                    <w:right w:val="none" w:sz="0" w:space="0" w:color="auto"/>
                  </w:divBdr>
                </w:div>
                <w:div w:id="264264217">
                  <w:marLeft w:val="0"/>
                  <w:marRight w:val="0"/>
                  <w:marTop w:val="0"/>
                  <w:marBottom w:val="0"/>
                  <w:divBdr>
                    <w:top w:val="none" w:sz="0" w:space="0" w:color="auto"/>
                    <w:left w:val="none" w:sz="0" w:space="0" w:color="auto"/>
                    <w:bottom w:val="none" w:sz="0" w:space="0" w:color="auto"/>
                    <w:right w:val="none" w:sz="0" w:space="0" w:color="auto"/>
                  </w:divBdr>
                </w:div>
                <w:div w:id="1417939311">
                  <w:marLeft w:val="0"/>
                  <w:marRight w:val="0"/>
                  <w:marTop w:val="0"/>
                  <w:marBottom w:val="0"/>
                  <w:divBdr>
                    <w:top w:val="none" w:sz="0" w:space="0" w:color="auto"/>
                    <w:left w:val="none" w:sz="0" w:space="0" w:color="auto"/>
                    <w:bottom w:val="none" w:sz="0" w:space="0" w:color="auto"/>
                    <w:right w:val="none" w:sz="0" w:space="0" w:color="auto"/>
                  </w:divBdr>
                </w:div>
                <w:div w:id="1289121026">
                  <w:marLeft w:val="0"/>
                  <w:marRight w:val="0"/>
                  <w:marTop w:val="0"/>
                  <w:marBottom w:val="0"/>
                  <w:divBdr>
                    <w:top w:val="none" w:sz="0" w:space="0" w:color="auto"/>
                    <w:left w:val="none" w:sz="0" w:space="0" w:color="auto"/>
                    <w:bottom w:val="none" w:sz="0" w:space="0" w:color="auto"/>
                    <w:right w:val="none" w:sz="0" w:space="0" w:color="auto"/>
                  </w:divBdr>
                </w:div>
                <w:div w:id="1242640780">
                  <w:marLeft w:val="0"/>
                  <w:marRight w:val="0"/>
                  <w:marTop w:val="0"/>
                  <w:marBottom w:val="0"/>
                  <w:divBdr>
                    <w:top w:val="none" w:sz="0" w:space="0" w:color="auto"/>
                    <w:left w:val="none" w:sz="0" w:space="0" w:color="auto"/>
                    <w:bottom w:val="none" w:sz="0" w:space="0" w:color="auto"/>
                    <w:right w:val="none" w:sz="0" w:space="0" w:color="auto"/>
                  </w:divBdr>
                </w:div>
                <w:div w:id="1524246128">
                  <w:marLeft w:val="0"/>
                  <w:marRight w:val="0"/>
                  <w:marTop w:val="0"/>
                  <w:marBottom w:val="0"/>
                  <w:divBdr>
                    <w:top w:val="none" w:sz="0" w:space="0" w:color="auto"/>
                    <w:left w:val="none" w:sz="0" w:space="0" w:color="auto"/>
                    <w:bottom w:val="none" w:sz="0" w:space="0" w:color="auto"/>
                    <w:right w:val="none" w:sz="0" w:space="0" w:color="auto"/>
                  </w:divBdr>
                </w:div>
                <w:div w:id="1168666872">
                  <w:marLeft w:val="0"/>
                  <w:marRight w:val="0"/>
                  <w:marTop w:val="0"/>
                  <w:marBottom w:val="0"/>
                  <w:divBdr>
                    <w:top w:val="none" w:sz="0" w:space="0" w:color="auto"/>
                    <w:left w:val="none" w:sz="0" w:space="0" w:color="auto"/>
                    <w:bottom w:val="none" w:sz="0" w:space="0" w:color="auto"/>
                    <w:right w:val="none" w:sz="0" w:space="0" w:color="auto"/>
                  </w:divBdr>
                </w:div>
                <w:div w:id="78215023">
                  <w:marLeft w:val="0"/>
                  <w:marRight w:val="0"/>
                  <w:marTop w:val="0"/>
                  <w:marBottom w:val="0"/>
                  <w:divBdr>
                    <w:top w:val="none" w:sz="0" w:space="0" w:color="auto"/>
                    <w:left w:val="none" w:sz="0" w:space="0" w:color="auto"/>
                    <w:bottom w:val="none" w:sz="0" w:space="0" w:color="auto"/>
                    <w:right w:val="none" w:sz="0" w:space="0" w:color="auto"/>
                  </w:divBdr>
                </w:div>
                <w:div w:id="1101805419">
                  <w:marLeft w:val="0"/>
                  <w:marRight w:val="0"/>
                  <w:marTop w:val="0"/>
                  <w:marBottom w:val="0"/>
                  <w:divBdr>
                    <w:top w:val="none" w:sz="0" w:space="0" w:color="auto"/>
                    <w:left w:val="none" w:sz="0" w:space="0" w:color="auto"/>
                    <w:bottom w:val="none" w:sz="0" w:space="0" w:color="auto"/>
                    <w:right w:val="none" w:sz="0" w:space="0" w:color="auto"/>
                  </w:divBdr>
                </w:div>
                <w:div w:id="18506977">
                  <w:marLeft w:val="0"/>
                  <w:marRight w:val="0"/>
                  <w:marTop w:val="0"/>
                  <w:marBottom w:val="0"/>
                  <w:divBdr>
                    <w:top w:val="none" w:sz="0" w:space="0" w:color="auto"/>
                    <w:left w:val="none" w:sz="0" w:space="0" w:color="auto"/>
                    <w:bottom w:val="none" w:sz="0" w:space="0" w:color="auto"/>
                    <w:right w:val="none" w:sz="0" w:space="0" w:color="auto"/>
                  </w:divBdr>
                </w:div>
                <w:div w:id="1348363707">
                  <w:marLeft w:val="0"/>
                  <w:marRight w:val="0"/>
                  <w:marTop w:val="0"/>
                  <w:marBottom w:val="0"/>
                  <w:divBdr>
                    <w:top w:val="none" w:sz="0" w:space="0" w:color="auto"/>
                    <w:left w:val="none" w:sz="0" w:space="0" w:color="auto"/>
                    <w:bottom w:val="none" w:sz="0" w:space="0" w:color="auto"/>
                    <w:right w:val="none" w:sz="0" w:space="0" w:color="auto"/>
                  </w:divBdr>
                </w:div>
                <w:div w:id="715085368">
                  <w:marLeft w:val="0"/>
                  <w:marRight w:val="0"/>
                  <w:marTop w:val="0"/>
                  <w:marBottom w:val="0"/>
                  <w:divBdr>
                    <w:top w:val="none" w:sz="0" w:space="0" w:color="auto"/>
                    <w:left w:val="none" w:sz="0" w:space="0" w:color="auto"/>
                    <w:bottom w:val="none" w:sz="0" w:space="0" w:color="auto"/>
                    <w:right w:val="none" w:sz="0" w:space="0" w:color="auto"/>
                  </w:divBdr>
                </w:div>
                <w:div w:id="2103604625">
                  <w:marLeft w:val="0"/>
                  <w:marRight w:val="0"/>
                  <w:marTop w:val="0"/>
                  <w:marBottom w:val="0"/>
                  <w:divBdr>
                    <w:top w:val="none" w:sz="0" w:space="0" w:color="auto"/>
                    <w:left w:val="none" w:sz="0" w:space="0" w:color="auto"/>
                    <w:bottom w:val="none" w:sz="0" w:space="0" w:color="auto"/>
                    <w:right w:val="none" w:sz="0" w:space="0" w:color="auto"/>
                  </w:divBdr>
                </w:div>
                <w:div w:id="573710268">
                  <w:marLeft w:val="0"/>
                  <w:marRight w:val="0"/>
                  <w:marTop w:val="0"/>
                  <w:marBottom w:val="0"/>
                  <w:divBdr>
                    <w:top w:val="none" w:sz="0" w:space="0" w:color="auto"/>
                    <w:left w:val="none" w:sz="0" w:space="0" w:color="auto"/>
                    <w:bottom w:val="none" w:sz="0" w:space="0" w:color="auto"/>
                    <w:right w:val="none" w:sz="0" w:space="0" w:color="auto"/>
                  </w:divBdr>
                </w:div>
                <w:div w:id="84035770">
                  <w:marLeft w:val="0"/>
                  <w:marRight w:val="0"/>
                  <w:marTop w:val="0"/>
                  <w:marBottom w:val="0"/>
                  <w:divBdr>
                    <w:top w:val="none" w:sz="0" w:space="0" w:color="auto"/>
                    <w:left w:val="none" w:sz="0" w:space="0" w:color="auto"/>
                    <w:bottom w:val="none" w:sz="0" w:space="0" w:color="auto"/>
                    <w:right w:val="none" w:sz="0" w:space="0" w:color="auto"/>
                  </w:divBdr>
                </w:div>
                <w:div w:id="247690035">
                  <w:marLeft w:val="0"/>
                  <w:marRight w:val="0"/>
                  <w:marTop w:val="0"/>
                  <w:marBottom w:val="0"/>
                  <w:divBdr>
                    <w:top w:val="none" w:sz="0" w:space="0" w:color="auto"/>
                    <w:left w:val="none" w:sz="0" w:space="0" w:color="auto"/>
                    <w:bottom w:val="none" w:sz="0" w:space="0" w:color="auto"/>
                    <w:right w:val="none" w:sz="0" w:space="0" w:color="auto"/>
                  </w:divBdr>
                </w:div>
                <w:div w:id="750929195">
                  <w:marLeft w:val="0"/>
                  <w:marRight w:val="0"/>
                  <w:marTop w:val="0"/>
                  <w:marBottom w:val="0"/>
                  <w:divBdr>
                    <w:top w:val="none" w:sz="0" w:space="0" w:color="auto"/>
                    <w:left w:val="none" w:sz="0" w:space="0" w:color="auto"/>
                    <w:bottom w:val="none" w:sz="0" w:space="0" w:color="auto"/>
                    <w:right w:val="none" w:sz="0" w:space="0" w:color="auto"/>
                  </w:divBdr>
                </w:div>
                <w:div w:id="438645755">
                  <w:marLeft w:val="0"/>
                  <w:marRight w:val="0"/>
                  <w:marTop w:val="0"/>
                  <w:marBottom w:val="0"/>
                  <w:divBdr>
                    <w:top w:val="none" w:sz="0" w:space="0" w:color="auto"/>
                    <w:left w:val="none" w:sz="0" w:space="0" w:color="auto"/>
                    <w:bottom w:val="none" w:sz="0" w:space="0" w:color="auto"/>
                    <w:right w:val="none" w:sz="0" w:space="0" w:color="auto"/>
                  </w:divBdr>
                </w:div>
                <w:div w:id="1028217557">
                  <w:marLeft w:val="0"/>
                  <w:marRight w:val="0"/>
                  <w:marTop w:val="0"/>
                  <w:marBottom w:val="0"/>
                  <w:divBdr>
                    <w:top w:val="none" w:sz="0" w:space="0" w:color="auto"/>
                    <w:left w:val="none" w:sz="0" w:space="0" w:color="auto"/>
                    <w:bottom w:val="none" w:sz="0" w:space="0" w:color="auto"/>
                    <w:right w:val="none" w:sz="0" w:space="0" w:color="auto"/>
                  </w:divBdr>
                </w:div>
                <w:div w:id="1560283926">
                  <w:marLeft w:val="0"/>
                  <w:marRight w:val="0"/>
                  <w:marTop w:val="0"/>
                  <w:marBottom w:val="0"/>
                  <w:divBdr>
                    <w:top w:val="none" w:sz="0" w:space="0" w:color="auto"/>
                    <w:left w:val="none" w:sz="0" w:space="0" w:color="auto"/>
                    <w:bottom w:val="none" w:sz="0" w:space="0" w:color="auto"/>
                    <w:right w:val="none" w:sz="0" w:space="0" w:color="auto"/>
                  </w:divBdr>
                </w:div>
              </w:divsChild>
            </w:div>
            <w:div w:id="36665749">
              <w:marLeft w:val="0"/>
              <w:marRight w:val="0"/>
              <w:marTop w:val="0"/>
              <w:marBottom w:val="0"/>
              <w:divBdr>
                <w:top w:val="none" w:sz="0" w:space="0" w:color="auto"/>
                <w:left w:val="none" w:sz="0" w:space="0" w:color="auto"/>
                <w:bottom w:val="none" w:sz="0" w:space="0" w:color="auto"/>
                <w:right w:val="none" w:sz="0" w:space="0" w:color="auto"/>
              </w:divBdr>
              <w:divsChild>
                <w:div w:id="638650771">
                  <w:marLeft w:val="0"/>
                  <w:marRight w:val="0"/>
                  <w:marTop w:val="0"/>
                  <w:marBottom w:val="0"/>
                  <w:divBdr>
                    <w:top w:val="none" w:sz="0" w:space="0" w:color="auto"/>
                    <w:left w:val="none" w:sz="0" w:space="0" w:color="auto"/>
                    <w:bottom w:val="none" w:sz="0" w:space="0" w:color="auto"/>
                    <w:right w:val="none" w:sz="0" w:space="0" w:color="auto"/>
                  </w:divBdr>
                </w:div>
                <w:div w:id="1167092025">
                  <w:marLeft w:val="0"/>
                  <w:marRight w:val="0"/>
                  <w:marTop w:val="0"/>
                  <w:marBottom w:val="0"/>
                  <w:divBdr>
                    <w:top w:val="none" w:sz="0" w:space="0" w:color="auto"/>
                    <w:left w:val="none" w:sz="0" w:space="0" w:color="auto"/>
                    <w:bottom w:val="none" w:sz="0" w:space="0" w:color="auto"/>
                    <w:right w:val="none" w:sz="0" w:space="0" w:color="auto"/>
                  </w:divBdr>
                </w:div>
                <w:div w:id="1129710728">
                  <w:marLeft w:val="0"/>
                  <w:marRight w:val="0"/>
                  <w:marTop w:val="0"/>
                  <w:marBottom w:val="0"/>
                  <w:divBdr>
                    <w:top w:val="none" w:sz="0" w:space="0" w:color="auto"/>
                    <w:left w:val="none" w:sz="0" w:space="0" w:color="auto"/>
                    <w:bottom w:val="none" w:sz="0" w:space="0" w:color="auto"/>
                    <w:right w:val="none" w:sz="0" w:space="0" w:color="auto"/>
                  </w:divBdr>
                </w:div>
                <w:div w:id="1336345297">
                  <w:marLeft w:val="0"/>
                  <w:marRight w:val="0"/>
                  <w:marTop w:val="0"/>
                  <w:marBottom w:val="0"/>
                  <w:divBdr>
                    <w:top w:val="none" w:sz="0" w:space="0" w:color="auto"/>
                    <w:left w:val="none" w:sz="0" w:space="0" w:color="auto"/>
                    <w:bottom w:val="none" w:sz="0" w:space="0" w:color="auto"/>
                    <w:right w:val="none" w:sz="0" w:space="0" w:color="auto"/>
                  </w:divBdr>
                </w:div>
                <w:div w:id="780608463">
                  <w:marLeft w:val="0"/>
                  <w:marRight w:val="0"/>
                  <w:marTop w:val="0"/>
                  <w:marBottom w:val="0"/>
                  <w:divBdr>
                    <w:top w:val="none" w:sz="0" w:space="0" w:color="auto"/>
                    <w:left w:val="none" w:sz="0" w:space="0" w:color="auto"/>
                    <w:bottom w:val="none" w:sz="0" w:space="0" w:color="auto"/>
                    <w:right w:val="none" w:sz="0" w:space="0" w:color="auto"/>
                  </w:divBdr>
                </w:div>
                <w:div w:id="1881163115">
                  <w:marLeft w:val="0"/>
                  <w:marRight w:val="0"/>
                  <w:marTop w:val="0"/>
                  <w:marBottom w:val="0"/>
                  <w:divBdr>
                    <w:top w:val="none" w:sz="0" w:space="0" w:color="auto"/>
                    <w:left w:val="none" w:sz="0" w:space="0" w:color="auto"/>
                    <w:bottom w:val="none" w:sz="0" w:space="0" w:color="auto"/>
                    <w:right w:val="none" w:sz="0" w:space="0" w:color="auto"/>
                  </w:divBdr>
                </w:div>
                <w:div w:id="1051924346">
                  <w:marLeft w:val="0"/>
                  <w:marRight w:val="0"/>
                  <w:marTop w:val="0"/>
                  <w:marBottom w:val="0"/>
                  <w:divBdr>
                    <w:top w:val="none" w:sz="0" w:space="0" w:color="auto"/>
                    <w:left w:val="none" w:sz="0" w:space="0" w:color="auto"/>
                    <w:bottom w:val="none" w:sz="0" w:space="0" w:color="auto"/>
                    <w:right w:val="none" w:sz="0" w:space="0" w:color="auto"/>
                  </w:divBdr>
                </w:div>
                <w:div w:id="69933240">
                  <w:marLeft w:val="0"/>
                  <w:marRight w:val="0"/>
                  <w:marTop w:val="0"/>
                  <w:marBottom w:val="0"/>
                  <w:divBdr>
                    <w:top w:val="none" w:sz="0" w:space="0" w:color="auto"/>
                    <w:left w:val="none" w:sz="0" w:space="0" w:color="auto"/>
                    <w:bottom w:val="none" w:sz="0" w:space="0" w:color="auto"/>
                    <w:right w:val="none" w:sz="0" w:space="0" w:color="auto"/>
                  </w:divBdr>
                </w:div>
                <w:div w:id="838618332">
                  <w:marLeft w:val="0"/>
                  <w:marRight w:val="0"/>
                  <w:marTop w:val="0"/>
                  <w:marBottom w:val="0"/>
                  <w:divBdr>
                    <w:top w:val="none" w:sz="0" w:space="0" w:color="auto"/>
                    <w:left w:val="none" w:sz="0" w:space="0" w:color="auto"/>
                    <w:bottom w:val="none" w:sz="0" w:space="0" w:color="auto"/>
                    <w:right w:val="none" w:sz="0" w:space="0" w:color="auto"/>
                  </w:divBdr>
                </w:div>
                <w:div w:id="2029673655">
                  <w:marLeft w:val="0"/>
                  <w:marRight w:val="0"/>
                  <w:marTop w:val="0"/>
                  <w:marBottom w:val="0"/>
                  <w:divBdr>
                    <w:top w:val="none" w:sz="0" w:space="0" w:color="auto"/>
                    <w:left w:val="none" w:sz="0" w:space="0" w:color="auto"/>
                    <w:bottom w:val="none" w:sz="0" w:space="0" w:color="auto"/>
                    <w:right w:val="none" w:sz="0" w:space="0" w:color="auto"/>
                  </w:divBdr>
                </w:div>
                <w:div w:id="739794690">
                  <w:marLeft w:val="0"/>
                  <w:marRight w:val="0"/>
                  <w:marTop w:val="0"/>
                  <w:marBottom w:val="0"/>
                  <w:divBdr>
                    <w:top w:val="none" w:sz="0" w:space="0" w:color="auto"/>
                    <w:left w:val="none" w:sz="0" w:space="0" w:color="auto"/>
                    <w:bottom w:val="none" w:sz="0" w:space="0" w:color="auto"/>
                    <w:right w:val="none" w:sz="0" w:space="0" w:color="auto"/>
                  </w:divBdr>
                </w:div>
                <w:div w:id="1624342412">
                  <w:marLeft w:val="0"/>
                  <w:marRight w:val="0"/>
                  <w:marTop w:val="0"/>
                  <w:marBottom w:val="0"/>
                  <w:divBdr>
                    <w:top w:val="none" w:sz="0" w:space="0" w:color="auto"/>
                    <w:left w:val="none" w:sz="0" w:space="0" w:color="auto"/>
                    <w:bottom w:val="none" w:sz="0" w:space="0" w:color="auto"/>
                    <w:right w:val="none" w:sz="0" w:space="0" w:color="auto"/>
                  </w:divBdr>
                </w:div>
                <w:div w:id="481046767">
                  <w:marLeft w:val="0"/>
                  <w:marRight w:val="0"/>
                  <w:marTop w:val="0"/>
                  <w:marBottom w:val="0"/>
                  <w:divBdr>
                    <w:top w:val="none" w:sz="0" w:space="0" w:color="auto"/>
                    <w:left w:val="none" w:sz="0" w:space="0" w:color="auto"/>
                    <w:bottom w:val="none" w:sz="0" w:space="0" w:color="auto"/>
                    <w:right w:val="none" w:sz="0" w:space="0" w:color="auto"/>
                  </w:divBdr>
                </w:div>
                <w:div w:id="962658530">
                  <w:marLeft w:val="0"/>
                  <w:marRight w:val="0"/>
                  <w:marTop w:val="0"/>
                  <w:marBottom w:val="0"/>
                  <w:divBdr>
                    <w:top w:val="none" w:sz="0" w:space="0" w:color="auto"/>
                    <w:left w:val="none" w:sz="0" w:space="0" w:color="auto"/>
                    <w:bottom w:val="none" w:sz="0" w:space="0" w:color="auto"/>
                    <w:right w:val="none" w:sz="0" w:space="0" w:color="auto"/>
                  </w:divBdr>
                </w:div>
                <w:div w:id="1902133316">
                  <w:marLeft w:val="0"/>
                  <w:marRight w:val="0"/>
                  <w:marTop w:val="0"/>
                  <w:marBottom w:val="0"/>
                  <w:divBdr>
                    <w:top w:val="none" w:sz="0" w:space="0" w:color="auto"/>
                    <w:left w:val="none" w:sz="0" w:space="0" w:color="auto"/>
                    <w:bottom w:val="none" w:sz="0" w:space="0" w:color="auto"/>
                    <w:right w:val="none" w:sz="0" w:space="0" w:color="auto"/>
                  </w:divBdr>
                </w:div>
                <w:div w:id="1970814319">
                  <w:marLeft w:val="0"/>
                  <w:marRight w:val="0"/>
                  <w:marTop w:val="0"/>
                  <w:marBottom w:val="0"/>
                  <w:divBdr>
                    <w:top w:val="none" w:sz="0" w:space="0" w:color="auto"/>
                    <w:left w:val="none" w:sz="0" w:space="0" w:color="auto"/>
                    <w:bottom w:val="none" w:sz="0" w:space="0" w:color="auto"/>
                    <w:right w:val="none" w:sz="0" w:space="0" w:color="auto"/>
                  </w:divBdr>
                </w:div>
                <w:div w:id="908809718">
                  <w:marLeft w:val="0"/>
                  <w:marRight w:val="0"/>
                  <w:marTop w:val="0"/>
                  <w:marBottom w:val="0"/>
                  <w:divBdr>
                    <w:top w:val="none" w:sz="0" w:space="0" w:color="auto"/>
                    <w:left w:val="none" w:sz="0" w:space="0" w:color="auto"/>
                    <w:bottom w:val="none" w:sz="0" w:space="0" w:color="auto"/>
                    <w:right w:val="none" w:sz="0" w:space="0" w:color="auto"/>
                  </w:divBdr>
                </w:div>
                <w:div w:id="1932272113">
                  <w:marLeft w:val="0"/>
                  <w:marRight w:val="0"/>
                  <w:marTop w:val="0"/>
                  <w:marBottom w:val="0"/>
                  <w:divBdr>
                    <w:top w:val="none" w:sz="0" w:space="0" w:color="auto"/>
                    <w:left w:val="none" w:sz="0" w:space="0" w:color="auto"/>
                    <w:bottom w:val="none" w:sz="0" w:space="0" w:color="auto"/>
                    <w:right w:val="none" w:sz="0" w:space="0" w:color="auto"/>
                  </w:divBdr>
                </w:div>
                <w:div w:id="187329253">
                  <w:marLeft w:val="0"/>
                  <w:marRight w:val="0"/>
                  <w:marTop w:val="0"/>
                  <w:marBottom w:val="0"/>
                  <w:divBdr>
                    <w:top w:val="none" w:sz="0" w:space="0" w:color="auto"/>
                    <w:left w:val="none" w:sz="0" w:space="0" w:color="auto"/>
                    <w:bottom w:val="none" w:sz="0" w:space="0" w:color="auto"/>
                    <w:right w:val="none" w:sz="0" w:space="0" w:color="auto"/>
                  </w:divBdr>
                </w:div>
                <w:div w:id="478038219">
                  <w:marLeft w:val="0"/>
                  <w:marRight w:val="0"/>
                  <w:marTop w:val="0"/>
                  <w:marBottom w:val="0"/>
                  <w:divBdr>
                    <w:top w:val="none" w:sz="0" w:space="0" w:color="auto"/>
                    <w:left w:val="none" w:sz="0" w:space="0" w:color="auto"/>
                    <w:bottom w:val="none" w:sz="0" w:space="0" w:color="auto"/>
                    <w:right w:val="none" w:sz="0" w:space="0" w:color="auto"/>
                  </w:divBdr>
                </w:div>
                <w:div w:id="1741488393">
                  <w:marLeft w:val="0"/>
                  <w:marRight w:val="0"/>
                  <w:marTop w:val="0"/>
                  <w:marBottom w:val="0"/>
                  <w:divBdr>
                    <w:top w:val="none" w:sz="0" w:space="0" w:color="auto"/>
                    <w:left w:val="none" w:sz="0" w:space="0" w:color="auto"/>
                    <w:bottom w:val="none" w:sz="0" w:space="0" w:color="auto"/>
                    <w:right w:val="none" w:sz="0" w:space="0" w:color="auto"/>
                  </w:divBdr>
                </w:div>
                <w:div w:id="476654054">
                  <w:marLeft w:val="0"/>
                  <w:marRight w:val="0"/>
                  <w:marTop w:val="0"/>
                  <w:marBottom w:val="0"/>
                  <w:divBdr>
                    <w:top w:val="none" w:sz="0" w:space="0" w:color="auto"/>
                    <w:left w:val="none" w:sz="0" w:space="0" w:color="auto"/>
                    <w:bottom w:val="none" w:sz="0" w:space="0" w:color="auto"/>
                    <w:right w:val="none" w:sz="0" w:space="0" w:color="auto"/>
                  </w:divBdr>
                </w:div>
                <w:div w:id="1307585784">
                  <w:marLeft w:val="0"/>
                  <w:marRight w:val="0"/>
                  <w:marTop w:val="0"/>
                  <w:marBottom w:val="0"/>
                  <w:divBdr>
                    <w:top w:val="none" w:sz="0" w:space="0" w:color="auto"/>
                    <w:left w:val="none" w:sz="0" w:space="0" w:color="auto"/>
                    <w:bottom w:val="none" w:sz="0" w:space="0" w:color="auto"/>
                    <w:right w:val="none" w:sz="0" w:space="0" w:color="auto"/>
                  </w:divBdr>
                </w:div>
                <w:div w:id="742289806">
                  <w:marLeft w:val="0"/>
                  <w:marRight w:val="0"/>
                  <w:marTop w:val="0"/>
                  <w:marBottom w:val="0"/>
                  <w:divBdr>
                    <w:top w:val="none" w:sz="0" w:space="0" w:color="auto"/>
                    <w:left w:val="none" w:sz="0" w:space="0" w:color="auto"/>
                    <w:bottom w:val="none" w:sz="0" w:space="0" w:color="auto"/>
                    <w:right w:val="none" w:sz="0" w:space="0" w:color="auto"/>
                  </w:divBdr>
                </w:div>
                <w:div w:id="803814732">
                  <w:marLeft w:val="0"/>
                  <w:marRight w:val="0"/>
                  <w:marTop w:val="0"/>
                  <w:marBottom w:val="0"/>
                  <w:divBdr>
                    <w:top w:val="none" w:sz="0" w:space="0" w:color="auto"/>
                    <w:left w:val="none" w:sz="0" w:space="0" w:color="auto"/>
                    <w:bottom w:val="none" w:sz="0" w:space="0" w:color="auto"/>
                    <w:right w:val="none" w:sz="0" w:space="0" w:color="auto"/>
                  </w:divBdr>
                </w:div>
                <w:div w:id="630402792">
                  <w:marLeft w:val="0"/>
                  <w:marRight w:val="0"/>
                  <w:marTop w:val="0"/>
                  <w:marBottom w:val="0"/>
                  <w:divBdr>
                    <w:top w:val="none" w:sz="0" w:space="0" w:color="auto"/>
                    <w:left w:val="none" w:sz="0" w:space="0" w:color="auto"/>
                    <w:bottom w:val="none" w:sz="0" w:space="0" w:color="auto"/>
                    <w:right w:val="none" w:sz="0" w:space="0" w:color="auto"/>
                  </w:divBdr>
                </w:div>
                <w:div w:id="695468133">
                  <w:marLeft w:val="0"/>
                  <w:marRight w:val="0"/>
                  <w:marTop w:val="0"/>
                  <w:marBottom w:val="0"/>
                  <w:divBdr>
                    <w:top w:val="none" w:sz="0" w:space="0" w:color="auto"/>
                    <w:left w:val="none" w:sz="0" w:space="0" w:color="auto"/>
                    <w:bottom w:val="none" w:sz="0" w:space="0" w:color="auto"/>
                    <w:right w:val="none" w:sz="0" w:space="0" w:color="auto"/>
                  </w:divBdr>
                </w:div>
                <w:div w:id="1483615576">
                  <w:marLeft w:val="0"/>
                  <w:marRight w:val="0"/>
                  <w:marTop w:val="0"/>
                  <w:marBottom w:val="0"/>
                  <w:divBdr>
                    <w:top w:val="none" w:sz="0" w:space="0" w:color="auto"/>
                    <w:left w:val="none" w:sz="0" w:space="0" w:color="auto"/>
                    <w:bottom w:val="none" w:sz="0" w:space="0" w:color="auto"/>
                    <w:right w:val="none" w:sz="0" w:space="0" w:color="auto"/>
                  </w:divBdr>
                </w:div>
                <w:div w:id="1884052312">
                  <w:marLeft w:val="0"/>
                  <w:marRight w:val="0"/>
                  <w:marTop w:val="0"/>
                  <w:marBottom w:val="0"/>
                  <w:divBdr>
                    <w:top w:val="none" w:sz="0" w:space="0" w:color="auto"/>
                    <w:left w:val="none" w:sz="0" w:space="0" w:color="auto"/>
                    <w:bottom w:val="none" w:sz="0" w:space="0" w:color="auto"/>
                    <w:right w:val="none" w:sz="0" w:space="0" w:color="auto"/>
                  </w:divBdr>
                </w:div>
                <w:div w:id="1700888351">
                  <w:marLeft w:val="0"/>
                  <w:marRight w:val="0"/>
                  <w:marTop w:val="0"/>
                  <w:marBottom w:val="0"/>
                  <w:divBdr>
                    <w:top w:val="none" w:sz="0" w:space="0" w:color="auto"/>
                    <w:left w:val="none" w:sz="0" w:space="0" w:color="auto"/>
                    <w:bottom w:val="none" w:sz="0" w:space="0" w:color="auto"/>
                    <w:right w:val="none" w:sz="0" w:space="0" w:color="auto"/>
                  </w:divBdr>
                </w:div>
                <w:div w:id="1655910413">
                  <w:marLeft w:val="0"/>
                  <w:marRight w:val="0"/>
                  <w:marTop w:val="0"/>
                  <w:marBottom w:val="0"/>
                  <w:divBdr>
                    <w:top w:val="none" w:sz="0" w:space="0" w:color="auto"/>
                    <w:left w:val="none" w:sz="0" w:space="0" w:color="auto"/>
                    <w:bottom w:val="none" w:sz="0" w:space="0" w:color="auto"/>
                    <w:right w:val="none" w:sz="0" w:space="0" w:color="auto"/>
                  </w:divBdr>
                </w:div>
                <w:div w:id="38940640">
                  <w:marLeft w:val="0"/>
                  <w:marRight w:val="0"/>
                  <w:marTop w:val="0"/>
                  <w:marBottom w:val="0"/>
                  <w:divBdr>
                    <w:top w:val="none" w:sz="0" w:space="0" w:color="auto"/>
                    <w:left w:val="none" w:sz="0" w:space="0" w:color="auto"/>
                    <w:bottom w:val="none" w:sz="0" w:space="0" w:color="auto"/>
                    <w:right w:val="none" w:sz="0" w:space="0" w:color="auto"/>
                  </w:divBdr>
                </w:div>
                <w:div w:id="1823348523">
                  <w:marLeft w:val="0"/>
                  <w:marRight w:val="0"/>
                  <w:marTop w:val="0"/>
                  <w:marBottom w:val="0"/>
                  <w:divBdr>
                    <w:top w:val="none" w:sz="0" w:space="0" w:color="auto"/>
                    <w:left w:val="none" w:sz="0" w:space="0" w:color="auto"/>
                    <w:bottom w:val="none" w:sz="0" w:space="0" w:color="auto"/>
                    <w:right w:val="none" w:sz="0" w:space="0" w:color="auto"/>
                  </w:divBdr>
                </w:div>
                <w:div w:id="1146630192">
                  <w:marLeft w:val="0"/>
                  <w:marRight w:val="0"/>
                  <w:marTop w:val="0"/>
                  <w:marBottom w:val="0"/>
                  <w:divBdr>
                    <w:top w:val="none" w:sz="0" w:space="0" w:color="auto"/>
                    <w:left w:val="none" w:sz="0" w:space="0" w:color="auto"/>
                    <w:bottom w:val="none" w:sz="0" w:space="0" w:color="auto"/>
                    <w:right w:val="none" w:sz="0" w:space="0" w:color="auto"/>
                  </w:divBdr>
                </w:div>
                <w:div w:id="1313408156">
                  <w:marLeft w:val="0"/>
                  <w:marRight w:val="0"/>
                  <w:marTop w:val="0"/>
                  <w:marBottom w:val="0"/>
                  <w:divBdr>
                    <w:top w:val="none" w:sz="0" w:space="0" w:color="auto"/>
                    <w:left w:val="none" w:sz="0" w:space="0" w:color="auto"/>
                    <w:bottom w:val="none" w:sz="0" w:space="0" w:color="auto"/>
                    <w:right w:val="none" w:sz="0" w:space="0" w:color="auto"/>
                  </w:divBdr>
                </w:div>
                <w:div w:id="241572363">
                  <w:marLeft w:val="0"/>
                  <w:marRight w:val="0"/>
                  <w:marTop w:val="0"/>
                  <w:marBottom w:val="0"/>
                  <w:divBdr>
                    <w:top w:val="none" w:sz="0" w:space="0" w:color="auto"/>
                    <w:left w:val="none" w:sz="0" w:space="0" w:color="auto"/>
                    <w:bottom w:val="none" w:sz="0" w:space="0" w:color="auto"/>
                    <w:right w:val="none" w:sz="0" w:space="0" w:color="auto"/>
                  </w:divBdr>
                </w:div>
                <w:div w:id="14968384">
                  <w:marLeft w:val="0"/>
                  <w:marRight w:val="0"/>
                  <w:marTop w:val="0"/>
                  <w:marBottom w:val="0"/>
                  <w:divBdr>
                    <w:top w:val="none" w:sz="0" w:space="0" w:color="auto"/>
                    <w:left w:val="none" w:sz="0" w:space="0" w:color="auto"/>
                    <w:bottom w:val="none" w:sz="0" w:space="0" w:color="auto"/>
                    <w:right w:val="none" w:sz="0" w:space="0" w:color="auto"/>
                  </w:divBdr>
                </w:div>
                <w:div w:id="243338352">
                  <w:marLeft w:val="0"/>
                  <w:marRight w:val="0"/>
                  <w:marTop w:val="0"/>
                  <w:marBottom w:val="0"/>
                  <w:divBdr>
                    <w:top w:val="none" w:sz="0" w:space="0" w:color="auto"/>
                    <w:left w:val="none" w:sz="0" w:space="0" w:color="auto"/>
                    <w:bottom w:val="none" w:sz="0" w:space="0" w:color="auto"/>
                    <w:right w:val="none" w:sz="0" w:space="0" w:color="auto"/>
                  </w:divBdr>
                </w:div>
                <w:div w:id="488248023">
                  <w:marLeft w:val="0"/>
                  <w:marRight w:val="0"/>
                  <w:marTop w:val="0"/>
                  <w:marBottom w:val="0"/>
                  <w:divBdr>
                    <w:top w:val="none" w:sz="0" w:space="0" w:color="auto"/>
                    <w:left w:val="none" w:sz="0" w:space="0" w:color="auto"/>
                    <w:bottom w:val="none" w:sz="0" w:space="0" w:color="auto"/>
                    <w:right w:val="none" w:sz="0" w:space="0" w:color="auto"/>
                  </w:divBdr>
                </w:div>
                <w:div w:id="1303850595">
                  <w:marLeft w:val="0"/>
                  <w:marRight w:val="0"/>
                  <w:marTop w:val="0"/>
                  <w:marBottom w:val="0"/>
                  <w:divBdr>
                    <w:top w:val="none" w:sz="0" w:space="0" w:color="auto"/>
                    <w:left w:val="none" w:sz="0" w:space="0" w:color="auto"/>
                    <w:bottom w:val="none" w:sz="0" w:space="0" w:color="auto"/>
                    <w:right w:val="none" w:sz="0" w:space="0" w:color="auto"/>
                  </w:divBdr>
                </w:div>
                <w:div w:id="1761835064">
                  <w:marLeft w:val="0"/>
                  <w:marRight w:val="0"/>
                  <w:marTop w:val="0"/>
                  <w:marBottom w:val="0"/>
                  <w:divBdr>
                    <w:top w:val="none" w:sz="0" w:space="0" w:color="auto"/>
                    <w:left w:val="none" w:sz="0" w:space="0" w:color="auto"/>
                    <w:bottom w:val="none" w:sz="0" w:space="0" w:color="auto"/>
                    <w:right w:val="none" w:sz="0" w:space="0" w:color="auto"/>
                  </w:divBdr>
                </w:div>
                <w:div w:id="1254437717">
                  <w:marLeft w:val="0"/>
                  <w:marRight w:val="0"/>
                  <w:marTop w:val="0"/>
                  <w:marBottom w:val="0"/>
                  <w:divBdr>
                    <w:top w:val="none" w:sz="0" w:space="0" w:color="auto"/>
                    <w:left w:val="none" w:sz="0" w:space="0" w:color="auto"/>
                    <w:bottom w:val="none" w:sz="0" w:space="0" w:color="auto"/>
                    <w:right w:val="none" w:sz="0" w:space="0" w:color="auto"/>
                  </w:divBdr>
                </w:div>
                <w:div w:id="1411125368">
                  <w:marLeft w:val="0"/>
                  <w:marRight w:val="0"/>
                  <w:marTop w:val="0"/>
                  <w:marBottom w:val="0"/>
                  <w:divBdr>
                    <w:top w:val="none" w:sz="0" w:space="0" w:color="auto"/>
                    <w:left w:val="none" w:sz="0" w:space="0" w:color="auto"/>
                    <w:bottom w:val="none" w:sz="0" w:space="0" w:color="auto"/>
                    <w:right w:val="none" w:sz="0" w:space="0" w:color="auto"/>
                  </w:divBdr>
                </w:div>
                <w:div w:id="800029429">
                  <w:marLeft w:val="0"/>
                  <w:marRight w:val="0"/>
                  <w:marTop w:val="0"/>
                  <w:marBottom w:val="0"/>
                  <w:divBdr>
                    <w:top w:val="none" w:sz="0" w:space="0" w:color="auto"/>
                    <w:left w:val="none" w:sz="0" w:space="0" w:color="auto"/>
                    <w:bottom w:val="none" w:sz="0" w:space="0" w:color="auto"/>
                    <w:right w:val="none" w:sz="0" w:space="0" w:color="auto"/>
                  </w:divBdr>
                </w:div>
                <w:div w:id="810905082">
                  <w:marLeft w:val="0"/>
                  <w:marRight w:val="0"/>
                  <w:marTop w:val="0"/>
                  <w:marBottom w:val="0"/>
                  <w:divBdr>
                    <w:top w:val="none" w:sz="0" w:space="0" w:color="auto"/>
                    <w:left w:val="none" w:sz="0" w:space="0" w:color="auto"/>
                    <w:bottom w:val="none" w:sz="0" w:space="0" w:color="auto"/>
                    <w:right w:val="none" w:sz="0" w:space="0" w:color="auto"/>
                  </w:divBdr>
                </w:div>
                <w:div w:id="1333414888">
                  <w:marLeft w:val="0"/>
                  <w:marRight w:val="0"/>
                  <w:marTop w:val="0"/>
                  <w:marBottom w:val="0"/>
                  <w:divBdr>
                    <w:top w:val="none" w:sz="0" w:space="0" w:color="auto"/>
                    <w:left w:val="none" w:sz="0" w:space="0" w:color="auto"/>
                    <w:bottom w:val="none" w:sz="0" w:space="0" w:color="auto"/>
                    <w:right w:val="none" w:sz="0" w:space="0" w:color="auto"/>
                  </w:divBdr>
                </w:div>
                <w:div w:id="1847984279">
                  <w:marLeft w:val="0"/>
                  <w:marRight w:val="0"/>
                  <w:marTop w:val="0"/>
                  <w:marBottom w:val="0"/>
                  <w:divBdr>
                    <w:top w:val="none" w:sz="0" w:space="0" w:color="auto"/>
                    <w:left w:val="none" w:sz="0" w:space="0" w:color="auto"/>
                    <w:bottom w:val="none" w:sz="0" w:space="0" w:color="auto"/>
                    <w:right w:val="none" w:sz="0" w:space="0" w:color="auto"/>
                  </w:divBdr>
                </w:div>
                <w:div w:id="1155951502">
                  <w:marLeft w:val="0"/>
                  <w:marRight w:val="0"/>
                  <w:marTop w:val="0"/>
                  <w:marBottom w:val="0"/>
                  <w:divBdr>
                    <w:top w:val="none" w:sz="0" w:space="0" w:color="auto"/>
                    <w:left w:val="none" w:sz="0" w:space="0" w:color="auto"/>
                    <w:bottom w:val="none" w:sz="0" w:space="0" w:color="auto"/>
                    <w:right w:val="none" w:sz="0" w:space="0" w:color="auto"/>
                  </w:divBdr>
                </w:div>
                <w:div w:id="1501114540">
                  <w:marLeft w:val="0"/>
                  <w:marRight w:val="0"/>
                  <w:marTop w:val="0"/>
                  <w:marBottom w:val="0"/>
                  <w:divBdr>
                    <w:top w:val="none" w:sz="0" w:space="0" w:color="auto"/>
                    <w:left w:val="none" w:sz="0" w:space="0" w:color="auto"/>
                    <w:bottom w:val="none" w:sz="0" w:space="0" w:color="auto"/>
                    <w:right w:val="none" w:sz="0" w:space="0" w:color="auto"/>
                  </w:divBdr>
                </w:div>
                <w:div w:id="381028378">
                  <w:marLeft w:val="0"/>
                  <w:marRight w:val="0"/>
                  <w:marTop w:val="0"/>
                  <w:marBottom w:val="0"/>
                  <w:divBdr>
                    <w:top w:val="none" w:sz="0" w:space="0" w:color="auto"/>
                    <w:left w:val="none" w:sz="0" w:space="0" w:color="auto"/>
                    <w:bottom w:val="none" w:sz="0" w:space="0" w:color="auto"/>
                    <w:right w:val="none" w:sz="0" w:space="0" w:color="auto"/>
                  </w:divBdr>
                </w:div>
                <w:div w:id="1417820887">
                  <w:marLeft w:val="0"/>
                  <w:marRight w:val="0"/>
                  <w:marTop w:val="0"/>
                  <w:marBottom w:val="0"/>
                  <w:divBdr>
                    <w:top w:val="none" w:sz="0" w:space="0" w:color="auto"/>
                    <w:left w:val="none" w:sz="0" w:space="0" w:color="auto"/>
                    <w:bottom w:val="none" w:sz="0" w:space="0" w:color="auto"/>
                    <w:right w:val="none" w:sz="0" w:space="0" w:color="auto"/>
                  </w:divBdr>
                </w:div>
                <w:div w:id="1349258039">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974601932">
                  <w:marLeft w:val="0"/>
                  <w:marRight w:val="0"/>
                  <w:marTop w:val="0"/>
                  <w:marBottom w:val="0"/>
                  <w:divBdr>
                    <w:top w:val="none" w:sz="0" w:space="0" w:color="auto"/>
                    <w:left w:val="none" w:sz="0" w:space="0" w:color="auto"/>
                    <w:bottom w:val="none" w:sz="0" w:space="0" w:color="auto"/>
                    <w:right w:val="none" w:sz="0" w:space="0" w:color="auto"/>
                  </w:divBdr>
                </w:div>
                <w:div w:id="1839538524">
                  <w:marLeft w:val="0"/>
                  <w:marRight w:val="0"/>
                  <w:marTop w:val="0"/>
                  <w:marBottom w:val="0"/>
                  <w:divBdr>
                    <w:top w:val="none" w:sz="0" w:space="0" w:color="auto"/>
                    <w:left w:val="none" w:sz="0" w:space="0" w:color="auto"/>
                    <w:bottom w:val="none" w:sz="0" w:space="0" w:color="auto"/>
                    <w:right w:val="none" w:sz="0" w:space="0" w:color="auto"/>
                  </w:divBdr>
                </w:div>
                <w:div w:id="1932230560">
                  <w:marLeft w:val="0"/>
                  <w:marRight w:val="0"/>
                  <w:marTop w:val="0"/>
                  <w:marBottom w:val="0"/>
                  <w:divBdr>
                    <w:top w:val="none" w:sz="0" w:space="0" w:color="auto"/>
                    <w:left w:val="none" w:sz="0" w:space="0" w:color="auto"/>
                    <w:bottom w:val="none" w:sz="0" w:space="0" w:color="auto"/>
                    <w:right w:val="none" w:sz="0" w:space="0" w:color="auto"/>
                  </w:divBdr>
                </w:div>
                <w:div w:id="955521435">
                  <w:marLeft w:val="0"/>
                  <w:marRight w:val="0"/>
                  <w:marTop w:val="0"/>
                  <w:marBottom w:val="0"/>
                  <w:divBdr>
                    <w:top w:val="none" w:sz="0" w:space="0" w:color="auto"/>
                    <w:left w:val="none" w:sz="0" w:space="0" w:color="auto"/>
                    <w:bottom w:val="none" w:sz="0" w:space="0" w:color="auto"/>
                    <w:right w:val="none" w:sz="0" w:space="0" w:color="auto"/>
                  </w:divBdr>
                </w:div>
                <w:div w:id="2107261674">
                  <w:marLeft w:val="0"/>
                  <w:marRight w:val="0"/>
                  <w:marTop w:val="0"/>
                  <w:marBottom w:val="0"/>
                  <w:divBdr>
                    <w:top w:val="none" w:sz="0" w:space="0" w:color="auto"/>
                    <w:left w:val="none" w:sz="0" w:space="0" w:color="auto"/>
                    <w:bottom w:val="none" w:sz="0" w:space="0" w:color="auto"/>
                    <w:right w:val="none" w:sz="0" w:space="0" w:color="auto"/>
                  </w:divBdr>
                </w:div>
                <w:div w:id="172228996">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617639372">
                  <w:marLeft w:val="0"/>
                  <w:marRight w:val="0"/>
                  <w:marTop w:val="0"/>
                  <w:marBottom w:val="0"/>
                  <w:divBdr>
                    <w:top w:val="none" w:sz="0" w:space="0" w:color="auto"/>
                    <w:left w:val="none" w:sz="0" w:space="0" w:color="auto"/>
                    <w:bottom w:val="none" w:sz="0" w:space="0" w:color="auto"/>
                    <w:right w:val="none" w:sz="0" w:space="0" w:color="auto"/>
                  </w:divBdr>
                </w:div>
                <w:div w:id="1607731145">
                  <w:marLeft w:val="0"/>
                  <w:marRight w:val="0"/>
                  <w:marTop w:val="0"/>
                  <w:marBottom w:val="0"/>
                  <w:divBdr>
                    <w:top w:val="none" w:sz="0" w:space="0" w:color="auto"/>
                    <w:left w:val="none" w:sz="0" w:space="0" w:color="auto"/>
                    <w:bottom w:val="none" w:sz="0" w:space="0" w:color="auto"/>
                    <w:right w:val="none" w:sz="0" w:space="0" w:color="auto"/>
                  </w:divBdr>
                </w:div>
                <w:div w:id="628049978">
                  <w:marLeft w:val="0"/>
                  <w:marRight w:val="0"/>
                  <w:marTop w:val="0"/>
                  <w:marBottom w:val="0"/>
                  <w:divBdr>
                    <w:top w:val="none" w:sz="0" w:space="0" w:color="auto"/>
                    <w:left w:val="none" w:sz="0" w:space="0" w:color="auto"/>
                    <w:bottom w:val="none" w:sz="0" w:space="0" w:color="auto"/>
                    <w:right w:val="none" w:sz="0" w:space="0" w:color="auto"/>
                  </w:divBdr>
                </w:div>
                <w:div w:id="580331126">
                  <w:marLeft w:val="0"/>
                  <w:marRight w:val="0"/>
                  <w:marTop w:val="0"/>
                  <w:marBottom w:val="0"/>
                  <w:divBdr>
                    <w:top w:val="none" w:sz="0" w:space="0" w:color="auto"/>
                    <w:left w:val="none" w:sz="0" w:space="0" w:color="auto"/>
                    <w:bottom w:val="none" w:sz="0" w:space="0" w:color="auto"/>
                    <w:right w:val="none" w:sz="0" w:space="0" w:color="auto"/>
                  </w:divBdr>
                </w:div>
                <w:div w:id="1222253081">
                  <w:marLeft w:val="0"/>
                  <w:marRight w:val="0"/>
                  <w:marTop w:val="0"/>
                  <w:marBottom w:val="0"/>
                  <w:divBdr>
                    <w:top w:val="none" w:sz="0" w:space="0" w:color="auto"/>
                    <w:left w:val="none" w:sz="0" w:space="0" w:color="auto"/>
                    <w:bottom w:val="none" w:sz="0" w:space="0" w:color="auto"/>
                    <w:right w:val="none" w:sz="0" w:space="0" w:color="auto"/>
                  </w:divBdr>
                </w:div>
                <w:div w:id="1189490624">
                  <w:marLeft w:val="0"/>
                  <w:marRight w:val="0"/>
                  <w:marTop w:val="0"/>
                  <w:marBottom w:val="0"/>
                  <w:divBdr>
                    <w:top w:val="none" w:sz="0" w:space="0" w:color="auto"/>
                    <w:left w:val="none" w:sz="0" w:space="0" w:color="auto"/>
                    <w:bottom w:val="none" w:sz="0" w:space="0" w:color="auto"/>
                    <w:right w:val="none" w:sz="0" w:space="0" w:color="auto"/>
                  </w:divBdr>
                </w:div>
                <w:div w:id="1339963700">
                  <w:marLeft w:val="0"/>
                  <w:marRight w:val="0"/>
                  <w:marTop w:val="0"/>
                  <w:marBottom w:val="0"/>
                  <w:divBdr>
                    <w:top w:val="none" w:sz="0" w:space="0" w:color="auto"/>
                    <w:left w:val="none" w:sz="0" w:space="0" w:color="auto"/>
                    <w:bottom w:val="none" w:sz="0" w:space="0" w:color="auto"/>
                    <w:right w:val="none" w:sz="0" w:space="0" w:color="auto"/>
                  </w:divBdr>
                </w:div>
                <w:div w:id="141507806">
                  <w:marLeft w:val="0"/>
                  <w:marRight w:val="0"/>
                  <w:marTop w:val="0"/>
                  <w:marBottom w:val="0"/>
                  <w:divBdr>
                    <w:top w:val="none" w:sz="0" w:space="0" w:color="auto"/>
                    <w:left w:val="none" w:sz="0" w:space="0" w:color="auto"/>
                    <w:bottom w:val="none" w:sz="0" w:space="0" w:color="auto"/>
                    <w:right w:val="none" w:sz="0" w:space="0" w:color="auto"/>
                  </w:divBdr>
                </w:div>
                <w:div w:id="2146728062">
                  <w:marLeft w:val="0"/>
                  <w:marRight w:val="0"/>
                  <w:marTop w:val="0"/>
                  <w:marBottom w:val="0"/>
                  <w:divBdr>
                    <w:top w:val="none" w:sz="0" w:space="0" w:color="auto"/>
                    <w:left w:val="none" w:sz="0" w:space="0" w:color="auto"/>
                    <w:bottom w:val="none" w:sz="0" w:space="0" w:color="auto"/>
                    <w:right w:val="none" w:sz="0" w:space="0" w:color="auto"/>
                  </w:divBdr>
                </w:div>
                <w:div w:id="424309458">
                  <w:marLeft w:val="0"/>
                  <w:marRight w:val="0"/>
                  <w:marTop w:val="0"/>
                  <w:marBottom w:val="0"/>
                  <w:divBdr>
                    <w:top w:val="none" w:sz="0" w:space="0" w:color="auto"/>
                    <w:left w:val="none" w:sz="0" w:space="0" w:color="auto"/>
                    <w:bottom w:val="none" w:sz="0" w:space="0" w:color="auto"/>
                    <w:right w:val="none" w:sz="0" w:space="0" w:color="auto"/>
                  </w:divBdr>
                </w:div>
                <w:div w:id="1306617335">
                  <w:marLeft w:val="0"/>
                  <w:marRight w:val="0"/>
                  <w:marTop w:val="0"/>
                  <w:marBottom w:val="0"/>
                  <w:divBdr>
                    <w:top w:val="none" w:sz="0" w:space="0" w:color="auto"/>
                    <w:left w:val="none" w:sz="0" w:space="0" w:color="auto"/>
                    <w:bottom w:val="none" w:sz="0" w:space="0" w:color="auto"/>
                    <w:right w:val="none" w:sz="0" w:space="0" w:color="auto"/>
                  </w:divBdr>
                </w:div>
                <w:div w:id="1727755247">
                  <w:marLeft w:val="0"/>
                  <w:marRight w:val="0"/>
                  <w:marTop w:val="0"/>
                  <w:marBottom w:val="0"/>
                  <w:divBdr>
                    <w:top w:val="none" w:sz="0" w:space="0" w:color="auto"/>
                    <w:left w:val="none" w:sz="0" w:space="0" w:color="auto"/>
                    <w:bottom w:val="none" w:sz="0" w:space="0" w:color="auto"/>
                    <w:right w:val="none" w:sz="0" w:space="0" w:color="auto"/>
                  </w:divBdr>
                </w:div>
                <w:div w:id="84230315">
                  <w:marLeft w:val="0"/>
                  <w:marRight w:val="0"/>
                  <w:marTop w:val="0"/>
                  <w:marBottom w:val="0"/>
                  <w:divBdr>
                    <w:top w:val="none" w:sz="0" w:space="0" w:color="auto"/>
                    <w:left w:val="none" w:sz="0" w:space="0" w:color="auto"/>
                    <w:bottom w:val="none" w:sz="0" w:space="0" w:color="auto"/>
                    <w:right w:val="none" w:sz="0" w:space="0" w:color="auto"/>
                  </w:divBdr>
                </w:div>
                <w:div w:id="494996063">
                  <w:marLeft w:val="0"/>
                  <w:marRight w:val="0"/>
                  <w:marTop w:val="0"/>
                  <w:marBottom w:val="0"/>
                  <w:divBdr>
                    <w:top w:val="none" w:sz="0" w:space="0" w:color="auto"/>
                    <w:left w:val="none" w:sz="0" w:space="0" w:color="auto"/>
                    <w:bottom w:val="none" w:sz="0" w:space="0" w:color="auto"/>
                    <w:right w:val="none" w:sz="0" w:space="0" w:color="auto"/>
                  </w:divBdr>
                </w:div>
                <w:div w:id="1187450107">
                  <w:marLeft w:val="0"/>
                  <w:marRight w:val="0"/>
                  <w:marTop w:val="0"/>
                  <w:marBottom w:val="0"/>
                  <w:divBdr>
                    <w:top w:val="none" w:sz="0" w:space="0" w:color="auto"/>
                    <w:left w:val="none" w:sz="0" w:space="0" w:color="auto"/>
                    <w:bottom w:val="none" w:sz="0" w:space="0" w:color="auto"/>
                    <w:right w:val="none" w:sz="0" w:space="0" w:color="auto"/>
                  </w:divBdr>
                </w:div>
                <w:div w:id="705956951">
                  <w:marLeft w:val="0"/>
                  <w:marRight w:val="0"/>
                  <w:marTop w:val="0"/>
                  <w:marBottom w:val="0"/>
                  <w:divBdr>
                    <w:top w:val="none" w:sz="0" w:space="0" w:color="auto"/>
                    <w:left w:val="none" w:sz="0" w:space="0" w:color="auto"/>
                    <w:bottom w:val="none" w:sz="0" w:space="0" w:color="auto"/>
                    <w:right w:val="none" w:sz="0" w:space="0" w:color="auto"/>
                  </w:divBdr>
                </w:div>
                <w:div w:id="737827604">
                  <w:marLeft w:val="0"/>
                  <w:marRight w:val="0"/>
                  <w:marTop w:val="0"/>
                  <w:marBottom w:val="0"/>
                  <w:divBdr>
                    <w:top w:val="none" w:sz="0" w:space="0" w:color="auto"/>
                    <w:left w:val="none" w:sz="0" w:space="0" w:color="auto"/>
                    <w:bottom w:val="none" w:sz="0" w:space="0" w:color="auto"/>
                    <w:right w:val="none" w:sz="0" w:space="0" w:color="auto"/>
                  </w:divBdr>
                </w:div>
                <w:div w:id="601108429">
                  <w:marLeft w:val="0"/>
                  <w:marRight w:val="0"/>
                  <w:marTop w:val="0"/>
                  <w:marBottom w:val="0"/>
                  <w:divBdr>
                    <w:top w:val="none" w:sz="0" w:space="0" w:color="auto"/>
                    <w:left w:val="none" w:sz="0" w:space="0" w:color="auto"/>
                    <w:bottom w:val="none" w:sz="0" w:space="0" w:color="auto"/>
                    <w:right w:val="none" w:sz="0" w:space="0" w:color="auto"/>
                  </w:divBdr>
                </w:div>
                <w:div w:id="431240898">
                  <w:marLeft w:val="0"/>
                  <w:marRight w:val="0"/>
                  <w:marTop w:val="0"/>
                  <w:marBottom w:val="0"/>
                  <w:divBdr>
                    <w:top w:val="none" w:sz="0" w:space="0" w:color="auto"/>
                    <w:left w:val="none" w:sz="0" w:space="0" w:color="auto"/>
                    <w:bottom w:val="none" w:sz="0" w:space="0" w:color="auto"/>
                    <w:right w:val="none" w:sz="0" w:space="0" w:color="auto"/>
                  </w:divBdr>
                </w:div>
                <w:div w:id="1875733104">
                  <w:marLeft w:val="0"/>
                  <w:marRight w:val="0"/>
                  <w:marTop w:val="0"/>
                  <w:marBottom w:val="0"/>
                  <w:divBdr>
                    <w:top w:val="none" w:sz="0" w:space="0" w:color="auto"/>
                    <w:left w:val="none" w:sz="0" w:space="0" w:color="auto"/>
                    <w:bottom w:val="none" w:sz="0" w:space="0" w:color="auto"/>
                    <w:right w:val="none" w:sz="0" w:space="0" w:color="auto"/>
                  </w:divBdr>
                </w:div>
                <w:div w:id="1463036060">
                  <w:marLeft w:val="0"/>
                  <w:marRight w:val="0"/>
                  <w:marTop w:val="0"/>
                  <w:marBottom w:val="0"/>
                  <w:divBdr>
                    <w:top w:val="none" w:sz="0" w:space="0" w:color="auto"/>
                    <w:left w:val="none" w:sz="0" w:space="0" w:color="auto"/>
                    <w:bottom w:val="none" w:sz="0" w:space="0" w:color="auto"/>
                    <w:right w:val="none" w:sz="0" w:space="0" w:color="auto"/>
                  </w:divBdr>
                </w:div>
                <w:div w:id="1064640657">
                  <w:marLeft w:val="0"/>
                  <w:marRight w:val="0"/>
                  <w:marTop w:val="0"/>
                  <w:marBottom w:val="0"/>
                  <w:divBdr>
                    <w:top w:val="none" w:sz="0" w:space="0" w:color="auto"/>
                    <w:left w:val="none" w:sz="0" w:space="0" w:color="auto"/>
                    <w:bottom w:val="none" w:sz="0" w:space="0" w:color="auto"/>
                    <w:right w:val="none" w:sz="0" w:space="0" w:color="auto"/>
                  </w:divBdr>
                </w:div>
                <w:div w:id="52972297">
                  <w:marLeft w:val="0"/>
                  <w:marRight w:val="0"/>
                  <w:marTop w:val="0"/>
                  <w:marBottom w:val="0"/>
                  <w:divBdr>
                    <w:top w:val="none" w:sz="0" w:space="0" w:color="auto"/>
                    <w:left w:val="none" w:sz="0" w:space="0" w:color="auto"/>
                    <w:bottom w:val="none" w:sz="0" w:space="0" w:color="auto"/>
                    <w:right w:val="none" w:sz="0" w:space="0" w:color="auto"/>
                  </w:divBdr>
                </w:div>
                <w:div w:id="465634453">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188304910">
                  <w:marLeft w:val="0"/>
                  <w:marRight w:val="0"/>
                  <w:marTop w:val="0"/>
                  <w:marBottom w:val="0"/>
                  <w:divBdr>
                    <w:top w:val="none" w:sz="0" w:space="0" w:color="auto"/>
                    <w:left w:val="none" w:sz="0" w:space="0" w:color="auto"/>
                    <w:bottom w:val="none" w:sz="0" w:space="0" w:color="auto"/>
                    <w:right w:val="none" w:sz="0" w:space="0" w:color="auto"/>
                  </w:divBdr>
                </w:div>
                <w:div w:id="737630300">
                  <w:marLeft w:val="0"/>
                  <w:marRight w:val="0"/>
                  <w:marTop w:val="0"/>
                  <w:marBottom w:val="0"/>
                  <w:divBdr>
                    <w:top w:val="none" w:sz="0" w:space="0" w:color="auto"/>
                    <w:left w:val="none" w:sz="0" w:space="0" w:color="auto"/>
                    <w:bottom w:val="none" w:sz="0" w:space="0" w:color="auto"/>
                    <w:right w:val="none" w:sz="0" w:space="0" w:color="auto"/>
                  </w:divBdr>
                </w:div>
                <w:div w:id="2138640761">
                  <w:marLeft w:val="0"/>
                  <w:marRight w:val="0"/>
                  <w:marTop w:val="0"/>
                  <w:marBottom w:val="0"/>
                  <w:divBdr>
                    <w:top w:val="none" w:sz="0" w:space="0" w:color="auto"/>
                    <w:left w:val="none" w:sz="0" w:space="0" w:color="auto"/>
                    <w:bottom w:val="none" w:sz="0" w:space="0" w:color="auto"/>
                    <w:right w:val="none" w:sz="0" w:space="0" w:color="auto"/>
                  </w:divBdr>
                </w:div>
                <w:div w:id="1913006323">
                  <w:marLeft w:val="0"/>
                  <w:marRight w:val="0"/>
                  <w:marTop w:val="0"/>
                  <w:marBottom w:val="0"/>
                  <w:divBdr>
                    <w:top w:val="none" w:sz="0" w:space="0" w:color="auto"/>
                    <w:left w:val="none" w:sz="0" w:space="0" w:color="auto"/>
                    <w:bottom w:val="none" w:sz="0" w:space="0" w:color="auto"/>
                    <w:right w:val="none" w:sz="0" w:space="0" w:color="auto"/>
                  </w:divBdr>
                </w:div>
                <w:div w:id="217206041">
                  <w:marLeft w:val="0"/>
                  <w:marRight w:val="0"/>
                  <w:marTop w:val="0"/>
                  <w:marBottom w:val="0"/>
                  <w:divBdr>
                    <w:top w:val="none" w:sz="0" w:space="0" w:color="auto"/>
                    <w:left w:val="none" w:sz="0" w:space="0" w:color="auto"/>
                    <w:bottom w:val="none" w:sz="0" w:space="0" w:color="auto"/>
                    <w:right w:val="none" w:sz="0" w:space="0" w:color="auto"/>
                  </w:divBdr>
                </w:div>
                <w:div w:id="2077434591">
                  <w:marLeft w:val="0"/>
                  <w:marRight w:val="0"/>
                  <w:marTop w:val="0"/>
                  <w:marBottom w:val="0"/>
                  <w:divBdr>
                    <w:top w:val="none" w:sz="0" w:space="0" w:color="auto"/>
                    <w:left w:val="none" w:sz="0" w:space="0" w:color="auto"/>
                    <w:bottom w:val="none" w:sz="0" w:space="0" w:color="auto"/>
                    <w:right w:val="none" w:sz="0" w:space="0" w:color="auto"/>
                  </w:divBdr>
                </w:div>
                <w:div w:id="1046486767">
                  <w:marLeft w:val="0"/>
                  <w:marRight w:val="0"/>
                  <w:marTop w:val="0"/>
                  <w:marBottom w:val="0"/>
                  <w:divBdr>
                    <w:top w:val="none" w:sz="0" w:space="0" w:color="auto"/>
                    <w:left w:val="none" w:sz="0" w:space="0" w:color="auto"/>
                    <w:bottom w:val="none" w:sz="0" w:space="0" w:color="auto"/>
                    <w:right w:val="none" w:sz="0" w:space="0" w:color="auto"/>
                  </w:divBdr>
                </w:div>
                <w:div w:id="348989574">
                  <w:marLeft w:val="0"/>
                  <w:marRight w:val="0"/>
                  <w:marTop w:val="0"/>
                  <w:marBottom w:val="0"/>
                  <w:divBdr>
                    <w:top w:val="none" w:sz="0" w:space="0" w:color="auto"/>
                    <w:left w:val="none" w:sz="0" w:space="0" w:color="auto"/>
                    <w:bottom w:val="none" w:sz="0" w:space="0" w:color="auto"/>
                    <w:right w:val="none" w:sz="0" w:space="0" w:color="auto"/>
                  </w:divBdr>
                </w:div>
                <w:div w:id="1755784623">
                  <w:marLeft w:val="0"/>
                  <w:marRight w:val="0"/>
                  <w:marTop w:val="0"/>
                  <w:marBottom w:val="0"/>
                  <w:divBdr>
                    <w:top w:val="none" w:sz="0" w:space="0" w:color="auto"/>
                    <w:left w:val="none" w:sz="0" w:space="0" w:color="auto"/>
                    <w:bottom w:val="none" w:sz="0" w:space="0" w:color="auto"/>
                    <w:right w:val="none" w:sz="0" w:space="0" w:color="auto"/>
                  </w:divBdr>
                </w:div>
                <w:div w:id="990446096">
                  <w:marLeft w:val="0"/>
                  <w:marRight w:val="0"/>
                  <w:marTop w:val="0"/>
                  <w:marBottom w:val="0"/>
                  <w:divBdr>
                    <w:top w:val="none" w:sz="0" w:space="0" w:color="auto"/>
                    <w:left w:val="none" w:sz="0" w:space="0" w:color="auto"/>
                    <w:bottom w:val="none" w:sz="0" w:space="0" w:color="auto"/>
                    <w:right w:val="none" w:sz="0" w:space="0" w:color="auto"/>
                  </w:divBdr>
                </w:div>
                <w:div w:id="704907983">
                  <w:marLeft w:val="0"/>
                  <w:marRight w:val="0"/>
                  <w:marTop w:val="0"/>
                  <w:marBottom w:val="0"/>
                  <w:divBdr>
                    <w:top w:val="none" w:sz="0" w:space="0" w:color="auto"/>
                    <w:left w:val="none" w:sz="0" w:space="0" w:color="auto"/>
                    <w:bottom w:val="none" w:sz="0" w:space="0" w:color="auto"/>
                    <w:right w:val="none" w:sz="0" w:space="0" w:color="auto"/>
                  </w:divBdr>
                </w:div>
                <w:div w:id="426730574">
                  <w:marLeft w:val="0"/>
                  <w:marRight w:val="0"/>
                  <w:marTop w:val="0"/>
                  <w:marBottom w:val="0"/>
                  <w:divBdr>
                    <w:top w:val="none" w:sz="0" w:space="0" w:color="auto"/>
                    <w:left w:val="none" w:sz="0" w:space="0" w:color="auto"/>
                    <w:bottom w:val="none" w:sz="0" w:space="0" w:color="auto"/>
                    <w:right w:val="none" w:sz="0" w:space="0" w:color="auto"/>
                  </w:divBdr>
                </w:div>
                <w:div w:id="1591574219">
                  <w:marLeft w:val="0"/>
                  <w:marRight w:val="0"/>
                  <w:marTop w:val="0"/>
                  <w:marBottom w:val="0"/>
                  <w:divBdr>
                    <w:top w:val="none" w:sz="0" w:space="0" w:color="auto"/>
                    <w:left w:val="none" w:sz="0" w:space="0" w:color="auto"/>
                    <w:bottom w:val="none" w:sz="0" w:space="0" w:color="auto"/>
                    <w:right w:val="none" w:sz="0" w:space="0" w:color="auto"/>
                  </w:divBdr>
                </w:div>
                <w:div w:id="2073194986">
                  <w:marLeft w:val="0"/>
                  <w:marRight w:val="0"/>
                  <w:marTop w:val="0"/>
                  <w:marBottom w:val="0"/>
                  <w:divBdr>
                    <w:top w:val="none" w:sz="0" w:space="0" w:color="auto"/>
                    <w:left w:val="none" w:sz="0" w:space="0" w:color="auto"/>
                    <w:bottom w:val="none" w:sz="0" w:space="0" w:color="auto"/>
                    <w:right w:val="none" w:sz="0" w:space="0" w:color="auto"/>
                  </w:divBdr>
                </w:div>
                <w:div w:id="1194005320">
                  <w:marLeft w:val="0"/>
                  <w:marRight w:val="0"/>
                  <w:marTop w:val="0"/>
                  <w:marBottom w:val="0"/>
                  <w:divBdr>
                    <w:top w:val="none" w:sz="0" w:space="0" w:color="auto"/>
                    <w:left w:val="none" w:sz="0" w:space="0" w:color="auto"/>
                    <w:bottom w:val="none" w:sz="0" w:space="0" w:color="auto"/>
                    <w:right w:val="none" w:sz="0" w:space="0" w:color="auto"/>
                  </w:divBdr>
                </w:div>
                <w:div w:id="753356176">
                  <w:marLeft w:val="0"/>
                  <w:marRight w:val="0"/>
                  <w:marTop w:val="0"/>
                  <w:marBottom w:val="0"/>
                  <w:divBdr>
                    <w:top w:val="none" w:sz="0" w:space="0" w:color="auto"/>
                    <w:left w:val="none" w:sz="0" w:space="0" w:color="auto"/>
                    <w:bottom w:val="none" w:sz="0" w:space="0" w:color="auto"/>
                    <w:right w:val="none" w:sz="0" w:space="0" w:color="auto"/>
                  </w:divBdr>
                </w:div>
                <w:div w:id="1873301022">
                  <w:marLeft w:val="0"/>
                  <w:marRight w:val="0"/>
                  <w:marTop w:val="0"/>
                  <w:marBottom w:val="0"/>
                  <w:divBdr>
                    <w:top w:val="none" w:sz="0" w:space="0" w:color="auto"/>
                    <w:left w:val="none" w:sz="0" w:space="0" w:color="auto"/>
                    <w:bottom w:val="none" w:sz="0" w:space="0" w:color="auto"/>
                    <w:right w:val="none" w:sz="0" w:space="0" w:color="auto"/>
                  </w:divBdr>
                </w:div>
                <w:div w:id="1778519192">
                  <w:marLeft w:val="0"/>
                  <w:marRight w:val="0"/>
                  <w:marTop w:val="0"/>
                  <w:marBottom w:val="0"/>
                  <w:divBdr>
                    <w:top w:val="none" w:sz="0" w:space="0" w:color="auto"/>
                    <w:left w:val="none" w:sz="0" w:space="0" w:color="auto"/>
                    <w:bottom w:val="none" w:sz="0" w:space="0" w:color="auto"/>
                    <w:right w:val="none" w:sz="0" w:space="0" w:color="auto"/>
                  </w:divBdr>
                </w:div>
                <w:div w:id="310255181">
                  <w:marLeft w:val="0"/>
                  <w:marRight w:val="0"/>
                  <w:marTop w:val="0"/>
                  <w:marBottom w:val="0"/>
                  <w:divBdr>
                    <w:top w:val="none" w:sz="0" w:space="0" w:color="auto"/>
                    <w:left w:val="none" w:sz="0" w:space="0" w:color="auto"/>
                    <w:bottom w:val="none" w:sz="0" w:space="0" w:color="auto"/>
                    <w:right w:val="none" w:sz="0" w:space="0" w:color="auto"/>
                  </w:divBdr>
                </w:div>
                <w:div w:id="633681614">
                  <w:marLeft w:val="0"/>
                  <w:marRight w:val="0"/>
                  <w:marTop w:val="0"/>
                  <w:marBottom w:val="0"/>
                  <w:divBdr>
                    <w:top w:val="none" w:sz="0" w:space="0" w:color="auto"/>
                    <w:left w:val="none" w:sz="0" w:space="0" w:color="auto"/>
                    <w:bottom w:val="none" w:sz="0" w:space="0" w:color="auto"/>
                    <w:right w:val="none" w:sz="0" w:space="0" w:color="auto"/>
                  </w:divBdr>
                </w:div>
                <w:div w:id="1722095186">
                  <w:marLeft w:val="0"/>
                  <w:marRight w:val="0"/>
                  <w:marTop w:val="0"/>
                  <w:marBottom w:val="0"/>
                  <w:divBdr>
                    <w:top w:val="none" w:sz="0" w:space="0" w:color="auto"/>
                    <w:left w:val="none" w:sz="0" w:space="0" w:color="auto"/>
                    <w:bottom w:val="none" w:sz="0" w:space="0" w:color="auto"/>
                    <w:right w:val="none" w:sz="0" w:space="0" w:color="auto"/>
                  </w:divBdr>
                </w:div>
                <w:div w:id="60910838">
                  <w:marLeft w:val="0"/>
                  <w:marRight w:val="0"/>
                  <w:marTop w:val="0"/>
                  <w:marBottom w:val="0"/>
                  <w:divBdr>
                    <w:top w:val="none" w:sz="0" w:space="0" w:color="auto"/>
                    <w:left w:val="none" w:sz="0" w:space="0" w:color="auto"/>
                    <w:bottom w:val="none" w:sz="0" w:space="0" w:color="auto"/>
                    <w:right w:val="none" w:sz="0" w:space="0" w:color="auto"/>
                  </w:divBdr>
                </w:div>
                <w:div w:id="159739728">
                  <w:marLeft w:val="0"/>
                  <w:marRight w:val="0"/>
                  <w:marTop w:val="0"/>
                  <w:marBottom w:val="0"/>
                  <w:divBdr>
                    <w:top w:val="none" w:sz="0" w:space="0" w:color="auto"/>
                    <w:left w:val="none" w:sz="0" w:space="0" w:color="auto"/>
                    <w:bottom w:val="none" w:sz="0" w:space="0" w:color="auto"/>
                    <w:right w:val="none" w:sz="0" w:space="0" w:color="auto"/>
                  </w:divBdr>
                </w:div>
                <w:div w:id="288365202">
                  <w:marLeft w:val="0"/>
                  <w:marRight w:val="0"/>
                  <w:marTop w:val="0"/>
                  <w:marBottom w:val="0"/>
                  <w:divBdr>
                    <w:top w:val="none" w:sz="0" w:space="0" w:color="auto"/>
                    <w:left w:val="none" w:sz="0" w:space="0" w:color="auto"/>
                    <w:bottom w:val="none" w:sz="0" w:space="0" w:color="auto"/>
                    <w:right w:val="none" w:sz="0" w:space="0" w:color="auto"/>
                  </w:divBdr>
                </w:div>
                <w:div w:id="62333857">
                  <w:marLeft w:val="0"/>
                  <w:marRight w:val="0"/>
                  <w:marTop w:val="0"/>
                  <w:marBottom w:val="0"/>
                  <w:divBdr>
                    <w:top w:val="none" w:sz="0" w:space="0" w:color="auto"/>
                    <w:left w:val="none" w:sz="0" w:space="0" w:color="auto"/>
                    <w:bottom w:val="none" w:sz="0" w:space="0" w:color="auto"/>
                    <w:right w:val="none" w:sz="0" w:space="0" w:color="auto"/>
                  </w:divBdr>
                </w:div>
                <w:div w:id="1249001158">
                  <w:marLeft w:val="0"/>
                  <w:marRight w:val="0"/>
                  <w:marTop w:val="0"/>
                  <w:marBottom w:val="0"/>
                  <w:divBdr>
                    <w:top w:val="none" w:sz="0" w:space="0" w:color="auto"/>
                    <w:left w:val="none" w:sz="0" w:space="0" w:color="auto"/>
                    <w:bottom w:val="none" w:sz="0" w:space="0" w:color="auto"/>
                    <w:right w:val="none" w:sz="0" w:space="0" w:color="auto"/>
                  </w:divBdr>
                </w:div>
                <w:div w:id="1228997564">
                  <w:marLeft w:val="0"/>
                  <w:marRight w:val="0"/>
                  <w:marTop w:val="0"/>
                  <w:marBottom w:val="0"/>
                  <w:divBdr>
                    <w:top w:val="none" w:sz="0" w:space="0" w:color="auto"/>
                    <w:left w:val="none" w:sz="0" w:space="0" w:color="auto"/>
                    <w:bottom w:val="none" w:sz="0" w:space="0" w:color="auto"/>
                    <w:right w:val="none" w:sz="0" w:space="0" w:color="auto"/>
                  </w:divBdr>
                </w:div>
                <w:div w:id="1161122042">
                  <w:marLeft w:val="0"/>
                  <w:marRight w:val="0"/>
                  <w:marTop w:val="0"/>
                  <w:marBottom w:val="0"/>
                  <w:divBdr>
                    <w:top w:val="none" w:sz="0" w:space="0" w:color="auto"/>
                    <w:left w:val="none" w:sz="0" w:space="0" w:color="auto"/>
                    <w:bottom w:val="none" w:sz="0" w:space="0" w:color="auto"/>
                    <w:right w:val="none" w:sz="0" w:space="0" w:color="auto"/>
                  </w:divBdr>
                </w:div>
                <w:div w:id="995306501">
                  <w:marLeft w:val="0"/>
                  <w:marRight w:val="0"/>
                  <w:marTop w:val="0"/>
                  <w:marBottom w:val="0"/>
                  <w:divBdr>
                    <w:top w:val="none" w:sz="0" w:space="0" w:color="auto"/>
                    <w:left w:val="none" w:sz="0" w:space="0" w:color="auto"/>
                    <w:bottom w:val="none" w:sz="0" w:space="0" w:color="auto"/>
                    <w:right w:val="none" w:sz="0" w:space="0" w:color="auto"/>
                  </w:divBdr>
                </w:div>
                <w:div w:id="2127657300">
                  <w:marLeft w:val="0"/>
                  <w:marRight w:val="0"/>
                  <w:marTop w:val="0"/>
                  <w:marBottom w:val="0"/>
                  <w:divBdr>
                    <w:top w:val="none" w:sz="0" w:space="0" w:color="auto"/>
                    <w:left w:val="none" w:sz="0" w:space="0" w:color="auto"/>
                    <w:bottom w:val="none" w:sz="0" w:space="0" w:color="auto"/>
                    <w:right w:val="none" w:sz="0" w:space="0" w:color="auto"/>
                  </w:divBdr>
                </w:div>
                <w:div w:id="944655275">
                  <w:marLeft w:val="0"/>
                  <w:marRight w:val="0"/>
                  <w:marTop w:val="0"/>
                  <w:marBottom w:val="0"/>
                  <w:divBdr>
                    <w:top w:val="none" w:sz="0" w:space="0" w:color="auto"/>
                    <w:left w:val="none" w:sz="0" w:space="0" w:color="auto"/>
                    <w:bottom w:val="none" w:sz="0" w:space="0" w:color="auto"/>
                    <w:right w:val="none" w:sz="0" w:space="0" w:color="auto"/>
                  </w:divBdr>
                </w:div>
                <w:div w:id="1161504154">
                  <w:marLeft w:val="0"/>
                  <w:marRight w:val="0"/>
                  <w:marTop w:val="0"/>
                  <w:marBottom w:val="0"/>
                  <w:divBdr>
                    <w:top w:val="none" w:sz="0" w:space="0" w:color="auto"/>
                    <w:left w:val="none" w:sz="0" w:space="0" w:color="auto"/>
                    <w:bottom w:val="none" w:sz="0" w:space="0" w:color="auto"/>
                    <w:right w:val="none" w:sz="0" w:space="0" w:color="auto"/>
                  </w:divBdr>
                </w:div>
                <w:div w:id="1696615370">
                  <w:marLeft w:val="0"/>
                  <w:marRight w:val="0"/>
                  <w:marTop w:val="0"/>
                  <w:marBottom w:val="0"/>
                  <w:divBdr>
                    <w:top w:val="none" w:sz="0" w:space="0" w:color="auto"/>
                    <w:left w:val="none" w:sz="0" w:space="0" w:color="auto"/>
                    <w:bottom w:val="none" w:sz="0" w:space="0" w:color="auto"/>
                    <w:right w:val="none" w:sz="0" w:space="0" w:color="auto"/>
                  </w:divBdr>
                </w:div>
                <w:div w:id="112406672">
                  <w:marLeft w:val="0"/>
                  <w:marRight w:val="0"/>
                  <w:marTop w:val="0"/>
                  <w:marBottom w:val="0"/>
                  <w:divBdr>
                    <w:top w:val="none" w:sz="0" w:space="0" w:color="auto"/>
                    <w:left w:val="none" w:sz="0" w:space="0" w:color="auto"/>
                    <w:bottom w:val="none" w:sz="0" w:space="0" w:color="auto"/>
                    <w:right w:val="none" w:sz="0" w:space="0" w:color="auto"/>
                  </w:divBdr>
                </w:div>
                <w:div w:id="1839419864">
                  <w:marLeft w:val="0"/>
                  <w:marRight w:val="0"/>
                  <w:marTop w:val="0"/>
                  <w:marBottom w:val="0"/>
                  <w:divBdr>
                    <w:top w:val="none" w:sz="0" w:space="0" w:color="auto"/>
                    <w:left w:val="none" w:sz="0" w:space="0" w:color="auto"/>
                    <w:bottom w:val="none" w:sz="0" w:space="0" w:color="auto"/>
                    <w:right w:val="none" w:sz="0" w:space="0" w:color="auto"/>
                  </w:divBdr>
                </w:div>
                <w:div w:id="1013650302">
                  <w:marLeft w:val="0"/>
                  <w:marRight w:val="0"/>
                  <w:marTop w:val="0"/>
                  <w:marBottom w:val="0"/>
                  <w:divBdr>
                    <w:top w:val="none" w:sz="0" w:space="0" w:color="auto"/>
                    <w:left w:val="none" w:sz="0" w:space="0" w:color="auto"/>
                    <w:bottom w:val="none" w:sz="0" w:space="0" w:color="auto"/>
                    <w:right w:val="none" w:sz="0" w:space="0" w:color="auto"/>
                  </w:divBdr>
                </w:div>
                <w:div w:id="742870294">
                  <w:marLeft w:val="0"/>
                  <w:marRight w:val="0"/>
                  <w:marTop w:val="0"/>
                  <w:marBottom w:val="0"/>
                  <w:divBdr>
                    <w:top w:val="none" w:sz="0" w:space="0" w:color="auto"/>
                    <w:left w:val="none" w:sz="0" w:space="0" w:color="auto"/>
                    <w:bottom w:val="none" w:sz="0" w:space="0" w:color="auto"/>
                    <w:right w:val="none" w:sz="0" w:space="0" w:color="auto"/>
                  </w:divBdr>
                </w:div>
                <w:div w:id="1410732270">
                  <w:marLeft w:val="0"/>
                  <w:marRight w:val="0"/>
                  <w:marTop w:val="0"/>
                  <w:marBottom w:val="0"/>
                  <w:divBdr>
                    <w:top w:val="none" w:sz="0" w:space="0" w:color="auto"/>
                    <w:left w:val="none" w:sz="0" w:space="0" w:color="auto"/>
                    <w:bottom w:val="none" w:sz="0" w:space="0" w:color="auto"/>
                    <w:right w:val="none" w:sz="0" w:space="0" w:color="auto"/>
                  </w:divBdr>
                </w:div>
                <w:div w:id="127482254">
                  <w:marLeft w:val="0"/>
                  <w:marRight w:val="0"/>
                  <w:marTop w:val="0"/>
                  <w:marBottom w:val="0"/>
                  <w:divBdr>
                    <w:top w:val="none" w:sz="0" w:space="0" w:color="auto"/>
                    <w:left w:val="none" w:sz="0" w:space="0" w:color="auto"/>
                    <w:bottom w:val="none" w:sz="0" w:space="0" w:color="auto"/>
                    <w:right w:val="none" w:sz="0" w:space="0" w:color="auto"/>
                  </w:divBdr>
                </w:div>
                <w:div w:id="1263026614">
                  <w:marLeft w:val="0"/>
                  <w:marRight w:val="0"/>
                  <w:marTop w:val="0"/>
                  <w:marBottom w:val="0"/>
                  <w:divBdr>
                    <w:top w:val="none" w:sz="0" w:space="0" w:color="auto"/>
                    <w:left w:val="none" w:sz="0" w:space="0" w:color="auto"/>
                    <w:bottom w:val="none" w:sz="0" w:space="0" w:color="auto"/>
                    <w:right w:val="none" w:sz="0" w:space="0" w:color="auto"/>
                  </w:divBdr>
                </w:div>
                <w:div w:id="623075864">
                  <w:marLeft w:val="0"/>
                  <w:marRight w:val="0"/>
                  <w:marTop w:val="0"/>
                  <w:marBottom w:val="0"/>
                  <w:divBdr>
                    <w:top w:val="none" w:sz="0" w:space="0" w:color="auto"/>
                    <w:left w:val="none" w:sz="0" w:space="0" w:color="auto"/>
                    <w:bottom w:val="none" w:sz="0" w:space="0" w:color="auto"/>
                    <w:right w:val="none" w:sz="0" w:space="0" w:color="auto"/>
                  </w:divBdr>
                </w:div>
                <w:div w:id="645472830">
                  <w:marLeft w:val="0"/>
                  <w:marRight w:val="0"/>
                  <w:marTop w:val="0"/>
                  <w:marBottom w:val="0"/>
                  <w:divBdr>
                    <w:top w:val="none" w:sz="0" w:space="0" w:color="auto"/>
                    <w:left w:val="none" w:sz="0" w:space="0" w:color="auto"/>
                    <w:bottom w:val="none" w:sz="0" w:space="0" w:color="auto"/>
                    <w:right w:val="none" w:sz="0" w:space="0" w:color="auto"/>
                  </w:divBdr>
                </w:div>
                <w:div w:id="1051464647">
                  <w:marLeft w:val="0"/>
                  <w:marRight w:val="0"/>
                  <w:marTop w:val="0"/>
                  <w:marBottom w:val="0"/>
                  <w:divBdr>
                    <w:top w:val="none" w:sz="0" w:space="0" w:color="auto"/>
                    <w:left w:val="none" w:sz="0" w:space="0" w:color="auto"/>
                    <w:bottom w:val="none" w:sz="0" w:space="0" w:color="auto"/>
                    <w:right w:val="none" w:sz="0" w:space="0" w:color="auto"/>
                  </w:divBdr>
                </w:div>
                <w:div w:id="1981033296">
                  <w:marLeft w:val="0"/>
                  <w:marRight w:val="0"/>
                  <w:marTop w:val="0"/>
                  <w:marBottom w:val="0"/>
                  <w:divBdr>
                    <w:top w:val="none" w:sz="0" w:space="0" w:color="auto"/>
                    <w:left w:val="none" w:sz="0" w:space="0" w:color="auto"/>
                    <w:bottom w:val="none" w:sz="0" w:space="0" w:color="auto"/>
                    <w:right w:val="none" w:sz="0" w:space="0" w:color="auto"/>
                  </w:divBdr>
                </w:div>
                <w:div w:id="1904950124">
                  <w:marLeft w:val="0"/>
                  <w:marRight w:val="0"/>
                  <w:marTop w:val="0"/>
                  <w:marBottom w:val="0"/>
                  <w:divBdr>
                    <w:top w:val="none" w:sz="0" w:space="0" w:color="auto"/>
                    <w:left w:val="none" w:sz="0" w:space="0" w:color="auto"/>
                    <w:bottom w:val="none" w:sz="0" w:space="0" w:color="auto"/>
                    <w:right w:val="none" w:sz="0" w:space="0" w:color="auto"/>
                  </w:divBdr>
                </w:div>
                <w:div w:id="254557944">
                  <w:marLeft w:val="0"/>
                  <w:marRight w:val="0"/>
                  <w:marTop w:val="0"/>
                  <w:marBottom w:val="0"/>
                  <w:divBdr>
                    <w:top w:val="none" w:sz="0" w:space="0" w:color="auto"/>
                    <w:left w:val="none" w:sz="0" w:space="0" w:color="auto"/>
                    <w:bottom w:val="none" w:sz="0" w:space="0" w:color="auto"/>
                    <w:right w:val="none" w:sz="0" w:space="0" w:color="auto"/>
                  </w:divBdr>
                </w:div>
                <w:div w:id="464783715">
                  <w:marLeft w:val="0"/>
                  <w:marRight w:val="0"/>
                  <w:marTop w:val="0"/>
                  <w:marBottom w:val="0"/>
                  <w:divBdr>
                    <w:top w:val="none" w:sz="0" w:space="0" w:color="auto"/>
                    <w:left w:val="none" w:sz="0" w:space="0" w:color="auto"/>
                    <w:bottom w:val="none" w:sz="0" w:space="0" w:color="auto"/>
                    <w:right w:val="none" w:sz="0" w:space="0" w:color="auto"/>
                  </w:divBdr>
                </w:div>
                <w:div w:id="1941835940">
                  <w:marLeft w:val="0"/>
                  <w:marRight w:val="0"/>
                  <w:marTop w:val="0"/>
                  <w:marBottom w:val="0"/>
                  <w:divBdr>
                    <w:top w:val="none" w:sz="0" w:space="0" w:color="auto"/>
                    <w:left w:val="none" w:sz="0" w:space="0" w:color="auto"/>
                    <w:bottom w:val="none" w:sz="0" w:space="0" w:color="auto"/>
                    <w:right w:val="none" w:sz="0" w:space="0" w:color="auto"/>
                  </w:divBdr>
                </w:div>
                <w:div w:id="593246422">
                  <w:marLeft w:val="0"/>
                  <w:marRight w:val="0"/>
                  <w:marTop w:val="0"/>
                  <w:marBottom w:val="0"/>
                  <w:divBdr>
                    <w:top w:val="none" w:sz="0" w:space="0" w:color="auto"/>
                    <w:left w:val="none" w:sz="0" w:space="0" w:color="auto"/>
                    <w:bottom w:val="none" w:sz="0" w:space="0" w:color="auto"/>
                    <w:right w:val="none" w:sz="0" w:space="0" w:color="auto"/>
                  </w:divBdr>
                </w:div>
                <w:div w:id="2052724904">
                  <w:marLeft w:val="0"/>
                  <w:marRight w:val="0"/>
                  <w:marTop w:val="0"/>
                  <w:marBottom w:val="0"/>
                  <w:divBdr>
                    <w:top w:val="none" w:sz="0" w:space="0" w:color="auto"/>
                    <w:left w:val="none" w:sz="0" w:space="0" w:color="auto"/>
                    <w:bottom w:val="none" w:sz="0" w:space="0" w:color="auto"/>
                    <w:right w:val="none" w:sz="0" w:space="0" w:color="auto"/>
                  </w:divBdr>
                </w:div>
                <w:div w:id="956982575">
                  <w:marLeft w:val="0"/>
                  <w:marRight w:val="0"/>
                  <w:marTop w:val="0"/>
                  <w:marBottom w:val="0"/>
                  <w:divBdr>
                    <w:top w:val="none" w:sz="0" w:space="0" w:color="auto"/>
                    <w:left w:val="none" w:sz="0" w:space="0" w:color="auto"/>
                    <w:bottom w:val="none" w:sz="0" w:space="0" w:color="auto"/>
                    <w:right w:val="none" w:sz="0" w:space="0" w:color="auto"/>
                  </w:divBdr>
                </w:div>
                <w:div w:id="815727205">
                  <w:marLeft w:val="0"/>
                  <w:marRight w:val="0"/>
                  <w:marTop w:val="0"/>
                  <w:marBottom w:val="0"/>
                  <w:divBdr>
                    <w:top w:val="none" w:sz="0" w:space="0" w:color="auto"/>
                    <w:left w:val="none" w:sz="0" w:space="0" w:color="auto"/>
                    <w:bottom w:val="none" w:sz="0" w:space="0" w:color="auto"/>
                    <w:right w:val="none" w:sz="0" w:space="0" w:color="auto"/>
                  </w:divBdr>
                </w:div>
                <w:div w:id="163203156">
                  <w:marLeft w:val="0"/>
                  <w:marRight w:val="0"/>
                  <w:marTop w:val="0"/>
                  <w:marBottom w:val="0"/>
                  <w:divBdr>
                    <w:top w:val="none" w:sz="0" w:space="0" w:color="auto"/>
                    <w:left w:val="none" w:sz="0" w:space="0" w:color="auto"/>
                    <w:bottom w:val="none" w:sz="0" w:space="0" w:color="auto"/>
                    <w:right w:val="none" w:sz="0" w:space="0" w:color="auto"/>
                  </w:divBdr>
                </w:div>
                <w:div w:id="855267670">
                  <w:marLeft w:val="0"/>
                  <w:marRight w:val="0"/>
                  <w:marTop w:val="0"/>
                  <w:marBottom w:val="0"/>
                  <w:divBdr>
                    <w:top w:val="none" w:sz="0" w:space="0" w:color="auto"/>
                    <w:left w:val="none" w:sz="0" w:space="0" w:color="auto"/>
                    <w:bottom w:val="none" w:sz="0" w:space="0" w:color="auto"/>
                    <w:right w:val="none" w:sz="0" w:space="0" w:color="auto"/>
                  </w:divBdr>
                </w:div>
                <w:div w:id="38167642">
                  <w:marLeft w:val="0"/>
                  <w:marRight w:val="0"/>
                  <w:marTop w:val="0"/>
                  <w:marBottom w:val="0"/>
                  <w:divBdr>
                    <w:top w:val="none" w:sz="0" w:space="0" w:color="auto"/>
                    <w:left w:val="none" w:sz="0" w:space="0" w:color="auto"/>
                    <w:bottom w:val="none" w:sz="0" w:space="0" w:color="auto"/>
                    <w:right w:val="none" w:sz="0" w:space="0" w:color="auto"/>
                  </w:divBdr>
                </w:div>
                <w:div w:id="544871919">
                  <w:marLeft w:val="0"/>
                  <w:marRight w:val="0"/>
                  <w:marTop w:val="0"/>
                  <w:marBottom w:val="0"/>
                  <w:divBdr>
                    <w:top w:val="none" w:sz="0" w:space="0" w:color="auto"/>
                    <w:left w:val="none" w:sz="0" w:space="0" w:color="auto"/>
                    <w:bottom w:val="none" w:sz="0" w:space="0" w:color="auto"/>
                    <w:right w:val="none" w:sz="0" w:space="0" w:color="auto"/>
                  </w:divBdr>
                </w:div>
                <w:div w:id="431557432">
                  <w:marLeft w:val="0"/>
                  <w:marRight w:val="0"/>
                  <w:marTop w:val="0"/>
                  <w:marBottom w:val="0"/>
                  <w:divBdr>
                    <w:top w:val="none" w:sz="0" w:space="0" w:color="auto"/>
                    <w:left w:val="none" w:sz="0" w:space="0" w:color="auto"/>
                    <w:bottom w:val="none" w:sz="0" w:space="0" w:color="auto"/>
                    <w:right w:val="none" w:sz="0" w:space="0" w:color="auto"/>
                  </w:divBdr>
                </w:div>
                <w:div w:id="1025443821">
                  <w:marLeft w:val="0"/>
                  <w:marRight w:val="0"/>
                  <w:marTop w:val="0"/>
                  <w:marBottom w:val="0"/>
                  <w:divBdr>
                    <w:top w:val="none" w:sz="0" w:space="0" w:color="auto"/>
                    <w:left w:val="none" w:sz="0" w:space="0" w:color="auto"/>
                    <w:bottom w:val="none" w:sz="0" w:space="0" w:color="auto"/>
                    <w:right w:val="none" w:sz="0" w:space="0" w:color="auto"/>
                  </w:divBdr>
                </w:div>
                <w:div w:id="652563588">
                  <w:marLeft w:val="0"/>
                  <w:marRight w:val="0"/>
                  <w:marTop w:val="0"/>
                  <w:marBottom w:val="0"/>
                  <w:divBdr>
                    <w:top w:val="none" w:sz="0" w:space="0" w:color="auto"/>
                    <w:left w:val="none" w:sz="0" w:space="0" w:color="auto"/>
                    <w:bottom w:val="none" w:sz="0" w:space="0" w:color="auto"/>
                    <w:right w:val="none" w:sz="0" w:space="0" w:color="auto"/>
                  </w:divBdr>
                </w:div>
                <w:div w:id="396978428">
                  <w:marLeft w:val="0"/>
                  <w:marRight w:val="0"/>
                  <w:marTop w:val="0"/>
                  <w:marBottom w:val="0"/>
                  <w:divBdr>
                    <w:top w:val="none" w:sz="0" w:space="0" w:color="auto"/>
                    <w:left w:val="none" w:sz="0" w:space="0" w:color="auto"/>
                    <w:bottom w:val="none" w:sz="0" w:space="0" w:color="auto"/>
                    <w:right w:val="none" w:sz="0" w:space="0" w:color="auto"/>
                  </w:divBdr>
                </w:div>
                <w:div w:id="403332210">
                  <w:marLeft w:val="0"/>
                  <w:marRight w:val="0"/>
                  <w:marTop w:val="0"/>
                  <w:marBottom w:val="0"/>
                  <w:divBdr>
                    <w:top w:val="none" w:sz="0" w:space="0" w:color="auto"/>
                    <w:left w:val="none" w:sz="0" w:space="0" w:color="auto"/>
                    <w:bottom w:val="none" w:sz="0" w:space="0" w:color="auto"/>
                    <w:right w:val="none" w:sz="0" w:space="0" w:color="auto"/>
                  </w:divBdr>
                </w:div>
                <w:div w:id="831674516">
                  <w:marLeft w:val="0"/>
                  <w:marRight w:val="0"/>
                  <w:marTop w:val="0"/>
                  <w:marBottom w:val="0"/>
                  <w:divBdr>
                    <w:top w:val="none" w:sz="0" w:space="0" w:color="auto"/>
                    <w:left w:val="none" w:sz="0" w:space="0" w:color="auto"/>
                    <w:bottom w:val="none" w:sz="0" w:space="0" w:color="auto"/>
                    <w:right w:val="none" w:sz="0" w:space="0" w:color="auto"/>
                  </w:divBdr>
                </w:div>
                <w:div w:id="737480558">
                  <w:marLeft w:val="0"/>
                  <w:marRight w:val="0"/>
                  <w:marTop w:val="0"/>
                  <w:marBottom w:val="0"/>
                  <w:divBdr>
                    <w:top w:val="none" w:sz="0" w:space="0" w:color="auto"/>
                    <w:left w:val="none" w:sz="0" w:space="0" w:color="auto"/>
                    <w:bottom w:val="none" w:sz="0" w:space="0" w:color="auto"/>
                    <w:right w:val="none" w:sz="0" w:space="0" w:color="auto"/>
                  </w:divBdr>
                </w:div>
                <w:div w:id="1483892498">
                  <w:marLeft w:val="0"/>
                  <w:marRight w:val="0"/>
                  <w:marTop w:val="0"/>
                  <w:marBottom w:val="0"/>
                  <w:divBdr>
                    <w:top w:val="none" w:sz="0" w:space="0" w:color="auto"/>
                    <w:left w:val="none" w:sz="0" w:space="0" w:color="auto"/>
                    <w:bottom w:val="none" w:sz="0" w:space="0" w:color="auto"/>
                    <w:right w:val="none" w:sz="0" w:space="0" w:color="auto"/>
                  </w:divBdr>
                </w:div>
                <w:div w:id="1455754596">
                  <w:marLeft w:val="0"/>
                  <w:marRight w:val="0"/>
                  <w:marTop w:val="0"/>
                  <w:marBottom w:val="0"/>
                  <w:divBdr>
                    <w:top w:val="none" w:sz="0" w:space="0" w:color="auto"/>
                    <w:left w:val="none" w:sz="0" w:space="0" w:color="auto"/>
                    <w:bottom w:val="none" w:sz="0" w:space="0" w:color="auto"/>
                    <w:right w:val="none" w:sz="0" w:space="0" w:color="auto"/>
                  </w:divBdr>
                </w:div>
                <w:div w:id="1537229532">
                  <w:marLeft w:val="0"/>
                  <w:marRight w:val="0"/>
                  <w:marTop w:val="0"/>
                  <w:marBottom w:val="0"/>
                  <w:divBdr>
                    <w:top w:val="none" w:sz="0" w:space="0" w:color="auto"/>
                    <w:left w:val="none" w:sz="0" w:space="0" w:color="auto"/>
                    <w:bottom w:val="none" w:sz="0" w:space="0" w:color="auto"/>
                    <w:right w:val="none" w:sz="0" w:space="0" w:color="auto"/>
                  </w:divBdr>
                </w:div>
                <w:div w:id="1134254692">
                  <w:marLeft w:val="0"/>
                  <w:marRight w:val="0"/>
                  <w:marTop w:val="0"/>
                  <w:marBottom w:val="0"/>
                  <w:divBdr>
                    <w:top w:val="none" w:sz="0" w:space="0" w:color="auto"/>
                    <w:left w:val="none" w:sz="0" w:space="0" w:color="auto"/>
                    <w:bottom w:val="none" w:sz="0" w:space="0" w:color="auto"/>
                    <w:right w:val="none" w:sz="0" w:space="0" w:color="auto"/>
                  </w:divBdr>
                </w:div>
                <w:div w:id="984165838">
                  <w:marLeft w:val="0"/>
                  <w:marRight w:val="0"/>
                  <w:marTop w:val="0"/>
                  <w:marBottom w:val="0"/>
                  <w:divBdr>
                    <w:top w:val="none" w:sz="0" w:space="0" w:color="auto"/>
                    <w:left w:val="none" w:sz="0" w:space="0" w:color="auto"/>
                    <w:bottom w:val="none" w:sz="0" w:space="0" w:color="auto"/>
                    <w:right w:val="none" w:sz="0" w:space="0" w:color="auto"/>
                  </w:divBdr>
                </w:div>
                <w:div w:id="934047043">
                  <w:marLeft w:val="0"/>
                  <w:marRight w:val="0"/>
                  <w:marTop w:val="0"/>
                  <w:marBottom w:val="0"/>
                  <w:divBdr>
                    <w:top w:val="none" w:sz="0" w:space="0" w:color="auto"/>
                    <w:left w:val="none" w:sz="0" w:space="0" w:color="auto"/>
                    <w:bottom w:val="none" w:sz="0" w:space="0" w:color="auto"/>
                    <w:right w:val="none" w:sz="0" w:space="0" w:color="auto"/>
                  </w:divBdr>
                </w:div>
                <w:div w:id="1542204136">
                  <w:marLeft w:val="0"/>
                  <w:marRight w:val="0"/>
                  <w:marTop w:val="0"/>
                  <w:marBottom w:val="0"/>
                  <w:divBdr>
                    <w:top w:val="none" w:sz="0" w:space="0" w:color="auto"/>
                    <w:left w:val="none" w:sz="0" w:space="0" w:color="auto"/>
                    <w:bottom w:val="none" w:sz="0" w:space="0" w:color="auto"/>
                    <w:right w:val="none" w:sz="0" w:space="0" w:color="auto"/>
                  </w:divBdr>
                </w:div>
                <w:div w:id="600572777">
                  <w:marLeft w:val="0"/>
                  <w:marRight w:val="0"/>
                  <w:marTop w:val="0"/>
                  <w:marBottom w:val="0"/>
                  <w:divBdr>
                    <w:top w:val="none" w:sz="0" w:space="0" w:color="auto"/>
                    <w:left w:val="none" w:sz="0" w:space="0" w:color="auto"/>
                    <w:bottom w:val="none" w:sz="0" w:space="0" w:color="auto"/>
                    <w:right w:val="none" w:sz="0" w:space="0" w:color="auto"/>
                  </w:divBdr>
                </w:div>
                <w:div w:id="1868176176">
                  <w:marLeft w:val="0"/>
                  <w:marRight w:val="0"/>
                  <w:marTop w:val="0"/>
                  <w:marBottom w:val="0"/>
                  <w:divBdr>
                    <w:top w:val="none" w:sz="0" w:space="0" w:color="auto"/>
                    <w:left w:val="none" w:sz="0" w:space="0" w:color="auto"/>
                    <w:bottom w:val="none" w:sz="0" w:space="0" w:color="auto"/>
                    <w:right w:val="none" w:sz="0" w:space="0" w:color="auto"/>
                  </w:divBdr>
                </w:div>
                <w:div w:id="26102161">
                  <w:marLeft w:val="0"/>
                  <w:marRight w:val="0"/>
                  <w:marTop w:val="0"/>
                  <w:marBottom w:val="0"/>
                  <w:divBdr>
                    <w:top w:val="none" w:sz="0" w:space="0" w:color="auto"/>
                    <w:left w:val="none" w:sz="0" w:space="0" w:color="auto"/>
                    <w:bottom w:val="none" w:sz="0" w:space="0" w:color="auto"/>
                    <w:right w:val="none" w:sz="0" w:space="0" w:color="auto"/>
                  </w:divBdr>
                </w:div>
                <w:div w:id="1507938001">
                  <w:marLeft w:val="0"/>
                  <w:marRight w:val="0"/>
                  <w:marTop w:val="0"/>
                  <w:marBottom w:val="0"/>
                  <w:divBdr>
                    <w:top w:val="none" w:sz="0" w:space="0" w:color="auto"/>
                    <w:left w:val="none" w:sz="0" w:space="0" w:color="auto"/>
                    <w:bottom w:val="none" w:sz="0" w:space="0" w:color="auto"/>
                    <w:right w:val="none" w:sz="0" w:space="0" w:color="auto"/>
                  </w:divBdr>
                </w:div>
                <w:div w:id="187302403">
                  <w:marLeft w:val="0"/>
                  <w:marRight w:val="0"/>
                  <w:marTop w:val="0"/>
                  <w:marBottom w:val="0"/>
                  <w:divBdr>
                    <w:top w:val="none" w:sz="0" w:space="0" w:color="auto"/>
                    <w:left w:val="none" w:sz="0" w:space="0" w:color="auto"/>
                    <w:bottom w:val="none" w:sz="0" w:space="0" w:color="auto"/>
                    <w:right w:val="none" w:sz="0" w:space="0" w:color="auto"/>
                  </w:divBdr>
                </w:div>
                <w:div w:id="1926724186">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1392079270">
                  <w:marLeft w:val="0"/>
                  <w:marRight w:val="0"/>
                  <w:marTop w:val="0"/>
                  <w:marBottom w:val="0"/>
                  <w:divBdr>
                    <w:top w:val="none" w:sz="0" w:space="0" w:color="auto"/>
                    <w:left w:val="none" w:sz="0" w:space="0" w:color="auto"/>
                    <w:bottom w:val="none" w:sz="0" w:space="0" w:color="auto"/>
                    <w:right w:val="none" w:sz="0" w:space="0" w:color="auto"/>
                  </w:divBdr>
                </w:div>
              </w:divsChild>
            </w:div>
            <w:div w:id="1872378359">
              <w:marLeft w:val="0"/>
              <w:marRight w:val="0"/>
              <w:marTop w:val="0"/>
              <w:marBottom w:val="0"/>
              <w:divBdr>
                <w:top w:val="none" w:sz="0" w:space="0" w:color="auto"/>
                <w:left w:val="none" w:sz="0" w:space="0" w:color="auto"/>
                <w:bottom w:val="none" w:sz="0" w:space="0" w:color="auto"/>
                <w:right w:val="none" w:sz="0" w:space="0" w:color="auto"/>
              </w:divBdr>
              <w:divsChild>
                <w:div w:id="669331380">
                  <w:marLeft w:val="0"/>
                  <w:marRight w:val="0"/>
                  <w:marTop w:val="0"/>
                  <w:marBottom w:val="0"/>
                  <w:divBdr>
                    <w:top w:val="none" w:sz="0" w:space="0" w:color="auto"/>
                    <w:left w:val="none" w:sz="0" w:space="0" w:color="auto"/>
                    <w:bottom w:val="none" w:sz="0" w:space="0" w:color="auto"/>
                    <w:right w:val="none" w:sz="0" w:space="0" w:color="auto"/>
                  </w:divBdr>
                </w:div>
                <w:div w:id="426120009">
                  <w:marLeft w:val="0"/>
                  <w:marRight w:val="0"/>
                  <w:marTop w:val="0"/>
                  <w:marBottom w:val="0"/>
                  <w:divBdr>
                    <w:top w:val="none" w:sz="0" w:space="0" w:color="auto"/>
                    <w:left w:val="none" w:sz="0" w:space="0" w:color="auto"/>
                    <w:bottom w:val="none" w:sz="0" w:space="0" w:color="auto"/>
                    <w:right w:val="none" w:sz="0" w:space="0" w:color="auto"/>
                  </w:divBdr>
                </w:div>
                <w:div w:id="2123569475">
                  <w:marLeft w:val="0"/>
                  <w:marRight w:val="0"/>
                  <w:marTop w:val="0"/>
                  <w:marBottom w:val="0"/>
                  <w:divBdr>
                    <w:top w:val="none" w:sz="0" w:space="0" w:color="auto"/>
                    <w:left w:val="none" w:sz="0" w:space="0" w:color="auto"/>
                    <w:bottom w:val="none" w:sz="0" w:space="0" w:color="auto"/>
                    <w:right w:val="none" w:sz="0" w:space="0" w:color="auto"/>
                  </w:divBdr>
                </w:div>
                <w:div w:id="1271278799">
                  <w:marLeft w:val="0"/>
                  <w:marRight w:val="0"/>
                  <w:marTop w:val="0"/>
                  <w:marBottom w:val="0"/>
                  <w:divBdr>
                    <w:top w:val="none" w:sz="0" w:space="0" w:color="auto"/>
                    <w:left w:val="none" w:sz="0" w:space="0" w:color="auto"/>
                    <w:bottom w:val="none" w:sz="0" w:space="0" w:color="auto"/>
                    <w:right w:val="none" w:sz="0" w:space="0" w:color="auto"/>
                  </w:divBdr>
                </w:div>
                <w:div w:id="2031182450">
                  <w:marLeft w:val="0"/>
                  <w:marRight w:val="0"/>
                  <w:marTop w:val="0"/>
                  <w:marBottom w:val="0"/>
                  <w:divBdr>
                    <w:top w:val="none" w:sz="0" w:space="0" w:color="auto"/>
                    <w:left w:val="none" w:sz="0" w:space="0" w:color="auto"/>
                    <w:bottom w:val="none" w:sz="0" w:space="0" w:color="auto"/>
                    <w:right w:val="none" w:sz="0" w:space="0" w:color="auto"/>
                  </w:divBdr>
                </w:div>
                <w:div w:id="925652075">
                  <w:marLeft w:val="0"/>
                  <w:marRight w:val="0"/>
                  <w:marTop w:val="0"/>
                  <w:marBottom w:val="0"/>
                  <w:divBdr>
                    <w:top w:val="none" w:sz="0" w:space="0" w:color="auto"/>
                    <w:left w:val="none" w:sz="0" w:space="0" w:color="auto"/>
                    <w:bottom w:val="none" w:sz="0" w:space="0" w:color="auto"/>
                    <w:right w:val="none" w:sz="0" w:space="0" w:color="auto"/>
                  </w:divBdr>
                </w:div>
                <w:div w:id="1879656328">
                  <w:marLeft w:val="0"/>
                  <w:marRight w:val="0"/>
                  <w:marTop w:val="0"/>
                  <w:marBottom w:val="0"/>
                  <w:divBdr>
                    <w:top w:val="none" w:sz="0" w:space="0" w:color="auto"/>
                    <w:left w:val="none" w:sz="0" w:space="0" w:color="auto"/>
                    <w:bottom w:val="none" w:sz="0" w:space="0" w:color="auto"/>
                    <w:right w:val="none" w:sz="0" w:space="0" w:color="auto"/>
                  </w:divBdr>
                </w:div>
                <w:div w:id="968366145">
                  <w:marLeft w:val="0"/>
                  <w:marRight w:val="0"/>
                  <w:marTop w:val="0"/>
                  <w:marBottom w:val="0"/>
                  <w:divBdr>
                    <w:top w:val="none" w:sz="0" w:space="0" w:color="auto"/>
                    <w:left w:val="none" w:sz="0" w:space="0" w:color="auto"/>
                    <w:bottom w:val="none" w:sz="0" w:space="0" w:color="auto"/>
                    <w:right w:val="none" w:sz="0" w:space="0" w:color="auto"/>
                  </w:divBdr>
                </w:div>
                <w:div w:id="29654142">
                  <w:marLeft w:val="0"/>
                  <w:marRight w:val="0"/>
                  <w:marTop w:val="0"/>
                  <w:marBottom w:val="0"/>
                  <w:divBdr>
                    <w:top w:val="none" w:sz="0" w:space="0" w:color="auto"/>
                    <w:left w:val="none" w:sz="0" w:space="0" w:color="auto"/>
                    <w:bottom w:val="none" w:sz="0" w:space="0" w:color="auto"/>
                    <w:right w:val="none" w:sz="0" w:space="0" w:color="auto"/>
                  </w:divBdr>
                </w:div>
                <w:div w:id="1806308763">
                  <w:marLeft w:val="0"/>
                  <w:marRight w:val="0"/>
                  <w:marTop w:val="0"/>
                  <w:marBottom w:val="0"/>
                  <w:divBdr>
                    <w:top w:val="none" w:sz="0" w:space="0" w:color="auto"/>
                    <w:left w:val="none" w:sz="0" w:space="0" w:color="auto"/>
                    <w:bottom w:val="none" w:sz="0" w:space="0" w:color="auto"/>
                    <w:right w:val="none" w:sz="0" w:space="0" w:color="auto"/>
                  </w:divBdr>
                </w:div>
                <w:div w:id="239294985">
                  <w:marLeft w:val="0"/>
                  <w:marRight w:val="0"/>
                  <w:marTop w:val="0"/>
                  <w:marBottom w:val="0"/>
                  <w:divBdr>
                    <w:top w:val="none" w:sz="0" w:space="0" w:color="auto"/>
                    <w:left w:val="none" w:sz="0" w:space="0" w:color="auto"/>
                    <w:bottom w:val="none" w:sz="0" w:space="0" w:color="auto"/>
                    <w:right w:val="none" w:sz="0" w:space="0" w:color="auto"/>
                  </w:divBdr>
                </w:div>
                <w:div w:id="415828583">
                  <w:marLeft w:val="0"/>
                  <w:marRight w:val="0"/>
                  <w:marTop w:val="0"/>
                  <w:marBottom w:val="0"/>
                  <w:divBdr>
                    <w:top w:val="none" w:sz="0" w:space="0" w:color="auto"/>
                    <w:left w:val="none" w:sz="0" w:space="0" w:color="auto"/>
                    <w:bottom w:val="none" w:sz="0" w:space="0" w:color="auto"/>
                    <w:right w:val="none" w:sz="0" w:space="0" w:color="auto"/>
                  </w:divBdr>
                </w:div>
                <w:div w:id="1839882128">
                  <w:marLeft w:val="0"/>
                  <w:marRight w:val="0"/>
                  <w:marTop w:val="0"/>
                  <w:marBottom w:val="0"/>
                  <w:divBdr>
                    <w:top w:val="none" w:sz="0" w:space="0" w:color="auto"/>
                    <w:left w:val="none" w:sz="0" w:space="0" w:color="auto"/>
                    <w:bottom w:val="none" w:sz="0" w:space="0" w:color="auto"/>
                    <w:right w:val="none" w:sz="0" w:space="0" w:color="auto"/>
                  </w:divBdr>
                </w:div>
                <w:div w:id="470942371">
                  <w:marLeft w:val="0"/>
                  <w:marRight w:val="0"/>
                  <w:marTop w:val="0"/>
                  <w:marBottom w:val="0"/>
                  <w:divBdr>
                    <w:top w:val="none" w:sz="0" w:space="0" w:color="auto"/>
                    <w:left w:val="none" w:sz="0" w:space="0" w:color="auto"/>
                    <w:bottom w:val="none" w:sz="0" w:space="0" w:color="auto"/>
                    <w:right w:val="none" w:sz="0" w:space="0" w:color="auto"/>
                  </w:divBdr>
                </w:div>
                <w:div w:id="579867842">
                  <w:marLeft w:val="0"/>
                  <w:marRight w:val="0"/>
                  <w:marTop w:val="0"/>
                  <w:marBottom w:val="0"/>
                  <w:divBdr>
                    <w:top w:val="none" w:sz="0" w:space="0" w:color="auto"/>
                    <w:left w:val="none" w:sz="0" w:space="0" w:color="auto"/>
                    <w:bottom w:val="none" w:sz="0" w:space="0" w:color="auto"/>
                    <w:right w:val="none" w:sz="0" w:space="0" w:color="auto"/>
                  </w:divBdr>
                </w:div>
                <w:div w:id="527371187">
                  <w:marLeft w:val="0"/>
                  <w:marRight w:val="0"/>
                  <w:marTop w:val="0"/>
                  <w:marBottom w:val="0"/>
                  <w:divBdr>
                    <w:top w:val="none" w:sz="0" w:space="0" w:color="auto"/>
                    <w:left w:val="none" w:sz="0" w:space="0" w:color="auto"/>
                    <w:bottom w:val="none" w:sz="0" w:space="0" w:color="auto"/>
                    <w:right w:val="none" w:sz="0" w:space="0" w:color="auto"/>
                  </w:divBdr>
                </w:div>
                <w:div w:id="1520074327">
                  <w:marLeft w:val="0"/>
                  <w:marRight w:val="0"/>
                  <w:marTop w:val="0"/>
                  <w:marBottom w:val="0"/>
                  <w:divBdr>
                    <w:top w:val="none" w:sz="0" w:space="0" w:color="auto"/>
                    <w:left w:val="none" w:sz="0" w:space="0" w:color="auto"/>
                    <w:bottom w:val="none" w:sz="0" w:space="0" w:color="auto"/>
                    <w:right w:val="none" w:sz="0" w:space="0" w:color="auto"/>
                  </w:divBdr>
                </w:div>
                <w:div w:id="1750807615">
                  <w:marLeft w:val="0"/>
                  <w:marRight w:val="0"/>
                  <w:marTop w:val="0"/>
                  <w:marBottom w:val="0"/>
                  <w:divBdr>
                    <w:top w:val="none" w:sz="0" w:space="0" w:color="auto"/>
                    <w:left w:val="none" w:sz="0" w:space="0" w:color="auto"/>
                    <w:bottom w:val="none" w:sz="0" w:space="0" w:color="auto"/>
                    <w:right w:val="none" w:sz="0" w:space="0" w:color="auto"/>
                  </w:divBdr>
                </w:div>
                <w:div w:id="766386203">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285166364">
                  <w:marLeft w:val="0"/>
                  <w:marRight w:val="0"/>
                  <w:marTop w:val="0"/>
                  <w:marBottom w:val="0"/>
                  <w:divBdr>
                    <w:top w:val="none" w:sz="0" w:space="0" w:color="auto"/>
                    <w:left w:val="none" w:sz="0" w:space="0" w:color="auto"/>
                    <w:bottom w:val="none" w:sz="0" w:space="0" w:color="auto"/>
                    <w:right w:val="none" w:sz="0" w:space="0" w:color="auto"/>
                  </w:divBdr>
                </w:div>
                <w:div w:id="1699239225">
                  <w:marLeft w:val="0"/>
                  <w:marRight w:val="0"/>
                  <w:marTop w:val="0"/>
                  <w:marBottom w:val="0"/>
                  <w:divBdr>
                    <w:top w:val="none" w:sz="0" w:space="0" w:color="auto"/>
                    <w:left w:val="none" w:sz="0" w:space="0" w:color="auto"/>
                    <w:bottom w:val="none" w:sz="0" w:space="0" w:color="auto"/>
                    <w:right w:val="none" w:sz="0" w:space="0" w:color="auto"/>
                  </w:divBdr>
                </w:div>
                <w:div w:id="2022732967">
                  <w:marLeft w:val="0"/>
                  <w:marRight w:val="0"/>
                  <w:marTop w:val="0"/>
                  <w:marBottom w:val="0"/>
                  <w:divBdr>
                    <w:top w:val="none" w:sz="0" w:space="0" w:color="auto"/>
                    <w:left w:val="none" w:sz="0" w:space="0" w:color="auto"/>
                    <w:bottom w:val="none" w:sz="0" w:space="0" w:color="auto"/>
                    <w:right w:val="none" w:sz="0" w:space="0" w:color="auto"/>
                  </w:divBdr>
                </w:div>
                <w:div w:id="715085283">
                  <w:marLeft w:val="0"/>
                  <w:marRight w:val="0"/>
                  <w:marTop w:val="0"/>
                  <w:marBottom w:val="0"/>
                  <w:divBdr>
                    <w:top w:val="none" w:sz="0" w:space="0" w:color="auto"/>
                    <w:left w:val="none" w:sz="0" w:space="0" w:color="auto"/>
                    <w:bottom w:val="none" w:sz="0" w:space="0" w:color="auto"/>
                    <w:right w:val="none" w:sz="0" w:space="0" w:color="auto"/>
                  </w:divBdr>
                </w:div>
                <w:div w:id="1057627962">
                  <w:marLeft w:val="0"/>
                  <w:marRight w:val="0"/>
                  <w:marTop w:val="0"/>
                  <w:marBottom w:val="0"/>
                  <w:divBdr>
                    <w:top w:val="none" w:sz="0" w:space="0" w:color="auto"/>
                    <w:left w:val="none" w:sz="0" w:space="0" w:color="auto"/>
                    <w:bottom w:val="none" w:sz="0" w:space="0" w:color="auto"/>
                    <w:right w:val="none" w:sz="0" w:space="0" w:color="auto"/>
                  </w:divBdr>
                </w:div>
                <w:div w:id="505748920">
                  <w:marLeft w:val="0"/>
                  <w:marRight w:val="0"/>
                  <w:marTop w:val="0"/>
                  <w:marBottom w:val="0"/>
                  <w:divBdr>
                    <w:top w:val="none" w:sz="0" w:space="0" w:color="auto"/>
                    <w:left w:val="none" w:sz="0" w:space="0" w:color="auto"/>
                    <w:bottom w:val="none" w:sz="0" w:space="0" w:color="auto"/>
                    <w:right w:val="none" w:sz="0" w:space="0" w:color="auto"/>
                  </w:divBdr>
                </w:div>
                <w:div w:id="169638404">
                  <w:marLeft w:val="0"/>
                  <w:marRight w:val="0"/>
                  <w:marTop w:val="0"/>
                  <w:marBottom w:val="0"/>
                  <w:divBdr>
                    <w:top w:val="none" w:sz="0" w:space="0" w:color="auto"/>
                    <w:left w:val="none" w:sz="0" w:space="0" w:color="auto"/>
                    <w:bottom w:val="none" w:sz="0" w:space="0" w:color="auto"/>
                    <w:right w:val="none" w:sz="0" w:space="0" w:color="auto"/>
                  </w:divBdr>
                </w:div>
                <w:div w:id="1517764466">
                  <w:marLeft w:val="0"/>
                  <w:marRight w:val="0"/>
                  <w:marTop w:val="0"/>
                  <w:marBottom w:val="0"/>
                  <w:divBdr>
                    <w:top w:val="none" w:sz="0" w:space="0" w:color="auto"/>
                    <w:left w:val="none" w:sz="0" w:space="0" w:color="auto"/>
                    <w:bottom w:val="none" w:sz="0" w:space="0" w:color="auto"/>
                    <w:right w:val="none" w:sz="0" w:space="0" w:color="auto"/>
                  </w:divBdr>
                </w:div>
                <w:div w:id="987055740">
                  <w:marLeft w:val="0"/>
                  <w:marRight w:val="0"/>
                  <w:marTop w:val="0"/>
                  <w:marBottom w:val="0"/>
                  <w:divBdr>
                    <w:top w:val="none" w:sz="0" w:space="0" w:color="auto"/>
                    <w:left w:val="none" w:sz="0" w:space="0" w:color="auto"/>
                    <w:bottom w:val="none" w:sz="0" w:space="0" w:color="auto"/>
                    <w:right w:val="none" w:sz="0" w:space="0" w:color="auto"/>
                  </w:divBdr>
                </w:div>
                <w:div w:id="2056157480">
                  <w:marLeft w:val="0"/>
                  <w:marRight w:val="0"/>
                  <w:marTop w:val="0"/>
                  <w:marBottom w:val="0"/>
                  <w:divBdr>
                    <w:top w:val="none" w:sz="0" w:space="0" w:color="auto"/>
                    <w:left w:val="none" w:sz="0" w:space="0" w:color="auto"/>
                    <w:bottom w:val="none" w:sz="0" w:space="0" w:color="auto"/>
                    <w:right w:val="none" w:sz="0" w:space="0" w:color="auto"/>
                  </w:divBdr>
                </w:div>
                <w:div w:id="684720353">
                  <w:marLeft w:val="0"/>
                  <w:marRight w:val="0"/>
                  <w:marTop w:val="0"/>
                  <w:marBottom w:val="0"/>
                  <w:divBdr>
                    <w:top w:val="none" w:sz="0" w:space="0" w:color="auto"/>
                    <w:left w:val="none" w:sz="0" w:space="0" w:color="auto"/>
                    <w:bottom w:val="none" w:sz="0" w:space="0" w:color="auto"/>
                    <w:right w:val="none" w:sz="0" w:space="0" w:color="auto"/>
                  </w:divBdr>
                </w:div>
                <w:div w:id="1209301292">
                  <w:marLeft w:val="0"/>
                  <w:marRight w:val="0"/>
                  <w:marTop w:val="0"/>
                  <w:marBottom w:val="0"/>
                  <w:divBdr>
                    <w:top w:val="none" w:sz="0" w:space="0" w:color="auto"/>
                    <w:left w:val="none" w:sz="0" w:space="0" w:color="auto"/>
                    <w:bottom w:val="none" w:sz="0" w:space="0" w:color="auto"/>
                    <w:right w:val="none" w:sz="0" w:space="0" w:color="auto"/>
                  </w:divBdr>
                </w:div>
                <w:div w:id="1838840453">
                  <w:marLeft w:val="0"/>
                  <w:marRight w:val="0"/>
                  <w:marTop w:val="0"/>
                  <w:marBottom w:val="0"/>
                  <w:divBdr>
                    <w:top w:val="none" w:sz="0" w:space="0" w:color="auto"/>
                    <w:left w:val="none" w:sz="0" w:space="0" w:color="auto"/>
                    <w:bottom w:val="none" w:sz="0" w:space="0" w:color="auto"/>
                    <w:right w:val="none" w:sz="0" w:space="0" w:color="auto"/>
                  </w:divBdr>
                </w:div>
                <w:div w:id="1741978692">
                  <w:marLeft w:val="0"/>
                  <w:marRight w:val="0"/>
                  <w:marTop w:val="0"/>
                  <w:marBottom w:val="0"/>
                  <w:divBdr>
                    <w:top w:val="none" w:sz="0" w:space="0" w:color="auto"/>
                    <w:left w:val="none" w:sz="0" w:space="0" w:color="auto"/>
                    <w:bottom w:val="none" w:sz="0" w:space="0" w:color="auto"/>
                    <w:right w:val="none" w:sz="0" w:space="0" w:color="auto"/>
                  </w:divBdr>
                </w:div>
                <w:div w:id="1442844287">
                  <w:marLeft w:val="0"/>
                  <w:marRight w:val="0"/>
                  <w:marTop w:val="0"/>
                  <w:marBottom w:val="0"/>
                  <w:divBdr>
                    <w:top w:val="none" w:sz="0" w:space="0" w:color="auto"/>
                    <w:left w:val="none" w:sz="0" w:space="0" w:color="auto"/>
                    <w:bottom w:val="none" w:sz="0" w:space="0" w:color="auto"/>
                    <w:right w:val="none" w:sz="0" w:space="0" w:color="auto"/>
                  </w:divBdr>
                </w:div>
                <w:div w:id="1509440257">
                  <w:marLeft w:val="0"/>
                  <w:marRight w:val="0"/>
                  <w:marTop w:val="0"/>
                  <w:marBottom w:val="0"/>
                  <w:divBdr>
                    <w:top w:val="none" w:sz="0" w:space="0" w:color="auto"/>
                    <w:left w:val="none" w:sz="0" w:space="0" w:color="auto"/>
                    <w:bottom w:val="none" w:sz="0" w:space="0" w:color="auto"/>
                    <w:right w:val="none" w:sz="0" w:space="0" w:color="auto"/>
                  </w:divBdr>
                </w:div>
                <w:div w:id="740444158">
                  <w:marLeft w:val="0"/>
                  <w:marRight w:val="0"/>
                  <w:marTop w:val="0"/>
                  <w:marBottom w:val="0"/>
                  <w:divBdr>
                    <w:top w:val="none" w:sz="0" w:space="0" w:color="auto"/>
                    <w:left w:val="none" w:sz="0" w:space="0" w:color="auto"/>
                    <w:bottom w:val="none" w:sz="0" w:space="0" w:color="auto"/>
                    <w:right w:val="none" w:sz="0" w:space="0" w:color="auto"/>
                  </w:divBdr>
                </w:div>
                <w:div w:id="2087416072">
                  <w:marLeft w:val="0"/>
                  <w:marRight w:val="0"/>
                  <w:marTop w:val="0"/>
                  <w:marBottom w:val="0"/>
                  <w:divBdr>
                    <w:top w:val="none" w:sz="0" w:space="0" w:color="auto"/>
                    <w:left w:val="none" w:sz="0" w:space="0" w:color="auto"/>
                    <w:bottom w:val="none" w:sz="0" w:space="0" w:color="auto"/>
                    <w:right w:val="none" w:sz="0" w:space="0" w:color="auto"/>
                  </w:divBdr>
                </w:div>
                <w:div w:id="1006709731">
                  <w:marLeft w:val="0"/>
                  <w:marRight w:val="0"/>
                  <w:marTop w:val="0"/>
                  <w:marBottom w:val="0"/>
                  <w:divBdr>
                    <w:top w:val="none" w:sz="0" w:space="0" w:color="auto"/>
                    <w:left w:val="none" w:sz="0" w:space="0" w:color="auto"/>
                    <w:bottom w:val="none" w:sz="0" w:space="0" w:color="auto"/>
                    <w:right w:val="none" w:sz="0" w:space="0" w:color="auto"/>
                  </w:divBdr>
                </w:div>
                <w:div w:id="1013605308">
                  <w:marLeft w:val="0"/>
                  <w:marRight w:val="0"/>
                  <w:marTop w:val="0"/>
                  <w:marBottom w:val="0"/>
                  <w:divBdr>
                    <w:top w:val="none" w:sz="0" w:space="0" w:color="auto"/>
                    <w:left w:val="none" w:sz="0" w:space="0" w:color="auto"/>
                    <w:bottom w:val="none" w:sz="0" w:space="0" w:color="auto"/>
                    <w:right w:val="none" w:sz="0" w:space="0" w:color="auto"/>
                  </w:divBdr>
                </w:div>
                <w:div w:id="2045867935">
                  <w:marLeft w:val="0"/>
                  <w:marRight w:val="0"/>
                  <w:marTop w:val="0"/>
                  <w:marBottom w:val="0"/>
                  <w:divBdr>
                    <w:top w:val="none" w:sz="0" w:space="0" w:color="auto"/>
                    <w:left w:val="none" w:sz="0" w:space="0" w:color="auto"/>
                    <w:bottom w:val="none" w:sz="0" w:space="0" w:color="auto"/>
                    <w:right w:val="none" w:sz="0" w:space="0" w:color="auto"/>
                  </w:divBdr>
                </w:div>
                <w:div w:id="341861649">
                  <w:marLeft w:val="0"/>
                  <w:marRight w:val="0"/>
                  <w:marTop w:val="0"/>
                  <w:marBottom w:val="0"/>
                  <w:divBdr>
                    <w:top w:val="none" w:sz="0" w:space="0" w:color="auto"/>
                    <w:left w:val="none" w:sz="0" w:space="0" w:color="auto"/>
                    <w:bottom w:val="none" w:sz="0" w:space="0" w:color="auto"/>
                    <w:right w:val="none" w:sz="0" w:space="0" w:color="auto"/>
                  </w:divBdr>
                </w:div>
                <w:div w:id="1756316580">
                  <w:marLeft w:val="0"/>
                  <w:marRight w:val="0"/>
                  <w:marTop w:val="0"/>
                  <w:marBottom w:val="0"/>
                  <w:divBdr>
                    <w:top w:val="none" w:sz="0" w:space="0" w:color="auto"/>
                    <w:left w:val="none" w:sz="0" w:space="0" w:color="auto"/>
                    <w:bottom w:val="none" w:sz="0" w:space="0" w:color="auto"/>
                    <w:right w:val="none" w:sz="0" w:space="0" w:color="auto"/>
                  </w:divBdr>
                </w:div>
                <w:div w:id="886842824">
                  <w:marLeft w:val="0"/>
                  <w:marRight w:val="0"/>
                  <w:marTop w:val="0"/>
                  <w:marBottom w:val="0"/>
                  <w:divBdr>
                    <w:top w:val="none" w:sz="0" w:space="0" w:color="auto"/>
                    <w:left w:val="none" w:sz="0" w:space="0" w:color="auto"/>
                    <w:bottom w:val="none" w:sz="0" w:space="0" w:color="auto"/>
                    <w:right w:val="none" w:sz="0" w:space="0" w:color="auto"/>
                  </w:divBdr>
                </w:div>
                <w:div w:id="122700049">
                  <w:marLeft w:val="0"/>
                  <w:marRight w:val="0"/>
                  <w:marTop w:val="0"/>
                  <w:marBottom w:val="0"/>
                  <w:divBdr>
                    <w:top w:val="none" w:sz="0" w:space="0" w:color="auto"/>
                    <w:left w:val="none" w:sz="0" w:space="0" w:color="auto"/>
                    <w:bottom w:val="none" w:sz="0" w:space="0" w:color="auto"/>
                    <w:right w:val="none" w:sz="0" w:space="0" w:color="auto"/>
                  </w:divBdr>
                </w:div>
                <w:div w:id="874466636">
                  <w:marLeft w:val="0"/>
                  <w:marRight w:val="0"/>
                  <w:marTop w:val="0"/>
                  <w:marBottom w:val="0"/>
                  <w:divBdr>
                    <w:top w:val="none" w:sz="0" w:space="0" w:color="auto"/>
                    <w:left w:val="none" w:sz="0" w:space="0" w:color="auto"/>
                    <w:bottom w:val="none" w:sz="0" w:space="0" w:color="auto"/>
                    <w:right w:val="none" w:sz="0" w:space="0" w:color="auto"/>
                  </w:divBdr>
                </w:div>
                <w:div w:id="977295328">
                  <w:marLeft w:val="0"/>
                  <w:marRight w:val="0"/>
                  <w:marTop w:val="0"/>
                  <w:marBottom w:val="0"/>
                  <w:divBdr>
                    <w:top w:val="none" w:sz="0" w:space="0" w:color="auto"/>
                    <w:left w:val="none" w:sz="0" w:space="0" w:color="auto"/>
                    <w:bottom w:val="none" w:sz="0" w:space="0" w:color="auto"/>
                    <w:right w:val="none" w:sz="0" w:space="0" w:color="auto"/>
                  </w:divBdr>
                </w:div>
                <w:div w:id="1009599568">
                  <w:marLeft w:val="0"/>
                  <w:marRight w:val="0"/>
                  <w:marTop w:val="0"/>
                  <w:marBottom w:val="0"/>
                  <w:divBdr>
                    <w:top w:val="none" w:sz="0" w:space="0" w:color="auto"/>
                    <w:left w:val="none" w:sz="0" w:space="0" w:color="auto"/>
                    <w:bottom w:val="none" w:sz="0" w:space="0" w:color="auto"/>
                    <w:right w:val="none" w:sz="0" w:space="0" w:color="auto"/>
                  </w:divBdr>
                </w:div>
                <w:div w:id="77948350">
                  <w:marLeft w:val="0"/>
                  <w:marRight w:val="0"/>
                  <w:marTop w:val="0"/>
                  <w:marBottom w:val="0"/>
                  <w:divBdr>
                    <w:top w:val="none" w:sz="0" w:space="0" w:color="auto"/>
                    <w:left w:val="none" w:sz="0" w:space="0" w:color="auto"/>
                    <w:bottom w:val="none" w:sz="0" w:space="0" w:color="auto"/>
                    <w:right w:val="none" w:sz="0" w:space="0" w:color="auto"/>
                  </w:divBdr>
                </w:div>
                <w:div w:id="1867330481">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41916265">
                  <w:marLeft w:val="0"/>
                  <w:marRight w:val="0"/>
                  <w:marTop w:val="0"/>
                  <w:marBottom w:val="0"/>
                  <w:divBdr>
                    <w:top w:val="none" w:sz="0" w:space="0" w:color="auto"/>
                    <w:left w:val="none" w:sz="0" w:space="0" w:color="auto"/>
                    <w:bottom w:val="none" w:sz="0" w:space="0" w:color="auto"/>
                    <w:right w:val="none" w:sz="0" w:space="0" w:color="auto"/>
                  </w:divBdr>
                </w:div>
                <w:div w:id="345643225">
                  <w:marLeft w:val="0"/>
                  <w:marRight w:val="0"/>
                  <w:marTop w:val="0"/>
                  <w:marBottom w:val="0"/>
                  <w:divBdr>
                    <w:top w:val="none" w:sz="0" w:space="0" w:color="auto"/>
                    <w:left w:val="none" w:sz="0" w:space="0" w:color="auto"/>
                    <w:bottom w:val="none" w:sz="0" w:space="0" w:color="auto"/>
                    <w:right w:val="none" w:sz="0" w:space="0" w:color="auto"/>
                  </w:divBdr>
                </w:div>
                <w:div w:id="1240018161">
                  <w:marLeft w:val="0"/>
                  <w:marRight w:val="0"/>
                  <w:marTop w:val="0"/>
                  <w:marBottom w:val="0"/>
                  <w:divBdr>
                    <w:top w:val="none" w:sz="0" w:space="0" w:color="auto"/>
                    <w:left w:val="none" w:sz="0" w:space="0" w:color="auto"/>
                    <w:bottom w:val="none" w:sz="0" w:space="0" w:color="auto"/>
                    <w:right w:val="none" w:sz="0" w:space="0" w:color="auto"/>
                  </w:divBdr>
                </w:div>
                <w:div w:id="1146318305">
                  <w:marLeft w:val="0"/>
                  <w:marRight w:val="0"/>
                  <w:marTop w:val="0"/>
                  <w:marBottom w:val="0"/>
                  <w:divBdr>
                    <w:top w:val="none" w:sz="0" w:space="0" w:color="auto"/>
                    <w:left w:val="none" w:sz="0" w:space="0" w:color="auto"/>
                    <w:bottom w:val="none" w:sz="0" w:space="0" w:color="auto"/>
                    <w:right w:val="none" w:sz="0" w:space="0" w:color="auto"/>
                  </w:divBdr>
                </w:div>
                <w:div w:id="824204658">
                  <w:marLeft w:val="0"/>
                  <w:marRight w:val="0"/>
                  <w:marTop w:val="0"/>
                  <w:marBottom w:val="0"/>
                  <w:divBdr>
                    <w:top w:val="none" w:sz="0" w:space="0" w:color="auto"/>
                    <w:left w:val="none" w:sz="0" w:space="0" w:color="auto"/>
                    <w:bottom w:val="none" w:sz="0" w:space="0" w:color="auto"/>
                    <w:right w:val="none" w:sz="0" w:space="0" w:color="auto"/>
                  </w:divBdr>
                </w:div>
                <w:div w:id="1191577229">
                  <w:marLeft w:val="0"/>
                  <w:marRight w:val="0"/>
                  <w:marTop w:val="0"/>
                  <w:marBottom w:val="0"/>
                  <w:divBdr>
                    <w:top w:val="none" w:sz="0" w:space="0" w:color="auto"/>
                    <w:left w:val="none" w:sz="0" w:space="0" w:color="auto"/>
                    <w:bottom w:val="none" w:sz="0" w:space="0" w:color="auto"/>
                    <w:right w:val="none" w:sz="0" w:space="0" w:color="auto"/>
                  </w:divBdr>
                </w:div>
                <w:div w:id="1025642428">
                  <w:marLeft w:val="0"/>
                  <w:marRight w:val="0"/>
                  <w:marTop w:val="0"/>
                  <w:marBottom w:val="0"/>
                  <w:divBdr>
                    <w:top w:val="none" w:sz="0" w:space="0" w:color="auto"/>
                    <w:left w:val="none" w:sz="0" w:space="0" w:color="auto"/>
                    <w:bottom w:val="none" w:sz="0" w:space="0" w:color="auto"/>
                    <w:right w:val="none" w:sz="0" w:space="0" w:color="auto"/>
                  </w:divBdr>
                </w:div>
                <w:div w:id="1872837134">
                  <w:marLeft w:val="0"/>
                  <w:marRight w:val="0"/>
                  <w:marTop w:val="0"/>
                  <w:marBottom w:val="0"/>
                  <w:divBdr>
                    <w:top w:val="none" w:sz="0" w:space="0" w:color="auto"/>
                    <w:left w:val="none" w:sz="0" w:space="0" w:color="auto"/>
                    <w:bottom w:val="none" w:sz="0" w:space="0" w:color="auto"/>
                    <w:right w:val="none" w:sz="0" w:space="0" w:color="auto"/>
                  </w:divBdr>
                </w:div>
                <w:div w:id="1370959380">
                  <w:marLeft w:val="0"/>
                  <w:marRight w:val="0"/>
                  <w:marTop w:val="0"/>
                  <w:marBottom w:val="0"/>
                  <w:divBdr>
                    <w:top w:val="none" w:sz="0" w:space="0" w:color="auto"/>
                    <w:left w:val="none" w:sz="0" w:space="0" w:color="auto"/>
                    <w:bottom w:val="none" w:sz="0" w:space="0" w:color="auto"/>
                    <w:right w:val="none" w:sz="0" w:space="0" w:color="auto"/>
                  </w:divBdr>
                </w:div>
                <w:div w:id="2074427970">
                  <w:marLeft w:val="0"/>
                  <w:marRight w:val="0"/>
                  <w:marTop w:val="0"/>
                  <w:marBottom w:val="0"/>
                  <w:divBdr>
                    <w:top w:val="none" w:sz="0" w:space="0" w:color="auto"/>
                    <w:left w:val="none" w:sz="0" w:space="0" w:color="auto"/>
                    <w:bottom w:val="none" w:sz="0" w:space="0" w:color="auto"/>
                    <w:right w:val="none" w:sz="0" w:space="0" w:color="auto"/>
                  </w:divBdr>
                </w:div>
                <w:div w:id="1203327267">
                  <w:marLeft w:val="0"/>
                  <w:marRight w:val="0"/>
                  <w:marTop w:val="0"/>
                  <w:marBottom w:val="0"/>
                  <w:divBdr>
                    <w:top w:val="none" w:sz="0" w:space="0" w:color="auto"/>
                    <w:left w:val="none" w:sz="0" w:space="0" w:color="auto"/>
                    <w:bottom w:val="none" w:sz="0" w:space="0" w:color="auto"/>
                    <w:right w:val="none" w:sz="0" w:space="0" w:color="auto"/>
                  </w:divBdr>
                </w:div>
                <w:div w:id="1094666799">
                  <w:marLeft w:val="0"/>
                  <w:marRight w:val="0"/>
                  <w:marTop w:val="0"/>
                  <w:marBottom w:val="0"/>
                  <w:divBdr>
                    <w:top w:val="none" w:sz="0" w:space="0" w:color="auto"/>
                    <w:left w:val="none" w:sz="0" w:space="0" w:color="auto"/>
                    <w:bottom w:val="none" w:sz="0" w:space="0" w:color="auto"/>
                    <w:right w:val="none" w:sz="0" w:space="0" w:color="auto"/>
                  </w:divBdr>
                </w:div>
                <w:div w:id="745423392">
                  <w:marLeft w:val="0"/>
                  <w:marRight w:val="0"/>
                  <w:marTop w:val="0"/>
                  <w:marBottom w:val="0"/>
                  <w:divBdr>
                    <w:top w:val="none" w:sz="0" w:space="0" w:color="auto"/>
                    <w:left w:val="none" w:sz="0" w:space="0" w:color="auto"/>
                    <w:bottom w:val="none" w:sz="0" w:space="0" w:color="auto"/>
                    <w:right w:val="none" w:sz="0" w:space="0" w:color="auto"/>
                  </w:divBdr>
                </w:div>
                <w:div w:id="50622345">
                  <w:marLeft w:val="0"/>
                  <w:marRight w:val="0"/>
                  <w:marTop w:val="0"/>
                  <w:marBottom w:val="0"/>
                  <w:divBdr>
                    <w:top w:val="none" w:sz="0" w:space="0" w:color="auto"/>
                    <w:left w:val="none" w:sz="0" w:space="0" w:color="auto"/>
                    <w:bottom w:val="none" w:sz="0" w:space="0" w:color="auto"/>
                    <w:right w:val="none" w:sz="0" w:space="0" w:color="auto"/>
                  </w:divBdr>
                </w:div>
                <w:div w:id="819922878">
                  <w:marLeft w:val="0"/>
                  <w:marRight w:val="0"/>
                  <w:marTop w:val="0"/>
                  <w:marBottom w:val="0"/>
                  <w:divBdr>
                    <w:top w:val="none" w:sz="0" w:space="0" w:color="auto"/>
                    <w:left w:val="none" w:sz="0" w:space="0" w:color="auto"/>
                    <w:bottom w:val="none" w:sz="0" w:space="0" w:color="auto"/>
                    <w:right w:val="none" w:sz="0" w:space="0" w:color="auto"/>
                  </w:divBdr>
                </w:div>
                <w:div w:id="129595634">
                  <w:marLeft w:val="0"/>
                  <w:marRight w:val="0"/>
                  <w:marTop w:val="0"/>
                  <w:marBottom w:val="0"/>
                  <w:divBdr>
                    <w:top w:val="none" w:sz="0" w:space="0" w:color="auto"/>
                    <w:left w:val="none" w:sz="0" w:space="0" w:color="auto"/>
                    <w:bottom w:val="none" w:sz="0" w:space="0" w:color="auto"/>
                    <w:right w:val="none" w:sz="0" w:space="0" w:color="auto"/>
                  </w:divBdr>
                </w:div>
                <w:div w:id="946349339">
                  <w:marLeft w:val="0"/>
                  <w:marRight w:val="0"/>
                  <w:marTop w:val="0"/>
                  <w:marBottom w:val="0"/>
                  <w:divBdr>
                    <w:top w:val="none" w:sz="0" w:space="0" w:color="auto"/>
                    <w:left w:val="none" w:sz="0" w:space="0" w:color="auto"/>
                    <w:bottom w:val="none" w:sz="0" w:space="0" w:color="auto"/>
                    <w:right w:val="none" w:sz="0" w:space="0" w:color="auto"/>
                  </w:divBdr>
                </w:div>
                <w:div w:id="137501643">
                  <w:marLeft w:val="0"/>
                  <w:marRight w:val="0"/>
                  <w:marTop w:val="0"/>
                  <w:marBottom w:val="0"/>
                  <w:divBdr>
                    <w:top w:val="none" w:sz="0" w:space="0" w:color="auto"/>
                    <w:left w:val="none" w:sz="0" w:space="0" w:color="auto"/>
                    <w:bottom w:val="none" w:sz="0" w:space="0" w:color="auto"/>
                    <w:right w:val="none" w:sz="0" w:space="0" w:color="auto"/>
                  </w:divBdr>
                </w:div>
                <w:div w:id="813446615">
                  <w:marLeft w:val="0"/>
                  <w:marRight w:val="0"/>
                  <w:marTop w:val="0"/>
                  <w:marBottom w:val="0"/>
                  <w:divBdr>
                    <w:top w:val="none" w:sz="0" w:space="0" w:color="auto"/>
                    <w:left w:val="none" w:sz="0" w:space="0" w:color="auto"/>
                    <w:bottom w:val="none" w:sz="0" w:space="0" w:color="auto"/>
                    <w:right w:val="none" w:sz="0" w:space="0" w:color="auto"/>
                  </w:divBdr>
                </w:div>
                <w:div w:id="43260687">
                  <w:marLeft w:val="0"/>
                  <w:marRight w:val="0"/>
                  <w:marTop w:val="0"/>
                  <w:marBottom w:val="0"/>
                  <w:divBdr>
                    <w:top w:val="none" w:sz="0" w:space="0" w:color="auto"/>
                    <w:left w:val="none" w:sz="0" w:space="0" w:color="auto"/>
                    <w:bottom w:val="none" w:sz="0" w:space="0" w:color="auto"/>
                    <w:right w:val="none" w:sz="0" w:space="0" w:color="auto"/>
                  </w:divBdr>
                </w:div>
                <w:div w:id="1011683754">
                  <w:marLeft w:val="0"/>
                  <w:marRight w:val="0"/>
                  <w:marTop w:val="0"/>
                  <w:marBottom w:val="0"/>
                  <w:divBdr>
                    <w:top w:val="none" w:sz="0" w:space="0" w:color="auto"/>
                    <w:left w:val="none" w:sz="0" w:space="0" w:color="auto"/>
                    <w:bottom w:val="none" w:sz="0" w:space="0" w:color="auto"/>
                    <w:right w:val="none" w:sz="0" w:space="0" w:color="auto"/>
                  </w:divBdr>
                </w:div>
                <w:div w:id="1293050719">
                  <w:marLeft w:val="0"/>
                  <w:marRight w:val="0"/>
                  <w:marTop w:val="0"/>
                  <w:marBottom w:val="0"/>
                  <w:divBdr>
                    <w:top w:val="none" w:sz="0" w:space="0" w:color="auto"/>
                    <w:left w:val="none" w:sz="0" w:space="0" w:color="auto"/>
                    <w:bottom w:val="none" w:sz="0" w:space="0" w:color="auto"/>
                    <w:right w:val="none" w:sz="0" w:space="0" w:color="auto"/>
                  </w:divBdr>
                </w:div>
                <w:div w:id="899754185">
                  <w:marLeft w:val="0"/>
                  <w:marRight w:val="0"/>
                  <w:marTop w:val="0"/>
                  <w:marBottom w:val="0"/>
                  <w:divBdr>
                    <w:top w:val="none" w:sz="0" w:space="0" w:color="auto"/>
                    <w:left w:val="none" w:sz="0" w:space="0" w:color="auto"/>
                    <w:bottom w:val="none" w:sz="0" w:space="0" w:color="auto"/>
                    <w:right w:val="none" w:sz="0" w:space="0" w:color="auto"/>
                  </w:divBdr>
                </w:div>
                <w:div w:id="1473790091">
                  <w:marLeft w:val="0"/>
                  <w:marRight w:val="0"/>
                  <w:marTop w:val="0"/>
                  <w:marBottom w:val="0"/>
                  <w:divBdr>
                    <w:top w:val="none" w:sz="0" w:space="0" w:color="auto"/>
                    <w:left w:val="none" w:sz="0" w:space="0" w:color="auto"/>
                    <w:bottom w:val="none" w:sz="0" w:space="0" w:color="auto"/>
                    <w:right w:val="none" w:sz="0" w:space="0" w:color="auto"/>
                  </w:divBdr>
                </w:div>
                <w:div w:id="806433360">
                  <w:marLeft w:val="0"/>
                  <w:marRight w:val="0"/>
                  <w:marTop w:val="0"/>
                  <w:marBottom w:val="0"/>
                  <w:divBdr>
                    <w:top w:val="none" w:sz="0" w:space="0" w:color="auto"/>
                    <w:left w:val="none" w:sz="0" w:space="0" w:color="auto"/>
                    <w:bottom w:val="none" w:sz="0" w:space="0" w:color="auto"/>
                    <w:right w:val="none" w:sz="0" w:space="0" w:color="auto"/>
                  </w:divBdr>
                </w:div>
                <w:div w:id="385908566">
                  <w:marLeft w:val="0"/>
                  <w:marRight w:val="0"/>
                  <w:marTop w:val="0"/>
                  <w:marBottom w:val="0"/>
                  <w:divBdr>
                    <w:top w:val="none" w:sz="0" w:space="0" w:color="auto"/>
                    <w:left w:val="none" w:sz="0" w:space="0" w:color="auto"/>
                    <w:bottom w:val="none" w:sz="0" w:space="0" w:color="auto"/>
                    <w:right w:val="none" w:sz="0" w:space="0" w:color="auto"/>
                  </w:divBdr>
                </w:div>
                <w:div w:id="736131481">
                  <w:marLeft w:val="0"/>
                  <w:marRight w:val="0"/>
                  <w:marTop w:val="0"/>
                  <w:marBottom w:val="0"/>
                  <w:divBdr>
                    <w:top w:val="none" w:sz="0" w:space="0" w:color="auto"/>
                    <w:left w:val="none" w:sz="0" w:space="0" w:color="auto"/>
                    <w:bottom w:val="none" w:sz="0" w:space="0" w:color="auto"/>
                    <w:right w:val="none" w:sz="0" w:space="0" w:color="auto"/>
                  </w:divBdr>
                </w:div>
                <w:div w:id="511771252">
                  <w:marLeft w:val="0"/>
                  <w:marRight w:val="0"/>
                  <w:marTop w:val="0"/>
                  <w:marBottom w:val="0"/>
                  <w:divBdr>
                    <w:top w:val="none" w:sz="0" w:space="0" w:color="auto"/>
                    <w:left w:val="none" w:sz="0" w:space="0" w:color="auto"/>
                    <w:bottom w:val="none" w:sz="0" w:space="0" w:color="auto"/>
                    <w:right w:val="none" w:sz="0" w:space="0" w:color="auto"/>
                  </w:divBdr>
                </w:div>
                <w:div w:id="1786657038">
                  <w:marLeft w:val="0"/>
                  <w:marRight w:val="0"/>
                  <w:marTop w:val="0"/>
                  <w:marBottom w:val="0"/>
                  <w:divBdr>
                    <w:top w:val="none" w:sz="0" w:space="0" w:color="auto"/>
                    <w:left w:val="none" w:sz="0" w:space="0" w:color="auto"/>
                    <w:bottom w:val="none" w:sz="0" w:space="0" w:color="auto"/>
                    <w:right w:val="none" w:sz="0" w:space="0" w:color="auto"/>
                  </w:divBdr>
                </w:div>
                <w:div w:id="1102146633">
                  <w:marLeft w:val="0"/>
                  <w:marRight w:val="0"/>
                  <w:marTop w:val="0"/>
                  <w:marBottom w:val="0"/>
                  <w:divBdr>
                    <w:top w:val="none" w:sz="0" w:space="0" w:color="auto"/>
                    <w:left w:val="none" w:sz="0" w:space="0" w:color="auto"/>
                    <w:bottom w:val="none" w:sz="0" w:space="0" w:color="auto"/>
                    <w:right w:val="none" w:sz="0" w:space="0" w:color="auto"/>
                  </w:divBdr>
                </w:div>
                <w:div w:id="1515072617">
                  <w:marLeft w:val="0"/>
                  <w:marRight w:val="0"/>
                  <w:marTop w:val="0"/>
                  <w:marBottom w:val="0"/>
                  <w:divBdr>
                    <w:top w:val="none" w:sz="0" w:space="0" w:color="auto"/>
                    <w:left w:val="none" w:sz="0" w:space="0" w:color="auto"/>
                    <w:bottom w:val="none" w:sz="0" w:space="0" w:color="auto"/>
                    <w:right w:val="none" w:sz="0" w:space="0" w:color="auto"/>
                  </w:divBdr>
                </w:div>
                <w:div w:id="401831387">
                  <w:marLeft w:val="0"/>
                  <w:marRight w:val="0"/>
                  <w:marTop w:val="0"/>
                  <w:marBottom w:val="0"/>
                  <w:divBdr>
                    <w:top w:val="none" w:sz="0" w:space="0" w:color="auto"/>
                    <w:left w:val="none" w:sz="0" w:space="0" w:color="auto"/>
                    <w:bottom w:val="none" w:sz="0" w:space="0" w:color="auto"/>
                    <w:right w:val="none" w:sz="0" w:space="0" w:color="auto"/>
                  </w:divBdr>
                </w:div>
                <w:div w:id="538932061">
                  <w:marLeft w:val="0"/>
                  <w:marRight w:val="0"/>
                  <w:marTop w:val="0"/>
                  <w:marBottom w:val="0"/>
                  <w:divBdr>
                    <w:top w:val="none" w:sz="0" w:space="0" w:color="auto"/>
                    <w:left w:val="none" w:sz="0" w:space="0" w:color="auto"/>
                    <w:bottom w:val="none" w:sz="0" w:space="0" w:color="auto"/>
                    <w:right w:val="none" w:sz="0" w:space="0" w:color="auto"/>
                  </w:divBdr>
                </w:div>
                <w:div w:id="954366503">
                  <w:marLeft w:val="0"/>
                  <w:marRight w:val="0"/>
                  <w:marTop w:val="0"/>
                  <w:marBottom w:val="0"/>
                  <w:divBdr>
                    <w:top w:val="none" w:sz="0" w:space="0" w:color="auto"/>
                    <w:left w:val="none" w:sz="0" w:space="0" w:color="auto"/>
                    <w:bottom w:val="none" w:sz="0" w:space="0" w:color="auto"/>
                    <w:right w:val="none" w:sz="0" w:space="0" w:color="auto"/>
                  </w:divBdr>
                </w:div>
                <w:div w:id="120879564">
                  <w:marLeft w:val="0"/>
                  <w:marRight w:val="0"/>
                  <w:marTop w:val="0"/>
                  <w:marBottom w:val="0"/>
                  <w:divBdr>
                    <w:top w:val="none" w:sz="0" w:space="0" w:color="auto"/>
                    <w:left w:val="none" w:sz="0" w:space="0" w:color="auto"/>
                    <w:bottom w:val="none" w:sz="0" w:space="0" w:color="auto"/>
                    <w:right w:val="none" w:sz="0" w:space="0" w:color="auto"/>
                  </w:divBdr>
                </w:div>
                <w:div w:id="554006295">
                  <w:marLeft w:val="0"/>
                  <w:marRight w:val="0"/>
                  <w:marTop w:val="0"/>
                  <w:marBottom w:val="0"/>
                  <w:divBdr>
                    <w:top w:val="none" w:sz="0" w:space="0" w:color="auto"/>
                    <w:left w:val="none" w:sz="0" w:space="0" w:color="auto"/>
                    <w:bottom w:val="none" w:sz="0" w:space="0" w:color="auto"/>
                    <w:right w:val="none" w:sz="0" w:space="0" w:color="auto"/>
                  </w:divBdr>
                </w:div>
                <w:div w:id="871379389">
                  <w:marLeft w:val="0"/>
                  <w:marRight w:val="0"/>
                  <w:marTop w:val="0"/>
                  <w:marBottom w:val="0"/>
                  <w:divBdr>
                    <w:top w:val="none" w:sz="0" w:space="0" w:color="auto"/>
                    <w:left w:val="none" w:sz="0" w:space="0" w:color="auto"/>
                    <w:bottom w:val="none" w:sz="0" w:space="0" w:color="auto"/>
                    <w:right w:val="none" w:sz="0" w:space="0" w:color="auto"/>
                  </w:divBdr>
                </w:div>
                <w:div w:id="1853563388">
                  <w:marLeft w:val="0"/>
                  <w:marRight w:val="0"/>
                  <w:marTop w:val="0"/>
                  <w:marBottom w:val="0"/>
                  <w:divBdr>
                    <w:top w:val="none" w:sz="0" w:space="0" w:color="auto"/>
                    <w:left w:val="none" w:sz="0" w:space="0" w:color="auto"/>
                    <w:bottom w:val="none" w:sz="0" w:space="0" w:color="auto"/>
                    <w:right w:val="none" w:sz="0" w:space="0" w:color="auto"/>
                  </w:divBdr>
                </w:div>
                <w:div w:id="1788116724">
                  <w:marLeft w:val="0"/>
                  <w:marRight w:val="0"/>
                  <w:marTop w:val="0"/>
                  <w:marBottom w:val="0"/>
                  <w:divBdr>
                    <w:top w:val="none" w:sz="0" w:space="0" w:color="auto"/>
                    <w:left w:val="none" w:sz="0" w:space="0" w:color="auto"/>
                    <w:bottom w:val="none" w:sz="0" w:space="0" w:color="auto"/>
                    <w:right w:val="none" w:sz="0" w:space="0" w:color="auto"/>
                  </w:divBdr>
                </w:div>
                <w:div w:id="839807008">
                  <w:marLeft w:val="0"/>
                  <w:marRight w:val="0"/>
                  <w:marTop w:val="0"/>
                  <w:marBottom w:val="0"/>
                  <w:divBdr>
                    <w:top w:val="none" w:sz="0" w:space="0" w:color="auto"/>
                    <w:left w:val="none" w:sz="0" w:space="0" w:color="auto"/>
                    <w:bottom w:val="none" w:sz="0" w:space="0" w:color="auto"/>
                    <w:right w:val="none" w:sz="0" w:space="0" w:color="auto"/>
                  </w:divBdr>
                </w:div>
                <w:div w:id="761607637">
                  <w:marLeft w:val="0"/>
                  <w:marRight w:val="0"/>
                  <w:marTop w:val="0"/>
                  <w:marBottom w:val="0"/>
                  <w:divBdr>
                    <w:top w:val="none" w:sz="0" w:space="0" w:color="auto"/>
                    <w:left w:val="none" w:sz="0" w:space="0" w:color="auto"/>
                    <w:bottom w:val="none" w:sz="0" w:space="0" w:color="auto"/>
                    <w:right w:val="none" w:sz="0" w:space="0" w:color="auto"/>
                  </w:divBdr>
                </w:div>
                <w:div w:id="103423275">
                  <w:marLeft w:val="0"/>
                  <w:marRight w:val="0"/>
                  <w:marTop w:val="0"/>
                  <w:marBottom w:val="0"/>
                  <w:divBdr>
                    <w:top w:val="none" w:sz="0" w:space="0" w:color="auto"/>
                    <w:left w:val="none" w:sz="0" w:space="0" w:color="auto"/>
                    <w:bottom w:val="none" w:sz="0" w:space="0" w:color="auto"/>
                    <w:right w:val="none" w:sz="0" w:space="0" w:color="auto"/>
                  </w:divBdr>
                </w:div>
                <w:div w:id="2027097627">
                  <w:marLeft w:val="0"/>
                  <w:marRight w:val="0"/>
                  <w:marTop w:val="0"/>
                  <w:marBottom w:val="0"/>
                  <w:divBdr>
                    <w:top w:val="none" w:sz="0" w:space="0" w:color="auto"/>
                    <w:left w:val="none" w:sz="0" w:space="0" w:color="auto"/>
                    <w:bottom w:val="none" w:sz="0" w:space="0" w:color="auto"/>
                    <w:right w:val="none" w:sz="0" w:space="0" w:color="auto"/>
                  </w:divBdr>
                </w:div>
                <w:div w:id="1148203938">
                  <w:marLeft w:val="0"/>
                  <w:marRight w:val="0"/>
                  <w:marTop w:val="0"/>
                  <w:marBottom w:val="0"/>
                  <w:divBdr>
                    <w:top w:val="none" w:sz="0" w:space="0" w:color="auto"/>
                    <w:left w:val="none" w:sz="0" w:space="0" w:color="auto"/>
                    <w:bottom w:val="none" w:sz="0" w:space="0" w:color="auto"/>
                    <w:right w:val="none" w:sz="0" w:space="0" w:color="auto"/>
                  </w:divBdr>
                </w:div>
                <w:div w:id="614823589">
                  <w:marLeft w:val="0"/>
                  <w:marRight w:val="0"/>
                  <w:marTop w:val="0"/>
                  <w:marBottom w:val="0"/>
                  <w:divBdr>
                    <w:top w:val="none" w:sz="0" w:space="0" w:color="auto"/>
                    <w:left w:val="none" w:sz="0" w:space="0" w:color="auto"/>
                    <w:bottom w:val="none" w:sz="0" w:space="0" w:color="auto"/>
                    <w:right w:val="none" w:sz="0" w:space="0" w:color="auto"/>
                  </w:divBdr>
                </w:div>
                <w:div w:id="1506936968">
                  <w:marLeft w:val="0"/>
                  <w:marRight w:val="0"/>
                  <w:marTop w:val="0"/>
                  <w:marBottom w:val="0"/>
                  <w:divBdr>
                    <w:top w:val="none" w:sz="0" w:space="0" w:color="auto"/>
                    <w:left w:val="none" w:sz="0" w:space="0" w:color="auto"/>
                    <w:bottom w:val="none" w:sz="0" w:space="0" w:color="auto"/>
                    <w:right w:val="none" w:sz="0" w:space="0" w:color="auto"/>
                  </w:divBdr>
                </w:div>
                <w:div w:id="2007172394">
                  <w:marLeft w:val="0"/>
                  <w:marRight w:val="0"/>
                  <w:marTop w:val="0"/>
                  <w:marBottom w:val="0"/>
                  <w:divBdr>
                    <w:top w:val="none" w:sz="0" w:space="0" w:color="auto"/>
                    <w:left w:val="none" w:sz="0" w:space="0" w:color="auto"/>
                    <w:bottom w:val="none" w:sz="0" w:space="0" w:color="auto"/>
                    <w:right w:val="none" w:sz="0" w:space="0" w:color="auto"/>
                  </w:divBdr>
                </w:div>
                <w:div w:id="1398238669">
                  <w:marLeft w:val="0"/>
                  <w:marRight w:val="0"/>
                  <w:marTop w:val="0"/>
                  <w:marBottom w:val="0"/>
                  <w:divBdr>
                    <w:top w:val="none" w:sz="0" w:space="0" w:color="auto"/>
                    <w:left w:val="none" w:sz="0" w:space="0" w:color="auto"/>
                    <w:bottom w:val="none" w:sz="0" w:space="0" w:color="auto"/>
                    <w:right w:val="none" w:sz="0" w:space="0" w:color="auto"/>
                  </w:divBdr>
                </w:div>
                <w:div w:id="492375363">
                  <w:marLeft w:val="0"/>
                  <w:marRight w:val="0"/>
                  <w:marTop w:val="0"/>
                  <w:marBottom w:val="0"/>
                  <w:divBdr>
                    <w:top w:val="none" w:sz="0" w:space="0" w:color="auto"/>
                    <w:left w:val="none" w:sz="0" w:space="0" w:color="auto"/>
                    <w:bottom w:val="none" w:sz="0" w:space="0" w:color="auto"/>
                    <w:right w:val="none" w:sz="0" w:space="0" w:color="auto"/>
                  </w:divBdr>
                </w:div>
                <w:div w:id="1825047365">
                  <w:marLeft w:val="0"/>
                  <w:marRight w:val="0"/>
                  <w:marTop w:val="0"/>
                  <w:marBottom w:val="0"/>
                  <w:divBdr>
                    <w:top w:val="none" w:sz="0" w:space="0" w:color="auto"/>
                    <w:left w:val="none" w:sz="0" w:space="0" w:color="auto"/>
                    <w:bottom w:val="none" w:sz="0" w:space="0" w:color="auto"/>
                    <w:right w:val="none" w:sz="0" w:space="0" w:color="auto"/>
                  </w:divBdr>
                </w:div>
                <w:div w:id="28339093">
                  <w:marLeft w:val="0"/>
                  <w:marRight w:val="0"/>
                  <w:marTop w:val="0"/>
                  <w:marBottom w:val="0"/>
                  <w:divBdr>
                    <w:top w:val="none" w:sz="0" w:space="0" w:color="auto"/>
                    <w:left w:val="none" w:sz="0" w:space="0" w:color="auto"/>
                    <w:bottom w:val="none" w:sz="0" w:space="0" w:color="auto"/>
                    <w:right w:val="none" w:sz="0" w:space="0" w:color="auto"/>
                  </w:divBdr>
                </w:div>
                <w:div w:id="552082202">
                  <w:marLeft w:val="0"/>
                  <w:marRight w:val="0"/>
                  <w:marTop w:val="0"/>
                  <w:marBottom w:val="0"/>
                  <w:divBdr>
                    <w:top w:val="none" w:sz="0" w:space="0" w:color="auto"/>
                    <w:left w:val="none" w:sz="0" w:space="0" w:color="auto"/>
                    <w:bottom w:val="none" w:sz="0" w:space="0" w:color="auto"/>
                    <w:right w:val="none" w:sz="0" w:space="0" w:color="auto"/>
                  </w:divBdr>
                </w:div>
                <w:div w:id="101849207">
                  <w:marLeft w:val="0"/>
                  <w:marRight w:val="0"/>
                  <w:marTop w:val="0"/>
                  <w:marBottom w:val="0"/>
                  <w:divBdr>
                    <w:top w:val="none" w:sz="0" w:space="0" w:color="auto"/>
                    <w:left w:val="none" w:sz="0" w:space="0" w:color="auto"/>
                    <w:bottom w:val="none" w:sz="0" w:space="0" w:color="auto"/>
                    <w:right w:val="none" w:sz="0" w:space="0" w:color="auto"/>
                  </w:divBdr>
                </w:div>
                <w:div w:id="440416457">
                  <w:marLeft w:val="0"/>
                  <w:marRight w:val="0"/>
                  <w:marTop w:val="0"/>
                  <w:marBottom w:val="0"/>
                  <w:divBdr>
                    <w:top w:val="none" w:sz="0" w:space="0" w:color="auto"/>
                    <w:left w:val="none" w:sz="0" w:space="0" w:color="auto"/>
                    <w:bottom w:val="none" w:sz="0" w:space="0" w:color="auto"/>
                    <w:right w:val="none" w:sz="0" w:space="0" w:color="auto"/>
                  </w:divBdr>
                </w:div>
                <w:div w:id="2060012172">
                  <w:marLeft w:val="0"/>
                  <w:marRight w:val="0"/>
                  <w:marTop w:val="0"/>
                  <w:marBottom w:val="0"/>
                  <w:divBdr>
                    <w:top w:val="none" w:sz="0" w:space="0" w:color="auto"/>
                    <w:left w:val="none" w:sz="0" w:space="0" w:color="auto"/>
                    <w:bottom w:val="none" w:sz="0" w:space="0" w:color="auto"/>
                    <w:right w:val="none" w:sz="0" w:space="0" w:color="auto"/>
                  </w:divBdr>
                </w:div>
                <w:div w:id="1555700135">
                  <w:marLeft w:val="0"/>
                  <w:marRight w:val="0"/>
                  <w:marTop w:val="0"/>
                  <w:marBottom w:val="0"/>
                  <w:divBdr>
                    <w:top w:val="none" w:sz="0" w:space="0" w:color="auto"/>
                    <w:left w:val="none" w:sz="0" w:space="0" w:color="auto"/>
                    <w:bottom w:val="none" w:sz="0" w:space="0" w:color="auto"/>
                    <w:right w:val="none" w:sz="0" w:space="0" w:color="auto"/>
                  </w:divBdr>
                </w:div>
                <w:div w:id="2015456364">
                  <w:marLeft w:val="0"/>
                  <w:marRight w:val="0"/>
                  <w:marTop w:val="0"/>
                  <w:marBottom w:val="0"/>
                  <w:divBdr>
                    <w:top w:val="none" w:sz="0" w:space="0" w:color="auto"/>
                    <w:left w:val="none" w:sz="0" w:space="0" w:color="auto"/>
                    <w:bottom w:val="none" w:sz="0" w:space="0" w:color="auto"/>
                    <w:right w:val="none" w:sz="0" w:space="0" w:color="auto"/>
                  </w:divBdr>
                </w:div>
                <w:div w:id="268777028">
                  <w:marLeft w:val="0"/>
                  <w:marRight w:val="0"/>
                  <w:marTop w:val="0"/>
                  <w:marBottom w:val="0"/>
                  <w:divBdr>
                    <w:top w:val="none" w:sz="0" w:space="0" w:color="auto"/>
                    <w:left w:val="none" w:sz="0" w:space="0" w:color="auto"/>
                    <w:bottom w:val="none" w:sz="0" w:space="0" w:color="auto"/>
                    <w:right w:val="none" w:sz="0" w:space="0" w:color="auto"/>
                  </w:divBdr>
                </w:div>
                <w:div w:id="1477263935">
                  <w:marLeft w:val="0"/>
                  <w:marRight w:val="0"/>
                  <w:marTop w:val="0"/>
                  <w:marBottom w:val="0"/>
                  <w:divBdr>
                    <w:top w:val="none" w:sz="0" w:space="0" w:color="auto"/>
                    <w:left w:val="none" w:sz="0" w:space="0" w:color="auto"/>
                    <w:bottom w:val="none" w:sz="0" w:space="0" w:color="auto"/>
                    <w:right w:val="none" w:sz="0" w:space="0" w:color="auto"/>
                  </w:divBdr>
                </w:div>
                <w:div w:id="381753035">
                  <w:marLeft w:val="0"/>
                  <w:marRight w:val="0"/>
                  <w:marTop w:val="0"/>
                  <w:marBottom w:val="0"/>
                  <w:divBdr>
                    <w:top w:val="none" w:sz="0" w:space="0" w:color="auto"/>
                    <w:left w:val="none" w:sz="0" w:space="0" w:color="auto"/>
                    <w:bottom w:val="none" w:sz="0" w:space="0" w:color="auto"/>
                    <w:right w:val="none" w:sz="0" w:space="0" w:color="auto"/>
                  </w:divBdr>
                </w:div>
                <w:div w:id="1835101450">
                  <w:marLeft w:val="0"/>
                  <w:marRight w:val="0"/>
                  <w:marTop w:val="0"/>
                  <w:marBottom w:val="0"/>
                  <w:divBdr>
                    <w:top w:val="none" w:sz="0" w:space="0" w:color="auto"/>
                    <w:left w:val="none" w:sz="0" w:space="0" w:color="auto"/>
                    <w:bottom w:val="none" w:sz="0" w:space="0" w:color="auto"/>
                    <w:right w:val="none" w:sz="0" w:space="0" w:color="auto"/>
                  </w:divBdr>
                </w:div>
                <w:div w:id="39523178">
                  <w:marLeft w:val="0"/>
                  <w:marRight w:val="0"/>
                  <w:marTop w:val="0"/>
                  <w:marBottom w:val="0"/>
                  <w:divBdr>
                    <w:top w:val="none" w:sz="0" w:space="0" w:color="auto"/>
                    <w:left w:val="none" w:sz="0" w:space="0" w:color="auto"/>
                    <w:bottom w:val="none" w:sz="0" w:space="0" w:color="auto"/>
                    <w:right w:val="none" w:sz="0" w:space="0" w:color="auto"/>
                  </w:divBdr>
                </w:div>
                <w:div w:id="1575432030">
                  <w:marLeft w:val="0"/>
                  <w:marRight w:val="0"/>
                  <w:marTop w:val="0"/>
                  <w:marBottom w:val="0"/>
                  <w:divBdr>
                    <w:top w:val="none" w:sz="0" w:space="0" w:color="auto"/>
                    <w:left w:val="none" w:sz="0" w:space="0" w:color="auto"/>
                    <w:bottom w:val="none" w:sz="0" w:space="0" w:color="auto"/>
                    <w:right w:val="none" w:sz="0" w:space="0" w:color="auto"/>
                  </w:divBdr>
                </w:div>
                <w:div w:id="283579170">
                  <w:marLeft w:val="0"/>
                  <w:marRight w:val="0"/>
                  <w:marTop w:val="0"/>
                  <w:marBottom w:val="0"/>
                  <w:divBdr>
                    <w:top w:val="none" w:sz="0" w:space="0" w:color="auto"/>
                    <w:left w:val="none" w:sz="0" w:space="0" w:color="auto"/>
                    <w:bottom w:val="none" w:sz="0" w:space="0" w:color="auto"/>
                    <w:right w:val="none" w:sz="0" w:space="0" w:color="auto"/>
                  </w:divBdr>
                </w:div>
                <w:div w:id="784156559">
                  <w:marLeft w:val="0"/>
                  <w:marRight w:val="0"/>
                  <w:marTop w:val="0"/>
                  <w:marBottom w:val="0"/>
                  <w:divBdr>
                    <w:top w:val="none" w:sz="0" w:space="0" w:color="auto"/>
                    <w:left w:val="none" w:sz="0" w:space="0" w:color="auto"/>
                    <w:bottom w:val="none" w:sz="0" w:space="0" w:color="auto"/>
                    <w:right w:val="none" w:sz="0" w:space="0" w:color="auto"/>
                  </w:divBdr>
                </w:div>
                <w:div w:id="1002128979">
                  <w:marLeft w:val="0"/>
                  <w:marRight w:val="0"/>
                  <w:marTop w:val="0"/>
                  <w:marBottom w:val="0"/>
                  <w:divBdr>
                    <w:top w:val="none" w:sz="0" w:space="0" w:color="auto"/>
                    <w:left w:val="none" w:sz="0" w:space="0" w:color="auto"/>
                    <w:bottom w:val="none" w:sz="0" w:space="0" w:color="auto"/>
                    <w:right w:val="none" w:sz="0" w:space="0" w:color="auto"/>
                  </w:divBdr>
                </w:div>
                <w:div w:id="1696466387">
                  <w:marLeft w:val="0"/>
                  <w:marRight w:val="0"/>
                  <w:marTop w:val="0"/>
                  <w:marBottom w:val="0"/>
                  <w:divBdr>
                    <w:top w:val="none" w:sz="0" w:space="0" w:color="auto"/>
                    <w:left w:val="none" w:sz="0" w:space="0" w:color="auto"/>
                    <w:bottom w:val="none" w:sz="0" w:space="0" w:color="auto"/>
                    <w:right w:val="none" w:sz="0" w:space="0" w:color="auto"/>
                  </w:divBdr>
                </w:div>
                <w:div w:id="1507162796">
                  <w:marLeft w:val="0"/>
                  <w:marRight w:val="0"/>
                  <w:marTop w:val="0"/>
                  <w:marBottom w:val="0"/>
                  <w:divBdr>
                    <w:top w:val="none" w:sz="0" w:space="0" w:color="auto"/>
                    <w:left w:val="none" w:sz="0" w:space="0" w:color="auto"/>
                    <w:bottom w:val="none" w:sz="0" w:space="0" w:color="auto"/>
                    <w:right w:val="none" w:sz="0" w:space="0" w:color="auto"/>
                  </w:divBdr>
                </w:div>
                <w:div w:id="162015599">
                  <w:marLeft w:val="0"/>
                  <w:marRight w:val="0"/>
                  <w:marTop w:val="0"/>
                  <w:marBottom w:val="0"/>
                  <w:divBdr>
                    <w:top w:val="none" w:sz="0" w:space="0" w:color="auto"/>
                    <w:left w:val="none" w:sz="0" w:space="0" w:color="auto"/>
                    <w:bottom w:val="none" w:sz="0" w:space="0" w:color="auto"/>
                    <w:right w:val="none" w:sz="0" w:space="0" w:color="auto"/>
                  </w:divBdr>
                </w:div>
                <w:div w:id="1831215308">
                  <w:marLeft w:val="0"/>
                  <w:marRight w:val="0"/>
                  <w:marTop w:val="0"/>
                  <w:marBottom w:val="0"/>
                  <w:divBdr>
                    <w:top w:val="none" w:sz="0" w:space="0" w:color="auto"/>
                    <w:left w:val="none" w:sz="0" w:space="0" w:color="auto"/>
                    <w:bottom w:val="none" w:sz="0" w:space="0" w:color="auto"/>
                    <w:right w:val="none" w:sz="0" w:space="0" w:color="auto"/>
                  </w:divBdr>
                </w:div>
                <w:div w:id="1148207877">
                  <w:marLeft w:val="0"/>
                  <w:marRight w:val="0"/>
                  <w:marTop w:val="0"/>
                  <w:marBottom w:val="0"/>
                  <w:divBdr>
                    <w:top w:val="none" w:sz="0" w:space="0" w:color="auto"/>
                    <w:left w:val="none" w:sz="0" w:space="0" w:color="auto"/>
                    <w:bottom w:val="none" w:sz="0" w:space="0" w:color="auto"/>
                    <w:right w:val="none" w:sz="0" w:space="0" w:color="auto"/>
                  </w:divBdr>
                </w:div>
                <w:div w:id="1785416676">
                  <w:marLeft w:val="0"/>
                  <w:marRight w:val="0"/>
                  <w:marTop w:val="0"/>
                  <w:marBottom w:val="0"/>
                  <w:divBdr>
                    <w:top w:val="none" w:sz="0" w:space="0" w:color="auto"/>
                    <w:left w:val="none" w:sz="0" w:space="0" w:color="auto"/>
                    <w:bottom w:val="none" w:sz="0" w:space="0" w:color="auto"/>
                    <w:right w:val="none" w:sz="0" w:space="0" w:color="auto"/>
                  </w:divBdr>
                </w:div>
                <w:div w:id="1788573655">
                  <w:marLeft w:val="0"/>
                  <w:marRight w:val="0"/>
                  <w:marTop w:val="0"/>
                  <w:marBottom w:val="0"/>
                  <w:divBdr>
                    <w:top w:val="none" w:sz="0" w:space="0" w:color="auto"/>
                    <w:left w:val="none" w:sz="0" w:space="0" w:color="auto"/>
                    <w:bottom w:val="none" w:sz="0" w:space="0" w:color="auto"/>
                    <w:right w:val="none" w:sz="0" w:space="0" w:color="auto"/>
                  </w:divBdr>
                </w:div>
                <w:div w:id="323120893">
                  <w:marLeft w:val="0"/>
                  <w:marRight w:val="0"/>
                  <w:marTop w:val="0"/>
                  <w:marBottom w:val="0"/>
                  <w:divBdr>
                    <w:top w:val="none" w:sz="0" w:space="0" w:color="auto"/>
                    <w:left w:val="none" w:sz="0" w:space="0" w:color="auto"/>
                    <w:bottom w:val="none" w:sz="0" w:space="0" w:color="auto"/>
                    <w:right w:val="none" w:sz="0" w:space="0" w:color="auto"/>
                  </w:divBdr>
                </w:div>
                <w:div w:id="1897475003">
                  <w:marLeft w:val="0"/>
                  <w:marRight w:val="0"/>
                  <w:marTop w:val="0"/>
                  <w:marBottom w:val="0"/>
                  <w:divBdr>
                    <w:top w:val="none" w:sz="0" w:space="0" w:color="auto"/>
                    <w:left w:val="none" w:sz="0" w:space="0" w:color="auto"/>
                    <w:bottom w:val="none" w:sz="0" w:space="0" w:color="auto"/>
                    <w:right w:val="none" w:sz="0" w:space="0" w:color="auto"/>
                  </w:divBdr>
                </w:div>
                <w:div w:id="1350836320">
                  <w:marLeft w:val="0"/>
                  <w:marRight w:val="0"/>
                  <w:marTop w:val="0"/>
                  <w:marBottom w:val="0"/>
                  <w:divBdr>
                    <w:top w:val="none" w:sz="0" w:space="0" w:color="auto"/>
                    <w:left w:val="none" w:sz="0" w:space="0" w:color="auto"/>
                    <w:bottom w:val="none" w:sz="0" w:space="0" w:color="auto"/>
                    <w:right w:val="none" w:sz="0" w:space="0" w:color="auto"/>
                  </w:divBdr>
                </w:div>
                <w:div w:id="1773090458">
                  <w:marLeft w:val="0"/>
                  <w:marRight w:val="0"/>
                  <w:marTop w:val="0"/>
                  <w:marBottom w:val="0"/>
                  <w:divBdr>
                    <w:top w:val="none" w:sz="0" w:space="0" w:color="auto"/>
                    <w:left w:val="none" w:sz="0" w:space="0" w:color="auto"/>
                    <w:bottom w:val="none" w:sz="0" w:space="0" w:color="auto"/>
                    <w:right w:val="none" w:sz="0" w:space="0" w:color="auto"/>
                  </w:divBdr>
                </w:div>
                <w:div w:id="2019036106">
                  <w:marLeft w:val="0"/>
                  <w:marRight w:val="0"/>
                  <w:marTop w:val="0"/>
                  <w:marBottom w:val="0"/>
                  <w:divBdr>
                    <w:top w:val="none" w:sz="0" w:space="0" w:color="auto"/>
                    <w:left w:val="none" w:sz="0" w:space="0" w:color="auto"/>
                    <w:bottom w:val="none" w:sz="0" w:space="0" w:color="auto"/>
                    <w:right w:val="none" w:sz="0" w:space="0" w:color="auto"/>
                  </w:divBdr>
                </w:div>
                <w:div w:id="14961261">
                  <w:marLeft w:val="0"/>
                  <w:marRight w:val="0"/>
                  <w:marTop w:val="0"/>
                  <w:marBottom w:val="0"/>
                  <w:divBdr>
                    <w:top w:val="none" w:sz="0" w:space="0" w:color="auto"/>
                    <w:left w:val="none" w:sz="0" w:space="0" w:color="auto"/>
                    <w:bottom w:val="none" w:sz="0" w:space="0" w:color="auto"/>
                    <w:right w:val="none" w:sz="0" w:space="0" w:color="auto"/>
                  </w:divBdr>
                </w:div>
                <w:div w:id="1129936240">
                  <w:marLeft w:val="0"/>
                  <w:marRight w:val="0"/>
                  <w:marTop w:val="0"/>
                  <w:marBottom w:val="0"/>
                  <w:divBdr>
                    <w:top w:val="none" w:sz="0" w:space="0" w:color="auto"/>
                    <w:left w:val="none" w:sz="0" w:space="0" w:color="auto"/>
                    <w:bottom w:val="none" w:sz="0" w:space="0" w:color="auto"/>
                    <w:right w:val="none" w:sz="0" w:space="0" w:color="auto"/>
                  </w:divBdr>
                </w:div>
                <w:div w:id="1880823434">
                  <w:marLeft w:val="0"/>
                  <w:marRight w:val="0"/>
                  <w:marTop w:val="0"/>
                  <w:marBottom w:val="0"/>
                  <w:divBdr>
                    <w:top w:val="none" w:sz="0" w:space="0" w:color="auto"/>
                    <w:left w:val="none" w:sz="0" w:space="0" w:color="auto"/>
                    <w:bottom w:val="none" w:sz="0" w:space="0" w:color="auto"/>
                    <w:right w:val="none" w:sz="0" w:space="0" w:color="auto"/>
                  </w:divBdr>
                </w:div>
                <w:div w:id="94331889">
                  <w:marLeft w:val="0"/>
                  <w:marRight w:val="0"/>
                  <w:marTop w:val="0"/>
                  <w:marBottom w:val="0"/>
                  <w:divBdr>
                    <w:top w:val="none" w:sz="0" w:space="0" w:color="auto"/>
                    <w:left w:val="none" w:sz="0" w:space="0" w:color="auto"/>
                    <w:bottom w:val="none" w:sz="0" w:space="0" w:color="auto"/>
                    <w:right w:val="none" w:sz="0" w:space="0" w:color="auto"/>
                  </w:divBdr>
                </w:div>
                <w:div w:id="657923956">
                  <w:marLeft w:val="0"/>
                  <w:marRight w:val="0"/>
                  <w:marTop w:val="0"/>
                  <w:marBottom w:val="0"/>
                  <w:divBdr>
                    <w:top w:val="none" w:sz="0" w:space="0" w:color="auto"/>
                    <w:left w:val="none" w:sz="0" w:space="0" w:color="auto"/>
                    <w:bottom w:val="none" w:sz="0" w:space="0" w:color="auto"/>
                    <w:right w:val="none" w:sz="0" w:space="0" w:color="auto"/>
                  </w:divBdr>
                </w:div>
                <w:div w:id="1359041964">
                  <w:marLeft w:val="0"/>
                  <w:marRight w:val="0"/>
                  <w:marTop w:val="0"/>
                  <w:marBottom w:val="0"/>
                  <w:divBdr>
                    <w:top w:val="none" w:sz="0" w:space="0" w:color="auto"/>
                    <w:left w:val="none" w:sz="0" w:space="0" w:color="auto"/>
                    <w:bottom w:val="none" w:sz="0" w:space="0" w:color="auto"/>
                    <w:right w:val="none" w:sz="0" w:space="0" w:color="auto"/>
                  </w:divBdr>
                </w:div>
                <w:div w:id="1690108241">
                  <w:marLeft w:val="0"/>
                  <w:marRight w:val="0"/>
                  <w:marTop w:val="0"/>
                  <w:marBottom w:val="0"/>
                  <w:divBdr>
                    <w:top w:val="none" w:sz="0" w:space="0" w:color="auto"/>
                    <w:left w:val="none" w:sz="0" w:space="0" w:color="auto"/>
                    <w:bottom w:val="none" w:sz="0" w:space="0" w:color="auto"/>
                    <w:right w:val="none" w:sz="0" w:space="0" w:color="auto"/>
                  </w:divBdr>
                </w:div>
                <w:div w:id="2002419602">
                  <w:marLeft w:val="0"/>
                  <w:marRight w:val="0"/>
                  <w:marTop w:val="0"/>
                  <w:marBottom w:val="0"/>
                  <w:divBdr>
                    <w:top w:val="none" w:sz="0" w:space="0" w:color="auto"/>
                    <w:left w:val="none" w:sz="0" w:space="0" w:color="auto"/>
                    <w:bottom w:val="none" w:sz="0" w:space="0" w:color="auto"/>
                    <w:right w:val="none" w:sz="0" w:space="0" w:color="auto"/>
                  </w:divBdr>
                </w:div>
                <w:div w:id="2005015072">
                  <w:marLeft w:val="0"/>
                  <w:marRight w:val="0"/>
                  <w:marTop w:val="0"/>
                  <w:marBottom w:val="0"/>
                  <w:divBdr>
                    <w:top w:val="none" w:sz="0" w:space="0" w:color="auto"/>
                    <w:left w:val="none" w:sz="0" w:space="0" w:color="auto"/>
                    <w:bottom w:val="none" w:sz="0" w:space="0" w:color="auto"/>
                    <w:right w:val="none" w:sz="0" w:space="0" w:color="auto"/>
                  </w:divBdr>
                </w:div>
                <w:div w:id="1336572893">
                  <w:marLeft w:val="0"/>
                  <w:marRight w:val="0"/>
                  <w:marTop w:val="0"/>
                  <w:marBottom w:val="0"/>
                  <w:divBdr>
                    <w:top w:val="none" w:sz="0" w:space="0" w:color="auto"/>
                    <w:left w:val="none" w:sz="0" w:space="0" w:color="auto"/>
                    <w:bottom w:val="none" w:sz="0" w:space="0" w:color="auto"/>
                    <w:right w:val="none" w:sz="0" w:space="0" w:color="auto"/>
                  </w:divBdr>
                </w:div>
                <w:div w:id="1797488191">
                  <w:marLeft w:val="0"/>
                  <w:marRight w:val="0"/>
                  <w:marTop w:val="0"/>
                  <w:marBottom w:val="0"/>
                  <w:divBdr>
                    <w:top w:val="none" w:sz="0" w:space="0" w:color="auto"/>
                    <w:left w:val="none" w:sz="0" w:space="0" w:color="auto"/>
                    <w:bottom w:val="none" w:sz="0" w:space="0" w:color="auto"/>
                    <w:right w:val="none" w:sz="0" w:space="0" w:color="auto"/>
                  </w:divBdr>
                </w:div>
                <w:div w:id="1029917416">
                  <w:marLeft w:val="0"/>
                  <w:marRight w:val="0"/>
                  <w:marTop w:val="0"/>
                  <w:marBottom w:val="0"/>
                  <w:divBdr>
                    <w:top w:val="none" w:sz="0" w:space="0" w:color="auto"/>
                    <w:left w:val="none" w:sz="0" w:space="0" w:color="auto"/>
                    <w:bottom w:val="none" w:sz="0" w:space="0" w:color="auto"/>
                    <w:right w:val="none" w:sz="0" w:space="0" w:color="auto"/>
                  </w:divBdr>
                </w:div>
                <w:div w:id="916865716">
                  <w:marLeft w:val="0"/>
                  <w:marRight w:val="0"/>
                  <w:marTop w:val="0"/>
                  <w:marBottom w:val="0"/>
                  <w:divBdr>
                    <w:top w:val="none" w:sz="0" w:space="0" w:color="auto"/>
                    <w:left w:val="none" w:sz="0" w:space="0" w:color="auto"/>
                    <w:bottom w:val="none" w:sz="0" w:space="0" w:color="auto"/>
                    <w:right w:val="none" w:sz="0" w:space="0" w:color="auto"/>
                  </w:divBdr>
                </w:div>
                <w:div w:id="984119425">
                  <w:marLeft w:val="0"/>
                  <w:marRight w:val="0"/>
                  <w:marTop w:val="0"/>
                  <w:marBottom w:val="0"/>
                  <w:divBdr>
                    <w:top w:val="none" w:sz="0" w:space="0" w:color="auto"/>
                    <w:left w:val="none" w:sz="0" w:space="0" w:color="auto"/>
                    <w:bottom w:val="none" w:sz="0" w:space="0" w:color="auto"/>
                    <w:right w:val="none" w:sz="0" w:space="0" w:color="auto"/>
                  </w:divBdr>
                </w:div>
                <w:div w:id="218130750">
                  <w:marLeft w:val="0"/>
                  <w:marRight w:val="0"/>
                  <w:marTop w:val="0"/>
                  <w:marBottom w:val="0"/>
                  <w:divBdr>
                    <w:top w:val="none" w:sz="0" w:space="0" w:color="auto"/>
                    <w:left w:val="none" w:sz="0" w:space="0" w:color="auto"/>
                    <w:bottom w:val="none" w:sz="0" w:space="0" w:color="auto"/>
                    <w:right w:val="none" w:sz="0" w:space="0" w:color="auto"/>
                  </w:divBdr>
                </w:div>
                <w:div w:id="1907377391">
                  <w:marLeft w:val="0"/>
                  <w:marRight w:val="0"/>
                  <w:marTop w:val="0"/>
                  <w:marBottom w:val="0"/>
                  <w:divBdr>
                    <w:top w:val="none" w:sz="0" w:space="0" w:color="auto"/>
                    <w:left w:val="none" w:sz="0" w:space="0" w:color="auto"/>
                    <w:bottom w:val="none" w:sz="0" w:space="0" w:color="auto"/>
                    <w:right w:val="none" w:sz="0" w:space="0" w:color="auto"/>
                  </w:divBdr>
                </w:div>
                <w:div w:id="1092775217">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920214197">
                  <w:marLeft w:val="0"/>
                  <w:marRight w:val="0"/>
                  <w:marTop w:val="0"/>
                  <w:marBottom w:val="0"/>
                  <w:divBdr>
                    <w:top w:val="none" w:sz="0" w:space="0" w:color="auto"/>
                    <w:left w:val="none" w:sz="0" w:space="0" w:color="auto"/>
                    <w:bottom w:val="none" w:sz="0" w:space="0" w:color="auto"/>
                    <w:right w:val="none" w:sz="0" w:space="0" w:color="auto"/>
                  </w:divBdr>
                </w:div>
                <w:div w:id="1701055588">
                  <w:marLeft w:val="0"/>
                  <w:marRight w:val="0"/>
                  <w:marTop w:val="0"/>
                  <w:marBottom w:val="0"/>
                  <w:divBdr>
                    <w:top w:val="none" w:sz="0" w:space="0" w:color="auto"/>
                    <w:left w:val="none" w:sz="0" w:space="0" w:color="auto"/>
                    <w:bottom w:val="none" w:sz="0" w:space="0" w:color="auto"/>
                    <w:right w:val="none" w:sz="0" w:space="0" w:color="auto"/>
                  </w:divBdr>
                </w:div>
                <w:div w:id="102771523">
                  <w:marLeft w:val="0"/>
                  <w:marRight w:val="0"/>
                  <w:marTop w:val="0"/>
                  <w:marBottom w:val="0"/>
                  <w:divBdr>
                    <w:top w:val="none" w:sz="0" w:space="0" w:color="auto"/>
                    <w:left w:val="none" w:sz="0" w:space="0" w:color="auto"/>
                    <w:bottom w:val="none" w:sz="0" w:space="0" w:color="auto"/>
                    <w:right w:val="none" w:sz="0" w:space="0" w:color="auto"/>
                  </w:divBdr>
                </w:div>
                <w:div w:id="309359444">
                  <w:marLeft w:val="0"/>
                  <w:marRight w:val="0"/>
                  <w:marTop w:val="0"/>
                  <w:marBottom w:val="0"/>
                  <w:divBdr>
                    <w:top w:val="none" w:sz="0" w:space="0" w:color="auto"/>
                    <w:left w:val="none" w:sz="0" w:space="0" w:color="auto"/>
                    <w:bottom w:val="none" w:sz="0" w:space="0" w:color="auto"/>
                    <w:right w:val="none" w:sz="0" w:space="0" w:color="auto"/>
                  </w:divBdr>
                </w:div>
                <w:div w:id="515929077">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119956263">
                  <w:marLeft w:val="0"/>
                  <w:marRight w:val="0"/>
                  <w:marTop w:val="0"/>
                  <w:marBottom w:val="0"/>
                  <w:divBdr>
                    <w:top w:val="none" w:sz="0" w:space="0" w:color="auto"/>
                    <w:left w:val="none" w:sz="0" w:space="0" w:color="auto"/>
                    <w:bottom w:val="none" w:sz="0" w:space="0" w:color="auto"/>
                    <w:right w:val="none" w:sz="0" w:space="0" w:color="auto"/>
                  </w:divBdr>
                </w:div>
                <w:div w:id="898635571">
                  <w:marLeft w:val="0"/>
                  <w:marRight w:val="0"/>
                  <w:marTop w:val="0"/>
                  <w:marBottom w:val="0"/>
                  <w:divBdr>
                    <w:top w:val="none" w:sz="0" w:space="0" w:color="auto"/>
                    <w:left w:val="none" w:sz="0" w:space="0" w:color="auto"/>
                    <w:bottom w:val="none" w:sz="0" w:space="0" w:color="auto"/>
                    <w:right w:val="none" w:sz="0" w:space="0" w:color="auto"/>
                  </w:divBdr>
                </w:div>
                <w:div w:id="741757937">
                  <w:marLeft w:val="0"/>
                  <w:marRight w:val="0"/>
                  <w:marTop w:val="0"/>
                  <w:marBottom w:val="0"/>
                  <w:divBdr>
                    <w:top w:val="none" w:sz="0" w:space="0" w:color="auto"/>
                    <w:left w:val="none" w:sz="0" w:space="0" w:color="auto"/>
                    <w:bottom w:val="none" w:sz="0" w:space="0" w:color="auto"/>
                    <w:right w:val="none" w:sz="0" w:space="0" w:color="auto"/>
                  </w:divBdr>
                </w:div>
                <w:div w:id="1203519785">
                  <w:marLeft w:val="0"/>
                  <w:marRight w:val="0"/>
                  <w:marTop w:val="0"/>
                  <w:marBottom w:val="0"/>
                  <w:divBdr>
                    <w:top w:val="none" w:sz="0" w:space="0" w:color="auto"/>
                    <w:left w:val="none" w:sz="0" w:space="0" w:color="auto"/>
                    <w:bottom w:val="none" w:sz="0" w:space="0" w:color="auto"/>
                    <w:right w:val="none" w:sz="0" w:space="0" w:color="auto"/>
                  </w:divBdr>
                </w:div>
                <w:div w:id="910190592">
                  <w:marLeft w:val="0"/>
                  <w:marRight w:val="0"/>
                  <w:marTop w:val="0"/>
                  <w:marBottom w:val="0"/>
                  <w:divBdr>
                    <w:top w:val="none" w:sz="0" w:space="0" w:color="auto"/>
                    <w:left w:val="none" w:sz="0" w:space="0" w:color="auto"/>
                    <w:bottom w:val="none" w:sz="0" w:space="0" w:color="auto"/>
                    <w:right w:val="none" w:sz="0" w:space="0" w:color="auto"/>
                  </w:divBdr>
                </w:div>
                <w:div w:id="1300261479">
                  <w:marLeft w:val="0"/>
                  <w:marRight w:val="0"/>
                  <w:marTop w:val="0"/>
                  <w:marBottom w:val="0"/>
                  <w:divBdr>
                    <w:top w:val="none" w:sz="0" w:space="0" w:color="auto"/>
                    <w:left w:val="none" w:sz="0" w:space="0" w:color="auto"/>
                    <w:bottom w:val="none" w:sz="0" w:space="0" w:color="auto"/>
                    <w:right w:val="none" w:sz="0" w:space="0" w:color="auto"/>
                  </w:divBdr>
                </w:div>
                <w:div w:id="539049406">
                  <w:marLeft w:val="0"/>
                  <w:marRight w:val="0"/>
                  <w:marTop w:val="0"/>
                  <w:marBottom w:val="0"/>
                  <w:divBdr>
                    <w:top w:val="none" w:sz="0" w:space="0" w:color="auto"/>
                    <w:left w:val="none" w:sz="0" w:space="0" w:color="auto"/>
                    <w:bottom w:val="none" w:sz="0" w:space="0" w:color="auto"/>
                    <w:right w:val="none" w:sz="0" w:space="0" w:color="auto"/>
                  </w:divBdr>
                </w:div>
                <w:div w:id="956640563">
                  <w:marLeft w:val="0"/>
                  <w:marRight w:val="0"/>
                  <w:marTop w:val="0"/>
                  <w:marBottom w:val="0"/>
                  <w:divBdr>
                    <w:top w:val="none" w:sz="0" w:space="0" w:color="auto"/>
                    <w:left w:val="none" w:sz="0" w:space="0" w:color="auto"/>
                    <w:bottom w:val="none" w:sz="0" w:space="0" w:color="auto"/>
                    <w:right w:val="none" w:sz="0" w:space="0" w:color="auto"/>
                  </w:divBdr>
                </w:div>
                <w:div w:id="1574123910">
                  <w:marLeft w:val="0"/>
                  <w:marRight w:val="0"/>
                  <w:marTop w:val="0"/>
                  <w:marBottom w:val="0"/>
                  <w:divBdr>
                    <w:top w:val="none" w:sz="0" w:space="0" w:color="auto"/>
                    <w:left w:val="none" w:sz="0" w:space="0" w:color="auto"/>
                    <w:bottom w:val="none" w:sz="0" w:space="0" w:color="auto"/>
                    <w:right w:val="none" w:sz="0" w:space="0" w:color="auto"/>
                  </w:divBdr>
                </w:div>
                <w:div w:id="1219168682">
                  <w:marLeft w:val="0"/>
                  <w:marRight w:val="0"/>
                  <w:marTop w:val="0"/>
                  <w:marBottom w:val="0"/>
                  <w:divBdr>
                    <w:top w:val="none" w:sz="0" w:space="0" w:color="auto"/>
                    <w:left w:val="none" w:sz="0" w:space="0" w:color="auto"/>
                    <w:bottom w:val="none" w:sz="0" w:space="0" w:color="auto"/>
                    <w:right w:val="none" w:sz="0" w:space="0" w:color="auto"/>
                  </w:divBdr>
                </w:div>
              </w:divsChild>
            </w:div>
            <w:div w:id="25445380">
              <w:marLeft w:val="0"/>
              <w:marRight w:val="0"/>
              <w:marTop w:val="0"/>
              <w:marBottom w:val="0"/>
              <w:divBdr>
                <w:top w:val="none" w:sz="0" w:space="0" w:color="auto"/>
                <w:left w:val="none" w:sz="0" w:space="0" w:color="auto"/>
                <w:bottom w:val="none" w:sz="0" w:space="0" w:color="auto"/>
                <w:right w:val="none" w:sz="0" w:space="0" w:color="auto"/>
              </w:divBdr>
              <w:divsChild>
                <w:div w:id="323363985">
                  <w:marLeft w:val="0"/>
                  <w:marRight w:val="0"/>
                  <w:marTop w:val="0"/>
                  <w:marBottom w:val="0"/>
                  <w:divBdr>
                    <w:top w:val="none" w:sz="0" w:space="0" w:color="auto"/>
                    <w:left w:val="none" w:sz="0" w:space="0" w:color="auto"/>
                    <w:bottom w:val="none" w:sz="0" w:space="0" w:color="auto"/>
                    <w:right w:val="none" w:sz="0" w:space="0" w:color="auto"/>
                  </w:divBdr>
                </w:div>
                <w:div w:id="1221794207">
                  <w:marLeft w:val="0"/>
                  <w:marRight w:val="0"/>
                  <w:marTop w:val="0"/>
                  <w:marBottom w:val="0"/>
                  <w:divBdr>
                    <w:top w:val="none" w:sz="0" w:space="0" w:color="auto"/>
                    <w:left w:val="none" w:sz="0" w:space="0" w:color="auto"/>
                    <w:bottom w:val="none" w:sz="0" w:space="0" w:color="auto"/>
                    <w:right w:val="none" w:sz="0" w:space="0" w:color="auto"/>
                  </w:divBdr>
                </w:div>
                <w:div w:id="1374112327">
                  <w:marLeft w:val="0"/>
                  <w:marRight w:val="0"/>
                  <w:marTop w:val="0"/>
                  <w:marBottom w:val="0"/>
                  <w:divBdr>
                    <w:top w:val="none" w:sz="0" w:space="0" w:color="auto"/>
                    <w:left w:val="none" w:sz="0" w:space="0" w:color="auto"/>
                    <w:bottom w:val="none" w:sz="0" w:space="0" w:color="auto"/>
                    <w:right w:val="none" w:sz="0" w:space="0" w:color="auto"/>
                  </w:divBdr>
                </w:div>
                <w:div w:id="2145736252">
                  <w:marLeft w:val="0"/>
                  <w:marRight w:val="0"/>
                  <w:marTop w:val="0"/>
                  <w:marBottom w:val="0"/>
                  <w:divBdr>
                    <w:top w:val="none" w:sz="0" w:space="0" w:color="auto"/>
                    <w:left w:val="none" w:sz="0" w:space="0" w:color="auto"/>
                    <w:bottom w:val="none" w:sz="0" w:space="0" w:color="auto"/>
                    <w:right w:val="none" w:sz="0" w:space="0" w:color="auto"/>
                  </w:divBdr>
                </w:div>
                <w:div w:id="1021012147">
                  <w:marLeft w:val="0"/>
                  <w:marRight w:val="0"/>
                  <w:marTop w:val="0"/>
                  <w:marBottom w:val="0"/>
                  <w:divBdr>
                    <w:top w:val="none" w:sz="0" w:space="0" w:color="auto"/>
                    <w:left w:val="none" w:sz="0" w:space="0" w:color="auto"/>
                    <w:bottom w:val="none" w:sz="0" w:space="0" w:color="auto"/>
                    <w:right w:val="none" w:sz="0" w:space="0" w:color="auto"/>
                  </w:divBdr>
                </w:div>
                <w:div w:id="1224020840">
                  <w:marLeft w:val="0"/>
                  <w:marRight w:val="0"/>
                  <w:marTop w:val="0"/>
                  <w:marBottom w:val="0"/>
                  <w:divBdr>
                    <w:top w:val="none" w:sz="0" w:space="0" w:color="auto"/>
                    <w:left w:val="none" w:sz="0" w:space="0" w:color="auto"/>
                    <w:bottom w:val="none" w:sz="0" w:space="0" w:color="auto"/>
                    <w:right w:val="none" w:sz="0" w:space="0" w:color="auto"/>
                  </w:divBdr>
                </w:div>
                <w:div w:id="1577322256">
                  <w:marLeft w:val="0"/>
                  <w:marRight w:val="0"/>
                  <w:marTop w:val="0"/>
                  <w:marBottom w:val="0"/>
                  <w:divBdr>
                    <w:top w:val="none" w:sz="0" w:space="0" w:color="auto"/>
                    <w:left w:val="none" w:sz="0" w:space="0" w:color="auto"/>
                    <w:bottom w:val="none" w:sz="0" w:space="0" w:color="auto"/>
                    <w:right w:val="none" w:sz="0" w:space="0" w:color="auto"/>
                  </w:divBdr>
                </w:div>
                <w:div w:id="1842616929">
                  <w:marLeft w:val="0"/>
                  <w:marRight w:val="0"/>
                  <w:marTop w:val="0"/>
                  <w:marBottom w:val="0"/>
                  <w:divBdr>
                    <w:top w:val="none" w:sz="0" w:space="0" w:color="auto"/>
                    <w:left w:val="none" w:sz="0" w:space="0" w:color="auto"/>
                    <w:bottom w:val="none" w:sz="0" w:space="0" w:color="auto"/>
                    <w:right w:val="none" w:sz="0" w:space="0" w:color="auto"/>
                  </w:divBdr>
                </w:div>
                <w:div w:id="1187986913">
                  <w:marLeft w:val="0"/>
                  <w:marRight w:val="0"/>
                  <w:marTop w:val="0"/>
                  <w:marBottom w:val="0"/>
                  <w:divBdr>
                    <w:top w:val="none" w:sz="0" w:space="0" w:color="auto"/>
                    <w:left w:val="none" w:sz="0" w:space="0" w:color="auto"/>
                    <w:bottom w:val="none" w:sz="0" w:space="0" w:color="auto"/>
                    <w:right w:val="none" w:sz="0" w:space="0" w:color="auto"/>
                  </w:divBdr>
                </w:div>
                <w:div w:id="1218516631">
                  <w:marLeft w:val="0"/>
                  <w:marRight w:val="0"/>
                  <w:marTop w:val="0"/>
                  <w:marBottom w:val="0"/>
                  <w:divBdr>
                    <w:top w:val="none" w:sz="0" w:space="0" w:color="auto"/>
                    <w:left w:val="none" w:sz="0" w:space="0" w:color="auto"/>
                    <w:bottom w:val="none" w:sz="0" w:space="0" w:color="auto"/>
                    <w:right w:val="none" w:sz="0" w:space="0" w:color="auto"/>
                  </w:divBdr>
                </w:div>
                <w:div w:id="947085280">
                  <w:marLeft w:val="0"/>
                  <w:marRight w:val="0"/>
                  <w:marTop w:val="0"/>
                  <w:marBottom w:val="0"/>
                  <w:divBdr>
                    <w:top w:val="none" w:sz="0" w:space="0" w:color="auto"/>
                    <w:left w:val="none" w:sz="0" w:space="0" w:color="auto"/>
                    <w:bottom w:val="none" w:sz="0" w:space="0" w:color="auto"/>
                    <w:right w:val="none" w:sz="0" w:space="0" w:color="auto"/>
                  </w:divBdr>
                </w:div>
                <w:div w:id="426581912">
                  <w:marLeft w:val="0"/>
                  <w:marRight w:val="0"/>
                  <w:marTop w:val="0"/>
                  <w:marBottom w:val="0"/>
                  <w:divBdr>
                    <w:top w:val="none" w:sz="0" w:space="0" w:color="auto"/>
                    <w:left w:val="none" w:sz="0" w:space="0" w:color="auto"/>
                    <w:bottom w:val="none" w:sz="0" w:space="0" w:color="auto"/>
                    <w:right w:val="none" w:sz="0" w:space="0" w:color="auto"/>
                  </w:divBdr>
                </w:div>
                <w:div w:id="1293176797">
                  <w:marLeft w:val="0"/>
                  <w:marRight w:val="0"/>
                  <w:marTop w:val="0"/>
                  <w:marBottom w:val="0"/>
                  <w:divBdr>
                    <w:top w:val="none" w:sz="0" w:space="0" w:color="auto"/>
                    <w:left w:val="none" w:sz="0" w:space="0" w:color="auto"/>
                    <w:bottom w:val="none" w:sz="0" w:space="0" w:color="auto"/>
                    <w:right w:val="none" w:sz="0" w:space="0" w:color="auto"/>
                  </w:divBdr>
                </w:div>
                <w:div w:id="1123772400">
                  <w:marLeft w:val="0"/>
                  <w:marRight w:val="0"/>
                  <w:marTop w:val="0"/>
                  <w:marBottom w:val="0"/>
                  <w:divBdr>
                    <w:top w:val="none" w:sz="0" w:space="0" w:color="auto"/>
                    <w:left w:val="none" w:sz="0" w:space="0" w:color="auto"/>
                    <w:bottom w:val="none" w:sz="0" w:space="0" w:color="auto"/>
                    <w:right w:val="none" w:sz="0" w:space="0" w:color="auto"/>
                  </w:divBdr>
                </w:div>
                <w:div w:id="156962406">
                  <w:marLeft w:val="0"/>
                  <w:marRight w:val="0"/>
                  <w:marTop w:val="0"/>
                  <w:marBottom w:val="0"/>
                  <w:divBdr>
                    <w:top w:val="none" w:sz="0" w:space="0" w:color="auto"/>
                    <w:left w:val="none" w:sz="0" w:space="0" w:color="auto"/>
                    <w:bottom w:val="none" w:sz="0" w:space="0" w:color="auto"/>
                    <w:right w:val="none" w:sz="0" w:space="0" w:color="auto"/>
                  </w:divBdr>
                </w:div>
                <w:div w:id="1152454195">
                  <w:marLeft w:val="0"/>
                  <w:marRight w:val="0"/>
                  <w:marTop w:val="0"/>
                  <w:marBottom w:val="0"/>
                  <w:divBdr>
                    <w:top w:val="none" w:sz="0" w:space="0" w:color="auto"/>
                    <w:left w:val="none" w:sz="0" w:space="0" w:color="auto"/>
                    <w:bottom w:val="none" w:sz="0" w:space="0" w:color="auto"/>
                    <w:right w:val="none" w:sz="0" w:space="0" w:color="auto"/>
                  </w:divBdr>
                </w:div>
                <w:div w:id="1902472804">
                  <w:marLeft w:val="0"/>
                  <w:marRight w:val="0"/>
                  <w:marTop w:val="0"/>
                  <w:marBottom w:val="0"/>
                  <w:divBdr>
                    <w:top w:val="none" w:sz="0" w:space="0" w:color="auto"/>
                    <w:left w:val="none" w:sz="0" w:space="0" w:color="auto"/>
                    <w:bottom w:val="none" w:sz="0" w:space="0" w:color="auto"/>
                    <w:right w:val="none" w:sz="0" w:space="0" w:color="auto"/>
                  </w:divBdr>
                </w:div>
                <w:div w:id="1231308177">
                  <w:marLeft w:val="0"/>
                  <w:marRight w:val="0"/>
                  <w:marTop w:val="0"/>
                  <w:marBottom w:val="0"/>
                  <w:divBdr>
                    <w:top w:val="none" w:sz="0" w:space="0" w:color="auto"/>
                    <w:left w:val="none" w:sz="0" w:space="0" w:color="auto"/>
                    <w:bottom w:val="none" w:sz="0" w:space="0" w:color="auto"/>
                    <w:right w:val="none" w:sz="0" w:space="0" w:color="auto"/>
                  </w:divBdr>
                </w:div>
                <w:div w:id="301035310">
                  <w:marLeft w:val="0"/>
                  <w:marRight w:val="0"/>
                  <w:marTop w:val="0"/>
                  <w:marBottom w:val="0"/>
                  <w:divBdr>
                    <w:top w:val="none" w:sz="0" w:space="0" w:color="auto"/>
                    <w:left w:val="none" w:sz="0" w:space="0" w:color="auto"/>
                    <w:bottom w:val="none" w:sz="0" w:space="0" w:color="auto"/>
                    <w:right w:val="none" w:sz="0" w:space="0" w:color="auto"/>
                  </w:divBdr>
                </w:div>
                <w:div w:id="1285112902">
                  <w:marLeft w:val="0"/>
                  <w:marRight w:val="0"/>
                  <w:marTop w:val="0"/>
                  <w:marBottom w:val="0"/>
                  <w:divBdr>
                    <w:top w:val="none" w:sz="0" w:space="0" w:color="auto"/>
                    <w:left w:val="none" w:sz="0" w:space="0" w:color="auto"/>
                    <w:bottom w:val="none" w:sz="0" w:space="0" w:color="auto"/>
                    <w:right w:val="none" w:sz="0" w:space="0" w:color="auto"/>
                  </w:divBdr>
                </w:div>
                <w:div w:id="1404183830">
                  <w:marLeft w:val="0"/>
                  <w:marRight w:val="0"/>
                  <w:marTop w:val="0"/>
                  <w:marBottom w:val="0"/>
                  <w:divBdr>
                    <w:top w:val="none" w:sz="0" w:space="0" w:color="auto"/>
                    <w:left w:val="none" w:sz="0" w:space="0" w:color="auto"/>
                    <w:bottom w:val="none" w:sz="0" w:space="0" w:color="auto"/>
                    <w:right w:val="none" w:sz="0" w:space="0" w:color="auto"/>
                  </w:divBdr>
                </w:div>
                <w:div w:id="314335761">
                  <w:marLeft w:val="0"/>
                  <w:marRight w:val="0"/>
                  <w:marTop w:val="0"/>
                  <w:marBottom w:val="0"/>
                  <w:divBdr>
                    <w:top w:val="none" w:sz="0" w:space="0" w:color="auto"/>
                    <w:left w:val="none" w:sz="0" w:space="0" w:color="auto"/>
                    <w:bottom w:val="none" w:sz="0" w:space="0" w:color="auto"/>
                    <w:right w:val="none" w:sz="0" w:space="0" w:color="auto"/>
                  </w:divBdr>
                </w:div>
                <w:div w:id="1706056004">
                  <w:marLeft w:val="0"/>
                  <w:marRight w:val="0"/>
                  <w:marTop w:val="0"/>
                  <w:marBottom w:val="0"/>
                  <w:divBdr>
                    <w:top w:val="none" w:sz="0" w:space="0" w:color="auto"/>
                    <w:left w:val="none" w:sz="0" w:space="0" w:color="auto"/>
                    <w:bottom w:val="none" w:sz="0" w:space="0" w:color="auto"/>
                    <w:right w:val="none" w:sz="0" w:space="0" w:color="auto"/>
                  </w:divBdr>
                </w:div>
                <w:div w:id="1644968381">
                  <w:marLeft w:val="0"/>
                  <w:marRight w:val="0"/>
                  <w:marTop w:val="0"/>
                  <w:marBottom w:val="0"/>
                  <w:divBdr>
                    <w:top w:val="none" w:sz="0" w:space="0" w:color="auto"/>
                    <w:left w:val="none" w:sz="0" w:space="0" w:color="auto"/>
                    <w:bottom w:val="none" w:sz="0" w:space="0" w:color="auto"/>
                    <w:right w:val="none" w:sz="0" w:space="0" w:color="auto"/>
                  </w:divBdr>
                </w:div>
                <w:div w:id="1313679151">
                  <w:marLeft w:val="0"/>
                  <w:marRight w:val="0"/>
                  <w:marTop w:val="0"/>
                  <w:marBottom w:val="0"/>
                  <w:divBdr>
                    <w:top w:val="none" w:sz="0" w:space="0" w:color="auto"/>
                    <w:left w:val="none" w:sz="0" w:space="0" w:color="auto"/>
                    <w:bottom w:val="none" w:sz="0" w:space="0" w:color="auto"/>
                    <w:right w:val="none" w:sz="0" w:space="0" w:color="auto"/>
                  </w:divBdr>
                </w:div>
                <w:div w:id="1504078886">
                  <w:marLeft w:val="0"/>
                  <w:marRight w:val="0"/>
                  <w:marTop w:val="0"/>
                  <w:marBottom w:val="0"/>
                  <w:divBdr>
                    <w:top w:val="none" w:sz="0" w:space="0" w:color="auto"/>
                    <w:left w:val="none" w:sz="0" w:space="0" w:color="auto"/>
                    <w:bottom w:val="none" w:sz="0" w:space="0" w:color="auto"/>
                    <w:right w:val="none" w:sz="0" w:space="0" w:color="auto"/>
                  </w:divBdr>
                </w:div>
                <w:div w:id="1267153710">
                  <w:marLeft w:val="0"/>
                  <w:marRight w:val="0"/>
                  <w:marTop w:val="0"/>
                  <w:marBottom w:val="0"/>
                  <w:divBdr>
                    <w:top w:val="none" w:sz="0" w:space="0" w:color="auto"/>
                    <w:left w:val="none" w:sz="0" w:space="0" w:color="auto"/>
                    <w:bottom w:val="none" w:sz="0" w:space="0" w:color="auto"/>
                    <w:right w:val="none" w:sz="0" w:space="0" w:color="auto"/>
                  </w:divBdr>
                </w:div>
                <w:div w:id="16540986">
                  <w:marLeft w:val="0"/>
                  <w:marRight w:val="0"/>
                  <w:marTop w:val="0"/>
                  <w:marBottom w:val="0"/>
                  <w:divBdr>
                    <w:top w:val="none" w:sz="0" w:space="0" w:color="auto"/>
                    <w:left w:val="none" w:sz="0" w:space="0" w:color="auto"/>
                    <w:bottom w:val="none" w:sz="0" w:space="0" w:color="auto"/>
                    <w:right w:val="none" w:sz="0" w:space="0" w:color="auto"/>
                  </w:divBdr>
                </w:div>
                <w:div w:id="141240438">
                  <w:marLeft w:val="0"/>
                  <w:marRight w:val="0"/>
                  <w:marTop w:val="0"/>
                  <w:marBottom w:val="0"/>
                  <w:divBdr>
                    <w:top w:val="none" w:sz="0" w:space="0" w:color="auto"/>
                    <w:left w:val="none" w:sz="0" w:space="0" w:color="auto"/>
                    <w:bottom w:val="none" w:sz="0" w:space="0" w:color="auto"/>
                    <w:right w:val="none" w:sz="0" w:space="0" w:color="auto"/>
                  </w:divBdr>
                </w:div>
                <w:div w:id="1217357115">
                  <w:marLeft w:val="0"/>
                  <w:marRight w:val="0"/>
                  <w:marTop w:val="0"/>
                  <w:marBottom w:val="0"/>
                  <w:divBdr>
                    <w:top w:val="none" w:sz="0" w:space="0" w:color="auto"/>
                    <w:left w:val="none" w:sz="0" w:space="0" w:color="auto"/>
                    <w:bottom w:val="none" w:sz="0" w:space="0" w:color="auto"/>
                    <w:right w:val="none" w:sz="0" w:space="0" w:color="auto"/>
                  </w:divBdr>
                </w:div>
                <w:div w:id="1681273623">
                  <w:marLeft w:val="0"/>
                  <w:marRight w:val="0"/>
                  <w:marTop w:val="0"/>
                  <w:marBottom w:val="0"/>
                  <w:divBdr>
                    <w:top w:val="none" w:sz="0" w:space="0" w:color="auto"/>
                    <w:left w:val="none" w:sz="0" w:space="0" w:color="auto"/>
                    <w:bottom w:val="none" w:sz="0" w:space="0" w:color="auto"/>
                    <w:right w:val="none" w:sz="0" w:space="0" w:color="auto"/>
                  </w:divBdr>
                </w:div>
                <w:div w:id="437212336">
                  <w:marLeft w:val="0"/>
                  <w:marRight w:val="0"/>
                  <w:marTop w:val="0"/>
                  <w:marBottom w:val="0"/>
                  <w:divBdr>
                    <w:top w:val="none" w:sz="0" w:space="0" w:color="auto"/>
                    <w:left w:val="none" w:sz="0" w:space="0" w:color="auto"/>
                    <w:bottom w:val="none" w:sz="0" w:space="0" w:color="auto"/>
                    <w:right w:val="none" w:sz="0" w:space="0" w:color="auto"/>
                  </w:divBdr>
                </w:div>
                <w:div w:id="942109757">
                  <w:marLeft w:val="0"/>
                  <w:marRight w:val="0"/>
                  <w:marTop w:val="0"/>
                  <w:marBottom w:val="0"/>
                  <w:divBdr>
                    <w:top w:val="none" w:sz="0" w:space="0" w:color="auto"/>
                    <w:left w:val="none" w:sz="0" w:space="0" w:color="auto"/>
                    <w:bottom w:val="none" w:sz="0" w:space="0" w:color="auto"/>
                    <w:right w:val="none" w:sz="0" w:space="0" w:color="auto"/>
                  </w:divBdr>
                </w:div>
                <w:div w:id="1867712665">
                  <w:marLeft w:val="0"/>
                  <w:marRight w:val="0"/>
                  <w:marTop w:val="0"/>
                  <w:marBottom w:val="0"/>
                  <w:divBdr>
                    <w:top w:val="none" w:sz="0" w:space="0" w:color="auto"/>
                    <w:left w:val="none" w:sz="0" w:space="0" w:color="auto"/>
                    <w:bottom w:val="none" w:sz="0" w:space="0" w:color="auto"/>
                    <w:right w:val="none" w:sz="0" w:space="0" w:color="auto"/>
                  </w:divBdr>
                </w:div>
                <w:div w:id="1529367387">
                  <w:marLeft w:val="0"/>
                  <w:marRight w:val="0"/>
                  <w:marTop w:val="0"/>
                  <w:marBottom w:val="0"/>
                  <w:divBdr>
                    <w:top w:val="none" w:sz="0" w:space="0" w:color="auto"/>
                    <w:left w:val="none" w:sz="0" w:space="0" w:color="auto"/>
                    <w:bottom w:val="none" w:sz="0" w:space="0" w:color="auto"/>
                    <w:right w:val="none" w:sz="0" w:space="0" w:color="auto"/>
                  </w:divBdr>
                </w:div>
                <w:div w:id="806167705">
                  <w:marLeft w:val="0"/>
                  <w:marRight w:val="0"/>
                  <w:marTop w:val="0"/>
                  <w:marBottom w:val="0"/>
                  <w:divBdr>
                    <w:top w:val="none" w:sz="0" w:space="0" w:color="auto"/>
                    <w:left w:val="none" w:sz="0" w:space="0" w:color="auto"/>
                    <w:bottom w:val="none" w:sz="0" w:space="0" w:color="auto"/>
                    <w:right w:val="none" w:sz="0" w:space="0" w:color="auto"/>
                  </w:divBdr>
                </w:div>
                <w:div w:id="2123374305">
                  <w:marLeft w:val="0"/>
                  <w:marRight w:val="0"/>
                  <w:marTop w:val="0"/>
                  <w:marBottom w:val="0"/>
                  <w:divBdr>
                    <w:top w:val="none" w:sz="0" w:space="0" w:color="auto"/>
                    <w:left w:val="none" w:sz="0" w:space="0" w:color="auto"/>
                    <w:bottom w:val="none" w:sz="0" w:space="0" w:color="auto"/>
                    <w:right w:val="none" w:sz="0" w:space="0" w:color="auto"/>
                  </w:divBdr>
                </w:div>
                <w:div w:id="778914884">
                  <w:marLeft w:val="0"/>
                  <w:marRight w:val="0"/>
                  <w:marTop w:val="0"/>
                  <w:marBottom w:val="0"/>
                  <w:divBdr>
                    <w:top w:val="none" w:sz="0" w:space="0" w:color="auto"/>
                    <w:left w:val="none" w:sz="0" w:space="0" w:color="auto"/>
                    <w:bottom w:val="none" w:sz="0" w:space="0" w:color="auto"/>
                    <w:right w:val="none" w:sz="0" w:space="0" w:color="auto"/>
                  </w:divBdr>
                </w:div>
                <w:div w:id="1096174020">
                  <w:marLeft w:val="0"/>
                  <w:marRight w:val="0"/>
                  <w:marTop w:val="0"/>
                  <w:marBottom w:val="0"/>
                  <w:divBdr>
                    <w:top w:val="none" w:sz="0" w:space="0" w:color="auto"/>
                    <w:left w:val="none" w:sz="0" w:space="0" w:color="auto"/>
                    <w:bottom w:val="none" w:sz="0" w:space="0" w:color="auto"/>
                    <w:right w:val="none" w:sz="0" w:space="0" w:color="auto"/>
                  </w:divBdr>
                </w:div>
                <w:div w:id="579684005">
                  <w:marLeft w:val="0"/>
                  <w:marRight w:val="0"/>
                  <w:marTop w:val="0"/>
                  <w:marBottom w:val="0"/>
                  <w:divBdr>
                    <w:top w:val="none" w:sz="0" w:space="0" w:color="auto"/>
                    <w:left w:val="none" w:sz="0" w:space="0" w:color="auto"/>
                    <w:bottom w:val="none" w:sz="0" w:space="0" w:color="auto"/>
                    <w:right w:val="none" w:sz="0" w:space="0" w:color="auto"/>
                  </w:divBdr>
                </w:div>
                <w:div w:id="72971459">
                  <w:marLeft w:val="0"/>
                  <w:marRight w:val="0"/>
                  <w:marTop w:val="0"/>
                  <w:marBottom w:val="0"/>
                  <w:divBdr>
                    <w:top w:val="none" w:sz="0" w:space="0" w:color="auto"/>
                    <w:left w:val="none" w:sz="0" w:space="0" w:color="auto"/>
                    <w:bottom w:val="none" w:sz="0" w:space="0" w:color="auto"/>
                    <w:right w:val="none" w:sz="0" w:space="0" w:color="auto"/>
                  </w:divBdr>
                </w:div>
                <w:div w:id="1244140489">
                  <w:marLeft w:val="0"/>
                  <w:marRight w:val="0"/>
                  <w:marTop w:val="0"/>
                  <w:marBottom w:val="0"/>
                  <w:divBdr>
                    <w:top w:val="none" w:sz="0" w:space="0" w:color="auto"/>
                    <w:left w:val="none" w:sz="0" w:space="0" w:color="auto"/>
                    <w:bottom w:val="none" w:sz="0" w:space="0" w:color="auto"/>
                    <w:right w:val="none" w:sz="0" w:space="0" w:color="auto"/>
                  </w:divBdr>
                </w:div>
                <w:div w:id="1739595184">
                  <w:marLeft w:val="0"/>
                  <w:marRight w:val="0"/>
                  <w:marTop w:val="0"/>
                  <w:marBottom w:val="0"/>
                  <w:divBdr>
                    <w:top w:val="none" w:sz="0" w:space="0" w:color="auto"/>
                    <w:left w:val="none" w:sz="0" w:space="0" w:color="auto"/>
                    <w:bottom w:val="none" w:sz="0" w:space="0" w:color="auto"/>
                    <w:right w:val="none" w:sz="0" w:space="0" w:color="auto"/>
                  </w:divBdr>
                </w:div>
                <w:div w:id="1670517090">
                  <w:marLeft w:val="0"/>
                  <w:marRight w:val="0"/>
                  <w:marTop w:val="0"/>
                  <w:marBottom w:val="0"/>
                  <w:divBdr>
                    <w:top w:val="none" w:sz="0" w:space="0" w:color="auto"/>
                    <w:left w:val="none" w:sz="0" w:space="0" w:color="auto"/>
                    <w:bottom w:val="none" w:sz="0" w:space="0" w:color="auto"/>
                    <w:right w:val="none" w:sz="0" w:space="0" w:color="auto"/>
                  </w:divBdr>
                </w:div>
                <w:div w:id="2052682997">
                  <w:marLeft w:val="0"/>
                  <w:marRight w:val="0"/>
                  <w:marTop w:val="0"/>
                  <w:marBottom w:val="0"/>
                  <w:divBdr>
                    <w:top w:val="none" w:sz="0" w:space="0" w:color="auto"/>
                    <w:left w:val="none" w:sz="0" w:space="0" w:color="auto"/>
                    <w:bottom w:val="none" w:sz="0" w:space="0" w:color="auto"/>
                    <w:right w:val="none" w:sz="0" w:space="0" w:color="auto"/>
                  </w:divBdr>
                </w:div>
                <w:div w:id="87578122">
                  <w:marLeft w:val="0"/>
                  <w:marRight w:val="0"/>
                  <w:marTop w:val="0"/>
                  <w:marBottom w:val="0"/>
                  <w:divBdr>
                    <w:top w:val="none" w:sz="0" w:space="0" w:color="auto"/>
                    <w:left w:val="none" w:sz="0" w:space="0" w:color="auto"/>
                    <w:bottom w:val="none" w:sz="0" w:space="0" w:color="auto"/>
                    <w:right w:val="none" w:sz="0" w:space="0" w:color="auto"/>
                  </w:divBdr>
                </w:div>
                <w:div w:id="733744923">
                  <w:marLeft w:val="0"/>
                  <w:marRight w:val="0"/>
                  <w:marTop w:val="0"/>
                  <w:marBottom w:val="0"/>
                  <w:divBdr>
                    <w:top w:val="none" w:sz="0" w:space="0" w:color="auto"/>
                    <w:left w:val="none" w:sz="0" w:space="0" w:color="auto"/>
                    <w:bottom w:val="none" w:sz="0" w:space="0" w:color="auto"/>
                    <w:right w:val="none" w:sz="0" w:space="0" w:color="auto"/>
                  </w:divBdr>
                </w:div>
                <w:div w:id="1586108969">
                  <w:marLeft w:val="0"/>
                  <w:marRight w:val="0"/>
                  <w:marTop w:val="0"/>
                  <w:marBottom w:val="0"/>
                  <w:divBdr>
                    <w:top w:val="none" w:sz="0" w:space="0" w:color="auto"/>
                    <w:left w:val="none" w:sz="0" w:space="0" w:color="auto"/>
                    <w:bottom w:val="none" w:sz="0" w:space="0" w:color="auto"/>
                    <w:right w:val="none" w:sz="0" w:space="0" w:color="auto"/>
                  </w:divBdr>
                </w:div>
                <w:div w:id="508106147">
                  <w:marLeft w:val="0"/>
                  <w:marRight w:val="0"/>
                  <w:marTop w:val="0"/>
                  <w:marBottom w:val="0"/>
                  <w:divBdr>
                    <w:top w:val="none" w:sz="0" w:space="0" w:color="auto"/>
                    <w:left w:val="none" w:sz="0" w:space="0" w:color="auto"/>
                    <w:bottom w:val="none" w:sz="0" w:space="0" w:color="auto"/>
                    <w:right w:val="none" w:sz="0" w:space="0" w:color="auto"/>
                  </w:divBdr>
                </w:div>
                <w:div w:id="1864056442">
                  <w:marLeft w:val="0"/>
                  <w:marRight w:val="0"/>
                  <w:marTop w:val="0"/>
                  <w:marBottom w:val="0"/>
                  <w:divBdr>
                    <w:top w:val="none" w:sz="0" w:space="0" w:color="auto"/>
                    <w:left w:val="none" w:sz="0" w:space="0" w:color="auto"/>
                    <w:bottom w:val="none" w:sz="0" w:space="0" w:color="auto"/>
                    <w:right w:val="none" w:sz="0" w:space="0" w:color="auto"/>
                  </w:divBdr>
                </w:div>
                <w:div w:id="1810397342">
                  <w:marLeft w:val="0"/>
                  <w:marRight w:val="0"/>
                  <w:marTop w:val="0"/>
                  <w:marBottom w:val="0"/>
                  <w:divBdr>
                    <w:top w:val="none" w:sz="0" w:space="0" w:color="auto"/>
                    <w:left w:val="none" w:sz="0" w:space="0" w:color="auto"/>
                    <w:bottom w:val="none" w:sz="0" w:space="0" w:color="auto"/>
                    <w:right w:val="none" w:sz="0" w:space="0" w:color="auto"/>
                  </w:divBdr>
                </w:div>
                <w:div w:id="1798335455">
                  <w:marLeft w:val="0"/>
                  <w:marRight w:val="0"/>
                  <w:marTop w:val="0"/>
                  <w:marBottom w:val="0"/>
                  <w:divBdr>
                    <w:top w:val="none" w:sz="0" w:space="0" w:color="auto"/>
                    <w:left w:val="none" w:sz="0" w:space="0" w:color="auto"/>
                    <w:bottom w:val="none" w:sz="0" w:space="0" w:color="auto"/>
                    <w:right w:val="none" w:sz="0" w:space="0" w:color="auto"/>
                  </w:divBdr>
                </w:div>
                <w:div w:id="831674844">
                  <w:marLeft w:val="0"/>
                  <w:marRight w:val="0"/>
                  <w:marTop w:val="0"/>
                  <w:marBottom w:val="0"/>
                  <w:divBdr>
                    <w:top w:val="none" w:sz="0" w:space="0" w:color="auto"/>
                    <w:left w:val="none" w:sz="0" w:space="0" w:color="auto"/>
                    <w:bottom w:val="none" w:sz="0" w:space="0" w:color="auto"/>
                    <w:right w:val="none" w:sz="0" w:space="0" w:color="auto"/>
                  </w:divBdr>
                </w:div>
                <w:div w:id="974723902">
                  <w:marLeft w:val="0"/>
                  <w:marRight w:val="0"/>
                  <w:marTop w:val="0"/>
                  <w:marBottom w:val="0"/>
                  <w:divBdr>
                    <w:top w:val="none" w:sz="0" w:space="0" w:color="auto"/>
                    <w:left w:val="none" w:sz="0" w:space="0" w:color="auto"/>
                    <w:bottom w:val="none" w:sz="0" w:space="0" w:color="auto"/>
                    <w:right w:val="none" w:sz="0" w:space="0" w:color="auto"/>
                  </w:divBdr>
                </w:div>
                <w:div w:id="891843925">
                  <w:marLeft w:val="0"/>
                  <w:marRight w:val="0"/>
                  <w:marTop w:val="0"/>
                  <w:marBottom w:val="0"/>
                  <w:divBdr>
                    <w:top w:val="none" w:sz="0" w:space="0" w:color="auto"/>
                    <w:left w:val="none" w:sz="0" w:space="0" w:color="auto"/>
                    <w:bottom w:val="none" w:sz="0" w:space="0" w:color="auto"/>
                    <w:right w:val="none" w:sz="0" w:space="0" w:color="auto"/>
                  </w:divBdr>
                </w:div>
                <w:div w:id="1504472751">
                  <w:marLeft w:val="0"/>
                  <w:marRight w:val="0"/>
                  <w:marTop w:val="0"/>
                  <w:marBottom w:val="0"/>
                  <w:divBdr>
                    <w:top w:val="none" w:sz="0" w:space="0" w:color="auto"/>
                    <w:left w:val="none" w:sz="0" w:space="0" w:color="auto"/>
                    <w:bottom w:val="none" w:sz="0" w:space="0" w:color="auto"/>
                    <w:right w:val="none" w:sz="0" w:space="0" w:color="auto"/>
                  </w:divBdr>
                </w:div>
                <w:div w:id="1016883582">
                  <w:marLeft w:val="0"/>
                  <w:marRight w:val="0"/>
                  <w:marTop w:val="0"/>
                  <w:marBottom w:val="0"/>
                  <w:divBdr>
                    <w:top w:val="none" w:sz="0" w:space="0" w:color="auto"/>
                    <w:left w:val="none" w:sz="0" w:space="0" w:color="auto"/>
                    <w:bottom w:val="none" w:sz="0" w:space="0" w:color="auto"/>
                    <w:right w:val="none" w:sz="0" w:space="0" w:color="auto"/>
                  </w:divBdr>
                </w:div>
                <w:div w:id="301037906">
                  <w:marLeft w:val="0"/>
                  <w:marRight w:val="0"/>
                  <w:marTop w:val="0"/>
                  <w:marBottom w:val="0"/>
                  <w:divBdr>
                    <w:top w:val="none" w:sz="0" w:space="0" w:color="auto"/>
                    <w:left w:val="none" w:sz="0" w:space="0" w:color="auto"/>
                    <w:bottom w:val="none" w:sz="0" w:space="0" w:color="auto"/>
                    <w:right w:val="none" w:sz="0" w:space="0" w:color="auto"/>
                  </w:divBdr>
                </w:div>
                <w:div w:id="259877639">
                  <w:marLeft w:val="0"/>
                  <w:marRight w:val="0"/>
                  <w:marTop w:val="0"/>
                  <w:marBottom w:val="0"/>
                  <w:divBdr>
                    <w:top w:val="none" w:sz="0" w:space="0" w:color="auto"/>
                    <w:left w:val="none" w:sz="0" w:space="0" w:color="auto"/>
                    <w:bottom w:val="none" w:sz="0" w:space="0" w:color="auto"/>
                    <w:right w:val="none" w:sz="0" w:space="0" w:color="auto"/>
                  </w:divBdr>
                </w:div>
                <w:div w:id="1453331048">
                  <w:marLeft w:val="0"/>
                  <w:marRight w:val="0"/>
                  <w:marTop w:val="0"/>
                  <w:marBottom w:val="0"/>
                  <w:divBdr>
                    <w:top w:val="none" w:sz="0" w:space="0" w:color="auto"/>
                    <w:left w:val="none" w:sz="0" w:space="0" w:color="auto"/>
                    <w:bottom w:val="none" w:sz="0" w:space="0" w:color="auto"/>
                    <w:right w:val="none" w:sz="0" w:space="0" w:color="auto"/>
                  </w:divBdr>
                </w:div>
                <w:div w:id="102040302">
                  <w:marLeft w:val="0"/>
                  <w:marRight w:val="0"/>
                  <w:marTop w:val="0"/>
                  <w:marBottom w:val="0"/>
                  <w:divBdr>
                    <w:top w:val="none" w:sz="0" w:space="0" w:color="auto"/>
                    <w:left w:val="none" w:sz="0" w:space="0" w:color="auto"/>
                    <w:bottom w:val="none" w:sz="0" w:space="0" w:color="auto"/>
                    <w:right w:val="none" w:sz="0" w:space="0" w:color="auto"/>
                  </w:divBdr>
                </w:div>
                <w:div w:id="286548240">
                  <w:marLeft w:val="0"/>
                  <w:marRight w:val="0"/>
                  <w:marTop w:val="0"/>
                  <w:marBottom w:val="0"/>
                  <w:divBdr>
                    <w:top w:val="none" w:sz="0" w:space="0" w:color="auto"/>
                    <w:left w:val="none" w:sz="0" w:space="0" w:color="auto"/>
                    <w:bottom w:val="none" w:sz="0" w:space="0" w:color="auto"/>
                    <w:right w:val="none" w:sz="0" w:space="0" w:color="auto"/>
                  </w:divBdr>
                </w:div>
                <w:div w:id="1364012868">
                  <w:marLeft w:val="0"/>
                  <w:marRight w:val="0"/>
                  <w:marTop w:val="0"/>
                  <w:marBottom w:val="0"/>
                  <w:divBdr>
                    <w:top w:val="none" w:sz="0" w:space="0" w:color="auto"/>
                    <w:left w:val="none" w:sz="0" w:space="0" w:color="auto"/>
                    <w:bottom w:val="none" w:sz="0" w:space="0" w:color="auto"/>
                    <w:right w:val="none" w:sz="0" w:space="0" w:color="auto"/>
                  </w:divBdr>
                </w:div>
                <w:div w:id="230821468">
                  <w:marLeft w:val="0"/>
                  <w:marRight w:val="0"/>
                  <w:marTop w:val="0"/>
                  <w:marBottom w:val="0"/>
                  <w:divBdr>
                    <w:top w:val="none" w:sz="0" w:space="0" w:color="auto"/>
                    <w:left w:val="none" w:sz="0" w:space="0" w:color="auto"/>
                    <w:bottom w:val="none" w:sz="0" w:space="0" w:color="auto"/>
                    <w:right w:val="none" w:sz="0" w:space="0" w:color="auto"/>
                  </w:divBdr>
                </w:div>
                <w:div w:id="1591038527">
                  <w:marLeft w:val="0"/>
                  <w:marRight w:val="0"/>
                  <w:marTop w:val="0"/>
                  <w:marBottom w:val="0"/>
                  <w:divBdr>
                    <w:top w:val="none" w:sz="0" w:space="0" w:color="auto"/>
                    <w:left w:val="none" w:sz="0" w:space="0" w:color="auto"/>
                    <w:bottom w:val="none" w:sz="0" w:space="0" w:color="auto"/>
                    <w:right w:val="none" w:sz="0" w:space="0" w:color="auto"/>
                  </w:divBdr>
                </w:div>
                <w:div w:id="654575976">
                  <w:marLeft w:val="0"/>
                  <w:marRight w:val="0"/>
                  <w:marTop w:val="0"/>
                  <w:marBottom w:val="0"/>
                  <w:divBdr>
                    <w:top w:val="none" w:sz="0" w:space="0" w:color="auto"/>
                    <w:left w:val="none" w:sz="0" w:space="0" w:color="auto"/>
                    <w:bottom w:val="none" w:sz="0" w:space="0" w:color="auto"/>
                    <w:right w:val="none" w:sz="0" w:space="0" w:color="auto"/>
                  </w:divBdr>
                </w:div>
                <w:div w:id="196243241">
                  <w:marLeft w:val="0"/>
                  <w:marRight w:val="0"/>
                  <w:marTop w:val="0"/>
                  <w:marBottom w:val="0"/>
                  <w:divBdr>
                    <w:top w:val="none" w:sz="0" w:space="0" w:color="auto"/>
                    <w:left w:val="none" w:sz="0" w:space="0" w:color="auto"/>
                    <w:bottom w:val="none" w:sz="0" w:space="0" w:color="auto"/>
                    <w:right w:val="none" w:sz="0" w:space="0" w:color="auto"/>
                  </w:divBdr>
                </w:div>
                <w:div w:id="866874827">
                  <w:marLeft w:val="0"/>
                  <w:marRight w:val="0"/>
                  <w:marTop w:val="0"/>
                  <w:marBottom w:val="0"/>
                  <w:divBdr>
                    <w:top w:val="none" w:sz="0" w:space="0" w:color="auto"/>
                    <w:left w:val="none" w:sz="0" w:space="0" w:color="auto"/>
                    <w:bottom w:val="none" w:sz="0" w:space="0" w:color="auto"/>
                    <w:right w:val="none" w:sz="0" w:space="0" w:color="auto"/>
                  </w:divBdr>
                </w:div>
                <w:div w:id="1373846977">
                  <w:marLeft w:val="0"/>
                  <w:marRight w:val="0"/>
                  <w:marTop w:val="0"/>
                  <w:marBottom w:val="0"/>
                  <w:divBdr>
                    <w:top w:val="none" w:sz="0" w:space="0" w:color="auto"/>
                    <w:left w:val="none" w:sz="0" w:space="0" w:color="auto"/>
                    <w:bottom w:val="none" w:sz="0" w:space="0" w:color="auto"/>
                    <w:right w:val="none" w:sz="0" w:space="0" w:color="auto"/>
                  </w:divBdr>
                </w:div>
                <w:div w:id="591277392">
                  <w:marLeft w:val="0"/>
                  <w:marRight w:val="0"/>
                  <w:marTop w:val="0"/>
                  <w:marBottom w:val="0"/>
                  <w:divBdr>
                    <w:top w:val="none" w:sz="0" w:space="0" w:color="auto"/>
                    <w:left w:val="none" w:sz="0" w:space="0" w:color="auto"/>
                    <w:bottom w:val="none" w:sz="0" w:space="0" w:color="auto"/>
                    <w:right w:val="none" w:sz="0" w:space="0" w:color="auto"/>
                  </w:divBdr>
                </w:div>
                <w:div w:id="878277652">
                  <w:marLeft w:val="0"/>
                  <w:marRight w:val="0"/>
                  <w:marTop w:val="0"/>
                  <w:marBottom w:val="0"/>
                  <w:divBdr>
                    <w:top w:val="none" w:sz="0" w:space="0" w:color="auto"/>
                    <w:left w:val="none" w:sz="0" w:space="0" w:color="auto"/>
                    <w:bottom w:val="none" w:sz="0" w:space="0" w:color="auto"/>
                    <w:right w:val="none" w:sz="0" w:space="0" w:color="auto"/>
                  </w:divBdr>
                </w:div>
                <w:div w:id="892813169">
                  <w:marLeft w:val="0"/>
                  <w:marRight w:val="0"/>
                  <w:marTop w:val="0"/>
                  <w:marBottom w:val="0"/>
                  <w:divBdr>
                    <w:top w:val="none" w:sz="0" w:space="0" w:color="auto"/>
                    <w:left w:val="none" w:sz="0" w:space="0" w:color="auto"/>
                    <w:bottom w:val="none" w:sz="0" w:space="0" w:color="auto"/>
                    <w:right w:val="none" w:sz="0" w:space="0" w:color="auto"/>
                  </w:divBdr>
                </w:div>
                <w:div w:id="243416513">
                  <w:marLeft w:val="0"/>
                  <w:marRight w:val="0"/>
                  <w:marTop w:val="0"/>
                  <w:marBottom w:val="0"/>
                  <w:divBdr>
                    <w:top w:val="none" w:sz="0" w:space="0" w:color="auto"/>
                    <w:left w:val="none" w:sz="0" w:space="0" w:color="auto"/>
                    <w:bottom w:val="none" w:sz="0" w:space="0" w:color="auto"/>
                    <w:right w:val="none" w:sz="0" w:space="0" w:color="auto"/>
                  </w:divBdr>
                </w:div>
                <w:div w:id="1911229297">
                  <w:marLeft w:val="0"/>
                  <w:marRight w:val="0"/>
                  <w:marTop w:val="0"/>
                  <w:marBottom w:val="0"/>
                  <w:divBdr>
                    <w:top w:val="none" w:sz="0" w:space="0" w:color="auto"/>
                    <w:left w:val="none" w:sz="0" w:space="0" w:color="auto"/>
                    <w:bottom w:val="none" w:sz="0" w:space="0" w:color="auto"/>
                    <w:right w:val="none" w:sz="0" w:space="0" w:color="auto"/>
                  </w:divBdr>
                </w:div>
                <w:div w:id="1286084659">
                  <w:marLeft w:val="0"/>
                  <w:marRight w:val="0"/>
                  <w:marTop w:val="0"/>
                  <w:marBottom w:val="0"/>
                  <w:divBdr>
                    <w:top w:val="none" w:sz="0" w:space="0" w:color="auto"/>
                    <w:left w:val="none" w:sz="0" w:space="0" w:color="auto"/>
                    <w:bottom w:val="none" w:sz="0" w:space="0" w:color="auto"/>
                    <w:right w:val="none" w:sz="0" w:space="0" w:color="auto"/>
                  </w:divBdr>
                </w:div>
                <w:div w:id="1292856969">
                  <w:marLeft w:val="0"/>
                  <w:marRight w:val="0"/>
                  <w:marTop w:val="0"/>
                  <w:marBottom w:val="0"/>
                  <w:divBdr>
                    <w:top w:val="none" w:sz="0" w:space="0" w:color="auto"/>
                    <w:left w:val="none" w:sz="0" w:space="0" w:color="auto"/>
                    <w:bottom w:val="none" w:sz="0" w:space="0" w:color="auto"/>
                    <w:right w:val="none" w:sz="0" w:space="0" w:color="auto"/>
                  </w:divBdr>
                </w:div>
                <w:div w:id="1882398254">
                  <w:marLeft w:val="0"/>
                  <w:marRight w:val="0"/>
                  <w:marTop w:val="0"/>
                  <w:marBottom w:val="0"/>
                  <w:divBdr>
                    <w:top w:val="none" w:sz="0" w:space="0" w:color="auto"/>
                    <w:left w:val="none" w:sz="0" w:space="0" w:color="auto"/>
                    <w:bottom w:val="none" w:sz="0" w:space="0" w:color="auto"/>
                    <w:right w:val="none" w:sz="0" w:space="0" w:color="auto"/>
                  </w:divBdr>
                </w:div>
                <w:div w:id="2109345198">
                  <w:marLeft w:val="0"/>
                  <w:marRight w:val="0"/>
                  <w:marTop w:val="0"/>
                  <w:marBottom w:val="0"/>
                  <w:divBdr>
                    <w:top w:val="none" w:sz="0" w:space="0" w:color="auto"/>
                    <w:left w:val="none" w:sz="0" w:space="0" w:color="auto"/>
                    <w:bottom w:val="none" w:sz="0" w:space="0" w:color="auto"/>
                    <w:right w:val="none" w:sz="0" w:space="0" w:color="auto"/>
                  </w:divBdr>
                </w:div>
                <w:div w:id="1452289377">
                  <w:marLeft w:val="0"/>
                  <w:marRight w:val="0"/>
                  <w:marTop w:val="0"/>
                  <w:marBottom w:val="0"/>
                  <w:divBdr>
                    <w:top w:val="none" w:sz="0" w:space="0" w:color="auto"/>
                    <w:left w:val="none" w:sz="0" w:space="0" w:color="auto"/>
                    <w:bottom w:val="none" w:sz="0" w:space="0" w:color="auto"/>
                    <w:right w:val="none" w:sz="0" w:space="0" w:color="auto"/>
                  </w:divBdr>
                </w:div>
                <w:div w:id="55056274">
                  <w:marLeft w:val="0"/>
                  <w:marRight w:val="0"/>
                  <w:marTop w:val="0"/>
                  <w:marBottom w:val="0"/>
                  <w:divBdr>
                    <w:top w:val="none" w:sz="0" w:space="0" w:color="auto"/>
                    <w:left w:val="none" w:sz="0" w:space="0" w:color="auto"/>
                    <w:bottom w:val="none" w:sz="0" w:space="0" w:color="auto"/>
                    <w:right w:val="none" w:sz="0" w:space="0" w:color="auto"/>
                  </w:divBdr>
                </w:div>
                <w:div w:id="426579876">
                  <w:marLeft w:val="0"/>
                  <w:marRight w:val="0"/>
                  <w:marTop w:val="0"/>
                  <w:marBottom w:val="0"/>
                  <w:divBdr>
                    <w:top w:val="none" w:sz="0" w:space="0" w:color="auto"/>
                    <w:left w:val="none" w:sz="0" w:space="0" w:color="auto"/>
                    <w:bottom w:val="none" w:sz="0" w:space="0" w:color="auto"/>
                    <w:right w:val="none" w:sz="0" w:space="0" w:color="auto"/>
                  </w:divBdr>
                </w:div>
                <w:div w:id="1725908090">
                  <w:marLeft w:val="0"/>
                  <w:marRight w:val="0"/>
                  <w:marTop w:val="0"/>
                  <w:marBottom w:val="0"/>
                  <w:divBdr>
                    <w:top w:val="none" w:sz="0" w:space="0" w:color="auto"/>
                    <w:left w:val="none" w:sz="0" w:space="0" w:color="auto"/>
                    <w:bottom w:val="none" w:sz="0" w:space="0" w:color="auto"/>
                    <w:right w:val="none" w:sz="0" w:space="0" w:color="auto"/>
                  </w:divBdr>
                </w:div>
                <w:div w:id="1809392459">
                  <w:marLeft w:val="0"/>
                  <w:marRight w:val="0"/>
                  <w:marTop w:val="0"/>
                  <w:marBottom w:val="0"/>
                  <w:divBdr>
                    <w:top w:val="none" w:sz="0" w:space="0" w:color="auto"/>
                    <w:left w:val="none" w:sz="0" w:space="0" w:color="auto"/>
                    <w:bottom w:val="none" w:sz="0" w:space="0" w:color="auto"/>
                    <w:right w:val="none" w:sz="0" w:space="0" w:color="auto"/>
                  </w:divBdr>
                </w:div>
                <w:div w:id="1774203758">
                  <w:marLeft w:val="0"/>
                  <w:marRight w:val="0"/>
                  <w:marTop w:val="0"/>
                  <w:marBottom w:val="0"/>
                  <w:divBdr>
                    <w:top w:val="none" w:sz="0" w:space="0" w:color="auto"/>
                    <w:left w:val="none" w:sz="0" w:space="0" w:color="auto"/>
                    <w:bottom w:val="none" w:sz="0" w:space="0" w:color="auto"/>
                    <w:right w:val="none" w:sz="0" w:space="0" w:color="auto"/>
                  </w:divBdr>
                </w:div>
                <w:div w:id="1257522763">
                  <w:marLeft w:val="0"/>
                  <w:marRight w:val="0"/>
                  <w:marTop w:val="0"/>
                  <w:marBottom w:val="0"/>
                  <w:divBdr>
                    <w:top w:val="none" w:sz="0" w:space="0" w:color="auto"/>
                    <w:left w:val="none" w:sz="0" w:space="0" w:color="auto"/>
                    <w:bottom w:val="none" w:sz="0" w:space="0" w:color="auto"/>
                    <w:right w:val="none" w:sz="0" w:space="0" w:color="auto"/>
                  </w:divBdr>
                </w:div>
                <w:div w:id="106893672">
                  <w:marLeft w:val="0"/>
                  <w:marRight w:val="0"/>
                  <w:marTop w:val="0"/>
                  <w:marBottom w:val="0"/>
                  <w:divBdr>
                    <w:top w:val="none" w:sz="0" w:space="0" w:color="auto"/>
                    <w:left w:val="none" w:sz="0" w:space="0" w:color="auto"/>
                    <w:bottom w:val="none" w:sz="0" w:space="0" w:color="auto"/>
                    <w:right w:val="none" w:sz="0" w:space="0" w:color="auto"/>
                  </w:divBdr>
                </w:div>
                <w:div w:id="1971814146">
                  <w:marLeft w:val="0"/>
                  <w:marRight w:val="0"/>
                  <w:marTop w:val="0"/>
                  <w:marBottom w:val="0"/>
                  <w:divBdr>
                    <w:top w:val="none" w:sz="0" w:space="0" w:color="auto"/>
                    <w:left w:val="none" w:sz="0" w:space="0" w:color="auto"/>
                    <w:bottom w:val="none" w:sz="0" w:space="0" w:color="auto"/>
                    <w:right w:val="none" w:sz="0" w:space="0" w:color="auto"/>
                  </w:divBdr>
                </w:div>
                <w:div w:id="383528846">
                  <w:marLeft w:val="0"/>
                  <w:marRight w:val="0"/>
                  <w:marTop w:val="0"/>
                  <w:marBottom w:val="0"/>
                  <w:divBdr>
                    <w:top w:val="none" w:sz="0" w:space="0" w:color="auto"/>
                    <w:left w:val="none" w:sz="0" w:space="0" w:color="auto"/>
                    <w:bottom w:val="none" w:sz="0" w:space="0" w:color="auto"/>
                    <w:right w:val="none" w:sz="0" w:space="0" w:color="auto"/>
                  </w:divBdr>
                </w:div>
                <w:div w:id="1284196434">
                  <w:marLeft w:val="0"/>
                  <w:marRight w:val="0"/>
                  <w:marTop w:val="0"/>
                  <w:marBottom w:val="0"/>
                  <w:divBdr>
                    <w:top w:val="none" w:sz="0" w:space="0" w:color="auto"/>
                    <w:left w:val="none" w:sz="0" w:space="0" w:color="auto"/>
                    <w:bottom w:val="none" w:sz="0" w:space="0" w:color="auto"/>
                    <w:right w:val="none" w:sz="0" w:space="0" w:color="auto"/>
                  </w:divBdr>
                </w:div>
                <w:div w:id="1422407850">
                  <w:marLeft w:val="0"/>
                  <w:marRight w:val="0"/>
                  <w:marTop w:val="0"/>
                  <w:marBottom w:val="0"/>
                  <w:divBdr>
                    <w:top w:val="none" w:sz="0" w:space="0" w:color="auto"/>
                    <w:left w:val="none" w:sz="0" w:space="0" w:color="auto"/>
                    <w:bottom w:val="none" w:sz="0" w:space="0" w:color="auto"/>
                    <w:right w:val="none" w:sz="0" w:space="0" w:color="auto"/>
                  </w:divBdr>
                </w:div>
                <w:div w:id="1431000955">
                  <w:marLeft w:val="0"/>
                  <w:marRight w:val="0"/>
                  <w:marTop w:val="0"/>
                  <w:marBottom w:val="0"/>
                  <w:divBdr>
                    <w:top w:val="none" w:sz="0" w:space="0" w:color="auto"/>
                    <w:left w:val="none" w:sz="0" w:space="0" w:color="auto"/>
                    <w:bottom w:val="none" w:sz="0" w:space="0" w:color="auto"/>
                    <w:right w:val="none" w:sz="0" w:space="0" w:color="auto"/>
                  </w:divBdr>
                </w:div>
                <w:div w:id="596982655">
                  <w:marLeft w:val="0"/>
                  <w:marRight w:val="0"/>
                  <w:marTop w:val="0"/>
                  <w:marBottom w:val="0"/>
                  <w:divBdr>
                    <w:top w:val="none" w:sz="0" w:space="0" w:color="auto"/>
                    <w:left w:val="none" w:sz="0" w:space="0" w:color="auto"/>
                    <w:bottom w:val="none" w:sz="0" w:space="0" w:color="auto"/>
                    <w:right w:val="none" w:sz="0" w:space="0" w:color="auto"/>
                  </w:divBdr>
                </w:div>
                <w:div w:id="441076007">
                  <w:marLeft w:val="0"/>
                  <w:marRight w:val="0"/>
                  <w:marTop w:val="0"/>
                  <w:marBottom w:val="0"/>
                  <w:divBdr>
                    <w:top w:val="none" w:sz="0" w:space="0" w:color="auto"/>
                    <w:left w:val="none" w:sz="0" w:space="0" w:color="auto"/>
                    <w:bottom w:val="none" w:sz="0" w:space="0" w:color="auto"/>
                    <w:right w:val="none" w:sz="0" w:space="0" w:color="auto"/>
                  </w:divBdr>
                </w:div>
                <w:div w:id="1329938215">
                  <w:marLeft w:val="0"/>
                  <w:marRight w:val="0"/>
                  <w:marTop w:val="0"/>
                  <w:marBottom w:val="0"/>
                  <w:divBdr>
                    <w:top w:val="none" w:sz="0" w:space="0" w:color="auto"/>
                    <w:left w:val="none" w:sz="0" w:space="0" w:color="auto"/>
                    <w:bottom w:val="none" w:sz="0" w:space="0" w:color="auto"/>
                    <w:right w:val="none" w:sz="0" w:space="0" w:color="auto"/>
                  </w:divBdr>
                </w:div>
                <w:div w:id="185409523">
                  <w:marLeft w:val="0"/>
                  <w:marRight w:val="0"/>
                  <w:marTop w:val="0"/>
                  <w:marBottom w:val="0"/>
                  <w:divBdr>
                    <w:top w:val="none" w:sz="0" w:space="0" w:color="auto"/>
                    <w:left w:val="none" w:sz="0" w:space="0" w:color="auto"/>
                    <w:bottom w:val="none" w:sz="0" w:space="0" w:color="auto"/>
                    <w:right w:val="none" w:sz="0" w:space="0" w:color="auto"/>
                  </w:divBdr>
                </w:div>
                <w:div w:id="286545874">
                  <w:marLeft w:val="0"/>
                  <w:marRight w:val="0"/>
                  <w:marTop w:val="0"/>
                  <w:marBottom w:val="0"/>
                  <w:divBdr>
                    <w:top w:val="none" w:sz="0" w:space="0" w:color="auto"/>
                    <w:left w:val="none" w:sz="0" w:space="0" w:color="auto"/>
                    <w:bottom w:val="none" w:sz="0" w:space="0" w:color="auto"/>
                    <w:right w:val="none" w:sz="0" w:space="0" w:color="auto"/>
                  </w:divBdr>
                </w:div>
                <w:div w:id="1462336192">
                  <w:marLeft w:val="0"/>
                  <w:marRight w:val="0"/>
                  <w:marTop w:val="0"/>
                  <w:marBottom w:val="0"/>
                  <w:divBdr>
                    <w:top w:val="none" w:sz="0" w:space="0" w:color="auto"/>
                    <w:left w:val="none" w:sz="0" w:space="0" w:color="auto"/>
                    <w:bottom w:val="none" w:sz="0" w:space="0" w:color="auto"/>
                    <w:right w:val="none" w:sz="0" w:space="0" w:color="auto"/>
                  </w:divBdr>
                </w:div>
                <w:div w:id="1485005946">
                  <w:marLeft w:val="0"/>
                  <w:marRight w:val="0"/>
                  <w:marTop w:val="0"/>
                  <w:marBottom w:val="0"/>
                  <w:divBdr>
                    <w:top w:val="none" w:sz="0" w:space="0" w:color="auto"/>
                    <w:left w:val="none" w:sz="0" w:space="0" w:color="auto"/>
                    <w:bottom w:val="none" w:sz="0" w:space="0" w:color="auto"/>
                    <w:right w:val="none" w:sz="0" w:space="0" w:color="auto"/>
                  </w:divBdr>
                </w:div>
                <w:div w:id="2028941699">
                  <w:marLeft w:val="0"/>
                  <w:marRight w:val="0"/>
                  <w:marTop w:val="0"/>
                  <w:marBottom w:val="0"/>
                  <w:divBdr>
                    <w:top w:val="none" w:sz="0" w:space="0" w:color="auto"/>
                    <w:left w:val="none" w:sz="0" w:space="0" w:color="auto"/>
                    <w:bottom w:val="none" w:sz="0" w:space="0" w:color="auto"/>
                    <w:right w:val="none" w:sz="0" w:space="0" w:color="auto"/>
                  </w:divBdr>
                </w:div>
                <w:div w:id="492918906">
                  <w:marLeft w:val="0"/>
                  <w:marRight w:val="0"/>
                  <w:marTop w:val="0"/>
                  <w:marBottom w:val="0"/>
                  <w:divBdr>
                    <w:top w:val="none" w:sz="0" w:space="0" w:color="auto"/>
                    <w:left w:val="none" w:sz="0" w:space="0" w:color="auto"/>
                    <w:bottom w:val="none" w:sz="0" w:space="0" w:color="auto"/>
                    <w:right w:val="none" w:sz="0" w:space="0" w:color="auto"/>
                  </w:divBdr>
                </w:div>
                <w:div w:id="845555246">
                  <w:marLeft w:val="0"/>
                  <w:marRight w:val="0"/>
                  <w:marTop w:val="0"/>
                  <w:marBottom w:val="0"/>
                  <w:divBdr>
                    <w:top w:val="none" w:sz="0" w:space="0" w:color="auto"/>
                    <w:left w:val="none" w:sz="0" w:space="0" w:color="auto"/>
                    <w:bottom w:val="none" w:sz="0" w:space="0" w:color="auto"/>
                    <w:right w:val="none" w:sz="0" w:space="0" w:color="auto"/>
                  </w:divBdr>
                </w:div>
                <w:div w:id="262498086">
                  <w:marLeft w:val="0"/>
                  <w:marRight w:val="0"/>
                  <w:marTop w:val="0"/>
                  <w:marBottom w:val="0"/>
                  <w:divBdr>
                    <w:top w:val="none" w:sz="0" w:space="0" w:color="auto"/>
                    <w:left w:val="none" w:sz="0" w:space="0" w:color="auto"/>
                    <w:bottom w:val="none" w:sz="0" w:space="0" w:color="auto"/>
                    <w:right w:val="none" w:sz="0" w:space="0" w:color="auto"/>
                  </w:divBdr>
                </w:div>
                <w:div w:id="1864397988">
                  <w:marLeft w:val="0"/>
                  <w:marRight w:val="0"/>
                  <w:marTop w:val="0"/>
                  <w:marBottom w:val="0"/>
                  <w:divBdr>
                    <w:top w:val="none" w:sz="0" w:space="0" w:color="auto"/>
                    <w:left w:val="none" w:sz="0" w:space="0" w:color="auto"/>
                    <w:bottom w:val="none" w:sz="0" w:space="0" w:color="auto"/>
                    <w:right w:val="none" w:sz="0" w:space="0" w:color="auto"/>
                  </w:divBdr>
                </w:div>
                <w:div w:id="733167477">
                  <w:marLeft w:val="0"/>
                  <w:marRight w:val="0"/>
                  <w:marTop w:val="0"/>
                  <w:marBottom w:val="0"/>
                  <w:divBdr>
                    <w:top w:val="none" w:sz="0" w:space="0" w:color="auto"/>
                    <w:left w:val="none" w:sz="0" w:space="0" w:color="auto"/>
                    <w:bottom w:val="none" w:sz="0" w:space="0" w:color="auto"/>
                    <w:right w:val="none" w:sz="0" w:space="0" w:color="auto"/>
                  </w:divBdr>
                </w:div>
                <w:div w:id="1669283777">
                  <w:marLeft w:val="0"/>
                  <w:marRight w:val="0"/>
                  <w:marTop w:val="0"/>
                  <w:marBottom w:val="0"/>
                  <w:divBdr>
                    <w:top w:val="none" w:sz="0" w:space="0" w:color="auto"/>
                    <w:left w:val="none" w:sz="0" w:space="0" w:color="auto"/>
                    <w:bottom w:val="none" w:sz="0" w:space="0" w:color="auto"/>
                    <w:right w:val="none" w:sz="0" w:space="0" w:color="auto"/>
                  </w:divBdr>
                </w:div>
                <w:div w:id="1958675275">
                  <w:marLeft w:val="0"/>
                  <w:marRight w:val="0"/>
                  <w:marTop w:val="0"/>
                  <w:marBottom w:val="0"/>
                  <w:divBdr>
                    <w:top w:val="none" w:sz="0" w:space="0" w:color="auto"/>
                    <w:left w:val="none" w:sz="0" w:space="0" w:color="auto"/>
                    <w:bottom w:val="none" w:sz="0" w:space="0" w:color="auto"/>
                    <w:right w:val="none" w:sz="0" w:space="0" w:color="auto"/>
                  </w:divBdr>
                </w:div>
                <w:div w:id="1548028194">
                  <w:marLeft w:val="0"/>
                  <w:marRight w:val="0"/>
                  <w:marTop w:val="0"/>
                  <w:marBottom w:val="0"/>
                  <w:divBdr>
                    <w:top w:val="none" w:sz="0" w:space="0" w:color="auto"/>
                    <w:left w:val="none" w:sz="0" w:space="0" w:color="auto"/>
                    <w:bottom w:val="none" w:sz="0" w:space="0" w:color="auto"/>
                    <w:right w:val="none" w:sz="0" w:space="0" w:color="auto"/>
                  </w:divBdr>
                </w:div>
                <w:div w:id="124131054">
                  <w:marLeft w:val="0"/>
                  <w:marRight w:val="0"/>
                  <w:marTop w:val="0"/>
                  <w:marBottom w:val="0"/>
                  <w:divBdr>
                    <w:top w:val="none" w:sz="0" w:space="0" w:color="auto"/>
                    <w:left w:val="none" w:sz="0" w:space="0" w:color="auto"/>
                    <w:bottom w:val="none" w:sz="0" w:space="0" w:color="auto"/>
                    <w:right w:val="none" w:sz="0" w:space="0" w:color="auto"/>
                  </w:divBdr>
                </w:div>
                <w:div w:id="169830806">
                  <w:marLeft w:val="0"/>
                  <w:marRight w:val="0"/>
                  <w:marTop w:val="0"/>
                  <w:marBottom w:val="0"/>
                  <w:divBdr>
                    <w:top w:val="none" w:sz="0" w:space="0" w:color="auto"/>
                    <w:left w:val="none" w:sz="0" w:space="0" w:color="auto"/>
                    <w:bottom w:val="none" w:sz="0" w:space="0" w:color="auto"/>
                    <w:right w:val="none" w:sz="0" w:space="0" w:color="auto"/>
                  </w:divBdr>
                </w:div>
                <w:div w:id="911697336">
                  <w:marLeft w:val="0"/>
                  <w:marRight w:val="0"/>
                  <w:marTop w:val="0"/>
                  <w:marBottom w:val="0"/>
                  <w:divBdr>
                    <w:top w:val="none" w:sz="0" w:space="0" w:color="auto"/>
                    <w:left w:val="none" w:sz="0" w:space="0" w:color="auto"/>
                    <w:bottom w:val="none" w:sz="0" w:space="0" w:color="auto"/>
                    <w:right w:val="none" w:sz="0" w:space="0" w:color="auto"/>
                  </w:divBdr>
                </w:div>
                <w:div w:id="1317879748">
                  <w:marLeft w:val="0"/>
                  <w:marRight w:val="0"/>
                  <w:marTop w:val="0"/>
                  <w:marBottom w:val="0"/>
                  <w:divBdr>
                    <w:top w:val="none" w:sz="0" w:space="0" w:color="auto"/>
                    <w:left w:val="none" w:sz="0" w:space="0" w:color="auto"/>
                    <w:bottom w:val="none" w:sz="0" w:space="0" w:color="auto"/>
                    <w:right w:val="none" w:sz="0" w:space="0" w:color="auto"/>
                  </w:divBdr>
                </w:div>
                <w:div w:id="230163569">
                  <w:marLeft w:val="0"/>
                  <w:marRight w:val="0"/>
                  <w:marTop w:val="0"/>
                  <w:marBottom w:val="0"/>
                  <w:divBdr>
                    <w:top w:val="none" w:sz="0" w:space="0" w:color="auto"/>
                    <w:left w:val="none" w:sz="0" w:space="0" w:color="auto"/>
                    <w:bottom w:val="none" w:sz="0" w:space="0" w:color="auto"/>
                    <w:right w:val="none" w:sz="0" w:space="0" w:color="auto"/>
                  </w:divBdr>
                </w:div>
                <w:div w:id="1155300648">
                  <w:marLeft w:val="0"/>
                  <w:marRight w:val="0"/>
                  <w:marTop w:val="0"/>
                  <w:marBottom w:val="0"/>
                  <w:divBdr>
                    <w:top w:val="none" w:sz="0" w:space="0" w:color="auto"/>
                    <w:left w:val="none" w:sz="0" w:space="0" w:color="auto"/>
                    <w:bottom w:val="none" w:sz="0" w:space="0" w:color="auto"/>
                    <w:right w:val="none" w:sz="0" w:space="0" w:color="auto"/>
                  </w:divBdr>
                </w:div>
                <w:div w:id="1399400388">
                  <w:marLeft w:val="0"/>
                  <w:marRight w:val="0"/>
                  <w:marTop w:val="0"/>
                  <w:marBottom w:val="0"/>
                  <w:divBdr>
                    <w:top w:val="none" w:sz="0" w:space="0" w:color="auto"/>
                    <w:left w:val="none" w:sz="0" w:space="0" w:color="auto"/>
                    <w:bottom w:val="none" w:sz="0" w:space="0" w:color="auto"/>
                    <w:right w:val="none" w:sz="0" w:space="0" w:color="auto"/>
                  </w:divBdr>
                </w:div>
                <w:div w:id="1000542487">
                  <w:marLeft w:val="0"/>
                  <w:marRight w:val="0"/>
                  <w:marTop w:val="0"/>
                  <w:marBottom w:val="0"/>
                  <w:divBdr>
                    <w:top w:val="none" w:sz="0" w:space="0" w:color="auto"/>
                    <w:left w:val="none" w:sz="0" w:space="0" w:color="auto"/>
                    <w:bottom w:val="none" w:sz="0" w:space="0" w:color="auto"/>
                    <w:right w:val="none" w:sz="0" w:space="0" w:color="auto"/>
                  </w:divBdr>
                </w:div>
                <w:div w:id="1781606445">
                  <w:marLeft w:val="0"/>
                  <w:marRight w:val="0"/>
                  <w:marTop w:val="0"/>
                  <w:marBottom w:val="0"/>
                  <w:divBdr>
                    <w:top w:val="none" w:sz="0" w:space="0" w:color="auto"/>
                    <w:left w:val="none" w:sz="0" w:space="0" w:color="auto"/>
                    <w:bottom w:val="none" w:sz="0" w:space="0" w:color="auto"/>
                    <w:right w:val="none" w:sz="0" w:space="0" w:color="auto"/>
                  </w:divBdr>
                </w:div>
                <w:div w:id="2114089547">
                  <w:marLeft w:val="0"/>
                  <w:marRight w:val="0"/>
                  <w:marTop w:val="0"/>
                  <w:marBottom w:val="0"/>
                  <w:divBdr>
                    <w:top w:val="none" w:sz="0" w:space="0" w:color="auto"/>
                    <w:left w:val="none" w:sz="0" w:space="0" w:color="auto"/>
                    <w:bottom w:val="none" w:sz="0" w:space="0" w:color="auto"/>
                    <w:right w:val="none" w:sz="0" w:space="0" w:color="auto"/>
                  </w:divBdr>
                </w:div>
                <w:div w:id="1952739371">
                  <w:marLeft w:val="0"/>
                  <w:marRight w:val="0"/>
                  <w:marTop w:val="0"/>
                  <w:marBottom w:val="0"/>
                  <w:divBdr>
                    <w:top w:val="none" w:sz="0" w:space="0" w:color="auto"/>
                    <w:left w:val="none" w:sz="0" w:space="0" w:color="auto"/>
                    <w:bottom w:val="none" w:sz="0" w:space="0" w:color="auto"/>
                    <w:right w:val="none" w:sz="0" w:space="0" w:color="auto"/>
                  </w:divBdr>
                </w:div>
                <w:div w:id="1789935701">
                  <w:marLeft w:val="0"/>
                  <w:marRight w:val="0"/>
                  <w:marTop w:val="0"/>
                  <w:marBottom w:val="0"/>
                  <w:divBdr>
                    <w:top w:val="none" w:sz="0" w:space="0" w:color="auto"/>
                    <w:left w:val="none" w:sz="0" w:space="0" w:color="auto"/>
                    <w:bottom w:val="none" w:sz="0" w:space="0" w:color="auto"/>
                    <w:right w:val="none" w:sz="0" w:space="0" w:color="auto"/>
                  </w:divBdr>
                </w:div>
                <w:div w:id="805928454">
                  <w:marLeft w:val="0"/>
                  <w:marRight w:val="0"/>
                  <w:marTop w:val="0"/>
                  <w:marBottom w:val="0"/>
                  <w:divBdr>
                    <w:top w:val="none" w:sz="0" w:space="0" w:color="auto"/>
                    <w:left w:val="none" w:sz="0" w:space="0" w:color="auto"/>
                    <w:bottom w:val="none" w:sz="0" w:space="0" w:color="auto"/>
                    <w:right w:val="none" w:sz="0" w:space="0" w:color="auto"/>
                  </w:divBdr>
                </w:div>
                <w:div w:id="1785806116">
                  <w:marLeft w:val="0"/>
                  <w:marRight w:val="0"/>
                  <w:marTop w:val="0"/>
                  <w:marBottom w:val="0"/>
                  <w:divBdr>
                    <w:top w:val="none" w:sz="0" w:space="0" w:color="auto"/>
                    <w:left w:val="none" w:sz="0" w:space="0" w:color="auto"/>
                    <w:bottom w:val="none" w:sz="0" w:space="0" w:color="auto"/>
                    <w:right w:val="none" w:sz="0" w:space="0" w:color="auto"/>
                  </w:divBdr>
                </w:div>
                <w:div w:id="1562984749">
                  <w:marLeft w:val="0"/>
                  <w:marRight w:val="0"/>
                  <w:marTop w:val="0"/>
                  <w:marBottom w:val="0"/>
                  <w:divBdr>
                    <w:top w:val="none" w:sz="0" w:space="0" w:color="auto"/>
                    <w:left w:val="none" w:sz="0" w:space="0" w:color="auto"/>
                    <w:bottom w:val="none" w:sz="0" w:space="0" w:color="auto"/>
                    <w:right w:val="none" w:sz="0" w:space="0" w:color="auto"/>
                  </w:divBdr>
                </w:div>
                <w:div w:id="1630168155">
                  <w:marLeft w:val="0"/>
                  <w:marRight w:val="0"/>
                  <w:marTop w:val="0"/>
                  <w:marBottom w:val="0"/>
                  <w:divBdr>
                    <w:top w:val="none" w:sz="0" w:space="0" w:color="auto"/>
                    <w:left w:val="none" w:sz="0" w:space="0" w:color="auto"/>
                    <w:bottom w:val="none" w:sz="0" w:space="0" w:color="auto"/>
                    <w:right w:val="none" w:sz="0" w:space="0" w:color="auto"/>
                  </w:divBdr>
                </w:div>
                <w:div w:id="1179466373">
                  <w:marLeft w:val="0"/>
                  <w:marRight w:val="0"/>
                  <w:marTop w:val="0"/>
                  <w:marBottom w:val="0"/>
                  <w:divBdr>
                    <w:top w:val="none" w:sz="0" w:space="0" w:color="auto"/>
                    <w:left w:val="none" w:sz="0" w:space="0" w:color="auto"/>
                    <w:bottom w:val="none" w:sz="0" w:space="0" w:color="auto"/>
                    <w:right w:val="none" w:sz="0" w:space="0" w:color="auto"/>
                  </w:divBdr>
                </w:div>
                <w:div w:id="692808200">
                  <w:marLeft w:val="0"/>
                  <w:marRight w:val="0"/>
                  <w:marTop w:val="0"/>
                  <w:marBottom w:val="0"/>
                  <w:divBdr>
                    <w:top w:val="none" w:sz="0" w:space="0" w:color="auto"/>
                    <w:left w:val="none" w:sz="0" w:space="0" w:color="auto"/>
                    <w:bottom w:val="none" w:sz="0" w:space="0" w:color="auto"/>
                    <w:right w:val="none" w:sz="0" w:space="0" w:color="auto"/>
                  </w:divBdr>
                </w:div>
                <w:div w:id="1982611070">
                  <w:marLeft w:val="0"/>
                  <w:marRight w:val="0"/>
                  <w:marTop w:val="0"/>
                  <w:marBottom w:val="0"/>
                  <w:divBdr>
                    <w:top w:val="none" w:sz="0" w:space="0" w:color="auto"/>
                    <w:left w:val="none" w:sz="0" w:space="0" w:color="auto"/>
                    <w:bottom w:val="none" w:sz="0" w:space="0" w:color="auto"/>
                    <w:right w:val="none" w:sz="0" w:space="0" w:color="auto"/>
                  </w:divBdr>
                </w:div>
                <w:div w:id="194585938">
                  <w:marLeft w:val="0"/>
                  <w:marRight w:val="0"/>
                  <w:marTop w:val="0"/>
                  <w:marBottom w:val="0"/>
                  <w:divBdr>
                    <w:top w:val="none" w:sz="0" w:space="0" w:color="auto"/>
                    <w:left w:val="none" w:sz="0" w:space="0" w:color="auto"/>
                    <w:bottom w:val="none" w:sz="0" w:space="0" w:color="auto"/>
                    <w:right w:val="none" w:sz="0" w:space="0" w:color="auto"/>
                  </w:divBdr>
                </w:div>
                <w:div w:id="1916935716">
                  <w:marLeft w:val="0"/>
                  <w:marRight w:val="0"/>
                  <w:marTop w:val="0"/>
                  <w:marBottom w:val="0"/>
                  <w:divBdr>
                    <w:top w:val="none" w:sz="0" w:space="0" w:color="auto"/>
                    <w:left w:val="none" w:sz="0" w:space="0" w:color="auto"/>
                    <w:bottom w:val="none" w:sz="0" w:space="0" w:color="auto"/>
                    <w:right w:val="none" w:sz="0" w:space="0" w:color="auto"/>
                  </w:divBdr>
                </w:div>
                <w:div w:id="335112169">
                  <w:marLeft w:val="0"/>
                  <w:marRight w:val="0"/>
                  <w:marTop w:val="0"/>
                  <w:marBottom w:val="0"/>
                  <w:divBdr>
                    <w:top w:val="none" w:sz="0" w:space="0" w:color="auto"/>
                    <w:left w:val="none" w:sz="0" w:space="0" w:color="auto"/>
                    <w:bottom w:val="none" w:sz="0" w:space="0" w:color="auto"/>
                    <w:right w:val="none" w:sz="0" w:space="0" w:color="auto"/>
                  </w:divBdr>
                </w:div>
                <w:div w:id="824247512">
                  <w:marLeft w:val="0"/>
                  <w:marRight w:val="0"/>
                  <w:marTop w:val="0"/>
                  <w:marBottom w:val="0"/>
                  <w:divBdr>
                    <w:top w:val="none" w:sz="0" w:space="0" w:color="auto"/>
                    <w:left w:val="none" w:sz="0" w:space="0" w:color="auto"/>
                    <w:bottom w:val="none" w:sz="0" w:space="0" w:color="auto"/>
                    <w:right w:val="none" w:sz="0" w:space="0" w:color="auto"/>
                  </w:divBdr>
                </w:div>
                <w:div w:id="1610547555">
                  <w:marLeft w:val="0"/>
                  <w:marRight w:val="0"/>
                  <w:marTop w:val="0"/>
                  <w:marBottom w:val="0"/>
                  <w:divBdr>
                    <w:top w:val="none" w:sz="0" w:space="0" w:color="auto"/>
                    <w:left w:val="none" w:sz="0" w:space="0" w:color="auto"/>
                    <w:bottom w:val="none" w:sz="0" w:space="0" w:color="auto"/>
                    <w:right w:val="none" w:sz="0" w:space="0" w:color="auto"/>
                  </w:divBdr>
                </w:div>
                <w:div w:id="2070767142">
                  <w:marLeft w:val="0"/>
                  <w:marRight w:val="0"/>
                  <w:marTop w:val="0"/>
                  <w:marBottom w:val="0"/>
                  <w:divBdr>
                    <w:top w:val="none" w:sz="0" w:space="0" w:color="auto"/>
                    <w:left w:val="none" w:sz="0" w:space="0" w:color="auto"/>
                    <w:bottom w:val="none" w:sz="0" w:space="0" w:color="auto"/>
                    <w:right w:val="none" w:sz="0" w:space="0" w:color="auto"/>
                  </w:divBdr>
                </w:div>
                <w:div w:id="888416147">
                  <w:marLeft w:val="0"/>
                  <w:marRight w:val="0"/>
                  <w:marTop w:val="0"/>
                  <w:marBottom w:val="0"/>
                  <w:divBdr>
                    <w:top w:val="none" w:sz="0" w:space="0" w:color="auto"/>
                    <w:left w:val="none" w:sz="0" w:space="0" w:color="auto"/>
                    <w:bottom w:val="none" w:sz="0" w:space="0" w:color="auto"/>
                    <w:right w:val="none" w:sz="0" w:space="0" w:color="auto"/>
                  </w:divBdr>
                </w:div>
                <w:div w:id="602299544">
                  <w:marLeft w:val="0"/>
                  <w:marRight w:val="0"/>
                  <w:marTop w:val="0"/>
                  <w:marBottom w:val="0"/>
                  <w:divBdr>
                    <w:top w:val="none" w:sz="0" w:space="0" w:color="auto"/>
                    <w:left w:val="none" w:sz="0" w:space="0" w:color="auto"/>
                    <w:bottom w:val="none" w:sz="0" w:space="0" w:color="auto"/>
                    <w:right w:val="none" w:sz="0" w:space="0" w:color="auto"/>
                  </w:divBdr>
                </w:div>
                <w:div w:id="524903461">
                  <w:marLeft w:val="0"/>
                  <w:marRight w:val="0"/>
                  <w:marTop w:val="0"/>
                  <w:marBottom w:val="0"/>
                  <w:divBdr>
                    <w:top w:val="none" w:sz="0" w:space="0" w:color="auto"/>
                    <w:left w:val="none" w:sz="0" w:space="0" w:color="auto"/>
                    <w:bottom w:val="none" w:sz="0" w:space="0" w:color="auto"/>
                    <w:right w:val="none" w:sz="0" w:space="0" w:color="auto"/>
                  </w:divBdr>
                </w:div>
                <w:div w:id="935989612">
                  <w:marLeft w:val="0"/>
                  <w:marRight w:val="0"/>
                  <w:marTop w:val="0"/>
                  <w:marBottom w:val="0"/>
                  <w:divBdr>
                    <w:top w:val="none" w:sz="0" w:space="0" w:color="auto"/>
                    <w:left w:val="none" w:sz="0" w:space="0" w:color="auto"/>
                    <w:bottom w:val="none" w:sz="0" w:space="0" w:color="auto"/>
                    <w:right w:val="none" w:sz="0" w:space="0" w:color="auto"/>
                  </w:divBdr>
                </w:div>
                <w:div w:id="267005091">
                  <w:marLeft w:val="0"/>
                  <w:marRight w:val="0"/>
                  <w:marTop w:val="0"/>
                  <w:marBottom w:val="0"/>
                  <w:divBdr>
                    <w:top w:val="none" w:sz="0" w:space="0" w:color="auto"/>
                    <w:left w:val="none" w:sz="0" w:space="0" w:color="auto"/>
                    <w:bottom w:val="none" w:sz="0" w:space="0" w:color="auto"/>
                    <w:right w:val="none" w:sz="0" w:space="0" w:color="auto"/>
                  </w:divBdr>
                </w:div>
                <w:div w:id="1468402508">
                  <w:marLeft w:val="0"/>
                  <w:marRight w:val="0"/>
                  <w:marTop w:val="0"/>
                  <w:marBottom w:val="0"/>
                  <w:divBdr>
                    <w:top w:val="none" w:sz="0" w:space="0" w:color="auto"/>
                    <w:left w:val="none" w:sz="0" w:space="0" w:color="auto"/>
                    <w:bottom w:val="none" w:sz="0" w:space="0" w:color="auto"/>
                    <w:right w:val="none" w:sz="0" w:space="0" w:color="auto"/>
                  </w:divBdr>
                </w:div>
                <w:div w:id="868645297">
                  <w:marLeft w:val="0"/>
                  <w:marRight w:val="0"/>
                  <w:marTop w:val="0"/>
                  <w:marBottom w:val="0"/>
                  <w:divBdr>
                    <w:top w:val="none" w:sz="0" w:space="0" w:color="auto"/>
                    <w:left w:val="none" w:sz="0" w:space="0" w:color="auto"/>
                    <w:bottom w:val="none" w:sz="0" w:space="0" w:color="auto"/>
                    <w:right w:val="none" w:sz="0" w:space="0" w:color="auto"/>
                  </w:divBdr>
                </w:div>
                <w:div w:id="1183936078">
                  <w:marLeft w:val="0"/>
                  <w:marRight w:val="0"/>
                  <w:marTop w:val="0"/>
                  <w:marBottom w:val="0"/>
                  <w:divBdr>
                    <w:top w:val="none" w:sz="0" w:space="0" w:color="auto"/>
                    <w:left w:val="none" w:sz="0" w:space="0" w:color="auto"/>
                    <w:bottom w:val="none" w:sz="0" w:space="0" w:color="auto"/>
                    <w:right w:val="none" w:sz="0" w:space="0" w:color="auto"/>
                  </w:divBdr>
                </w:div>
                <w:div w:id="404837429">
                  <w:marLeft w:val="0"/>
                  <w:marRight w:val="0"/>
                  <w:marTop w:val="0"/>
                  <w:marBottom w:val="0"/>
                  <w:divBdr>
                    <w:top w:val="none" w:sz="0" w:space="0" w:color="auto"/>
                    <w:left w:val="none" w:sz="0" w:space="0" w:color="auto"/>
                    <w:bottom w:val="none" w:sz="0" w:space="0" w:color="auto"/>
                    <w:right w:val="none" w:sz="0" w:space="0" w:color="auto"/>
                  </w:divBdr>
                </w:div>
                <w:div w:id="2137019680">
                  <w:marLeft w:val="0"/>
                  <w:marRight w:val="0"/>
                  <w:marTop w:val="0"/>
                  <w:marBottom w:val="0"/>
                  <w:divBdr>
                    <w:top w:val="none" w:sz="0" w:space="0" w:color="auto"/>
                    <w:left w:val="none" w:sz="0" w:space="0" w:color="auto"/>
                    <w:bottom w:val="none" w:sz="0" w:space="0" w:color="auto"/>
                    <w:right w:val="none" w:sz="0" w:space="0" w:color="auto"/>
                  </w:divBdr>
                </w:div>
                <w:div w:id="1140541103">
                  <w:marLeft w:val="0"/>
                  <w:marRight w:val="0"/>
                  <w:marTop w:val="0"/>
                  <w:marBottom w:val="0"/>
                  <w:divBdr>
                    <w:top w:val="none" w:sz="0" w:space="0" w:color="auto"/>
                    <w:left w:val="none" w:sz="0" w:space="0" w:color="auto"/>
                    <w:bottom w:val="none" w:sz="0" w:space="0" w:color="auto"/>
                    <w:right w:val="none" w:sz="0" w:space="0" w:color="auto"/>
                  </w:divBdr>
                </w:div>
                <w:div w:id="45953369">
                  <w:marLeft w:val="0"/>
                  <w:marRight w:val="0"/>
                  <w:marTop w:val="0"/>
                  <w:marBottom w:val="0"/>
                  <w:divBdr>
                    <w:top w:val="none" w:sz="0" w:space="0" w:color="auto"/>
                    <w:left w:val="none" w:sz="0" w:space="0" w:color="auto"/>
                    <w:bottom w:val="none" w:sz="0" w:space="0" w:color="auto"/>
                    <w:right w:val="none" w:sz="0" w:space="0" w:color="auto"/>
                  </w:divBdr>
                </w:div>
                <w:div w:id="903830339">
                  <w:marLeft w:val="0"/>
                  <w:marRight w:val="0"/>
                  <w:marTop w:val="0"/>
                  <w:marBottom w:val="0"/>
                  <w:divBdr>
                    <w:top w:val="none" w:sz="0" w:space="0" w:color="auto"/>
                    <w:left w:val="none" w:sz="0" w:space="0" w:color="auto"/>
                    <w:bottom w:val="none" w:sz="0" w:space="0" w:color="auto"/>
                    <w:right w:val="none" w:sz="0" w:space="0" w:color="auto"/>
                  </w:divBdr>
                </w:div>
                <w:div w:id="29915771">
                  <w:marLeft w:val="0"/>
                  <w:marRight w:val="0"/>
                  <w:marTop w:val="0"/>
                  <w:marBottom w:val="0"/>
                  <w:divBdr>
                    <w:top w:val="none" w:sz="0" w:space="0" w:color="auto"/>
                    <w:left w:val="none" w:sz="0" w:space="0" w:color="auto"/>
                    <w:bottom w:val="none" w:sz="0" w:space="0" w:color="auto"/>
                    <w:right w:val="none" w:sz="0" w:space="0" w:color="auto"/>
                  </w:divBdr>
                </w:div>
                <w:div w:id="1036732245">
                  <w:marLeft w:val="0"/>
                  <w:marRight w:val="0"/>
                  <w:marTop w:val="0"/>
                  <w:marBottom w:val="0"/>
                  <w:divBdr>
                    <w:top w:val="none" w:sz="0" w:space="0" w:color="auto"/>
                    <w:left w:val="none" w:sz="0" w:space="0" w:color="auto"/>
                    <w:bottom w:val="none" w:sz="0" w:space="0" w:color="auto"/>
                    <w:right w:val="none" w:sz="0" w:space="0" w:color="auto"/>
                  </w:divBdr>
                </w:div>
                <w:div w:id="302319506">
                  <w:marLeft w:val="0"/>
                  <w:marRight w:val="0"/>
                  <w:marTop w:val="0"/>
                  <w:marBottom w:val="0"/>
                  <w:divBdr>
                    <w:top w:val="none" w:sz="0" w:space="0" w:color="auto"/>
                    <w:left w:val="none" w:sz="0" w:space="0" w:color="auto"/>
                    <w:bottom w:val="none" w:sz="0" w:space="0" w:color="auto"/>
                    <w:right w:val="none" w:sz="0" w:space="0" w:color="auto"/>
                  </w:divBdr>
                </w:div>
                <w:div w:id="1685399653">
                  <w:marLeft w:val="0"/>
                  <w:marRight w:val="0"/>
                  <w:marTop w:val="0"/>
                  <w:marBottom w:val="0"/>
                  <w:divBdr>
                    <w:top w:val="none" w:sz="0" w:space="0" w:color="auto"/>
                    <w:left w:val="none" w:sz="0" w:space="0" w:color="auto"/>
                    <w:bottom w:val="none" w:sz="0" w:space="0" w:color="auto"/>
                    <w:right w:val="none" w:sz="0" w:space="0" w:color="auto"/>
                  </w:divBdr>
                </w:div>
                <w:div w:id="176311551">
                  <w:marLeft w:val="0"/>
                  <w:marRight w:val="0"/>
                  <w:marTop w:val="0"/>
                  <w:marBottom w:val="0"/>
                  <w:divBdr>
                    <w:top w:val="none" w:sz="0" w:space="0" w:color="auto"/>
                    <w:left w:val="none" w:sz="0" w:space="0" w:color="auto"/>
                    <w:bottom w:val="none" w:sz="0" w:space="0" w:color="auto"/>
                    <w:right w:val="none" w:sz="0" w:space="0" w:color="auto"/>
                  </w:divBdr>
                </w:div>
                <w:div w:id="330304472">
                  <w:marLeft w:val="0"/>
                  <w:marRight w:val="0"/>
                  <w:marTop w:val="0"/>
                  <w:marBottom w:val="0"/>
                  <w:divBdr>
                    <w:top w:val="none" w:sz="0" w:space="0" w:color="auto"/>
                    <w:left w:val="none" w:sz="0" w:space="0" w:color="auto"/>
                    <w:bottom w:val="none" w:sz="0" w:space="0" w:color="auto"/>
                    <w:right w:val="none" w:sz="0" w:space="0" w:color="auto"/>
                  </w:divBdr>
                </w:div>
                <w:div w:id="1592854813">
                  <w:marLeft w:val="0"/>
                  <w:marRight w:val="0"/>
                  <w:marTop w:val="0"/>
                  <w:marBottom w:val="0"/>
                  <w:divBdr>
                    <w:top w:val="none" w:sz="0" w:space="0" w:color="auto"/>
                    <w:left w:val="none" w:sz="0" w:space="0" w:color="auto"/>
                    <w:bottom w:val="none" w:sz="0" w:space="0" w:color="auto"/>
                    <w:right w:val="none" w:sz="0" w:space="0" w:color="auto"/>
                  </w:divBdr>
                </w:div>
                <w:div w:id="996037211">
                  <w:marLeft w:val="0"/>
                  <w:marRight w:val="0"/>
                  <w:marTop w:val="0"/>
                  <w:marBottom w:val="0"/>
                  <w:divBdr>
                    <w:top w:val="none" w:sz="0" w:space="0" w:color="auto"/>
                    <w:left w:val="none" w:sz="0" w:space="0" w:color="auto"/>
                    <w:bottom w:val="none" w:sz="0" w:space="0" w:color="auto"/>
                    <w:right w:val="none" w:sz="0" w:space="0" w:color="auto"/>
                  </w:divBdr>
                </w:div>
                <w:div w:id="1279753065">
                  <w:marLeft w:val="0"/>
                  <w:marRight w:val="0"/>
                  <w:marTop w:val="0"/>
                  <w:marBottom w:val="0"/>
                  <w:divBdr>
                    <w:top w:val="none" w:sz="0" w:space="0" w:color="auto"/>
                    <w:left w:val="none" w:sz="0" w:space="0" w:color="auto"/>
                    <w:bottom w:val="none" w:sz="0" w:space="0" w:color="auto"/>
                    <w:right w:val="none" w:sz="0" w:space="0" w:color="auto"/>
                  </w:divBdr>
                </w:div>
                <w:div w:id="609355416">
                  <w:marLeft w:val="0"/>
                  <w:marRight w:val="0"/>
                  <w:marTop w:val="0"/>
                  <w:marBottom w:val="0"/>
                  <w:divBdr>
                    <w:top w:val="none" w:sz="0" w:space="0" w:color="auto"/>
                    <w:left w:val="none" w:sz="0" w:space="0" w:color="auto"/>
                    <w:bottom w:val="none" w:sz="0" w:space="0" w:color="auto"/>
                    <w:right w:val="none" w:sz="0" w:space="0" w:color="auto"/>
                  </w:divBdr>
                </w:div>
                <w:div w:id="1453523134">
                  <w:marLeft w:val="0"/>
                  <w:marRight w:val="0"/>
                  <w:marTop w:val="0"/>
                  <w:marBottom w:val="0"/>
                  <w:divBdr>
                    <w:top w:val="none" w:sz="0" w:space="0" w:color="auto"/>
                    <w:left w:val="none" w:sz="0" w:space="0" w:color="auto"/>
                    <w:bottom w:val="none" w:sz="0" w:space="0" w:color="auto"/>
                    <w:right w:val="none" w:sz="0" w:space="0" w:color="auto"/>
                  </w:divBdr>
                </w:div>
                <w:div w:id="1040133342">
                  <w:marLeft w:val="0"/>
                  <w:marRight w:val="0"/>
                  <w:marTop w:val="0"/>
                  <w:marBottom w:val="0"/>
                  <w:divBdr>
                    <w:top w:val="none" w:sz="0" w:space="0" w:color="auto"/>
                    <w:left w:val="none" w:sz="0" w:space="0" w:color="auto"/>
                    <w:bottom w:val="none" w:sz="0" w:space="0" w:color="auto"/>
                    <w:right w:val="none" w:sz="0" w:space="0" w:color="auto"/>
                  </w:divBdr>
                </w:div>
                <w:div w:id="258177140">
                  <w:marLeft w:val="0"/>
                  <w:marRight w:val="0"/>
                  <w:marTop w:val="0"/>
                  <w:marBottom w:val="0"/>
                  <w:divBdr>
                    <w:top w:val="none" w:sz="0" w:space="0" w:color="auto"/>
                    <w:left w:val="none" w:sz="0" w:space="0" w:color="auto"/>
                    <w:bottom w:val="none" w:sz="0" w:space="0" w:color="auto"/>
                    <w:right w:val="none" w:sz="0" w:space="0" w:color="auto"/>
                  </w:divBdr>
                </w:div>
                <w:div w:id="1274552560">
                  <w:marLeft w:val="0"/>
                  <w:marRight w:val="0"/>
                  <w:marTop w:val="0"/>
                  <w:marBottom w:val="0"/>
                  <w:divBdr>
                    <w:top w:val="none" w:sz="0" w:space="0" w:color="auto"/>
                    <w:left w:val="none" w:sz="0" w:space="0" w:color="auto"/>
                    <w:bottom w:val="none" w:sz="0" w:space="0" w:color="auto"/>
                    <w:right w:val="none" w:sz="0" w:space="0" w:color="auto"/>
                  </w:divBdr>
                </w:div>
                <w:div w:id="286208232">
                  <w:marLeft w:val="0"/>
                  <w:marRight w:val="0"/>
                  <w:marTop w:val="0"/>
                  <w:marBottom w:val="0"/>
                  <w:divBdr>
                    <w:top w:val="none" w:sz="0" w:space="0" w:color="auto"/>
                    <w:left w:val="none" w:sz="0" w:space="0" w:color="auto"/>
                    <w:bottom w:val="none" w:sz="0" w:space="0" w:color="auto"/>
                    <w:right w:val="none" w:sz="0" w:space="0" w:color="auto"/>
                  </w:divBdr>
                </w:div>
                <w:div w:id="1563831685">
                  <w:marLeft w:val="0"/>
                  <w:marRight w:val="0"/>
                  <w:marTop w:val="0"/>
                  <w:marBottom w:val="0"/>
                  <w:divBdr>
                    <w:top w:val="none" w:sz="0" w:space="0" w:color="auto"/>
                    <w:left w:val="none" w:sz="0" w:space="0" w:color="auto"/>
                    <w:bottom w:val="none" w:sz="0" w:space="0" w:color="auto"/>
                    <w:right w:val="none" w:sz="0" w:space="0" w:color="auto"/>
                  </w:divBdr>
                </w:div>
                <w:div w:id="2049643709">
                  <w:marLeft w:val="0"/>
                  <w:marRight w:val="0"/>
                  <w:marTop w:val="0"/>
                  <w:marBottom w:val="0"/>
                  <w:divBdr>
                    <w:top w:val="none" w:sz="0" w:space="0" w:color="auto"/>
                    <w:left w:val="none" w:sz="0" w:space="0" w:color="auto"/>
                    <w:bottom w:val="none" w:sz="0" w:space="0" w:color="auto"/>
                    <w:right w:val="none" w:sz="0" w:space="0" w:color="auto"/>
                  </w:divBdr>
                </w:div>
                <w:div w:id="1307514934">
                  <w:marLeft w:val="0"/>
                  <w:marRight w:val="0"/>
                  <w:marTop w:val="0"/>
                  <w:marBottom w:val="0"/>
                  <w:divBdr>
                    <w:top w:val="none" w:sz="0" w:space="0" w:color="auto"/>
                    <w:left w:val="none" w:sz="0" w:space="0" w:color="auto"/>
                    <w:bottom w:val="none" w:sz="0" w:space="0" w:color="auto"/>
                    <w:right w:val="none" w:sz="0" w:space="0" w:color="auto"/>
                  </w:divBdr>
                </w:div>
              </w:divsChild>
            </w:div>
            <w:div w:id="25369141">
              <w:marLeft w:val="0"/>
              <w:marRight w:val="0"/>
              <w:marTop w:val="0"/>
              <w:marBottom w:val="0"/>
              <w:divBdr>
                <w:top w:val="none" w:sz="0" w:space="0" w:color="auto"/>
                <w:left w:val="none" w:sz="0" w:space="0" w:color="auto"/>
                <w:bottom w:val="none" w:sz="0" w:space="0" w:color="auto"/>
                <w:right w:val="none" w:sz="0" w:space="0" w:color="auto"/>
              </w:divBdr>
              <w:divsChild>
                <w:div w:id="763115261">
                  <w:marLeft w:val="0"/>
                  <w:marRight w:val="0"/>
                  <w:marTop w:val="0"/>
                  <w:marBottom w:val="0"/>
                  <w:divBdr>
                    <w:top w:val="none" w:sz="0" w:space="0" w:color="auto"/>
                    <w:left w:val="none" w:sz="0" w:space="0" w:color="auto"/>
                    <w:bottom w:val="none" w:sz="0" w:space="0" w:color="auto"/>
                    <w:right w:val="none" w:sz="0" w:space="0" w:color="auto"/>
                  </w:divBdr>
                </w:div>
                <w:div w:id="1855607417">
                  <w:marLeft w:val="0"/>
                  <w:marRight w:val="0"/>
                  <w:marTop w:val="0"/>
                  <w:marBottom w:val="0"/>
                  <w:divBdr>
                    <w:top w:val="none" w:sz="0" w:space="0" w:color="auto"/>
                    <w:left w:val="none" w:sz="0" w:space="0" w:color="auto"/>
                    <w:bottom w:val="none" w:sz="0" w:space="0" w:color="auto"/>
                    <w:right w:val="none" w:sz="0" w:space="0" w:color="auto"/>
                  </w:divBdr>
                </w:div>
                <w:div w:id="738747027">
                  <w:marLeft w:val="0"/>
                  <w:marRight w:val="0"/>
                  <w:marTop w:val="0"/>
                  <w:marBottom w:val="0"/>
                  <w:divBdr>
                    <w:top w:val="none" w:sz="0" w:space="0" w:color="auto"/>
                    <w:left w:val="none" w:sz="0" w:space="0" w:color="auto"/>
                    <w:bottom w:val="none" w:sz="0" w:space="0" w:color="auto"/>
                    <w:right w:val="none" w:sz="0" w:space="0" w:color="auto"/>
                  </w:divBdr>
                </w:div>
                <w:div w:id="1156728518">
                  <w:marLeft w:val="0"/>
                  <w:marRight w:val="0"/>
                  <w:marTop w:val="0"/>
                  <w:marBottom w:val="0"/>
                  <w:divBdr>
                    <w:top w:val="none" w:sz="0" w:space="0" w:color="auto"/>
                    <w:left w:val="none" w:sz="0" w:space="0" w:color="auto"/>
                    <w:bottom w:val="none" w:sz="0" w:space="0" w:color="auto"/>
                    <w:right w:val="none" w:sz="0" w:space="0" w:color="auto"/>
                  </w:divBdr>
                </w:div>
                <w:div w:id="697321063">
                  <w:marLeft w:val="0"/>
                  <w:marRight w:val="0"/>
                  <w:marTop w:val="0"/>
                  <w:marBottom w:val="0"/>
                  <w:divBdr>
                    <w:top w:val="none" w:sz="0" w:space="0" w:color="auto"/>
                    <w:left w:val="none" w:sz="0" w:space="0" w:color="auto"/>
                    <w:bottom w:val="none" w:sz="0" w:space="0" w:color="auto"/>
                    <w:right w:val="none" w:sz="0" w:space="0" w:color="auto"/>
                  </w:divBdr>
                </w:div>
                <w:div w:id="988367860">
                  <w:marLeft w:val="0"/>
                  <w:marRight w:val="0"/>
                  <w:marTop w:val="0"/>
                  <w:marBottom w:val="0"/>
                  <w:divBdr>
                    <w:top w:val="none" w:sz="0" w:space="0" w:color="auto"/>
                    <w:left w:val="none" w:sz="0" w:space="0" w:color="auto"/>
                    <w:bottom w:val="none" w:sz="0" w:space="0" w:color="auto"/>
                    <w:right w:val="none" w:sz="0" w:space="0" w:color="auto"/>
                  </w:divBdr>
                </w:div>
                <w:div w:id="319701892">
                  <w:marLeft w:val="0"/>
                  <w:marRight w:val="0"/>
                  <w:marTop w:val="0"/>
                  <w:marBottom w:val="0"/>
                  <w:divBdr>
                    <w:top w:val="none" w:sz="0" w:space="0" w:color="auto"/>
                    <w:left w:val="none" w:sz="0" w:space="0" w:color="auto"/>
                    <w:bottom w:val="none" w:sz="0" w:space="0" w:color="auto"/>
                    <w:right w:val="none" w:sz="0" w:space="0" w:color="auto"/>
                  </w:divBdr>
                </w:div>
                <w:div w:id="721097244">
                  <w:marLeft w:val="0"/>
                  <w:marRight w:val="0"/>
                  <w:marTop w:val="0"/>
                  <w:marBottom w:val="0"/>
                  <w:divBdr>
                    <w:top w:val="none" w:sz="0" w:space="0" w:color="auto"/>
                    <w:left w:val="none" w:sz="0" w:space="0" w:color="auto"/>
                    <w:bottom w:val="none" w:sz="0" w:space="0" w:color="auto"/>
                    <w:right w:val="none" w:sz="0" w:space="0" w:color="auto"/>
                  </w:divBdr>
                </w:div>
                <w:div w:id="1373185877">
                  <w:marLeft w:val="0"/>
                  <w:marRight w:val="0"/>
                  <w:marTop w:val="0"/>
                  <w:marBottom w:val="0"/>
                  <w:divBdr>
                    <w:top w:val="none" w:sz="0" w:space="0" w:color="auto"/>
                    <w:left w:val="none" w:sz="0" w:space="0" w:color="auto"/>
                    <w:bottom w:val="none" w:sz="0" w:space="0" w:color="auto"/>
                    <w:right w:val="none" w:sz="0" w:space="0" w:color="auto"/>
                  </w:divBdr>
                </w:div>
                <w:div w:id="1069307648">
                  <w:marLeft w:val="0"/>
                  <w:marRight w:val="0"/>
                  <w:marTop w:val="0"/>
                  <w:marBottom w:val="0"/>
                  <w:divBdr>
                    <w:top w:val="none" w:sz="0" w:space="0" w:color="auto"/>
                    <w:left w:val="none" w:sz="0" w:space="0" w:color="auto"/>
                    <w:bottom w:val="none" w:sz="0" w:space="0" w:color="auto"/>
                    <w:right w:val="none" w:sz="0" w:space="0" w:color="auto"/>
                  </w:divBdr>
                </w:div>
                <w:div w:id="677654089">
                  <w:marLeft w:val="0"/>
                  <w:marRight w:val="0"/>
                  <w:marTop w:val="0"/>
                  <w:marBottom w:val="0"/>
                  <w:divBdr>
                    <w:top w:val="none" w:sz="0" w:space="0" w:color="auto"/>
                    <w:left w:val="none" w:sz="0" w:space="0" w:color="auto"/>
                    <w:bottom w:val="none" w:sz="0" w:space="0" w:color="auto"/>
                    <w:right w:val="none" w:sz="0" w:space="0" w:color="auto"/>
                  </w:divBdr>
                </w:div>
                <w:div w:id="249315513">
                  <w:marLeft w:val="0"/>
                  <w:marRight w:val="0"/>
                  <w:marTop w:val="0"/>
                  <w:marBottom w:val="0"/>
                  <w:divBdr>
                    <w:top w:val="none" w:sz="0" w:space="0" w:color="auto"/>
                    <w:left w:val="none" w:sz="0" w:space="0" w:color="auto"/>
                    <w:bottom w:val="none" w:sz="0" w:space="0" w:color="auto"/>
                    <w:right w:val="none" w:sz="0" w:space="0" w:color="auto"/>
                  </w:divBdr>
                </w:div>
                <w:div w:id="1096899407">
                  <w:marLeft w:val="0"/>
                  <w:marRight w:val="0"/>
                  <w:marTop w:val="0"/>
                  <w:marBottom w:val="0"/>
                  <w:divBdr>
                    <w:top w:val="none" w:sz="0" w:space="0" w:color="auto"/>
                    <w:left w:val="none" w:sz="0" w:space="0" w:color="auto"/>
                    <w:bottom w:val="none" w:sz="0" w:space="0" w:color="auto"/>
                    <w:right w:val="none" w:sz="0" w:space="0" w:color="auto"/>
                  </w:divBdr>
                </w:div>
                <w:div w:id="1869292214">
                  <w:marLeft w:val="0"/>
                  <w:marRight w:val="0"/>
                  <w:marTop w:val="0"/>
                  <w:marBottom w:val="0"/>
                  <w:divBdr>
                    <w:top w:val="none" w:sz="0" w:space="0" w:color="auto"/>
                    <w:left w:val="none" w:sz="0" w:space="0" w:color="auto"/>
                    <w:bottom w:val="none" w:sz="0" w:space="0" w:color="auto"/>
                    <w:right w:val="none" w:sz="0" w:space="0" w:color="auto"/>
                  </w:divBdr>
                </w:div>
                <w:div w:id="727261716">
                  <w:marLeft w:val="0"/>
                  <w:marRight w:val="0"/>
                  <w:marTop w:val="0"/>
                  <w:marBottom w:val="0"/>
                  <w:divBdr>
                    <w:top w:val="none" w:sz="0" w:space="0" w:color="auto"/>
                    <w:left w:val="none" w:sz="0" w:space="0" w:color="auto"/>
                    <w:bottom w:val="none" w:sz="0" w:space="0" w:color="auto"/>
                    <w:right w:val="none" w:sz="0" w:space="0" w:color="auto"/>
                  </w:divBdr>
                </w:div>
                <w:div w:id="1176531808">
                  <w:marLeft w:val="0"/>
                  <w:marRight w:val="0"/>
                  <w:marTop w:val="0"/>
                  <w:marBottom w:val="0"/>
                  <w:divBdr>
                    <w:top w:val="none" w:sz="0" w:space="0" w:color="auto"/>
                    <w:left w:val="none" w:sz="0" w:space="0" w:color="auto"/>
                    <w:bottom w:val="none" w:sz="0" w:space="0" w:color="auto"/>
                    <w:right w:val="none" w:sz="0" w:space="0" w:color="auto"/>
                  </w:divBdr>
                </w:div>
                <w:div w:id="275869565">
                  <w:marLeft w:val="0"/>
                  <w:marRight w:val="0"/>
                  <w:marTop w:val="0"/>
                  <w:marBottom w:val="0"/>
                  <w:divBdr>
                    <w:top w:val="none" w:sz="0" w:space="0" w:color="auto"/>
                    <w:left w:val="none" w:sz="0" w:space="0" w:color="auto"/>
                    <w:bottom w:val="none" w:sz="0" w:space="0" w:color="auto"/>
                    <w:right w:val="none" w:sz="0" w:space="0" w:color="auto"/>
                  </w:divBdr>
                </w:div>
                <w:div w:id="1270507684">
                  <w:marLeft w:val="0"/>
                  <w:marRight w:val="0"/>
                  <w:marTop w:val="0"/>
                  <w:marBottom w:val="0"/>
                  <w:divBdr>
                    <w:top w:val="none" w:sz="0" w:space="0" w:color="auto"/>
                    <w:left w:val="none" w:sz="0" w:space="0" w:color="auto"/>
                    <w:bottom w:val="none" w:sz="0" w:space="0" w:color="auto"/>
                    <w:right w:val="none" w:sz="0" w:space="0" w:color="auto"/>
                  </w:divBdr>
                </w:div>
                <w:div w:id="1212571901">
                  <w:marLeft w:val="0"/>
                  <w:marRight w:val="0"/>
                  <w:marTop w:val="0"/>
                  <w:marBottom w:val="0"/>
                  <w:divBdr>
                    <w:top w:val="none" w:sz="0" w:space="0" w:color="auto"/>
                    <w:left w:val="none" w:sz="0" w:space="0" w:color="auto"/>
                    <w:bottom w:val="none" w:sz="0" w:space="0" w:color="auto"/>
                    <w:right w:val="none" w:sz="0" w:space="0" w:color="auto"/>
                  </w:divBdr>
                </w:div>
                <w:div w:id="1889100895">
                  <w:marLeft w:val="0"/>
                  <w:marRight w:val="0"/>
                  <w:marTop w:val="0"/>
                  <w:marBottom w:val="0"/>
                  <w:divBdr>
                    <w:top w:val="none" w:sz="0" w:space="0" w:color="auto"/>
                    <w:left w:val="none" w:sz="0" w:space="0" w:color="auto"/>
                    <w:bottom w:val="none" w:sz="0" w:space="0" w:color="auto"/>
                    <w:right w:val="none" w:sz="0" w:space="0" w:color="auto"/>
                  </w:divBdr>
                </w:div>
                <w:div w:id="1940596220">
                  <w:marLeft w:val="0"/>
                  <w:marRight w:val="0"/>
                  <w:marTop w:val="0"/>
                  <w:marBottom w:val="0"/>
                  <w:divBdr>
                    <w:top w:val="none" w:sz="0" w:space="0" w:color="auto"/>
                    <w:left w:val="none" w:sz="0" w:space="0" w:color="auto"/>
                    <w:bottom w:val="none" w:sz="0" w:space="0" w:color="auto"/>
                    <w:right w:val="none" w:sz="0" w:space="0" w:color="auto"/>
                  </w:divBdr>
                </w:div>
                <w:div w:id="1785268323">
                  <w:marLeft w:val="0"/>
                  <w:marRight w:val="0"/>
                  <w:marTop w:val="0"/>
                  <w:marBottom w:val="0"/>
                  <w:divBdr>
                    <w:top w:val="none" w:sz="0" w:space="0" w:color="auto"/>
                    <w:left w:val="none" w:sz="0" w:space="0" w:color="auto"/>
                    <w:bottom w:val="none" w:sz="0" w:space="0" w:color="auto"/>
                    <w:right w:val="none" w:sz="0" w:space="0" w:color="auto"/>
                  </w:divBdr>
                </w:div>
                <w:div w:id="1829394142">
                  <w:marLeft w:val="0"/>
                  <w:marRight w:val="0"/>
                  <w:marTop w:val="0"/>
                  <w:marBottom w:val="0"/>
                  <w:divBdr>
                    <w:top w:val="none" w:sz="0" w:space="0" w:color="auto"/>
                    <w:left w:val="none" w:sz="0" w:space="0" w:color="auto"/>
                    <w:bottom w:val="none" w:sz="0" w:space="0" w:color="auto"/>
                    <w:right w:val="none" w:sz="0" w:space="0" w:color="auto"/>
                  </w:divBdr>
                </w:div>
                <w:div w:id="1611232447">
                  <w:marLeft w:val="0"/>
                  <w:marRight w:val="0"/>
                  <w:marTop w:val="0"/>
                  <w:marBottom w:val="0"/>
                  <w:divBdr>
                    <w:top w:val="none" w:sz="0" w:space="0" w:color="auto"/>
                    <w:left w:val="none" w:sz="0" w:space="0" w:color="auto"/>
                    <w:bottom w:val="none" w:sz="0" w:space="0" w:color="auto"/>
                    <w:right w:val="none" w:sz="0" w:space="0" w:color="auto"/>
                  </w:divBdr>
                </w:div>
                <w:div w:id="159858846">
                  <w:marLeft w:val="0"/>
                  <w:marRight w:val="0"/>
                  <w:marTop w:val="0"/>
                  <w:marBottom w:val="0"/>
                  <w:divBdr>
                    <w:top w:val="none" w:sz="0" w:space="0" w:color="auto"/>
                    <w:left w:val="none" w:sz="0" w:space="0" w:color="auto"/>
                    <w:bottom w:val="none" w:sz="0" w:space="0" w:color="auto"/>
                    <w:right w:val="none" w:sz="0" w:space="0" w:color="auto"/>
                  </w:divBdr>
                </w:div>
                <w:div w:id="1826436473">
                  <w:marLeft w:val="0"/>
                  <w:marRight w:val="0"/>
                  <w:marTop w:val="0"/>
                  <w:marBottom w:val="0"/>
                  <w:divBdr>
                    <w:top w:val="none" w:sz="0" w:space="0" w:color="auto"/>
                    <w:left w:val="none" w:sz="0" w:space="0" w:color="auto"/>
                    <w:bottom w:val="none" w:sz="0" w:space="0" w:color="auto"/>
                    <w:right w:val="none" w:sz="0" w:space="0" w:color="auto"/>
                  </w:divBdr>
                </w:div>
                <w:div w:id="1302348726">
                  <w:marLeft w:val="0"/>
                  <w:marRight w:val="0"/>
                  <w:marTop w:val="0"/>
                  <w:marBottom w:val="0"/>
                  <w:divBdr>
                    <w:top w:val="none" w:sz="0" w:space="0" w:color="auto"/>
                    <w:left w:val="none" w:sz="0" w:space="0" w:color="auto"/>
                    <w:bottom w:val="none" w:sz="0" w:space="0" w:color="auto"/>
                    <w:right w:val="none" w:sz="0" w:space="0" w:color="auto"/>
                  </w:divBdr>
                </w:div>
                <w:div w:id="1318462057">
                  <w:marLeft w:val="0"/>
                  <w:marRight w:val="0"/>
                  <w:marTop w:val="0"/>
                  <w:marBottom w:val="0"/>
                  <w:divBdr>
                    <w:top w:val="none" w:sz="0" w:space="0" w:color="auto"/>
                    <w:left w:val="none" w:sz="0" w:space="0" w:color="auto"/>
                    <w:bottom w:val="none" w:sz="0" w:space="0" w:color="auto"/>
                    <w:right w:val="none" w:sz="0" w:space="0" w:color="auto"/>
                  </w:divBdr>
                </w:div>
                <w:div w:id="845630670">
                  <w:marLeft w:val="0"/>
                  <w:marRight w:val="0"/>
                  <w:marTop w:val="0"/>
                  <w:marBottom w:val="0"/>
                  <w:divBdr>
                    <w:top w:val="none" w:sz="0" w:space="0" w:color="auto"/>
                    <w:left w:val="none" w:sz="0" w:space="0" w:color="auto"/>
                    <w:bottom w:val="none" w:sz="0" w:space="0" w:color="auto"/>
                    <w:right w:val="none" w:sz="0" w:space="0" w:color="auto"/>
                  </w:divBdr>
                </w:div>
                <w:div w:id="235095472">
                  <w:marLeft w:val="0"/>
                  <w:marRight w:val="0"/>
                  <w:marTop w:val="0"/>
                  <w:marBottom w:val="0"/>
                  <w:divBdr>
                    <w:top w:val="none" w:sz="0" w:space="0" w:color="auto"/>
                    <w:left w:val="none" w:sz="0" w:space="0" w:color="auto"/>
                    <w:bottom w:val="none" w:sz="0" w:space="0" w:color="auto"/>
                    <w:right w:val="none" w:sz="0" w:space="0" w:color="auto"/>
                  </w:divBdr>
                </w:div>
                <w:div w:id="376858989">
                  <w:marLeft w:val="0"/>
                  <w:marRight w:val="0"/>
                  <w:marTop w:val="0"/>
                  <w:marBottom w:val="0"/>
                  <w:divBdr>
                    <w:top w:val="none" w:sz="0" w:space="0" w:color="auto"/>
                    <w:left w:val="none" w:sz="0" w:space="0" w:color="auto"/>
                    <w:bottom w:val="none" w:sz="0" w:space="0" w:color="auto"/>
                    <w:right w:val="none" w:sz="0" w:space="0" w:color="auto"/>
                  </w:divBdr>
                </w:div>
                <w:div w:id="916746374">
                  <w:marLeft w:val="0"/>
                  <w:marRight w:val="0"/>
                  <w:marTop w:val="0"/>
                  <w:marBottom w:val="0"/>
                  <w:divBdr>
                    <w:top w:val="none" w:sz="0" w:space="0" w:color="auto"/>
                    <w:left w:val="none" w:sz="0" w:space="0" w:color="auto"/>
                    <w:bottom w:val="none" w:sz="0" w:space="0" w:color="auto"/>
                    <w:right w:val="none" w:sz="0" w:space="0" w:color="auto"/>
                  </w:divBdr>
                </w:div>
                <w:div w:id="688414038">
                  <w:marLeft w:val="0"/>
                  <w:marRight w:val="0"/>
                  <w:marTop w:val="0"/>
                  <w:marBottom w:val="0"/>
                  <w:divBdr>
                    <w:top w:val="none" w:sz="0" w:space="0" w:color="auto"/>
                    <w:left w:val="none" w:sz="0" w:space="0" w:color="auto"/>
                    <w:bottom w:val="none" w:sz="0" w:space="0" w:color="auto"/>
                    <w:right w:val="none" w:sz="0" w:space="0" w:color="auto"/>
                  </w:divBdr>
                </w:div>
                <w:div w:id="1597178400">
                  <w:marLeft w:val="0"/>
                  <w:marRight w:val="0"/>
                  <w:marTop w:val="0"/>
                  <w:marBottom w:val="0"/>
                  <w:divBdr>
                    <w:top w:val="none" w:sz="0" w:space="0" w:color="auto"/>
                    <w:left w:val="none" w:sz="0" w:space="0" w:color="auto"/>
                    <w:bottom w:val="none" w:sz="0" w:space="0" w:color="auto"/>
                    <w:right w:val="none" w:sz="0" w:space="0" w:color="auto"/>
                  </w:divBdr>
                </w:div>
                <w:div w:id="831602503">
                  <w:marLeft w:val="0"/>
                  <w:marRight w:val="0"/>
                  <w:marTop w:val="0"/>
                  <w:marBottom w:val="0"/>
                  <w:divBdr>
                    <w:top w:val="none" w:sz="0" w:space="0" w:color="auto"/>
                    <w:left w:val="none" w:sz="0" w:space="0" w:color="auto"/>
                    <w:bottom w:val="none" w:sz="0" w:space="0" w:color="auto"/>
                    <w:right w:val="none" w:sz="0" w:space="0" w:color="auto"/>
                  </w:divBdr>
                </w:div>
                <w:div w:id="897937931">
                  <w:marLeft w:val="0"/>
                  <w:marRight w:val="0"/>
                  <w:marTop w:val="0"/>
                  <w:marBottom w:val="0"/>
                  <w:divBdr>
                    <w:top w:val="none" w:sz="0" w:space="0" w:color="auto"/>
                    <w:left w:val="none" w:sz="0" w:space="0" w:color="auto"/>
                    <w:bottom w:val="none" w:sz="0" w:space="0" w:color="auto"/>
                    <w:right w:val="none" w:sz="0" w:space="0" w:color="auto"/>
                  </w:divBdr>
                </w:div>
                <w:div w:id="2142071428">
                  <w:marLeft w:val="0"/>
                  <w:marRight w:val="0"/>
                  <w:marTop w:val="0"/>
                  <w:marBottom w:val="0"/>
                  <w:divBdr>
                    <w:top w:val="none" w:sz="0" w:space="0" w:color="auto"/>
                    <w:left w:val="none" w:sz="0" w:space="0" w:color="auto"/>
                    <w:bottom w:val="none" w:sz="0" w:space="0" w:color="auto"/>
                    <w:right w:val="none" w:sz="0" w:space="0" w:color="auto"/>
                  </w:divBdr>
                </w:div>
                <w:div w:id="1176964635">
                  <w:marLeft w:val="0"/>
                  <w:marRight w:val="0"/>
                  <w:marTop w:val="0"/>
                  <w:marBottom w:val="0"/>
                  <w:divBdr>
                    <w:top w:val="none" w:sz="0" w:space="0" w:color="auto"/>
                    <w:left w:val="none" w:sz="0" w:space="0" w:color="auto"/>
                    <w:bottom w:val="none" w:sz="0" w:space="0" w:color="auto"/>
                    <w:right w:val="none" w:sz="0" w:space="0" w:color="auto"/>
                  </w:divBdr>
                </w:div>
                <w:div w:id="756246715">
                  <w:marLeft w:val="0"/>
                  <w:marRight w:val="0"/>
                  <w:marTop w:val="0"/>
                  <w:marBottom w:val="0"/>
                  <w:divBdr>
                    <w:top w:val="none" w:sz="0" w:space="0" w:color="auto"/>
                    <w:left w:val="none" w:sz="0" w:space="0" w:color="auto"/>
                    <w:bottom w:val="none" w:sz="0" w:space="0" w:color="auto"/>
                    <w:right w:val="none" w:sz="0" w:space="0" w:color="auto"/>
                  </w:divBdr>
                </w:div>
                <w:div w:id="1703827520">
                  <w:marLeft w:val="0"/>
                  <w:marRight w:val="0"/>
                  <w:marTop w:val="0"/>
                  <w:marBottom w:val="0"/>
                  <w:divBdr>
                    <w:top w:val="none" w:sz="0" w:space="0" w:color="auto"/>
                    <w:left w:val="none" w:sz="0" w:space="0" w:color="auto"/>
                    <w:bottom w:val="none" w:sz="0" w:space="0" w:color="auto"/>
                    <w:right w:val="none" w:sz="0" w:space="0" w:color="auto"/>
                  </w:divBdr>
                </w:div>
                <w:div w:id="1105225455">
                  <w:marLeft w:val="0"/>
                  <w:marRight w:val="0"/>
                  <w:marTop w:val="0"/>
                  <w:marBottom w:val="0"/>
                  <w:divBdr>
                    <w:top w:val="none" w:sz="0" w:space="0" w:color="auto"/>
                    <w:left w:val="none" w:sz="0" w:space="0" w:color="auto"/>
                    <w:bottom w:val="none" w:sz="0" w:space="0" w:color="auto"/>
                    <w:right w:val="none" w:sz="0" w:space="0" w:color="auto"/>
                  </w:divBdr>
                </w:div>
                <w:div w:id="1687750001">
                  <w:marLeft w:val="0"/>
                  <w:marRight w:val="0"/>
                  <w:marTop w:val="0"/>
                  <w:marBottom w:val="0"/>
                  <w:divBdr>
                    <w:top w:val="none" w:sz="0" w:space="0" w:color="auto"/>
                    <w:left w:val="none" w:sz="0" w:space="0" w:color="auto"/>
                    <w:bottom w:val="none" w:sz="0" w:space="0" w:color="auto"/>
                    <w:right w:val="none" w:sz="0" w:space="0" w:color="auto"/>
                  </w:divBdr>
                </w:div>
                <w:div w:id="273558908">
                  <w:marLeft w:val="0"/>
                  <w:marRight w:val="0"/>
                  <w:marTop w:val="0"/>
                  <w:marBottom w:val="0"/>
                  <w:divBdr>
                    <w:top w:val="none" w:sz="0" w:space="0" w:color="auto"/>
                    <w:left w:val="none" w:sz="0" w:space="0" w:color="auto"/>
                    <w:bottom w:val="none" w:sz="0" w:space="0" w:color="auto"/>
                    <w:right w:val="none" w:sz="0" w:space="0" w:color="auto"/>
                  </w:divBdr>
                </w:div>
                <w:div w:id="1735085472">
                  <w:marLeft w:val="0"/>
                  <w:marRight w:val="0"/>
                  <w:marTop w:val="0"/>
                  <w:marBottom w:val="0"/>
                  <w:divBdr>
                    <w:top w:val="none" w:sz="0" w:space="0" w:color="auto"/>
                    <w:left w:val="none" w:sz="0" w:space="0" w:color="auto"/>
                    <w:bottom w:val="none" w:sz="0" w:space="0" w:color="auto"/>
                    <w:right w:val="none" w:sz="0" w:space="0" w:color="auto"/>
                  </w:divBdr>
                </w:div>
                <w:div w:id="573587433">
                  <w:marLeft w:val="0"/>
                  <w:marRight w:val="0"/>
                  <w:marTop w:val="0"/>
                  <w:marBottom w:val="0"/>
                  <w:divBdr>
                    <w:top w:val="none" w:sz="0" w:space="0" w:color="auto"/>
                    <w:left w:val="none" w:sz="0" w:space="0" w:color="auto"/>
                    <w:bottom w:val="none" w:sz="0" w:space="0" w:color="auto"/>
                    <w:right w:val="none" w:sz="0" w:space="0" w:color="auto"/>
                  </w:divBdr>
                </w:div>
                <w:div w:id="1270427897">
                  <w:marLeft w:val="0"/>
                  <w:marRight w:val="0"/>
                  <w:marTop w:val="0"/>
                  <w:marBottom w:val="0"/>
                  <w:divBdr>
                    <w:top w:val="none" w:sz="0" w:space="0" w:color="auto"/>
                    <w:left w:val="none" w:sz="0" w:space="0" w:color="auto"/>
                    <w:bottom w:val="none" w:sz="0" w:space="0" w:color="auto"/>
                    <w:right w:val="none" w:sz="0" w:space="0" w:color="auto"/>
                  </w:divBdr>
                </w:div>
                <w:div w:id="499928741">
                  <w:marLeft w:val="0"/>
                  <w:marRight w:val="0"/>
                  <w:marTop w:val="0"/>
                  <w:marBottom w:val="0"/>
                  <w:divBdr>
                    <w:top w:val="none" w:sz="0" w:space="0" w:color="auto"/>
                    <w:left w:val="none" w:sz="0" w:space="0" w:color="auto"/>
                    <w:bottom w:val="none" w:sz="0" w:space="0" w:color="auto"/>
                    <w:right w:val="none" w:sz="0" w:space="0" w:color="auto"/>
                  </w:divBdr>
                </w:div>
                <w:div w:id="68895032">
                  <w:marLeft w:val="0"/>
                  <w:marRight w:val="0"/>
                  <w:marTop w:val="0"/>
                  <w:marBottom w:val="0"/>
                  <w:divBdr>
                    <w:top w:val="none" w:sz="0" w:space="0" w:color="auto"/>
                    <w:left w:val="none" w:sz="0" w:space="0" w:color="auto"/>
                    <w:bottom w:val="none" w:sz="0" w:space="0" w:color="auto"/>
                    <w:right w:val="none" w:sz="0" w:space="0" w:color="auto"/>
                  </w:divBdr>
                </w:div>
                <w:div w:id="1683974230">
                  <w:marLeft w:val="0"/>
                  <w:marRight w:val="0"/>
                  <w:marTop w:val="0"/>
                  <w:marBottom w:val="0"/>
                  <w:divBdr>
                    <w:top w:val="none" w:sz="0" w:space="0" w:color="auto"/>
                    <w:left w:val="none" w:sz="0" w:space="0" w:color="auto"/>
                    <w:bottom w:val="none" w:sz="0" w:space="0" w:color="auto"/>
                    <w:right w:val="none" w:sz="0" w:space="0" w:color="auto"/>
                  </w:divBdr>
                </w:div>
                <w:div w:id="1878544757">
                  <w:marLeft w:val="0"/>
                  <w:marRight w:val="0"/>
                  <w:marTop w:val="0"/>
                  <w:marBottom w:val="0"/>
                  <w:divBdr>
                    <w:top w:val="none" w:sz="0" w:space="0" w:color="auto"/>
                    <w:left w:val="none" w:sz="0" w:space="0" w:color="auto"/>
                    <w:bottom w:val="none" w:sz="0" w:space="0" w:color="auto"/>
                    <w:right w:val="none" w:sz="0" w:space="0" w:color="auto"/>
                  </w:divBdr>
                </w:div>
                <w:div w:id="357701360">
                  <w:marLeft w:val="0"/>
                  <w:marRight w:val="0"/>
                  <w:marTop w:val="0"/>
                  <w:marBottom w:val="0"/>
                  <w:divBdr>
                    <w:top w:val="none" w:sz="0" w:space="0" w:color="auto"/>
                    <w:left w:val="none" w:sz="0" w:space="0" w:color="auto"/>
                    <w:bottom w:val="none" w:sz="0" w:space="0" w:color="auto"/>
                    <w:right w:val="none" w:sz="0" w:space="0" w:color="auto"/>
                  </w:divBdr>
                </w:div>
                <w:div w:id="1500000912">
                  <w:marLeft w:val="0"/>
                  <w:marRight w:val="0"/>
                  <w:marTop w:val="0"/>
                  <w:marBottom w:val="0"/>
                  <w:divBdr>
                    <w:top w:val="none" w:sz="0" w:space="0" w:color="auto"/>
                    <w:left w:val="none" w:sz="0" w:space="0" w:color="auto"/>
                    <w:bottom w:val="none" w:sz="0" w:space="0" w:color="auto"/>
                    <w:right w:val="none" w:sz="0" w:space="0" w:color="auto"/>
                  </w:divBdr>
                </w:div>
                <w:div w:id="1337655344">
                  <w:marLeft w:val="0"/>
                  <w:marRight w:val="0"/>
                  <w:marTop w:val="0"/>
                  <w:marBottom w:val="0"/>
                  <w:divBdr>
                    <w:top w:val="none" w:sz="0" w:space="0" w:color="auto"/>
                    <w:left w:val="none" w:sz="0" w:space="0" w:color="auto"/>
                    <w:bottom w:val="none" w:sz="0" w:space="0" w:color="auto"/>
                    <w:right w:val="none" w:sz="0" w:space="0" w:color="auto"/>
                  </w:divBdr>
                </w:div>
                <w:div w:id="664280135">
                  <w:marLeft w:val="0"/>
                  <w:marRight w:val="0"/>
                  <w:marTop w:val="0"/>
                  <w:marBottom w:val="0"/>
                  <w:divBdr>
                    <w:top w:val="none" w:sz="0" w:space="0" w:color="auto"/>
                    <w:left w:val="none" w:sz="0" w:space="0" w:color="auto"/>
                    <w:bottom w:val="none" w:sz="0" w:space="0" w:color="auto"/>
                    <w:right w:val="none" w:sz="0" w:space="0" w:color="auto"/>
                  </w:divBdr>
                </w:div>
                <w:div w:id="964967506">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1743406769">
                  <w:marLeft w:val="0"/>
                  <w:marRight w:val="0"/>
                  <w:marTop w:val="0"/>
                  <w:marBottom w:val="0"/>
                  <w:divBdr>
                    <w:top w:val="none" w:sz="0" w:space="0" w:color="auto"/>
                    <w:left w:val="none" w:sz="0" w:space="0" w:color="auto"/>
                    <w:bottom w:val="none" w:sz="0" w:space="0" w:color="auto"/>
                    <w:right w:val="none" w:sz="0" w:space="0" w:color="auto"/>
                  </w:divBdr>
                </w:div>
                <w:div w:id="300884916">
                  <w:marLeft w:val="0"/>
                  <w:marRight w:val="0"/>
                  <w:marTop w:val="0"/>
                  <w:marBottom w:val="0"/>
                  <w:divBdr>
                    <w:top w:val="none" w:sz="0" w:space="0" w:color="auto"/>
                    <w:left w:val="none" w:sz="0" w:space="0" w:color="auto"/>
                    <w:bottom w:val="none" w:sz="0" w:space="0" w:color="auto"/>
                    <w:right w:val="none" w:sz="0" w:space="0" w:color="auto"/>
                  </w:divBdr>
                </w:div>
                <w:div w:id="365957904">
                  <w:marLeft w:val="0"/>
                  <w:marRight w:val="0"/>
                  <w:marTop w:val="0"/>
                  <w:marBottom w:val="0"/>
                  <w:divBdr>
                    <w:top w:val="none" w:sz="0" w:space="0" w:color="auto"/>
                    <w:left w:val="none" w:sz="0" w:space="0" w:color="auto"/>
                    <w:bottom w:val="none" w:sz="0" w:space="0" w:color="auto"/>
                    <w:right w:val="none" w:sz="0" w:space="0" w:color="auto"/>
                  </w:divBdr>
                </w:div>
                <w:div w:id="770008761">
                  <w:marLeft w:val="0"/>
                  <w:marRight w:val="0"/>
                  <w:marTop w:val="0"/>
                  <w:marBottom w:val="0"/>
                  <w:divBdr>
                    <w:top w:val="none" w:sz="0" w:space="0" w:color="auto"/>
                    <w:left w:val="none" w:sz="0" w:space="0" w:color="auto"/>
                    <w:bottom w:val="none" w:sz="0" w:space="0" w:color="auto"/>
                    <w:right w:val="none" w:sz="0" w:space="0" w:color="auto"/>
                  </w:divBdr>
                </w:div>
                <w:div w:id="228737040">
                  <w:marLeft w:val="0"/>
                  <w:marRight w:val="0"/>
                  <w:marTop w:val="0"/>
                  <w:marBottom w:val="0"/>
                  <w:divBdr>
                    <w:top w:val="none" w:sz="0" w:space="0" w:color="auto"/>
                    <w:left w:val="none" w:sz="0" w:space="0" w:color="auto"/>
                    <w:bottom w:val="none" w:sz="0" w:space="0" w:color="auto"/>
                    <w:right w:val="none" w:sz="0" w:space="0" w:color="auto"/>
                  </w:divBdr>
                </w:div>
                <w:div w:id="1394163414">
                  <w:marLeft w:val="0"/>
                  <w:marRight w:val="0"/>
                  <w:marTop w:val="0"/>
                  <w:marBottom w:val="0"/>
                  <w:divBdr>
                    <w:top w:val="none" w:sz="0" w:space="0" w:color="auto"/>
                    <w:left w:val="none" w:sz="0" w:space="0" w:color="auto"/>
                    <w:bottom w:val="none" w:sz="0" w:space="0" w:color="auto"/>
                    <w:right w:val="none" w:sz="0" w:space="0" w:color="auto"/>
                  </w:divBdr>
                </w:div>
                <w:div w:id="284384068">
                  <w:marLeft w:val="0"/>
                  <w:marRight w:val="0"/>
                  <w:marTop w:val="0"/>
                  <w:marBottom w:val="0"/>
                  <w:divBdr>
                    <w:top w:val="none" w:sz="0" w:space="0" w:color="auto"/>
                    <w:left w:val="none" w:sz="0" w:space="0" w:color="auto"/>
                    <w:bottom w:val="none" w:sz="0" w:space="0" w:color="auto"/>
                    <w:right w:val="none" w:sz="0" w:space="0" w:color="auto"/>
                  </w:divBdr>
                </w:div>
                <w:div w:id="1512259306">
                  <w:marLeft w:val="0"/>
                  <w:marRight w:val="0"/>
                  <w:marTop w:val="0"/>
                  <w:marBottom w:val="0"/>
                  <w:divBdr>
                    <w:top w:val="none" w:sz="0" w:space="0" w:color="auto"/>
                    <w:left w:val="none" w:sz="0" w:space="0" w:color="auto"/>
                    <w:bottom w:val="none" w:sz="0" w:space="0" w:color="auto"/>
                    <w:right w:val="none" w:sz="0" w:space="0" w:color="auto"/>
                  </w:divBdr>
                </w:div>
                <w:div w:id="233203193">
                  <w:marLeft w:val="0"/>
                  <w:marRight w:val="0"/>
                  <w:marTop w:val="0"/>
                  <w:marBottom w:val="0"/>
                  <w:divBdr>
                    <w:top w:val="none" w:sz="0" w:space="0" w:color="auto"/>
                    <w:left w:val="none" w:sz="0" w:space="0" w:color="auto"/>
                    <w:bottom w:val="none" w:sz="0" w:space="0" w:color="auto"/>
                    <w:right w:val="none" w:sz="0" w:space="0" w:color="auto"/>
                  </w:divBdr>
                </w:div>
                <w:div w:id="634024209">
                  <w:marLeft w:val="0"/>
                  <w:marRight w:val="0"/>
                  <w:marTop w:val="0"/>
                  <w:marBottom w:val="0"/>
                  <w:divBdr>
                    <w:top w:val="none" w:sz="0" w:space="0" w:color="auto"/>
                    <w:left w:val="none" w:sz="0" w:space="0" w:color="auto"/>
                    <w:bottom w:val="none" w:sz="0" w:space="0" w:color="auto"/>
                    <w:right w:val="none" w:sz="0" w:space="0" w:color="auto"/>
                  </w:divBdr>
                </w:div>
                <w:div w:id="423763850">
                  <w:marLeft w:val="0"/>
                  <w:marRight w:val="0"/>
                  <w:marTop w:val="0"/>
                  <w:marBottom w:val="0"/>
                  <w:divBdr>
                    <w:top w:val="none" w:sz="0" w:space="0" w:color="auto"/>
                    <w:left w:val="none" w:sz="0" w:space="0" w:color="auto"/>
                    <w:bottom w:val="none" w:sz="0" w:space="0" w:color="auto"/>
                    <w:right w:val="none" w:sz="0" w:space="0" w:color="auto"/>
                  </w:divBdr>
                </w:div>
                <w:div w:id="528027442">
                  <w:marLeft w:val="0"/>
                  <w:marRight w:val="0"/>
                  <w:marTop w:val="0"/>
                  <w:marBottom w:val="0"/>
                  <w:divBdr>
                    <w:top w:val="none" w:sz="0" w:space="0" w:color="auto"/>
                    <w:left w:val="none" w:sz="0" w:space="0" w:color="auto"/>
                    <w:bottom w:val="none" w:sz="0" w:space="0" w:color="auto"/>
                    <w:right w:val="none" w:sz="0" w:space="0" w:color="auto"/>
                  </w:divBdr>
                </w:div>
                <w:div w:id="1424641383">
                  <w:marLeft w:val="0"/>
                  <w:marRight w:val="0"/>
                  <w:marTop w:val="0"/>
                  <w:marBottom w:val="0"/>
                  <w:divBdr>
                    <w:top w:val="none" w:sz="0" w:space="0" w:color="auto"/>
                    <w:left w:val="none" w:sz="0" w:space="0" w:color="auto"/>
                    <w:bottom w:val="none" w:sz="0" w:space="0" w:color="auto"/>
                    <w:right w:val="none" w:sz="0" w:space="0" w:color="auto"/>
                  </w:divBdr>
                </w:div>
                <w:div w:id="1453817766">
                  <w:marLeft w:val="0"/>
                  <w:marRight w:val="0"/>
                  <w:marTop w:val="0"/>
                  <w:marBottom w:val="0"/>
                  <w:divBdr>
                    <w:top w:val="none" w:sz="0" w:space="0" w:color="auto"/>
                    <w:left w:val="none" w:sz="0" w:space="0" w:color="auto"/>
                    <w:bottom w:val="none" w:sz="0" w:space="0" w:color="auto"/>
                    <w:right w:val="none" w:sz="0" w:space="0" w:color="auto"/>
                  </w:divBdr>
                </w:div>
                <w:div w:id="514805184">
                  <w:marLeft w:val="0"/>
                  <w:marRight w:val="0"/>
                  <w:marTop w:val="0"/>
                  <w:marBottom w:val="0"/>
                  <w:divBdr>
                    <w:top w:val="none" w:sz="0" w:space="0" w:color="auto"/>
                    <w:left w:val="none" w:sz="0" w:space="0" w:color="auto"/>
                    <w:bottom w:val="none" w:sz="0" w:space="0" w:color="auto"/>
                    <w:right w:val="none" w:sz="0" w:space="0" w:color="auto"/>
                  </w:divBdr>
                </w:div>
                <w:div w:id="1620138912">
                  <w:marLeft w:val="0"/>
                  <w:marRight w:val="0"/>
                  <w:marTop w:val="0"/>
                  <w:marBottom w:val="0"/>
                  <w:divBdr>
                    <w:top w:val="none" w:sz="0" w:space="0" w:color="auto"/>
                    <w:left w:val="none" w:sz="0" w:space="0" w:color="auto"/>
                    <w:bottom w:val="none" w:sz="0" w:space="0" w:color="auto"/>
                    <w:right w:val="none" w:sz="0" w:space="0" w:color="auto"/>
                  </w:divBdr>
                </w:div>
                <w:div w:id="1026708801">
                  <w:marLeft w:val="0"/>
                  <w:marRight w:val="0"/>
                  <w:marTop w:val="0"/>
                  <w:marBottom w:val="0"/>
                  <w:divBdr>
                    <w:top w:val="none" w:sz="0" w:space="0" w:color="auto"/>
                    <w:left w:val="none" w:sz="0" w:space="0" w:color="auto"/>
                    <w:bottom w:val="none" w:sz="0" w:space="0" w:color="auto"/>
                    <w:right w:val="none" w:sz="0" w:space="0" w:color="auto"/>
                  </w:divBdr>
                </w:div>
                <w:div w:id="1678003079">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792287267">
                  <w:marLeft w:val="0"/>
                  <w:marRight w:val="0"/>
                  <w:marTop w:val="0"/>
                  <w:marBottom w:val="0"/>
                  <w:divBdr>
                    <w:top w:val="none" w:sz="0" w:space="0" w:color="auto"/>
                    <w:left w:val="none" w:sz="0" w:space="0" w:color="auto"/>
                    <w:bottom w:val="none" w:sz="0" w:space="0" w:color="auto"/>
                    <w:right w:val="none" w:sz="0" w:space="0" w:color="auto"/>
                  </w:divBdr>
                </w:div>
                <w:div w:id="1925604931">
                  <w:marLeft w:val="0"/>
                  <w:marRight w:val="0"/>
                  <w:marTop w:val="0"/>
                  <w:marBottom w:val="0"/>
                  <w:divBdr>
                    <w:top w:val="none" w:sz="0" w:space="0" w:color="auto"/>
                    <w:left w:val="none" w:sz="0" w:space="0" w:color="auto"/>
                    <w:bottom w:val="none" w:sz="0" w:space="0" w:color="auto"/>
                    <w:right w:val="none" w:sz="0" w:space="0" w:color="auto"/>
                  </w:divBdr>
                </w:div>
                <w:div w:id="629481027">
                  <w:marLeft w:val="0"/>
                  <w:marRight w:val="0"/>
                  <w:marTop w:val="0"/>
                  <w:marBottom w:val="0"/>
                  <w:divBdr>
                    <w:top w:val="none" w:sz="0" w:space="0" w:color="auto"/>
                    <w:left w:val="none" w:sz="0" w:space="0" w:color="auto"/>
                    <w:bottom w:val="none" w:sz="0" w:space="0" w:color="auto"/>
                    <w:right w:val="none" w:sz="0" w:space="0" w:color="auto"/>
                  </w:divBdr>
                </w:div>
                <w:div w:id="1396665084">
                  <w:marLeft w:val="0"/>
                  <w:marRight w:val="0"/>
                  <w:marTop w:val="0"/>
                  <w:marBottom w:val="0"/>
                  <w:divBdr>
                    <w:top w:val="none" w:sz="0" w:space="0" w:color="auto"/>
                    <w:left w:val="none" w:sz="0" w:space="0" w:color="auto"/>
                    <w:bottom w:val="none" w:sz="0" w:space="0" w:color="auto"/>
                    <w:right w:val="none" w:sz="0" w:space="0" w:color="auto"/>
                  </w:divBdr>
                </w:div>
                <w:div w:id="1292859603">
                  <w:marLeft w:val="0"/>
                  <w:marRight w:val="0"/>
                  <w:marTop w:val="0"/>
                  <w:marBottom w:val="0"/>
                  <w:divBdr>
                    <w:top w:val="none" w:sz="0" w:space="0" w:color="auto"/>
                    <w:left w:val="none" w:sz="0" w:space="0" w:color="auto"/>
                    <w:bottom w:val="none" w:sz="0" w:space="0" w:color="auto"/>
                    <w:right w:val="none" w:sz="0" w:space="0" w:color="auto"/>
                  </w:divBdr>
                </w:div>
                <w:div w:id="1658342353">
                  <w:marLeft w:val="0"/>
                  <w:marRight w:val="0"/>
                  <w:marTop w:val="0"/>
                  <w:marBottom w:val="0"/>
                  <w:divBdr>
                    <w:top w:val="none" w:sz="0" w:space="0" w:color="auto"/>
                    <w:left w:val="none" w:sz="0" w:space="0" w:color="auto"/>
                    <w:bottom w:val="none" w:sz="0" w:space="0" w:color="auto"/>
                    <w:right w:val="none" w:sz="0" w:space="0" w:color="auto"/>
                  </w:divBdr>
                </w:div>
                <w:div w:id="902301257">
                  <w:marLeft w:val="0"/>
                  <w:marRight w:val="0"/>
                  <w:marTop w:val="0"/>
                  <w:marBottom w:val="0"/>
                  <w:divBdr>
                    <w:top w:val="none" w:sz="0" w:space="0" w:color="auto"/>
                    <w:left w:val="none" w:sz="0" w:space="0" w:color="auto"/>
                    <w:bottom w:val="none" w:sz="0" w:space="0" w:color="auto"/>
                    <w:right w:val="none" w:sz="0" w:space="0" w:color="auto"/>
                  </w:divBdr>
                </w:div>
                <w:div w:id="1349335256">
                  <w:marLeft w:val="0"/>
                  <w:marRight w:val="0"/>
                  <w:marTop w:val="0"/>
                  <w:marBottom w:val="0"/>
                  <w:divBdr>
                    <w:top w:val="none" w:sz="0" w:space="0" w:color="auto"/>
                    <w:left w:val="none" w:sz="0" w:space="0" w:color="auto"/>
                    <w:bottom w:val="none" w:sz="0" w:space="0" w:color="auto"/>
                    <w:right w:val="none" w:sz="0" w:space="0" w:color="auto"/>
                  </w:divBdr>
                </w:div>
                <w:div w:id="458184222">
                  <w:marLeft w:val="0"/>
                  <w:marRight w:val="0"/>
                  <w:marTop w:val="0"/>
                  <w:marBottom w:val="0"/>
                  <w:divBdr>
                    <w:top w:val="none" w:sz="0" w:space="0" w:color="auto"/>
                    <w:left w:val="none" w:sz="0" w:space="0" w:color="auto"/>
                    <w:bottom w:val="none" w:sz="0" w:space="0" w:color="auto"/>
                    <w:right w:val="none" w:sz="0" w:space="0" w:color="auto"/>
                  </w:divBdr>
                </w:div>
                <w:div w:id="703747414">
                  <w:marLeft w:val="0"/>
                  <w:marRight w:val="0"/>
                  <w:marTop w:val="0"/>
                  <w:marBottom w:val="0"/>
                  <w:divBdr>
                    <w:top w:val="none" w:sz="0" w:space="0" w:color="auto"/>
                    <w:left w:val="none" w:sz="0" w:space="0" w:color="auto"/>
                    <w:bottom w:val="none" w:sz="0" w:space="0" w:color="auto"/>
                    <w:right w:val="none" w:sz="0" w:space="0" w:color="auto"/>
                  </w:divBdr>
                </w:div>
                <w:div w:id="2080669030">
                  <w:marLeft w:val="0"/>
                  <w:marRight w:val="0"/>
                  <w:marTop w:val="0"/>
                  <w:marBottom w:val="0"/>
                  <w:divBdr>
                    <w:top w:val="none" w:sz="0" w:space="0" w:color="auto"/>
                    <w:left w:val="none" w:sz="0" w:space="0" w:color="auto"/>
                    <w:bottom w:val="none" w:sz="0" w:space="0" w:color="auto"/>
                    <w:right w:val="none" w:sz="0" w:space="0" w:color="auto"/>
                  </w:divBdr>
                </w:div>
                <w:div w:id="1474955056">
                  <w:marLeft w:val="0"/>
                  <w:marRight w:val="0"/>
                  <w:marTop w:val="0"/>
                  <w:marBottom w:val="0"/>
                  <w:divBdr>
                    <w:top w:val="none" w:sz="0" w:space="0" w:color="auto"/>
                    <w:left w:val="none" w:sz="0" w:space="0" w:color="auto"/>
                    <w:bottom w:val="none" w:sz="0" w:space="0" w:color="auto"/>
                    <w:right w:val="none" w:sz="0" w:space="0" w:color="auto"/>
                  </w:divBdr>
                </w:div>
                <w:div w:id="819611131">
                  <w:marLeft w:val="0"/>
                  <w:marRight w:val="0"/>
                  <w:marTop w:val="0"/>
                  <w:marBottom w:val="0"/>
                  <w:divBdr>
                    <w:top w:val="none" w:sz="0" w:space="0" w:color="auto"/>
                    <w:left w:val="none" w:sz="0" w:space="0" w:color="auto"/>
                    <w:bottom w:val="none" w:sz="0" w:space="0" w:color="auto"/>
                    <w:right w:val="none" w:sz="0" w:space="0" w:color="auto"/>
                  </w:divBdr>
                </w:div>
                <w:div w:id="145826000">
                  <w:marLeft w:val="0"/>
                  <w:marRight w:val="0"/>
                  <w:marTop w:val="0"/>
                  <w:marBottom w:val="0"/>
                  <w:divBdr>
                    <w:top w:val="none" w:sz="0" w:space="0" w:color="auto"/>
                    <w:left w:val="none" w:sz="0" w:space="0" w:color="auto"/>
                    <w:bottom w:val="none" w:sz="0" w:space="0" w:color="auto"/>
                    <w:right w:val="none" w:sz="0" w:space="0" w:color="auto"/>
                  </w:divBdr>
                </w:div>
                <w:div w:id="713697850">
                  <w:marLeft w:val="0"/>
                  <w:marRight w:val="0"/>
                  <w:marTop w:val="0"/>
                  <w:marBottom w:val="0"/>
                  <w:divBdr>
                    <w:top w:val="none" w:sz="0" w:space="0" w:color="auto"/>
                    <w:left w:val="none" w:sz="0" w:space="0" w:color="auto"/>
                    <w:bottom w:val="none" w:sz="0" w:space="0" w:color="auto"/>
                    <w:right w:val="none" w:sz="0" w:space="0" w:color="auto"/>
                  </w:divBdr>
                </w:div>
                <w:div w:id="2003313004">
                  <w:marLeft w:val="0"/>
                  <w:marRight w:val="0"/>
                  <w:marTop w:val="0"/>
                  <w:marBottom w:val="0"/>
                  <w:divBdr>
                    <w:top w:val="none" w:sz="0" w:space="0" w:color="auto"/>
                    <w:left w:val="none" w:sz="0" w:space="0" w:color="auto"/>
                    <w:bottom w:val="none" w:sz="0" w:space="0" w:color="auto"/>
                    <w:right w:val="none" w:sz="0" w:space="0" w:color="auto"/>
                  </w:divBdr>
                </w:div>
                <w:div w:id="1415586109">
                  <w:marLeft w:val="0"/>
                  <w:marRight w:val="0"/>
                  <w:marTop w:val="0"/>
                  <w:marBottom w:val="0"/>
                  <w:divBdr>
                    <w:top w:val="none" w:sz="0" w:space="0" w:color="auto"/>
                    <w:left w:val="none" w:sz="0" w:space="0" w:color="auto"/>
                    <w:bottom w:val="none" w:sz="0" w:space="0" w:color="auto"/>
                    <w:right w:val="none" w:sz="0" w:space="0" w:color="auto"/>
                  </w:divBdr>
                </w:div>
                <w:div w:id="1377271039">
                  <w:marLeft w:val="0"/>
                  <w:marRight w:val="0"/>
                  <w:marTop w:val="0"/>
                  <w:marBottom w:val="0"/>
                  <w:divBdr>
                    <w:top w:val="none" w:sz="0" w:space="0" w:color="auto"/>
                    <w:left w:val="none" w:sz="0" w:space="0" w:color="auto"/>
                    <w:bottom w:val="none" w:sz="0" w:space="0" w:color="auto"/>
                    <w:right w:val="none" w:sz="0" w:space="0" w:color="auto"/>
                  </w:divBdr>
                </w:div>
                <w:div w:id="2035576456">
                  <w:marLeft w:val="0"/>
                  <w:marRight w:val="0"/>
                  <w:marTop w:val="0"/>
                  <w:marBottom w:val="0"/>
                  <w:divBdr>
                    <w:top w:val="none" w:sz="0" w:space="0" w:color="auto"/>
                    <w:left w:val="none" w:sz="0" w:space="0" w:color="auto"/>
                    <w:bottom w:val="none" w:sz="0" w:space="0" w:color="auto"/>
                    <w:right w:val="none" w:sz="0" w:space="0" w:color="auto"/>
                  </w:divBdr>
                </w:div>
                <w:div w:id="1198740661">
                  <w:marLeft w:val="0"/>
                  <w:marRight w:val="0"/>
                  <w:marTop w:val="0"/>
                  <w:marBottom w:val="0"/>
                  <w:divBdr>
                    <w:top w:val="none" w:sz="0" w:space="0" w:color="auto"/>
                    <w:left w:val="none" w:sz="0" w:space="0" w:color="auto"/>
                    <w:bottom w:val="none" w:sz="0" w:space="0" w:color="auto"/>
                    <w:right w:val="none" w:sz="0" w:space="0" w:color="auto"/>
                  </w:divBdr>
                </w:div>
                <w:div w:id="1411197174">
                  <w:marLeft w:val="0"/>
                  <w:marRight w:val="0"/>
                  <w:marTop w:val="0"/>
                  <w:marBottom w:val="0"/>
                  <w:divBdr>
                    <w:top w:val="none" w:sz="0" w:space="0" w:color="auto"/>
                    <w:left w:val="none" w:sz="0" w:space="0" w:color="auto"/>
                    <w:bottom w:val="none" w:sz="0" w:space="0" w:color="auto"/>
                    <w:right w:val="none" w:sz="0" w:space="0" w:color="auto"/>
                  </w:divBdr>
                </w:div>
                <w:div w:id="1469588321">
                  <w:marLeft w:val="0"/>
                  <w:marRight w:val="0"/>
                  <w:marTop w:val="0"/>
                  <w:marBottom w:val="0"/>
                  <w:divBdr>
                    <w:top w:val="none" w:sz="0" w:space="0" w:color="auto"/>
                    <w:left w:val="none" w:sz="0" w:space="0" w:color="auto"/>
                    <w:bottom w:val="none" w:sz="0" w:space="0" w:color="auto"/>
                    <w:right w:val="none" w:sz="0" w:space="0" w:color="auto"/>
                  </w:divBdr>
                </w:div>
                <w:div w:id="1803038718">
                  <w:marLeft w:val="0"/>
                  <w:marRight w:val="0"/>
                  <w:marTop w:val="0"/>
                  <w:marBottom w:val="0"/>
                  <w:divBdr>
                    <w:top w:val="none" w:sz="0" w:space="0" w:color="auto"/>
                    <w:left w:val="none" w:sz="0" w:space="0" w:color="auto"/>
                    <w:bottom w:val="none" w:sz="0" w:space="0" w:color="auto"/>
                    <w:right w:val="none" w:sz="0" w:space="0" w:color="auto"/>
                  </w:divBdr>
                </w:div>
                <w:div w:id="1250507067">
                  <w:marLeft w:val="0"/>
                  <w:marRight w:val="0"/>
                  <w:marTop w:val="0"/>
                  <w:marBottom w:val="0"/>
                  <w:divBdr>
                    <w:top w:val="none" w:sz="0" w:space="0" w:color="auto"/>
                    <w:left w:val="none" w:sz="0" w:space="0" w:color="auto"/>
                    <w:bottom w:val="none" w:sz="0" w:space="0" w:color="auto"/>
                    <w:right w:val="none" w:sz="0" w:space="0" w:color="auto"/>
                  </w:divBdr>
                </w:div>
                <w:div w:id="806053142">
                  <w:marLeft w:val="0"/>
                  <w:marRight w:val="0"/>
                  <w:marTop w:val="0"/>
                  <w:marBottom w:val="0"/>
                  <w:divBdr>
                    <w:top w:val="none" w:sz="0" w:space="0" w:color="auto"/>
                    <w:left w:val="none" w:sz="0" w:space="0" w:color="auto"/>
                    <w:bottom w:val="none" w:sz="0" w:space="0" w:color="auto"/>
                    <w:right w:val="none" w:sz="0" w:space="0" w:color="auto"/>
                  </w:divBdr>
                </w:div>
                <w:div w:id="1866751344">
                  <w:marLeft w:val="0"/>
                  <w:marRight w:val="0"/>
                  <w:marTop w:val="0"/>
                  <w:marBottom w:val="0"/>
                  <w:divBdr>
                    <w:top w:val="none" w:sz="0" w:space="0" w:color="auto"/>
                    <w:left w:val="none" w:sz="0" w:space="0" w:color="auto"/>
                    <w:bottom w:val="none" w:sz="0" w:space="0" w:color="auto"/>
                    <w:right w:val="none" w:sz="0" w:space="0" w:color="auto"/>
                  </w:divBdr>
                </w:div>
                <w:div w:id="776682585">
                  <w:marLeft w:val="0"/>
                  <w:marRight w:val="0"/>
                  <w:marTop w:val="0"/>
                  <w:marBottom w:val="0"/>
                  <w:divBdr>
                    <w:top w:val="none" w:sz="0" w:space="0" w:color="auto"/>
                    <w:left w:val="none" w:sz="0" w:space="0" w:color="auto"/>
                    <w:bottom w:val="none" w:sz="0" w:space="0" w:color="auto"/>
                    <w:right w:val="none" w:sz="0" w:space="0" w:color="auto"/>
                  </w:divBdr>
                </w:div>
                <w:div w:id="140924578">
                  <w:marLeft w:val="0"/>
                  <w:marRight w:val="0"/>
                  <w:marTop w:val="0"/>
                  <w:marBottom w:val="0"/>
                  <w:divBdr>
                    <w:top w:val="none" w:sz="0" w:space="0" w:color="auto"/>
                    <w:left w:val="none" w:sz="0" w:space="0" w:color="auto"/>
                    <w:bottom w:val="none" w:sz="0" w:space="0" w:color="auto"/>
                    <w:right w:val="none" w:sz="0" w:space="0" w:color="auto"/>
                  </w:divBdr>
                </w:div>
                <w:div w:id="1837187891">
                  <w:marLeft w:val="0"/>
                  <w:marRight w:val="0"/>
                  <w:marTop w:val="0"/>
                  <w:marBottom w:val="0"/>
                  <w:divBdr>
                    <w:top w:val="none" w:sz="0" w:space="0" w:color="auto"/>
                    <w:left w:val="none" w:sz="0" w:space="0" w:color="auto"/>
                    <w:bottom w:val="none" w:sz="0" w:space="0" w:color="auto"/>
                    <w:right w:val="none" w:sz="0" w:space="0" w:color="auto"/>
                  </w:divBdr>
                </w:div>
                <w:div w:id="719668177">
                  <w:marLeft w:val="0"/>
                  <w:marRight w:val="0"/>
                  <w:marTop w:val="0"/>
                  <w:marBottom w:val="0"/>
                  <w:divBdr>
                    <w:top w:val="none" w:sz="0" w:space="0" w:color="auto"/>
                    <w:left w:val="none" w:sz="0" w:space="0" w:color="auto"/>
                    <w:bottom w:val="none" w:sz="0" w:space="0" w:color="auto"/>
                    <w:right w:val="none" w:sz="0" w:space="0" w:color="auto"/>
                  </w:divBdr>
                </w:div>
                <w:div w:id="1002395954">
                  <w:marLeft w:val="0"/>
                  <w:marRight w:val="0"/>
                  <w:marTop w:val="0"/>
                  <w:marBottom w:val="0"/>
                  <w:divBdr>
                    <w:top w:val="none" w:sz="0" w:space="0" w:color="auto"/>
                    <w:left w:val="none" w:sz="0" w:space="0" w:color="auto"/>
                    <w:bottom w:val="none" w:sz="0" w:space="0" w:color="auto"/>
                    <w:right w:val="none" w:sz="0" w:space="0" w:color="auto"/>
                  </w:divBdr>
                </w:div>
                <w:div w:id="1274825342">
                  <w:marLeft w:val="0"/>
                  <w:marRight w:val="0"/>
                  <w:marTop w:val="0"/>
                  <w:marBottom w:val="0"/>
                  <w:divBdr>
                    <w:top w:val="none" w:sz="0" w:space="0" w:color="auto"/>
                    <w:left w:val="none" w:sz="0" w:space="0" w:color="auto"/>
                    <w:bottom w:val="none" w:sz="0" w:space="0" w:color="auto"/>
                    <w:right w:val="none" w:sz="0" w:space="0" w:color="auto"/>
                  </w:divBdr>
                </w:div>
                <w:div w:id="1192912706">
                  <w:marLeft w:val="0"/>
                  <w:marRight w:val="0"/>
                  <w:marTop w:val="0"/>
                  <w:marBottom w:val="0"/>
                  <w:divBdr>
                    <w:top w:val="none" w:sz="0" w:space="0" w:color="auto"/>
                    <w:left w:val="none" w:sz="0" w:space="0" w:color="auto"/>
                    <w:bottom w:val="none" w:sz="0" w:space="0" w:color="auto"/>
                    <w:right w:val="none" w:sz="0" w:space="0" w:color="auto"/>
                  </w:divBdr>
                </w:div>
                <w:div w:id="652371607">
                  <w:marLeft w:val="0"/>
                  <w:marRight w:val="0"/>
                  <w:marTop w:val="0"/>
                  <w:marBottom w:val="0"/>
                  <w:divBdr>
                    <w:top w:val="none" w:sz="0" w:space="0" w:color="auto"/>
                    <w:left w:val="none" w:sz="0" w:space="0" w:color="auto"/>
                    <w:bottom w:val="none" w:sz="0" w:space="0" w:color="auto"/>
                    <w:right w:val="none" w:sz="0" w:space="0" w:color="auto"/>
                  </w:divBdr>
                </w:div>
                <w:div w:id="661474587">
                  <w:marLeft w:val="0"/>
                  <w:marRight w:val="0"/>
                  <w:marTop w:val="0"/>
                  <w:marBottom w:val="0"/>
                  <w:divBdr>
                    <w:top w:val="none" w:sz="0" w:space="0" w:color="auto"/>
                    <w:left w:val="none" w:sz="0" w:space="0" w:color="auto"/>
                    <w:bottom w:val="none" w:sz="0" w:space="0" w:color="auto"/>
                    <w:right w:val="none" w:sz="0" w:space="0" w:color="auto"/>
                  </w:divBdr>
                </w:div>
                <w:div w:id="1707942781">
                  <w:marLeft w:val="0"/>
                  <w:marRight w:val="0"/>
                  <w:marTop w:val="0"/>
                  <w:marBottom w:val="0"/>
                  <w:divBdr>
                    <w:top w:val="none" w:sz="0" w:space="0" w:color="auto"/>
                    <w:left w:val="none" w:sz="0" w:space="0" w:color="auto"/>
                    <w:bottom w:val="none" w:sz="0" w:space="0" w:color="auto"/>
                    <w:right w:val="none" w:sz="0" w:space="0" w:color="auto"/>
                  </w:divBdr>
                </w:div>
                <w:div w:id="776829507">
                  <w:marLeft w:val="0"/>
                  <w:marRight w:val="0"/>
                  <w:marTop w:val="0"/>
                  <w:marBottom w:val="0"/>
                  <w:divBdr>
                    <w:top w:val="none" w:sz="0" w:space="0" w:color="auto"/>
                    <w:left w:val="none" w:sz="0" w:space="0" w:color="auto"/>
                    <w:bottom w:val="none" w:sz="0" w:space="0" w:color="auto"/>
                    <w:right w:val="none" w:sz="0" w:space="0" w:color="auto"/>
                  </w:divBdr>
                </w:div>
                <w:div w:id="877280764">
                  <w:marLeft w:val="0"/>
                  <w:marRight w:val="0"/>
                  <w:marTop w:val="0"/>
                  <w:marBottom w:val="0"/>
                  <w:divBdr>
                    <w:top w:val="none" w:sz="0" w:space="0" w:color="auto"/>
                    <w:left w:val="none" w:sz="0" w:space="0" w:color="auto"/>
                    <w:bottom w:val="none" w:sz="0" w:space="0" w:color="auto"/>
                    <w:right w:val="none" w:sz="0" w:space="0" w:color="auto"/>
                  </w:divBdr>
                </w:div>
                <w:div w:id="1821846647">
                  <w:marLeft w:val="0"/>
                  <w:marRight w:val="0"/>
                  <w:marTop w:val="0"/>
                  <w:marBottom w:val="0"/>
                  <w:divBdr>
                    <w:top w:val="none" w:sz="0" w:space="0" w:color="auto"/>
                    <w:left w:val="none" w:sz="0" w:space="0" w:color="auto"/>
                    <w:bottom w:val="none" w:sz="0" w:space="0" w:color="auto"/>
                    <w:right w:val="none" w:sz="0" w:space="0" w:color="auto"/>
                  </w:divBdr>
                </w:div>
                <w:div w:id="1129469215">
                  <w:marLeft w:val="0"/>
                  <w:marRight w:val="0"/>
                  <w:marTop w:val="0"/>
                  <w:marBottom w:val="0"/>
                  <w:divBdr>
                    <w:top w:val="none" w:sz="0" w:space="0" w:color="auto"/>
                    <w:left w:val="none" w:sz="0" w:space="0" w:color="auto"/>
                    <w:bottom w:val="none" w:sz="0" w:space="0" w:color="auto"/>
                    <w:right w:val="none" w:sz="0" w:space="0" w:color="auto"/>
                  </w:divBdr>
                </w:div>
                <w:div w:id="118573414">
                  <w:marLeft w:val="0"/>
                  <w:marRight w:val="0"/>
                  <w:marTop w:val="0"/>
                  <w:marBottom w:val="0"/>
                  <w:divBdr>
                    <w:top w:val="none" w:sz="0" w:space="0" w:color="auto"/>
                    <w:left w:val="none" w:sz="0" w:space="0" w:color="auto"/>
                    <w:bottom w:val="none" w:sz="0" w:space="0" w:color="auto"/>
                    <w:right w:val="none" w:sz="0" w:space="0" w:color="auto"/>
                  </w:divBdr>
                </w:div>
                <w:div w:id="661587940">
                  <w:marLeft w:val="0"/>
                  <w:marRight w:val="0"/>
                  <w:marTop w:val="0"/>
                  <w:marBottom w:val="0"/>
                  <w:divBdr>
                    <w:top w:val="none" w:sz="0" w:space="0" w:color="auto"/>
                    <w:left w:val="none" w:sz="0" w:space="0" w:color="auto"/>
                    <w:bottom w:val="none" w:sz="0" w:space="0" w:color="auto"/>
                    <w:right w:val="none" w:sz="0" w:space="0" w:color="auto"/>
                  </w:divBdr>
                </w:div>
                <w:div w:id="461655170">
                  <w:marLeft w:val="0"/>
                  <w:marRight w:val="0"/>
                  <w:marTop w:val="0"/>
                  <w:marBottom w:val="0"/>
                  <w:divBdr>
                    <w:top w:val="none" w:sz="0" w:space="0" w:color="auto"/>
                    <w:left w:val="none" w:sz="0" w:space="0" w:color="auto"/>
                    <w:bottom w:val="none" w:sz="0" w:space="0" w:color="auto"/>
                    <w:right w:val="none" w:sz="0" w:space="0" w:color="auto"/>
                  </w:divBdr>
                </w:div>
                <w:div w:id="753891119">
                  <w:marLeft w:val="0"/>
                  <w:marRight w:val="0"/>
                  <w:marTop w:val="0"/>
                  <w:marBottom w:val="0"/>
                  <w:divBdr>
                    <w:top w:val="none" w:sz="0" w:space="0" w:color="auto"/>
                    <w:left w:val="none" w:sz="0" w:space="0" w:color="auto"/>
                    <w:bottom w:val="none" w:sz="0" w:space="0" w:color="auto"/>
                    <w:right w:val="none" w:sz="0" w:space="0" w:color="auto"/>
                  </w:divBdr>
                </w:div>
                <w:div w:id="1642155959">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283780686">
                  <w:marLeft w:val="0"/>
                  <w:marRight w:val="0"/>
                  <w:marTop w:val="0"/>
                  <w:marBottom w:val="0"/>
                  <w:divBdr>
                    <w:top w:val="none" w:sz="0" w:space="0" w:color="auto"/>
                    <w:left w:val="none" w:sz="0" w:space="0" w:color="auto"/>
                    <w:bottom w:val="none" w:sz="0" w:space="0" w:color="auto"/>
                    <w:right w:val="none" w:sz="0" w:space="0" w:color="auto"/>
                  </w:divBdr>
                </w:div>
                <w:div w:id="1585412687">
                  <w:marLeft w:val="0"/>
                  <w:marRight w:val="0"/>
                  <w:marTop w:val="0"/>
                  <w:marBottom w:val="0"/>
                  <w:divBdr>
                    <w:top w:val="none" w:sz="0" w:space="0" w:color="auto"/>
                    <w:left w:val="none" w:sz="0" w:space="0" w:color="auto"/>
                    <w:bottom w:val="none" w:sz="0" w:space="0" w:color="auto"/>
                    <w:right w:val="none" w:sz="0" w:space="0" w:color="auto"/>
                  </w:divBdr>
                </w:div>
                <w:div w:id="1555312410">
                  <w:marLeft w:val="0"/>
                  <w:marRight w:val="0"/>
                  <w:marTop w:val="0"/>
                  <w:marBottom w:val="0"/>
                  <w:divBdr>
                    <w:top w:val="none" w:sz="0" w:space="0" w:color="auto"/>
                    <w:left w:val="none" w:sz="0" w:space="0" w:color="auto"/>
                    <w:bottom w:val="none" w:sz="0" w:space="0" w:color="auto"/>
                    <w:right w:val="none" w:sz="0" w:space="0" w:color="auto"/>
                  </w:divBdr>
                </w:div>
                <w:div w:id="1234200687">
                  <w:marLeft w:val="0"/>
                  <w:marRight w:val="0"/>
                  <w:marTop w:val="0"/>
                  <w:marBottom w:val="0"/>
                  <w:divBdr>
                    <w:top w:val="none" w:sz="0" w:space="0" w:color="auto"/>
                    <w:left w:val="none" w:sz="0" w:space="0" w:color="auto"/>
                    <w:bottom w:val="none" w:sz="0" w:space="0" w:color="auto"/>
                    <w:right w:val="none" w:sz="0" w:space="0" w:color="auto"/>
                  </w:divBdr>
                </w:div>
                <w:div w:id="1331181167">
                  <w:marLeft w:val="0"/>
                  <w:marRight w:val="0"/>
                  <w:marTop w:val="0"/>
                  <w:marBottom w:val="0"/>
                  <w:divBdr>
                    <w:top w:val="none" w:sz="0" w:space="0" w:color="auto"/>
                    <w:left w:val="none" w:sz="0" w:space="0" w:color="auto"/>
                    <w:bottom w:val="none" w:sz="0" w:space="0" w:color="auto"/>
                    <w:right w:val="none" w:sz="0" w:space="0" w:color="auto"/>
                  </w:divBdr>
                </w:div>
                <w:div w:id="1770274107">
                  <w:marLeft w:val="0"/>
                  <w:marRight w:val="0"/>
                  <w:marTop w:val="0"/>
                  <w:marBottom w:val="0"/>
                  <w:divBdr>
                    <w:top w:val="none" w:sz="0" w:space="0" w:color="auto"/>
                    <w:left w:val="none" w:sz="0" w:space="0" w:color="auto"/>
                    <w:bottom w:val="none" w:sz="0" w:space="0" w:color="auto"/>
                    <w:right w:val="none" w:sz="0" w:space="0" w:color="auto"/>
                  </w:divBdr>
                </w:div>
                <w:div w:id="645360902">
                  <w:marLeft w:val="0"/>
                  <w:marRight w:val="0"/>
                  <w:marTop w:val="0"/>
                  <w:marBottom w:val="0"/>
                  <w:divBdr>
                    <w:top w:val="none" w:sz="0" w:space="0" w:color="auto"/>
                    <w:left w:val="none" w:sz="0" w:space="0" w:color="auto"/>
                    <w:bottom w:val="none" w:sz="0" w:space="0" w:color="auto"/>
                    <w:right w:val="none" w:sz="0" w:space="0" w:color="auto"/>
                  </w:divBdr>
                </w:div>
                <w:div w:id="749087462">
                  <w:marLeft w:val="0"/>
                  <w:marRight w:val="0"/>
                  <w:marTop w:val="0"/>
                  <w:marBottom w:val="0"/>
                  <w:divBdr>
                    <w:top w:val="none" w:sz="0" w:space="0" w:color="auto"/>
                    <w:left w:val="none" w:sz="0" w:space="0" w:color="auto"/>
                    <w:bottom w:val="none" w:sz="0" w:space="0" w:color="auto"/>
                    <w:right w:val="none" w:sz="0" w:space="0" w:color="auto"/>
                  </w:divBdr>
                </w:div>
                <w:div w:id="2127573722">
                  <w:marLeft w:val="0"/>
                  <w:marRight w:val="0"/>
                  <w:marTop w:val="0"/>
                  <w:marBottom w:val="0"/>
                  <w:divBdr>
                    <w:top w:val="none" w:sz="0" w:space="0" w:color="auto"/>
                    <w:left w:val="none" w:sz="0" w:space="0" w:color="auto"/>
                    <w:bottom w:val="none" w:sz="0" w:space="0" w:color="auto"/>
                    <w:right w:val="none" w:sz="0" w:space="0" w:color="auto"/>
                  </w:divBdr>
                </w:div>
                <w:div w:id="1427381259">
                  <w:marLeft w:val="0"/>
                  <w:marRight w:val="0"/>
                  <w:marTop w:val="0"/>
                  <w:marBottom w:val="0"/>
                  <w:divBdr>
                    <w:top w:val="none" w:sz="0" w:space="0" w:color="auto"/>
                    <w:left w:val="none" w:sz="0" w:space="0" w:color="auto"/>
                    <w:bottom w:val="none" w:sz="0" w:space="0" w:color="auto"/>
                    <w:right w:val="none" w:sz="0" w:space="0" w:color="auto"/>
                  </w:divBdr>
                </w:div>
                <w:div w:id="1064067242">
                  <w:marLeft w:val="0"/>
                  <w:marRight w:val="0"/>
                  <w:marTop w:val="0"/>
                  <w:marBottom w:val="0"/>
                  <w:divBdr>
                    <w:top w:val="none" w:sz="0" w:space="0" w:color="auto"/>
                    <w:left w:val="none" w:sz="0" w:space="0" w:color="auto"/>
                    <w:bottom w:val="none" w:sz="0" w:space="0" w:color="auto"/>
                    <w:right w:val="none" w:sz="0" w:space="0" w:color="auto"/>
                  </w:divBdr>
                </w:div>
                <w:div w:id="1877965326">
                  <w:marLeft w:val="0"/>
                  <w:marRight w:val="0"/>
                  <w:marTop w:val="0"/>
                  <w:marBottom w:val="0"/>
                  <w:divBdr>
                    <w:top w:val="none" w:sz="0" w:space="0" w:color="auto"/>
                    <w:left w:val="none" w:sz="0" w:space="0" w:color="auto"/>
                    <w:bottom w:val="none" w:sz="0" w:space="0" w:color="auto"/>
                    <w:right w:val="none" w:sz="0" w:space="0" w:color="auto"/>
                  </w:divBdr>
                </w:div>
                <w:div w:id="1405369266">
                  <w:marLeft w:val="0"/>
                  <w:marRight w:val="0"/>
                  <w:marTop w:val="0"/>
                  <w:marBottom w:val="0"/>
                  <w:divBdr>
                    <w:top w:val="none" w:sz="0" w:space="0" w:color="auto"/>
                    <w:left w:val="none" w:sz="0" w:space="0" w:color="auto"/>
                    <w:bottom w:val="none" w:sz="0" w:space="0" w:color="auto"/>
                    <w:right w:val="none" w:sz="0" w:space="0" w:color="auto"/>
                  </w:divBdr>
                </w:div>
                <w:div w:id="950552820">
                  <w:marLeft w:val="0"/>
                  <w:marRight w:val="0"/>
                  <w:marTop w:val="0"/>
                  <w:marBottom w:val="0"/>
                  <w:divBdr>
                    <w:top w:val="none" w:sz="0" w:space="0" w:color="auto"/>
                    <w:left w:val="none" w:sz="0" w:space="0" w:color="auto"/>
                    <w:bottom w:val="none" w:sz="0" w:space="0" w:color="auto"/>
                    <w:right w:val="none" w:sz="0" w:space="0" w:color="auto"/>
                  </w:divBdr>
                </w:div>
                <w:div w:id="1376276091">
                  <w:marLeft w:val="0"/>
                  <w:marRight w:val="0"/>
                  <w:marTop w:val="0"/>
                  <w:marBottom w:val="0"/>
                  <w:divBdr>
                    <w:top w:val="none" w:sz="0" w:space="0" w:color="auto"/>
                    <w:left w:val="none" w:sz="0" w:space="0" w:color="auto"/>
                    <w:bottom w:val="none" w:sz="0" w:space="0" w:color="auto"/>
                    <w:right w:val="none" w:sz="0" w:space="0" w:color="auto"/>
                  </w:divBdr>
                </w:div>
                <w:div w:id="693384522">
                  <w:marLeft w:val="0"/>
                  <w:marRight w:val="0"/>
                  <w:marTop w:val="0"/>
                  <w:marBottom w:val="0"/>
                  <w:divBdr>
                    <w:top w:val="none" w:sz="0" w:space="0" w:color="auto"/>
                    <w:left w:val="none" w:sz="0" w:space="0" w:color="auto"/>
                    <w:bottom w:val="none" w:sz="0" w:space="0" w:color="auto"/>
                    <w:right w:val="none" w:sz="0" w:space="0" w:color="auto"/>
                  </w:divBdr>
                </w:div>
                <w:div w:id="417479748">
                  <w:marLeft w:val="0"/>
                  <w:marRight w:val="0"/>
                  <w:marTop w:val="0"/>
                  <w:marBottom w:val="0"/>
                  <w:divBdr>
                    <w:top w:val="none" w:sz="0" w:space="0" w:color="auto"/>
                    <w:left w:val="none" w:sz="0" w:space="0" w:color="auto"/>
                    <w:bottom w:val="none" w:sz="0" w:space="0" w:color="auto"/>
                    <w:right w:val="none" w:sz="0" w:space="0" w:color="auto"/>
                  </w:divBdr>
                </w:div>
                <w:div w:id="1345324129">
                  <w:marLeft w:val="0"/>
                  <w:marRight w:val="0"/>
                  <w:marTop w:val="0"/>
                  <w:marBottom w:val="0"/>
                  <w:divBdr>
                    <w:top w:val="none" w:sz="0" w:space="0" w:color="auto"/>
                    <w:left w:val="none" w:sz="0" w:space="0" w:color="auto"/>
                    <w:bottom w:val="none" w:sz="0" w:space="0" w:color="auto"/>
                    <w:right w:val="none" w:sz="0" w:space="0" w:color="auto"/>
                  </w:divBdr>
                </w:div>
                <w:div w:id="1599479284">
                  <w:marLeft w:val="0"/>
                  <w:marRight w:val="0"/>
                  <w:marTop w:val="0"/>
                  <w:marBottom w:val="0"/>
                  <w:divBdr>
                    <w:top w:val="none" w:sz="0" w:space="0" w:color="auto"/>
                    <w:left w:val="none" w:sz="0" w:space="0" w:color="auto"/>
                    <w:bottom w:val="none" w:sz="0" w:space="0" w:color="auto"/>
                    <w:right w:val="none" w:sz="0" w:space="0" w:color="auto"/>
                  </w:divBdr>
                </w:div>
                <w:div w:id="1312174764">
                  <w:marLeft w:val="0"/>
                  <w:marRight w:val="0"/>
                  <w:marTop w:val="0"/>
                  <w:marBottom w:val="0"/>
                  <w:divBdr>
                    <w:top w:val="none" w:sz="0" w:space="0" w:color="auto"/>
                    <w:left w:val="none" w:sz="0" w:space="0" w:color="auto"/>
                    <w:bottom w:val="none" w:sz="0" w:space="0" w:color="auto"/>
                    <w:right w:val="none" w:sz="0" w:space="0" w:color="auto"/>
                  </w:divBdr>
                </w:div>
                <w:div w:id="771516204">
                  <w:marLeft w:val="0"/>
                  <w:marRight w:val="0"/>
                  <w:marTop w:val="0"/>
                  <w:marBottom w:val="0"/>
                  <w:divBdr>
                    <w:top w:val="none" w:sz="0" w:space="0" w:color="auto"/>
                    <w:left w:val="none" w:sz="0" w:space="0" w:color="auto"/>
                    <w:bottom w:val="none" w:sz="0" w:space="0" w:color="auto"/>
                    <w:right w:val="none" w:sz="0" w:space="0" w:color="auto"/>
                  </w:divBdr>
                </w:div>
                <w:div w:id="1335838816">
                  <w:marLeft w:val="0"/>
                  <w:marRight w:val="0"/>
                  <w:marTop w:val="0"/>
                  <w:marBottom w:val="0"/>
                  <w:divBdr>
                    <w:top w:val="none" w:sz="0" w:space="0" w:color="auto"/>
                    <w:left w:val="none" w:sz="0" w:space="0" w:color="auto"/>
                    <w:bottom w:val="none" w:sz="0" w:space="0" w:color="auto"/>
                    <w:right w:val="none" w:sz="0" w:space="0" w:color="auto"/>
                  </w:divBdr>
                </w:div>
                <w:div w:id="93206511">
                  <w:marLeft w:val="0"/>
                  <w:marRight w:val="0"/>
                  <w:marTop w:val="0"/>
                  <w:marBottom w:val="0"/>
                  <w:divBdr>
                    <w:top w:val="none" w:sz="0" w:space="0" w:color="auto"/>
                    <w:left w:val="none" w:sz="0" w:space="0" w:color="auto"/>
                    <w:bottom w:val="none" w:sz="0" w:space="0" w:color="auto"/>
                    <w:right w:val="none" w:sz="0" w:space="0" w:color="auto"/>
                  </w:divBdr>
                </w:div>
                <w:div w:id="966006345">
                  <w:marLeft w:val="0"/>
                  <w:marRight w:val="0"/>
                  <w:marTop w:val="0"/>
                  <w:marBottom w:val="0"/>
                  <w:divBdr>
                    <w:top w:val="none" w:sz="0" w:space="0" w:color="auto"/>
                    <w:left w:val="none" w:sz="0" w:space="0" w:color="auto"/>
                    <w:bottom w:val="none" w:sz="0" w:space="0" w:color="auto"/>
                    <w:right w:val="none" w:sz="0" w:space="0" w:color="auto"/>
                  </w:divBdr>
                </w:div>
                <w:div w:id="1414811685">
                  <w:marLeft w:val="0"/>
                  <w:marRight w:val="0"/>
                  <w:marTop w:val="0"/>
                  <w:marBottom w:val="0"/>
                  <w:divBdr>
                    <w:top w:val="none" w:sz="0" w:space="0" w:color="auto"/>
                    <w:left w:val="none" w:sz="0" w:space="0" w:color="auto"/>
                    <w:bottom w:val="none" w:sz="0" w:space="0" w:color="auto"/>
                    <w:right w:val="none" w:sz="0" w:space="0" w:color="auto"/>
                  </w:divBdr>
                </w:div>
                <w:div w:id="338390863">
                  <w:marLeft w:val="0"/>
                  <w:marRight w:val="0"/>
                  <w:marTop w:val="0"/>
                  <w:marBottom w:val="0"/>
                  <w:divBdr>
                    <w:top w:val="none" w:sz="0" w:space="0" w:color="auto"/>
                    <w:left w:val="none" w:sz="0" w:space="0" w:color="auto"/>
                    <w:bottom w:val="none" w:sz="0" w:space="0" w:color="auto"/>
                    <w:right w:val="none" w:sz="0" w:space="0" w:color="auto"/>
                  </w:divBdr>
                </w:div>
                <w:div w:id="1983583409">
                  <w:marLeft w:val="0"/>
                  <w:marRight w:val="0"/>
                  <w:marTop w:val="0"/>
                  <w:marBottom w:val="0"/>
                  <w:divBdr>
                    <w:top w:val="none" w:sz="0" w:space="0" w:color="auto"/>
                    <w:left w:val="none" w:sz="0" w:space="0" w:color="auto"/>
                    <w:bottom w:val="none" w:sz="0" w:space="0" w:color="auto"/>
                    <w:right w:val="none" w:sz="0" w:space="0" w:color="auto"/>
                  </w:divBdr>
                </w:div>
                <w:div w:id="405883783">
                  <w:marLeft w:val="0"/>
                  <w:marRight w:val="0"/>
                  <w:marTop w:val="0"/>
                  <w:marBottom w:val="0"/>
                  <w:divBdr>
                    <w:top w:val="none" w:sz="0" w:space="0" w:color="auto"/>
                    <w:left w:val="none" w:sz="0" w:space="0" w:color="auto"/>
                    <w:bottom w:val="none" w:sz="0" w:space="0" w:color="auto"/>
                    <w:right w:val="none" w:sz="0" w:space="0" w:color="auto"/>
                  </w:divBdr>
                </w:div>
                <w:div w:id="1331299846">
                  <w:marLeft w:val="0"/>
                  <w:marRight w:val="0"/>
                  <w:marTop w:val="0"/>
                  <w:marBottom w:val="0"/>
                  <w:divBdr>
                    <w:top w:val="none" w:sz="0" w:space="0" w:color="auto"/>
                    <w:left w:val="none" w:sz="0" w:space="0" w:color="auto"/>
                    <w:bottom w:val="none" w:sz="0" w:space="0" w:color="auto"/>
                    <w:right w:val="none" w:sz="0" w:space="0" w:color="auto"/>
                  </w:divBdr>
                </w:div>
                <w:div w:id="912467968">
                  <w:marLeft w:val="0"/>
                  <w:marRight w:val="0"/>
                  <w:marTop w:val="0"/>
                  <w:marBottom w:val="0"/>
                  <w:divBdr>
                    <w:top w:val="none" w:sz="0" w:space="0" w:color="auto"/>
                    <w:left w:val="none" w:sz="0" w:space="0" w:color="auto"/>
                    <w:bottom w:val="none" w:sz="0" w:space="0" w:color="auto"/>
                    <w:right w:val="none" w:sz="0" w:space="0" w:color="auto"/>
                  </w:divBdr>
                </w:div>
                <w:div w:id="1354989147">
                  <w:marLeft w:val="0"/>
                  <w:marRight w:val="0"/>
                  <w:marTop w:val="0"/>
                  <w:marBottom w:val="0"/>
                  <w:divBdr>
                    <w:top w:val="none" w:sz="0" w:space="0" w:color="auto"/>
                    <w:left w:val="none" w:sz="0" w:space="0" w:color="auto"/>
                    <w:bottom w:val="none" w:sz="0" w:space="0" w:color="auto"/>
                    <w:right w:val="none" w:sz="0" w:space="0" w:color="auto"/>
                  </w:divBdr>
                </w:div>
                <w:div w:id="182403525">
                  <w:marLeft w:val="0"/>
                  <w:marRight w:val="0"/>
                  <w:marTop w:val="0"/>
                  <w:marBottom w:val="0"/>
                  <w:divBdr>
                    <w:top w:val="none" w:sz="0" w:space="0" w:color="auto"/>
                    <w:left w:val="none" w:sz="0" w:space="0" w:color="auto"/>
                    <w:bottom w:val="none" w:sz="0" w:space="0" w:color="auto"/>
                    <w:right w:val="none" w:sz="0" w:space="0" w:color="auto"/>
                  </w:divBdr>
                </w:div>
                <w:div w:id="2040036507">
                  <w:marLeft w:val="0"/>
                  <w:marRight w:val="0"/>
                  <w:marTop w:val="0"/>
                  <w:marBottom w:val="0"/>
                  <w:divBdr>
                    <w:top w:val="none" w:sz="0" w:space="0" w:color="auto"/>
                    <w:left w:val="none" w:sz="0" w:space="0" w:color="auto"/>
                    <w:bottom w:val="none" w:sz="0" w:space="0" w:color="auto"/>
                    <w:right w:val="none" w:sz="0" w:space="0" w:color="auto"/>
                  </w:divBdr>
                </w:div>
                <w:div w:id="136336335">
                  <w:marLeft w:val="0"/>
                  <w:marRight w:val="0"/>
                  <w:marTop w:val="0"/>
                  <w:marBottom w:val="0"/>
                  <w:divBdr>
                    <w:top w:val="none" w:sz="0" w:space="0" w:color="auto"/>
                    <w:left w:val="none" w:sz="0" w:space="0" w:color="auto"/>
                    <w:bottom w:val="none" w:sz="0" w:space="0" w:color="auto"/>
                    <w:right w:val="none" w:sz="0" w:space="0" w:color="auto"/>
                  </w:divBdr>
                </w:div>
                <w:div w:id="923414197">
                  <w:marLeft w:val="0"/>
                  <w:marRight w:val="0"/>
                  <w:marTop w:val="0"/>
                  <w:marBottom w:val="0"/>
                  <w:divBdr>
                    <w:top w:val="none" w:sz="0" w:space="0" w:color="auto"/>
                    <w:left w:val="none" w:sz="0" w:space="0" w:color="auto"/>
                    <w:bottom w:val="none" w:sz="0" w:space="0" w:color="auto"/>
                    <w:right w:val="none" w:sz="0" w:space="0" w:color="auto"/>
                  </w:divBdr>
                </w:div>
                <w:div w:id="433475927">
                  <w:marLeft w:val="0"/>
                  <w:marRight w:val="0"/>
                  <w:marTop w:val="0"/>
                  <w:marBottom w:val="0"/>
                  <w:divBdr>
                    <w:top w:val="none" w:sz="0" w:space="0" w:color="auto"/>
                    <w:left w:val="none" w:sz="0" w:space="0" w:color="auto"/>
                    <w:bottom w:val="none" w:sz="0" w:space="0" w:color="auto"/>
                    <w:right w:val="none" w:sz="0" w:space="0" w:color="auto"/>
                  </w:divBdr>
                </w:div>
                <w:div w:id="1480461781">
                  <w:marLeft w:val="0"/>
                  <w:marRight w:val="0"/>
                  <w:marTop w:val="0"/>
                  <w:marBottom w:val="0"/>
                  <w:divBdr>
                    <w:top w:val="none" w:sz="0" w:space="0" w:color="auto"/>
                    <w:left w:val="none" w:sz="0" w:space="0" w:color="auto"/>
                    <w:bottom w:val="none" w:sz="0" w:space="0" w:color="auto"/>
                    <w:right w:val="none" w:sz="0" w:space="0" w:color="auto"/>
                  </w:divBdr>
                </w:div>
                <w:div w:id="101845078">
                  <w:marLeft w:val="0"/>
                  <w:marRight w:val="0"/>
                  <w:marTop w:val="0"/>
                  <w:marBottom w:val="0"/>
                  <w:divBdr>
                    <w:top w:val="none" w:sz="0" w:space="0" w:color="auto"/>
                    <w:left w:val="none" w:sz="0" w:space="0" w:color="auto"/>
                    <w:bottom w:val="none" w:sz="0" w:space="0" w:color="auto"/>
                    <w:right w:val="none" w:sz="0" w:space="0" w:color="auto"/>
                  </w:divBdr>
                </w:div>
                <w:div w:id="1964649038">
                  <w:marLeft w:val="0"/>
                  <w:marRight w:val="0"/>
                  <w:marTop w:val="0"/>
                  <w:marBottom w:val="0"/>
                  <w:divBdr>
                    <w:top w:val="none" w:sz="0" w:space="0" w:color="auto"/>
                    <w:left w:val="none" w:sz="0" w:space="0" w:color="auto"/>
                    <w:bottom w:val="none" w:sz="0" w:space="0" w:color="auto"/>
                    <w:right w:val="none" w:sz="0" w:space="0" w:color="auto"/>
                  </w:divBdr>
                </w:div>
                <w:div w:id="319508011">
                  <w:marLeft w:val="0"/>
                  <w:marRight w:val="0"/>
                  <w:marTop w:val="0"/>
                  <w:marBottom w:val="0"/>
                  <w:divBdr>
                    <w:top w:val="none" w:sz="0" w:space="0" w:color="auto"/>
                    <w:left w:val="none" w:sz="0" w:space="0" w:color="auto"/>
                    <w:bottom w:val="none" w:sz="0" w:space="0" w:color="auto"/>
                    <w:right w:val="none" w:sz="0" w:space="0" w:color="auto"/>
                  </w:divBdr>
                </w:div>
                <w:div w:id="1895774310">
                  <w:marLeft w:val="0"/>
                  <w:marRight w:val="0"/>
                  <w:marTop w:val="0"/>
                  <w:marBottom w:val="0"/>
                  <w:divBdr>
                    <w:top w:val="none" w:sz="0" w:space="0" w:color="auto"/>
                    <w:left w:val="none" w:sz="0" w:space="0" w:color="auto"/>
                    <w:bottom w:val="none" w:sz="0" w:space="0" w:color="auto"/>
                    <w:right w:val="none" w:sz="0" w:space="0" w:color="auto"/>
                  </w:divBdr>
                </w:div>
                <w:div w:id="1810897113">
                  <w:marLeft w:val="0"/>
                  <w:marRight w:val="0"/>
                  <w:marTop w:val="0"/>
                  <w:marBottom w:val="0"/>
                  <w:divBdr>
                    <w:top w:val="none" w:sz="0" w:space="0" w:color="auto"/>
                    <w:left w:val="none" w:sz="0" w:space="0" w:color="auto"/>
                    <w:bottom w:val="none" w:sz="0" w:space="0" w:color="auto"/>
                    <w:right w:val="none" w:sz="0" w:space="0" w:color="auto"/>
                  </w:divBdr>
                </w:div>
              </w:divsChild>
            </w:div>
            <w:div w:id="1136291659">
              <w:marLeft w:val="0"/>
              <w:marRight w:val="0"/>
              <w:marTop w:val="0"/>
              <w:marBottom w:val="0"/>
              <w:divBdr>
                <w:top w:val="none" w:sz="0" w:space="0" w:color="auto"/>
                <w:left w:val="none" w:sz="0" w:space="0" w:color="auto"/>
                <w:bottom w:val="none" w:sz="0" w:space="0" w:color="auto"/>
                <w:right w:val="none" w:sz="0" w:space="0" w:color="auto"/>
              </w:divBdr>
              <w:divsChild>
                <w:div w:id="753863416">
                  <w:marLeft w:val="0"/>
                  <w:marRight w:val="0"/>
                  <w:marTop w:val="0"/>
                  <w:marBottom w:val="0"/>
                  <w:divBdr>
                    <w:top w:val="none" w:sz="0" w:space="0" w:color="auto"/>
                    <w:left w:val="none" w:sz="0" w:space="0" w:color="auto"/>
                    <w:bottom w:val="none" w:sz="0" w:space="0" w:color="auto"/>
                    <w:right w:val="none" w:sz="0" w:space="0" w:color="auto"/>
                  </w:divBdr>
                </w:div>
                <w:div w:id="1160317649">
                  <w:marLeft w:val="0"/>
                  <w:marRight w:val="0"/>
                  <w:marTop w:val="0"/>
                  <w:marBottom w:val="0"/>
                  <w:divBdr>
                    <w:top w:val="none" w:sz="0" w:space="0" w:color="auto"/>
                    <w:left w:val="none" w:sz="0" w:space="0" w:color="auto"/>
                    <w:bottom w:val="none" w:sz="0" w:space="0" w:color="auto"/>
                    <w:right w:val="none" w:sz="0" w:space="0" w:color="auto"/>
                  </w:divBdr>
                </w:div>
                <w:div w:id="833648176">
                  <w:marLeft w:val="0"/>
                  <w:marRight w:val="0"/>
                  <w:marTop w:val="0"/>
                  <w:marBottom w:val="0"/>
                  <w:divBdr>
                    <w:top w:val="none" w:sz="0" w:space="0" w:color="auto"/>
                    <w:left w:val="none" w:sz="0" w:space="0" w:color="auto"/>
                    <w:bottom w:val="none" w:sz="0" w:space="0" w:color="auto"/>
                    <w:right w:val="none" w:sz="0" w:space="0" w:color="auto"/>
                  </w:divBdr>
                </w:div>
                <w:div w:id="1448039875">
                  <w:marLeft w:val="0"/>
                  <w:marRight w:val="0"/>
                  <w:marTop w:val="0"/>
                  <w:marBottom w:val="0"/>
                  <w:divBdr>
                    <w:top w:val="none" w:sz="0" w:space="0" w:color="auto"/>
                    <w:left w:val="none" w:sz="0" w:space="0" w:color="auto"/>
                    <w:bottom w:val="none" w:sz="0" w:space="0" w:color="auto"/>
                    <w:right w:val="none" w:sz="0" w:space="0" w:color="auto"/>
                  </w:divBdr>
                </w:div>
                <w:div w:id="529614759">
                  <w:marLeft w:val="0"/>
                  <w:marRight w:val="0"/>
                  <w:marTop w:val="0"/>
                  <w:marBottom w:val="0"/>
                  <w:divBdr>
                    <w:top w:val="none" w:sz="0" w:space="0" w:color="auto"/>
                    <w:left w:val="none" w:sz="0" w:space="0" w:color="auto"/>
                    <w:bottom w:val="none" w:sz="0" w:space="0" w:color="auto"/>
                    <w:right w:val="none" w:sz="0" w:space="0" w:color="auto"/>
                  </w:divBdr>
                </w:div>
                <w:div w:id="337390126">
                  <w:marLeft w:val="0"/>
                  <w:marRight w:val="0"/>
                  <w:marTop w:val="0"/>
                  <w:marBottom w:val="0"/>
                  <w:divBdr>
                    <w:top w:val="none" w:sz="0" w:space="0" w:color="auto"/>
                    <w:left w:val="none" w:sz="0" w:space="0" w:color="auto"/>
                    <w:bottom w:val="none" w:sz="0" w:space="0" w:color="auto"/>
                    <w:right w:val="none" w:sz="0" w:space="0" w:color="auto"/>
                  </w:divBdr>
                </w:div>
                <w:div w:id="337732988">
                  <w:marLeft w:val="0"/>
                  <w:marRight w:val="0"/>
                  <w:marTop w:val="0"/>
                  <w:marBottom w:val="0"/>
                  <w:divBdr>
                    <w:top w:val="none" w:sz="0" w:space="0" w:color="auto"/>
                    <w:left w:val="none" w:sz="0" w:space="0" w:color="auto"/>
                    <w:bottom w:val="none" w:sz="0" w:space="0" w:color="auto"/>
                    <w:right w:val="none" w:sz="0" w:space="0" w:color="auto"/>
                  </w:divBdr>
                </w:div>
                <w:div w:id="2056729362">
                  <w:marLeft w:val="0"/>
                  <w:marRight w:val="0"/>
                  <w:marTop w:val="0"/>
                  <w:marBottom w:val="0"/>
                  <w:divBdr>
                    <w:top w:val="none" w:sz="0" w:space="0" w:color="auto"/>
                    <w:left w:val="none" w:sz="0" w:space="0" w:color="auto"/>
                    <w:bottom w:val="none" w:sz="0" w:space="0" w:color="auto"/>
                    <w:right w:val="none" w:sz="0" w:space="0" w:color="auto"/>
                  </w:divBdr>
                </w:div>
                <w:div w:id="359285578">
                  <w:marLeft w:val="0"/>
                  <w:marRight w:val="0"/>
                  <w:marTop w:val="0"/>
                  <w:marBottom w:val="0"/>
                  <w:divBdr>
                    <w:top w:val="none" w:sz="0" w:space="0" w:color="auto"/>
                    <w:left w:val="none" w:sz="0" w:space="0" w:color="auto"/>
                    <w:bottom w:val="none" w:sz="0" w:space="0" w:color="auto"/>
                    <w:right w:val="none" w:sz="0" w:space="0" w:color="auto"/>
                  </w:divBdr>
                </w:div>
                <w:div w:id="1726634976">
                  <w:marLeft w:val="0"/>
                  <w:marRight w:val="0"/>
                  <w:marTop w:val="0"/>
                  <w:marBottom w:val="0"/>
                  <w:divBdr>
                    <w:top w:val="none" w:sz="0" w:space="0" w:color="auto"/>
                    <w:left w:val="none" w:sz="0" w:space="0" w:color="auto"/>
                    <w:bottom w:val="none" w:sz="0" w:space="0" w:color="auto"/>
                    <w:right w:val="none" w:sz="0" w:space="0" w:color="auto"/>
                  </w:divBdr>
                </w:div>
                <w:div w:id="245455148">
                  <w:marLeft w:val="0"/>
                  <w:marRight w:val="0"/>
                  <w:marTop w:val="0"/>
                  <w:marBottom w:val="0"/>
                  <w:divBdr>
                    <w:top w:val="none" w:sz="0" w:space="0" w:color="auto"/>
                    <w:left w:val="none" w:sz="0" w:space="0" w:color="auto"/>
                    <w:bottom w:val="none" w:sz="0" w:space="0" w:color="auto"/>
                    <w:right w:val="none" w:sz="0" w:space="0" w:color="auto"/>
                  </w:divBdr>
                </w:div>
                <w:div w:id="509635919">
                  <w:marLeft w:val="0"/>
                  <w:marRight w:val="0"/>
                  <w:marTop w:val="0"/>
                  <w:marBottom w:val="0"/>
                  <w:divBdr>
                    <w:top w:val="none" w:sz="0" w:space="0" w:color="auto"/>
                    <w:left w:val="none" w:sz="0" w:space="0" w:color="auto"/>
                    <w:bottom w:val="none" w:sz="0" w:space="0" w:color="auto"/>
                    <w:right w:val="none" w:sz="0" w:space="0" w:color="auto"/>
                  </w:divBdr>
                </w:div>
                <w:div w:id="1534805243">
                  <w:marLeft w:val="0"/>
                  <w:marRight w:val="0"/>
                  <w:marTop w:val="0"/>
                  <w:marBottom w:val="0"/>
                  <w:divBdr>
                    <w:top w:val="none" w:sz="0" w:space="0" w:color="auto"/>
                    <w:left w:val="none" w:sz="0" w:space="0" w:color="auto"/>
                    <w:bottom w:val="none" w:sz="0" w:space="0" w:color="auto"/>
                    <w:right w:val="none" w:sz="0" w:space="0" w:color="auto"/>
                  </w:divBdr>
                </w:div>
                <w:div w:id="103548993">
                  <w:marLeft w:val="0"/>
                  <w:marRight w:val="0"/>
                  <w:marTop w:val="0"/>
                  <w:marBottom w:val="0"/>
                  <w:divBdr>
                    <w:top w:val="none" w:sz="0" w:space="0" w:color="auto"/>
                    <w:left w:val="none" w:sz="0" w:space="0" w:color="auto"/>
                    <w:bottom w:val="none" w:sz="0" w:space="0" w:color="auto"/>
                    <w:right w:val="none" w:sz="0" w:space="0" w:color="auto"/>
                  </w:divBdr>
                </w:div>
                <w:div w:id="2051345250">
                  <w:marLeft w:val="0"/>
                  <w:marRight w:val="0"/>
                  <w:marTop w:val="0"/>
                  <w:marBottom w:val="0"/>
                  <w:divBdr>
                    <w:top w:val="none" w:sz="0" w:space="0" w:color="auto"/>
                    <w:left w:val="none" w:sz="0" w:space="0" w:color="auto"/>
                    <w:bottom w:val="none" w:sz="0" w:space="0" w:color="auto"/>
                    <w:right w:val="none" w:sz="0" w:space="0" w:color="auto"/>
                  </w:divBdr>
                </w:div>
                <w:div w:id="253515370">
                  <w:marLeft w:val="0"/>
                  <w:marRight w:val="0"/>
                  <w:marTop w:val="0"/>
                  <w:marBottom w:val="0"/>
                  <w:divBdr>
                    <w:top w:val="none" w:sz="0" w:space="0" w:color="auto"/>
                    <w:left w:val="none" w:sz="0" w:space="0" w:color="auto"/>
                    <w:bottom w:val="none" w:sz="0" w:space="0" w:color="auto"/>
                    <w:right w:val="none" w:sz="0" w:space="0" w:color="auto"/>
                  </w:divBdr>
                </w:div>
                <w:div w:id="61149178">
                  <w:marLeft w:val="0"/>
                  <w:marRight w:val="0"/>
                  <w:marTop w:val="0"/>
                  <w:marBottom w:val="0"/>
                  <w:divBdr>
                    <w:top w:val="none" w:sz="0" w:space="0" w:color="auto"/>
                    <w:left w:val="none" w:sz="0" w:space="0" w:color="auto"/>
                    <w:bottom w:val="none" w:sz="0" w:space="0" w:color="auto"/>
                    <w:right w:val="none" w:sz="0" w:space="0" w:color="auto"/>
                  </w:divBdr>
                </w:div>
                <w:div w:id="1299724648">
                  <w:marLeft w:val="0"/>
                  <w:marRight w:val="0"/>
                  <w:marTop w:val="0"/>
                  <w:marBottom w:val="0"/>
                  <w:divBdr>
                    <w:top w:val="none" w:sz="0" w:space="0" w:color="auto"/>
                    <w:left w:val="none" w:sz="0" w:space="0" w:color="auto"/>
                    <w:bottom w:val="none" w:sz="0" w:space="0" w:color="auto"/>
                    <w:right w:val="none" w:sz="0" w:space="0" w:color="auto"/>
                  </w:divBdr>
                </w:div>
                <w:div w:id="25178905">
                  <w:marLeft w:val="0"/>
                  <w:marRight w:val="0"/>
                  <w:marTop w:val="0"/>
                  <w:marBottom w:val="0"/>
                  <w:divBdr>
                    <w:top w:val="none" w:sz="0" w:space="0" w:color="auto"/>
                    <w:left w:val="none" w:sz="0" w:space="0" w:color="auto"/>
                    <w:bottom w:val="none" w:sz="0" w:space="0" w:color="auto"/>
                    <w:right w:val="none" w:sz="0" w:space="0" w:color="auto"/>
                  </w:divBdr>
                </w:div>
                <w:div w:id="2099011722">
                  <w:marLeft w:val="0"/>
                  <w:marRight w:val="0"/>
                  <w:marTop w:val="0"/>
                  <w:marBottom w:val="0"/>
                  <w:divBdr>
                    <w:top w:val="none" w:sz="0" w:space="0" w:color="auto"/>
                    <w:left w:val="none" w:sz="0" w:space="0" w:color="auto"/>
                    <w:bottom w:val="none" w:sz="0" w:space="0" w:color="auto"/>
                    <w:right w:val="none" w:sz="0" w:space="0" w:color="auto"/>
                  </w:divBdr>
                </w:div>
                <w:div w:id="476842479">
                  <w:marLeft w:val="0"/>
                  <w:marRight w:val="0"/>
                  <w:marTop w:val="0"/>
                  <w:marBottom w:val="0"/>
                  <w:divBdr>
                    <w:top w:val="none" w:sz="0" w:space="0" w:color="auto"/>
                    <w:left w:val="none" w:sz="0" w:space="0" w:color="auto"/>
                    <w:bottom w:val="none" w:sz="0" w:space="0" w:color="auto"/>
                    <w:right w:val="none" w:sz="0" w:space="0" w:color="auto"/>
                  </w:divBdr>
                </w:div>
                <w:div w:id="1673750780">
                  <w:marLeft w:val="0"/>
                  <w:marRight w:val="0"/>
                  <w:marTop w:val="0"/>
                  <w:marBottom w:val="0"/>
                  <w:divBdr>
                    <w:top w:val="none" w:sz="0" w:space="0" w:color="auto"/>
                    <w:left w:val="none" w:sz="0" w:space="0" w:color="auto"/>
                    <w:bottom w:val="none" w:sz="0" w:space="0" w:color="auto"/>
                    <w:right w:val="none" w:sz="0" w:space="0" w:color="auto"/>
                  </w:divBdr>
                </w:div>
                <w:div w:id="1449811914">
                  <w:marLeft w:val="0"/>
                  <w:marRight w:val="0"/>
                  <w:marTop w:val="0"/>
                  <w:marBottom w:val="0"/>
                  <w:divBdr>
                    <w:top w:val="none" w:sz="0" w:space="0" w:color="auto"/>
                    <w:left w:val="none" w:sz="0" w:space="0" w:color="auto"/>
                    <w:bottom w:val="none" w:sz="0" w:space="0" w:color="auto"/>
                    <w:right w:val="none" w:sz="0" w:space="0" w:color="auto"/>
                  </w:divBdr>
                </w:div>
                <w:div w:id="304744503">
                  <w:marLeft w:val="0"/>
                  <w:marRight w:val="0"/>
                  <w:marTop w:val="0"/>
                  <w:marBottom w:val="0"/>
                  <w:divBdr>
                    <w:top w:val="none" w:sz="0" w:space="0" w:color="auto"/>
                    <w:left w:val="none" w:sz="0" w:space="0" w:color="auto"/>
                    <w:bottom w:val="none" w:sz="0" w:space="0" w:color="auto"/>
                    <w:right w:val="none" w:sz="0" w:space="0" w:color="auto"/>
                  </w:divBdr>
                </w:div>
                <w:div w:id="2043896094">
                  <w:marLeft w:val="0"/>
                  <w:marRight w:val="0"/>
                  <w:marTop w:val="0"/>
                  <w:marBottom w:val="0"/>
                  <w:divBdr>
                    <w:top w:val="none" w:sz="0" w:space="0" w:color="auto"/>
                    <w:left w:val="none" w:sz="0" w:space="0" w:color="auto"/>
                    <w:bottom w:val="none" w:sz="0" w:space="0" w:color="auto"/>
                    <w:right w:val="none" w:sz="0" w:space="0" w:color="auto"/>
                  </w:divBdr>
                </w:div>
                <w:div w:id="1813133637">
                  <w:marLeft w:val="0"/>
                  <w:marRight w:val="0"/>
                  <w:marTop w:val="0"/>
                  <w:marBottom w:val="0"/>
                  <w:divBdr>
                    <w:top w:val="none" w:sz="0" w:space="0" w:color="auto"/>
                    <w:left w:val="none" w:sz="0" w:space="0" w:color="auto"/>
                    <w:bottom w:val="none" w:sz="0" w:space="0" w:color="auto"/>
                    <w:right w:val="none" w:sz="0" w:space="0" w:color="auto"/>
                  </w:divBdr>
                </w:div>
                <w:div w:id="1845509998">
                  <w:marLeft w:val="0"/>
                  <w:marRight w:val="0"/>
                  <w:marTop w:val="0"/>
                  <w:marBottom w:val="0"/>
                  <w:divBdr>
                    <w:top w:val="none" w:sz="0" w:space="0" w:color="auto"/>
                    <w:left w:val="none" w:sz="0" w:space="0" w:color="auto"/>
                    <w:bottom w:val="none" w:sz="0" w:space="0" w:color="auto"/>
                    <w:right w:val="none" w:sz="0" w:space="0" w:color="auto"/>
                  </w:divBdr>
                </w:div>
                <w:div w:id="1158306490">
                  <w:marLeft w:val="0"/>
                  <w:marRight w:val="0"/>
                  <w:marTop w:val="0"/>
                  <w:marBottom w:val="0"/>
                  <w:divBdr>
                    <w:top w:val="none" w:sz="0" w:space="0" w:color="auto"/>
                    <w:left w:val="none" w:sz="0" w:space="0" w:color="auto"/>
                    <w:bottom w:val="none" w:sz="0" w:space="0" w:color="auto"/>
                    <w:right w:val="none" w:sz="0" w:space="0" w:color="auto"/>
                  </w:divBdr>
                </w:div>
                <w:div w:id="2107772880">
                  <w:marLeft w:val="0"/>
                  <w:marRight w:val="0"/>
                  <w:marTop w:val="0"/>
                  <w:marBottom w:val="0"/>
                  <w:divBdr>
                    <w:top w:val="none" w:sz="0" w:space="0" w:color="auto"/>
                    <w:left w:val="none" w:sz="0" w:space="0" w:color="auto"/>
                    <w:bottom w:val="none" w:sz="0" w:space="0" w:color="auto"/>
                    <w:right w:val="none" w:sz="0" w:space="0" w:color="auto"/>
                  </w:divBdr>
                </w:div>
                <w:div w:id="480654006">
                  <w:marLeft w:val="0"/>
                  <w:marRight w:val="0"/>
                  <w:marTop w:val="0"/>
                  <w:marBottom w:val="0"/>
                  <w:divBdr>
                    <w:top w:val="none" w:sz="0" w:space="0" w:color="auto"/>
                    <w:left w:val="none" w:sz="0" w:space="0" w:color="auto"/>
                    <w:bottom w:val="none" w:sz="0" w:space="0" w:color="auto"/>
                    <w:right w:val="none" w:sz="0" w:space="0" w:color="auto"/>
                  </w:divBdr>
                </w:div>
                <w:div w:id="1297179489">
                  <w:marLeft w:val="0"/>
                  <w:marRight w:val="0"/>
                  <w:marTop w:val="0"/>
                  <w:marBottom w:val="0"/>
                  <w:divBdr>
                    <w:top w:val="none" w:sz="0" w:space="0" w:color="auto"/>
                    <w:left w:val="none" w:sz="0" w:space="0" w:color="auto"/>
                    <w:bottom w:val="none" w:sz="0" w:space="0" w:color="auto"/>
                    <w:right w:val="none" w:sz="0" w:space="0" w:color="auto"/>
                  </w:divBdr>
                </w:div>
                <w:div w:id="1328022615">
                  <w:marLeft w:val="0"/>
                  <w:marRight w:val="0"/>
                  <w:marTop w:val="0"/>
                  <w:marBottom w:val="0"/>
                  <w:divBdr>
                    <w:top w:val="none" w:sz="0" w:space="0" w:color="auto"/>
                    <w:left w:val="none" w:sz="0" w:space="0" w:color="auto"/>
                    <w:bottom w:val="none" w:sz="0" w:space="0" w:color="auto"/>
                    <w:right w:val="none" w:sz="0" w:space="0" w:color="auto"/>
                  </w:divBdr>
                </w:div>
                <w:div w:id="450709155">
                  <w:marLeft w:val="0"/>
                  <w:marRight w:val="0"/>
                  <w:marTop w:val="0"/>
                  <w:marBottom w:val="0"/>
                  <w:divBdr>
                    <w:top w:val="none" w:sz="0" w:space="0" w:color="auto"/>
                    <w:left w:val="none" w:sz="0" w:space="0" w:color="auto"/>
                    <w:bottom w:val="none" w:sz="0" w:space="0" w:color="auto"/>
                    <w:right w:val="none" w:sz="0" w:space="0" w:color="auto"/>
                  </w:divBdr>
                </w:div>
                <w:div w:id="1550414862">
                  <w:marLeft w:val="0"/>
                  <w:marRight w:val="0"/>
                  <w:marTop w:val="0"/>
                  <w:marBottom w:val="0"/>
                  <w:divBdr>
                    <w:top w:val="none" w:sz="0" w:space="0" w:color="auto"/>
                    <w:left w:val="none" w:sz="0" w:space="0" w:color="auto"/>
                    <w:bottom w:val="none" w:sz="0" w:space="0" w:color="auto"/>
                    <w:right w:val="none" w:sz="0" w:space="0" w:color="auto"/>
                  </w:divBdr>
                </w:div>
                <w:div w:id="2006736192">
                  <w:marLeft w:val="0"/>
                  <w:marRight w:val="0"/>
                  <w:marTop w:val="0"/>
                  <w:marBottom w:val="0"/>
                  <w:divBdr>
                    <w:top w:val="none" w:sz="0" w:space="0" w:color="auto"/>
                    <w:left w:val="none" w:sz="0" w:space="0" w:color="auto"/>
                    <w:bottom w:val="none" w:sz="0" w:space="0" w:color="auto"/>
                    <w:right w:val="none" w:sz="0" w:space="0" w:color="auto"/>
                  </w:divBdr>
                </w:div>
                <w:div w:id="194588416">
                  <w:marLeft w:val="0"/>
                  <w:marRight w:val="0"/>
                  <w:marTop w:val="0"/>
                  <w:marBottom w:val="0"/>
                  <w:divBdr>
                    <w:top w:val="none" w:sz="0" w:space="0" w:color="auto"/>
                    <w:left w:val="none" w:sz="0" w:space="0" w:color="auto"/>
                    <w:bottom w:val="none" w:sz="0" w:space="0" w:color="auto"/>
                    <w:right w:val="none" w:sz="0" w:space="0" w:color="auto"/>
                  </w:divBdr>
                </w:div>
                <w:div w:id="18748319">
                  <w:marLeft w:val="0"/>
                  <w:marRight w:val="0"/>
                  <w:marTop w:val="0"/>
                  <w:marBottom w:val="0"/>
                  <w:divBdr>
                    <w:top w:val="none" w:sz="0" w:space="0" w:color="auto"/>
                    <w:left w:val="none" w:sz="0" w:space="0" w:color="auto"/>
                    <w:bottom w:val="none" w:sz="0" w:space="0" w:color="auto"/>
                    <w:right w:val="none" w:sz="0" w:space="0" w:color="auto"/>
                  </w:divBdr>
                </w:div>
                <w:div w:id="1170098870">
                  <w:marLeft w:val="0"/>
                  <w:marRight w:val="0"/>
                  <w:marTop w:val="0"/>
                  <w:marBottom w:val="0"/>
                  <w:divBdr>
                    <w:top w:val="none" w:sz="0" w:space="0" w:color="auto"/>
                    <w:left w:val="none" w:sz="0" w:space="0" w:color="auto"/>
                    <w:bottom w:val="none" w:sz="0" w:space="0" w:color="auto"/>
                    <w:right w:val="none" w:sz="0" w:space="0" w:color="auto"/>
                  </w:divBdr>
                </w:div>
                <w:div w:id="1988584053">
                  <w:marLeft w:val="0"/>
                  <w:marRight w:val="0"/>
                  <w:marTop w:val="0"/>
                  <w:marBottom w:val="0"/>
                  <w:divBdr>
                    <w:top w:val="none" w:sz="0" w:space="0" w:color="auto"/>
                    <w:left w:val="none" w:sz="0" w:space="0" w:color="auto"/>
                    <w:bottom w:val="none" w:sz="0" w:space="0" w:color="auto"/>
                    <w:right w:val="none" w:sz="0" w:space="0" w:color="auto"/>
                  </w:divBdr>
                </w:div>
                <w:div w:id="1012222991">
                  <w:marLeft w:val="0"/>
                  <w:marRight w:val="0"/>
                  <w:marTop w:val="0"/>
                  <w:marBottom w:val="0"/>
                  <w:divBdr>
                    <w:top w:val="none" w:sz="0" w:space="0" w:color="auto"/>
                    <w:left w:val="none" w:sz="0" w:space="0" w:color="auto"/>
                    <w:bottom w:val="none" w:sz="0" w:space="0" w:color="auto"/>
                    <w:right w:val="none" w:sz="0" w:space="0" w:color="auto"/>
                  </w:divBdr>
                </w:div>
                <w:div w:id="1000354566">
                  <w:marLeft w:val="0"/>
                  <w:marRight w:val="0"/>
                  <w:marTop w:val="0"/>
                  <w:marBottom w:val="0"/>
                  <w:divBdr>
                    <w:top w:val="none" w:sz="0" w:space="0" w:color="auto"/>
                    <w:left w:val="none" w:sz="0" w:space="0" w:color="auto"/>
                    <w:bottom w:val="none" w:sz="0" w:space="0" w:color="auto"/>
                    <w:right w:val="none" w:sz="0" w:space="0" w:color="auto"/>
                  </w:divBdr>
                </w:div>
                <w:div w:id="698242261">
                  <w:marLeft w:val="0"/>
                  <w:marRight w:val="0"/>
                  <w:marTop w:val="0"/>
                  <w:marBottom w:val="0"/>
                  <w:divBdr>
                    <w:top w:val="none" w:sz="0" w:space="0" w:color="auto"/>
                    <w:left w:val="none" w:sz="0" w:space="0" w:color="auto"/>
                    <w:bottom w:val="none" w:sz="0" w:space="0" w:color="auto"/>
                    <w:right w:val="none" w:sz="0" w:space="0" w:color="auto"/>
                  </w:divBdr>
                </w:div>
                <w:div w:id="2146121192">
                  <w:marLeft w:val="0"/>
                  <w:marRight w:val="0"/>
                  <w:marTop w:val="0"/>
                  <w:marBottom w:val="0"/>
                  <w:divBdr>
                    <w:top w:val="none" w:sz="0" w:space="0" w:color="auto"/>
                    <w:left w:val="none" w:sz="0" w:space="0" w:color="auto"/>
                    <w:bottom w:val="none" w:sz="0" w:space="0" w:color="auto"/>
                    <w:right w:val="none" w:sz="0" w:space="0" w:color="auto"/>
                  </w:divBdr>
                </w:div>
                <w:div w:id="495195662">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1094400418">
                  <w:marLeft w:val="0"/>
                  <w:marRight w:val="0"/>
                  <w:marTop w:val="0"/>
                  <w:marBottom w:val="0"/>
                  <w:divBdr>
                    <w:top w:val="none" w:sz="0" w:space="0" w:color="auto"/>
                    <w:left w:val="none" w:sz="0" w:space="0" w:color="auto"/>
                    <w:bottom w:val="none" w:sz="0" w:space="0" w:color="auto"/>
                    <w:right w:val="none" w:sz="0" w:space="0" w:color="auto"/>
                  </w:divBdr>
                </w:div>
                <w:div w:id="1497844237">
                  <w:marLeft w:val="0"/>
                  <w:marRight w:val="0"/>
                  <w:marTop w:val="0"/>
                  <w:marBottom w:val="0"/>
                  <w:divBdr>
                    <w:top w:val="none" w:sz="0" w:space="0" w:color="auto"/>
                    <w:left w:val="none" w:sz="0" w:space="0" w:color="auto"/>
                    <w:bottom w:val="none" w:sz="0" w:space="0" w:color="auto"/>
                    <w:right w:val="none" w:sz="0" w:space="0" w:color="auto"/>
                  </w:divBdr>
                </w:div>
                <w:div w:id="117333716">
                  <w:marLeft w:val="0"/>
                  <w:marRight w:val="0"/>
                  <w:marTop w:val="0"/>
                  <w:marBottom w:val="0"/>
                  <w:divBdr>
                    <w:top w:val="none" w:sz="0" w:space="0" w:color="auto"/>
                    <w:left w:val="none" w:sz="0" w:space="0" w:color="auto"/>
                    <w:bottom w:val="none" w:sz="0" w:space="0" w:color="auto"/>
                    <w:right w:val="none" w:sz="0" w:space="0" w:color="auto"/>
                  </w:divBdr>
                </w:div>
                <w:div w:id="52706272">
                  <w:marLeft w:val="0"/>
                  <w:marRight w:val="0"/>
                  <w:marTop w:val="0"/>
                  <w:marBottom w:val="0"/>
                  <w:divBdr>
                    <w:top w:val="none" w:sz="0" w:space="0" w:color="auto"/>
                    <w:left w:val="none" w:sz="0" w:space="0" w:color="auto"/>
                    <w:bottom w:val="none" w:sz="0" w:space="0" w:color="auto"/>
                    <w:right w:val="none" w:sz="0" w:space="0" w:color="auto"/>
                  </w:divBdr>
                </w:div>
                <w:div w:id="1111901429">
                  <w:marLeft w:val="0"/>
                  <w:marRight w:val="0"/>
                  <w:marTop w:val="0"/>
                  <w:marBottom w:val="0"/>
                  <w:divBdr>
                    <w:top w:val="none" w:sz="0" w:space="0" w:color="auto"/>
                    <w:left w:val="none" w:sz="0" w:space="0" w:color="auto"/>
                    <w:bottom w:val="none" w:sz="0" w:space="0" w:color="auto"/>
                    <w:right w:val="none" w:sz="0" w:space="0" w:color="auto"/>
                  </w:divBdr>
                </w:div>
                <w:div w:id="514344209">
                  <w:marLeft w:val="0"/>
                  <w:marRight w:val="0"/>
                  <w:marTop w:val="0"/>
                  <w:marBottom w:val="0"/>
                  <w:divBdr>
                    <w:top w:val="none" w:sz="0" w:space="0" w:color="auto"/>
                    <w:left w:val="none" w:sz="0" w:space="0" w:color="auto"/>
                    <w:bottom w:val="none" w:sz="0" w:space="0" w:color="auto"/>
                    <w:right w:val="none" w:sz="0" w:space="0" w:color="auto"/>
                  </w:divBdr>
                </w:div>
                <w:div w:id="1621717991">
                  <w:marLeft w:val="0"/>
                  <w:marRight w:val="0"/>
                  <w:marTop w:val="0"/>
                  <w:marBottom w:val="0"/>
                  <w:divBdr>
                    <w:top w:val="none" w:sz="0" w:space="0" w:color="auto"/>
                    <w:left w:val="none" w:sz="0" w:space="0" w:color="auto"/>
                    <w:bottom w:val="none" w:sz="0" w:space="0" w:color="auto"/>
                    <w:right w:val="none" w:sz="0" w:space="0" w:color="auto"/>
                  </w:divBdr>
                </w:div>
                <w:div w:id="1721511349">
                  <w:marLeft w:val="0"/>
                  <w:marRight w:val="0"/>
                  <w:marTop w:val="0"/>
                  <w:marBottom w:val="0"/>
                  <w:divBdr>
                    <w:top w:val="none" w:sz="0" w:space="0" w:color="auto"/>
                    <w:left w:val="none" w:sz="0" w:space="0" w:color="auto"/>
                    <w:bottom w:val="none" w:sz="0" w:space="0" w:color="auto"/>
                    <w:right w:val="none" w:sz="0" w:space="0" w:color="auto"/>
                  </w:divBdr>
                </w:div>
                <w:div w:id="1386955000">
                  <w:marLeft w:val="0"/>
                  <w:marRight w:val="0"/>
                  <w:marTop w:val="0"/>
                  <w:marBottom w:val="0"/>
                  <w:divBdr>
                    <w:top w:val="none" w:sz="0" w:space="0" w:color="auto"/>
                    <w:left w:val="none" w:sz="0" w:space="0" w:color="auto"/>
                    <w:bottom w:val="none" w:sz="0" w:space="0" w:color="auto"/>
                    <w:right w:val="none" w:sz="0" w:space="0" w:color="auto"/>
                  </w:divBdr>
                </w:div>
                <w:div w:id="270672310">
                  <w:marLeft w:val="0"/>
                  <w:marRight w:val="0"/>
                  <w:marTop w:val="0"/>
                  <w:marBottom w:val="0"/>
                  <w:divBdr>
                    <w:top w:val="none" w:sz="0" w:space="0" w:color="auto"/>
                    <w:left w:val="none" w:sz="0" w:space="0" w:color="auto"/>
                    <w:bottom w:val="none" w:sz="0" w:space="0" w:color="auto"/>
                    <w:right w:val="none" w:sz="0" w:space="0" w:color="auto"/>
                  </w:divBdr>
                </w:div>
                <w:div w:id="692418471">
                  <w:marLeft w:val="0"/>
                  <w:marRight w:val="0"/>
                  <w:marTop w:val="0"/>
                  <w:marBottom w:val="0"/>
                  <w:divBdr>
                    <w:top w:val="none" w:sz="0" w:space="0" w:color="auto"/>
                    <w:left w:val="none" w:sz="0" w:space="0" w:color="auto"/>
                    <w:bottom w:val="none" w:sz="0" w:space="0" w:color="auto"/>
                    <w:right w:val="none" w:sz="0" w:space="0" w:color="auto"/>
                  </w:divBdr>
                </w:div>
                <w:div w:id="46028009">
                  <w:marLeft w:val="0"/>
                  <w:marRight w:val="0"/>
                  <w:marTop w:val="0"/>
                  <w:marBottom w:val="0"/>
                  <w:divBdr>
                    <w:top w:val="none" w:sz="0" w:space="0" w:color="auto"/>
                    <w:left w:val="none" w:sz="0" w:space="0" w:color="auto"/>
                    <w:bottom w:val="none" w:sz="0" w:space="0" w:color="auto"/>
                    <w:right w:val="none" w:sz="0" w:space="0" w:color="auto"/>
                  </w:divBdr>
                </w:div>
                <w:div w:id="1372533124">
                  <w:marLeft w:val="0"/>
                  <w:marRight w:val="0"/>
                  <w:marTop w:val="0"/>
                  <w:marBottom w:val="0"/>
                  <w:divBdr>
                    <w:top w:val="none" w:sz="0" w:space="0" w:color="auto"/>
                    <w:left w:val="none" w:sz="0" w:space="0" w:color="auto"/>
                    <w:bottom w:val="none" w:sz="0" w:space="0" w:color="auto"/>
                    <w:right w:val="none" w:sz="0" w:space="0" w:color="auto"/>
                  </w:divBdr>
                </w:div>
                <w:div w:id="1114984456">
                  <w:marLeft w:val="0"/>
                  <w:marRight w:val="0"/>
                  <w:marTop w:val="0"/>
                  <w:marBottom w:val="0"/>
                  <w:divBdr>
                    <w:top w:val="none" w:sz="0" w:space="0" w:color="auto"/>
                    <w:left w:val="none" w:sz="0" w:space="0" w:color="auto"/>
                    <w:bottom w:val="none" w:sz="0" w:space="0" w:color="auto"/>
                    <w:right w:val="none" w:sz="0" w:space="0" w:color="auto"/>
                  </w:divBdr>
                </w:div>
                <w:div w:id="1726220010">
                  <w:marLeft w:val="0"/>
                  <w:marRight w:val="0"/>
                  <w:marTop w:val="0"/>
                  <w:marBottom w:val="0"/>
                  <w:divBdr>
                    <w:top w:val="none" w:sz="0" w:space="0" w:color="auto"/>
                    <w:left w:val="none" w:sz="0" w:space="0" w:color="auto"/>
                    <w:bottom w:val="none" w:sz="0" w:space="0" w:color="auto"/>
                    <w:right w:val="none" w:sz="0" w:space="0" w:color="auto"/>
                  </w:divBdr>
                </w:div>
                <w:div w:id="988097457">
                  <w:marLeft w:val="0"/>
                  <w:marRight w:val="0"/>
                  <w:marTop w:val="0"/>
                  <w:marBottom w:val="0"/>
                  <w:divBdr>
                    <w:top w:val="none" w:sz="0" w:space="0" w:color="auto"/>
                    <w:left w:val="none" w:sz="0" w:space="0" w:color="auto"/>
                    <w:bottom w:val="none" w:sz="0" w:space="0" w:color="auto"/>
                    <w:right w:val="none" w:sz="0" w:space="0" w:color="auto"/>
                  </w:divBdr>
                </w:div>
                <w:div w:id="1441219245">
                  <w:marLeft w:val="0"/>
                  <w:marRight w:val="0"/>
                  <w:marTop w:val="0"/>
                  <w:marBottom w:val="0"/>
                  <w:divBdr>
                    <w:top w:val="none" w:sz="0" w:space="0" w:color="auto"/>
                    <w:left w:val="none" w:sz="0" w:space="0" w:color="auto"/>
                    <w:bottom w:val="none" w:sz="0" w:space="0" w:color="auto"/>
                    <w:right w:val="none" w:sz="0" w:space="0" w:color="auto"/>
                  </w:divBdr>
                </w:div>
                <w:div w:id="1010571055">
                  <w:marLeft w:val="0"/>
                  <w:marRight w:val="0"/>
                  <w:marTop w:val="0"/>
                  <w:marBottom w:val="0"/>
                  <w:divBdr>
                    <w:top w:val="none" w:sz="0" w:space="0" w:color="auto"/>
                    <w:left w:val="none" w:sz="0" w:space="0" w:color="auto"/>
                    <w:bottom w:val="none" w:sz="0" w:space="0" w:color="auto"/>
                    <w:right w:val="none" w:sz="0" w:space="0" w:color="auto"/>
                  </w:divBdr>
                </w:div>
                <w:div w:id="947156718">
                  <w:marLeft w:val="0"/>
                  <w:marRight w:val="0"/>
                  <w:marTop w:val="0"/>
                  <w:marBottom w:val="0"/>
                  <w:divBdr>
                    <w:top w:val="none" w:sz="0" w:space="0" w:color="auto"/>
                    <w:left w:val="none" w:sz="0" w:space="0" w:color="auto"/>
                    <w:bottom w:val="none" w:sz="0" w:space="0" w:color="auto"/>
                    <w:right w:val="none" w:sz="0" w:space="0" w:color="auto"/>
                  </w:divBdr>
                </w:div>
                <w:div w:id="811098468">
                  <w:marLeft w:val="0"/>
                  <w:marRight w:val="0"/>
                  <w:marTop w:val="0"/>
                  <w:marBottom w:val="0"/>
                  <w:divBdr>
                    <w:top w:val="none" w:sz="0" w:space="0" w:color="auto"/>
                    <w:left w:val="none" w:sz="0" w:space="0" w:color="auto"/>
                    <w:bottom w:val="none" w:sz="0" w:space="0" w:color="auto"/>
                    <w:right w:val="none" w:sz="0" w:space="0" w:color="auto"/>
                  </w:divBdr>
                </w:div>
                <w:div w:id="1870991817">
                  <w:marLeft w:val="0"/>
                  <w:marRight w:val="0"/>
                  <w:marTop w:val="0"/>
                  <w:marBottom w:val="0"/>
                  <w:divBdr>
                    <w:top w:val="none" w:sz="0" w:space="0" w:color="auto"/>
                    <w:left w:val="none" w:sz="0" w:space="0" w:color="auto"/>
                    <w:bottom w:val="none" w:sz="0" w:space="0" w:color="auto"/>
                    <w:right w:val="none" w:sz="0" w:space="0" w:color="auto"/>
                  </w:divBdr>
                </w:div>
                <w:div w:id="1575311685">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97524251">
                  <w:marLeft w:val="0"/>
                  <w:marRight w:val="0"/>
                  <w:marTop w:val="0"/>
                  <w:marBottom w:val="0"/>
                  <w:divBdr>
                    <w:top w:val="none" w:sz="0" w:space="0" w:color="auto"/>
                    <w:left w:val="none" w:sz="0" w:space="0" w:color="auto"/>
                    <w:bottom w:val="none" w:sz="0" w:space="0" w:color="auto"/>
                    <w:right w:val="none" w:sz="0" w:space="0" w:color="auto"/>
                  </w:divBdr>
                </w:div>
                <w:div w:id="728458817">
                  <w:marLeft w:val="0"/>
                  <w:marRight w:val="0"/>
                  <w:marTop w:val="0"/>
                  <w:marBottom w:val="0"/>
                  <w:divBdr>
                    <w:top w:val="none" w:sz="0" w:space="0" w:color="auto"/>
                    <w:left w:val="none" w:sz="0" w:space="0" w:color="auto"/>
                    <w:bottom w:val="none" w:sz="0" w:space="0" w:color="auto"/>
                    <w:right w:val="none" w:sz="0" w:space="0" w:color="auto"/>
                  </w:divBdr>
                </w:div>
                <w:div w:id="1759525373">
                  <w:marLeft w:val="0"/>
                  <w:marRight w:val="0"/>
                  <w:marTop w:val="0"/>
                  <w:marBottom w:val="0"/>
                  <w:divBdr>
                    <w:top w:val="none" w:sz="0" w:space="0" w:color="auto"/>
                    <w:left w:val="none" w:sz="0" w:space="0" w:color="auto"/>
                    <w:bottom w:val="none" w:sz="0" w:space="0" w:color="auto"/>
                    <w:right w:val="none" w:sz="0" w:space="0" w:color="auto"/>
                  </w:divBdr>
                </w:div>
                <w:div w:id="32196865">
                  <w:marLeft w:val="0"/>
                  <w:marRight w:val="0"/>
                  <w:marTop w:val="0"/>
                  <w:marBottom w:val="0"/>
                  <w:divBdr>
                    <w:top w:val="none" w:sz="0" w:space="0" w:color="auto"/>
                    <w:left w:val="none" w:sz="0" w:space="0" w:color="auto"/>
                    <w:bottom w:val="none" w:sz="0" w:space="0" w:color="auto"/>
                    <w:right w:val="none" w:sz="0" w:space="0" w:color="auto"/>
                  </w:divBdr>
                </w:div>
                <w:div w:id="1490633350">
                  <w:marLeft w:val="0"/>
                  <w:marRight w:val="0"/>
                  <w:marTop w:val="0"/>
                  <w:marBottom w:val="0"/>
                  <w:divBdr>
                    <w:top w:val="none" w:sz="0" w:space="0" w:color="auto"/>
                    <w:left w:val="none" w:sz="0" w:space="0" w:color="auto"/>
                    <w:bottom w:val="none" w:sz="0" w:space="0" w:color="auto"/>
                    <w:right w:val="none" w:sz="0" w:space="0" w:color="auto"/>
                  </w:divBdr>
                </w:div>
                <w:div w:id="64381981">
                  <w:marLeft w:val="0"/>
                  <w:marRight w:val="0"/>
                  <w:marTop w:val="0"/>
                  <w:marBottom w:val="0"/>
                  <w:divBdr>
                    <w:top w:val="none" w:sz="0" w:space="0" w:color="auto"/>
                    <w:left w:val="none" w:sz="0" w:space="0" w:color="auto"/>
                    <w:bottom w:val="none" w:sz="0" w:space="0" w:color="auto"/>
                    <w:right w:val="none" w:sz="0" w:space="0" w:color="auto"/>
                  </w:divBdr>
                </w:div>
                <w:div w:id="823083661">
                  <w:marLeft w:val="0"/>
                  <w:marRight w:val="0"/>
                  <w:marTop w:val="0"/>
                  <w:marBottom w:val="0"/>
                  <w:divBdr>
                    <w:top w:val="none" w:sz="0" w:space="0" w:color="auto"/>
                    <w:left w:val="none" w:sz="0" w:space="0" w:color="auto"/>
                    <w:bottom w:val="none" w:sz="0" w:space="0" w:color="auto"/>
                    <w:right w:val="none" w:sz="0" w:space="0" w:color="auto"/>
                  </w:divBdr>
                </w:div>
                <w:div w:id="1204052780">
                  <w:marLeft w:val="0"/>
                  <w:marRight w:val="0"/>
                  <w:marTop w:val="0"/>
                  <w:marBottom w:val="0"/>
                  <w:divBdr>
                    <w:top w:val="none" w:sz="0" w:space="0" w:color="auto"/>
                    <w:left w:val="none" w:sz="0" w:space="0" w:color="auto"/>
                    <w:bottom w:val="none" w:sz="0" w:space="0" w:color="auto"/>
                    <w:right w:val="none" w:sz="0" w:space="0" w:color="auto"/>
                  </w:divBdr>
                </w:div>
                <w:div w:id="29468086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115612088">
                  <w:marLeft w:val="0"/>
                  <w:marRight w:val="0"/>
                  <w:marTop w:val="0"/>
                  <w:marBottom w:val="0"/>
                  <w:divBdr>
                    <w:top w:val="none" w:sz="0" w:space="0" w:color="auto"/>
                    <w:left w:val="none" w:sz="0" w:space="0" w:color="auto"/>
                    <w:bottom w:val="none" w:sz="0" w:space="0" w:color="auto"/>
                    <w:right w:val="none" w:sz="0" w:space="0" w:color="auto"/>
                  </w:divBdr>
                </w:div>
                <w:div w:id="1395083201">
                  <w:marLeft w:val="0"/>
                  <w:marRight w:val="0"/>
                  <w:marTop w:val="0"/>
                  <w:marBottom w:val="0"/>
                  <w:divBdr>
                    <w:top w:val="none" w:sz="0" w:space="0" w:color="auto"/>
                    <w:left w:val="none" w:sz="0" w:space="0" w:color="auto"/>
                    <w:bottom w:val="none" w:sz="0" w:space="0" w:color="auto"/>
                    <w:right w:val="none" w:sz="0" w:space="0" w:color="auto"/>
                  </w:divBdr>
                </w:div>
                <w:div w:id="611136133">
                  <w:marLeft w:val="0"/>
                  <w:marRight w:val="0"/>
                  <w:marTop w:val="0"/>
                  <w:marBottom w:val="0"/>
                  <w:divBdr>
                    <w:top w:val="none" w:sz="0" w:space="0" w:color="auto"/>
                    <w:left w:val="none" w:sz="0" w:space="0" w:color="auto"/>
                    <w:bottom w:val="none" w:sz="0" w:space="0" w:color="auto"/>
                    <w:right w:val="none" w:sz="0" w:space="0" w:color="auto"/>
                  </w:divBdr>
                </w:div>
                <w:div w:id="1911646628">
                  <w:marLeft w:val="0"/>
                  <w:marRight w:val="0"/>
                  <w:marTop w:val="0"/>
                  <w:marBottom w:val="0"/>
                  <w:divBdr>
                    <w:top w:val="none" w:sz="0" w:space="0" w:color="auto"/>
                    <w:left w:val="none" w:sz="0" w:space="0" w:color="auto"/>
                    <w:bottom w:val="none" w:sz="0" w:space="0" w:color="auto"/>
                    <w:right w:val="none" w:sz="0" w:space="0" w:color="auto"/>
                  </w:divBdr>
                </w:div>
                <w:div w:id="1449741841">
                  <w:marLeft w:val="0"/>
                  <w:marRight w:val="0"/>
                  <w:marTop w:val="0"/>
                  <w:marBottom w:val="0"/>
                  <w:divBdr>
                    <w:top w:val="none" w:sz="0" w:space="0" w:color="auto"/>
                    <w:left w:val="none" w:sz="0" w:space="0" w:color="auto"/>
                    <w:bottom w:val="none" w:sz="0" w:space="0" w:color="auto"/>
                    <w:right w:val="none" w:sz="0" w:space="0" w:color="auto"/>
                  </w:divBdr>
                </w:div>
                <w:div w:id="1034621933">
                  <w:marLeft w:val="0"/>
                  <w:marRight w:val="0"/>
                  <w:marTop w:val="0"/>
                  <w:marBottom w:val="0"/>
                  <w:divBdr>
                    <w:top w:val="none" w:sz="0" w:space="0" w:color="auto"/>
                    <w:left w:val="none" w:sz="0" w:space="0" w:color="auto"/>
                    <w:bottom w:val="none" w:sz="0" w:space="0" w:color="auto"/>
                    <w:right w:val="none" w:sz="0" w:space="0" w:color="auto"/>
                  </w:divBdr>
                </w:div>
                <w:div w:id="410464992">
                  <w:marLeft w:val="0"/>
                  <w:marRight w:val="0"/>
                  <w:marTop w:val="0"/>
                  <w:marBottom w:val="0"/>
                  <w:divBdr>
                    <w:top w:val="none" w:sz="0" w:space="0" w:color="auto"/>
                    <w:left w:val="none" w:sz="0" w:space="0" w:color="auto"/>
                    <w:bottom w:val="none" w:sz="0" w:space="0" w:color="auto"/>
                    <w:right w:val="none" w:sz="0" w:space="0" w:color="auto"/>
                  </w:divBdr>
                </w:div>
                <w:div w:id="547109283">
                  <w:marLeft w:val="0"/>
                  <w:marRight w:val="0"/>
                  <w:marTop w:val="0"/>
                  <w:marBottom w:val="0"/>
                  <w:divBdr>
                    <w:top w:val="none" w:sz="0" w:space="0" w:color="auto"/>
                    <w:left w:val="none" w:sz="0" w:space="0" w:color="auto"/>
                    <w:bottom w:val="none" w:sz="0" w:space="0" w:color="auto"/>
                    <w:right w:val="none" w:sz="0" w:space="0" w:color="auto"/>
                  </w:divBdr>
                </w:div>
                <w:div w:id="142040197">
                  <w:marLeft w:val="0"/>
                  <w:marRight w:val="0"/>
                  <w:marTop w:val="0"/>
                  <w:marBottom w:val="0"/>
                  <w:divBdr>
                    <w:top w:val="none" w:sz="0" w:space="0" w:color="auto"/>
                    <w:left w:val="none" w:sz="0" w:space="0" w:color="auto"/>
                    <w:bottom w:val="none" w:sz="0" w:space="0" w:color="auto"/>
                    <w:right w:val="none" w:sz="0" w:space="0" w:color="auto"/>
                  </w:divBdr>
                </w:div>
                <w:div w:id="1986858819">
                  <w:marLeft w:val="0"/>
                  <w:marRight w:val="0"/>
                  <w:marTop w:val="0"/>
                  <w:marBottom w:val="0"/>
                  <w:divBdr>
                    <w:top w:val="none" w:sz="0" w:space="0" w:color="auto"/>
                    <w:left w:val="none" w:sz="0" w:space="0" w:color="auto"/>
                    <w:bottom w:val="none" w:sz="0" w:space="0" w:color="auto"/>
                    <w:right w:val="none" w:sz="0" w:space="0" w:color="auto"/>
                  </w:divBdr>
                </w:div>
                <w:div w:id="367992730">
                  <w:marLeft w:val="0"/>
                  <w:marRight w:val="0"/>
                  <w:marTop w:val="0"/>
                  <w:marBottom w:val="0"/>
                  <w:divBdr>
                    <w:top w:val="none" w:sz="0" w:space="0" w:color="auto"/>
                    <w:left w:val="none" w:sz="0" w:space="0" w:color="auto"/>
                    <w:bottom w:val="none" w:sz="0" w:space="0" w:color="auto"/>
                    <w:right w:val="none" w:sz="0" w:space="0" w:color="auto"/>
                  </w:divBdr>
                </w:div>
                <w:div w:id="349915123">
                  <w:marLeft w:val="0"/>
                  <w:marRight w:val="0"/>
                  <w:marTop w:val="0"/>
                  <w:marBottom w:val="0"/>
                  <w:divBdr>
                    <w:top w:val="none" w:sz="0" w:space="0" w:color="auto"/>
                    <w:left w:val="none" w:sz="0" w:space="0" w:color="auto"/>
                    <w:bottom w:val="none" w:sz="0" w:space="0" w:color="auto"/>
                    <w:right w:val="none" w:sz="0" w:space="0" w:color="auto"/>
                  </w:divBdr>
                </w:div>
                <w:div w:id="294919905">
                  <w:marLeft w:val="0"/>
                  <w:marRight w:val="0"/>
                  <w:marTop w:val="0"/>
                  <w:marBottom w:val="0"/>
                  <w:divBdr>
                    <w:top w:val="none" w:sz="0" w:space="0" w:color="auto"/>
                    <w:left w:val="none" w:sz="0" w:space="0" w:color="auto"/>
                    <w:bottom w:val="none" w:sz="0" w:space="0" w:color="auto"/>
                    <w:right w:val="none" w:sz="0" w:space="0" w:color="auto"/>
                  </w:divBdr>
                </w:div>
                <w:div w:id="1874033273">
                  <w:marLeft w:val="0"/>
                  <w:marRight w:val="0"/>
                  <w:marTop w:val="0"/>
                  <w:marBottom w:val="0"/>
                  <w:divBdr>
                    <w:top w:val="none" w:sz="0" w:space="0" w:color="auto"/>
                    <w:left w:val="none" w:sz="0" w:space="0" w:color="auto"/>
                    <w:bottom w:val="none" w:sz="0" w:space="0" w:color="auto"/>
                    <w:right w:val="none" w:sz="0" w:space="0" w:color="auto"/>
                  </w:divBdr>
                </w:div>
                <w:div w:id="1639917118">
                  <w:marLeft w:val="0"/>
                  <w:marRight w:val="0"/>
                  <w:marTop w:val="0"/>
                  <w:marBottom w:val="0"/>
                  <w:divBdr>
                    <w:top w:val="none" w:sz="0" w:space="0" w:color="auto"/>
                    <w:left w:val="none" w:sz="0" w:space="0" w:color="auto"/>
                    <w:bottom w:val="none" w:sz="0" w:space="0" w:color="auto"/>
                    <w:right w:val="none" w:sz="0" w:space="0" w:color="auto"/>
                  </w:divBdr>
                </w:div>
                <w:div w:id="764425642">
                  <w:marLeft w:val="0"/>
                  <w:marRight w:val="0"/>
                  <w:marTop w:val="0"/>
                  <w:marBottom w:val="0"/>
                  <w:divBdr>
                    <w:top w:val="none" w:sz="0" w:space="0" w:color="auto"/>
                    <w:left w:val="none" w:sz="0" w:space="0" w:color="auto"/>
                    <w:bottom w:val="none" w:sz="0" w:space="0" w:color="auto"/>
                    <w:right w:val="none" w:sz="0" w:space="0" w:color="auto"/>
                  </w:divBdr>
                </w:div>
                <w:div w:id="850022814">
                  <w:marLeft w:val="0"/>
                  <w:marRight w:val="0"/>
                  <w:marTop w:val="0"/>
                  <w:marBottom w:val="0"/>
                  <w:divBdr>
                    <w:top w:val="none" w:sz="0" w:space="0" w:color="auto"/>
                    <w:left w:val="none" w:sz="0" w:space="0" w:color="auto"/>
                    <w:bottom w:val="none" w:sz="0" w:space="0" w:color="auto"/>
                    <w:right w:val="none" w:sz="0" w:space="0" w:color="auto"/>
                  </w:divBdr>
                </w:div>
                <w:div w:id="1703356442">
                  <w:marLeft w:val="0"/>
                  <w:marRight w:val="0"/>
                  <w:marTop w:val="0"/>
                  <w:marBottom w:val="0"/>
                  <w:divBdr>
                    <w:top w:val="none" w:sz="0" w:space="0" w:color="auto"/>
                    <w:left w:val="none" w:sz="0" w:space="0" w:color="auto"/>
                    <w:bottom w:val="none" w:sz="0" w:space="0" w:color="auto"/>
                    <w:right w:val="none" w:sz="0" w:space="0" w:color="auto"/>
                  </w:divBdr>
                </w:div>
                <w:div w:id="1343632454">
                  <w:marLeft w:val="0"/>
                  <w:marRight w:val="0"/>
                  <w:marTop w:val="0"/>
                  <w:marBottom w:val="0"/>
                  <w:divBdr>
                    <w:top w:val="none" w:sz="0" w:space="0" w:color="auto"/>
                    <w:left w:val="none" w:sz="0" w:space="0" w:color="auto"/>
                    <w:bottom w:val="none" w:sz="0" w:space="0" w:color="auto"/>
                    <w:right w:val="none" w:sz="0" w:space="0" w:color="auto"/>
                  </w:divBdr>
                </w:div>
                <w:div w:id="783579167">
                  <w:marLeft w:val="0"/>
                  <w:marRight w:val="0"/>
                  <w:marTop w:val="0"/>
                  <w:marBottom w:val="0"/>
                  <w:divBdr>
                    <w:top w:val="none" w:sz="0" w:space="0" w:color="auto"/>
                    <w:left w:val="none" w:sz="0" w:space="0" w:color="auto"/>
                    <w:bottom w:val="none" w:sz="0" w:space="0" w:color="auto"/>
                    <w:right w:val="none" w:sz="0" w:space="0" w:color="auto"/>
                  </w:divBdr>
                </w:div>
                <w:div w:id="705956291">
                  <w:marLeft w:val="0"/>
                  <w:marRight w:val="0"/>
                  <w:marTop w:val="0"/>
                  <w:marBottom w:val="0"/>
                  <w:divBdr>
                    <w:top w:val="none" w:sz="0" w:space="0" w:color="auto"/>
                    <w:left w:val="none" w:sz="0" w:space="0" w:color="auto"/>
                    <w:bottom w:val="none" w:sz="0" w:space="0" w:color="auto"/>
                    <w:right w:val="none" w:sz="0" w:space="0" w:color="auto"/>
                  </w:divBdr>
                </w:div>
                <w:div w:id="652099197">
                  <w:marLeft w:val="0"/>
                  <w:marRight w:val="0"/>
                  <w:marTop w:val="0"/>
                  <w:marBottom w:val="0"/>
                  <w:divBdr>
                    <w:top w:val="none" w:sz="0" w:space="0" w:color="auto"/>
                    <w:left w:val="none" w:sz="0" w:space="0" w:color="auto"/>
                    <w:bottom w:val="none" w:sz="0" w:space="0" w:color="auto"/>
                    <w:right w:val="none" w:sz="0" w:space="0" w:color="auto"/>
                  </w:divBdr>
                </w:div>
                <w:div w:id="699479570">
                  <w:marLeft w:val="0"/>
                  <w:marRight w:val="0"/>
                  <w:marTop w:val="0"/>
                  <w:marBottom w:val="0"/>
                  <w:divBdr>
                    <w:top w:val="none" w:sz="0" w:space="0" w:color="auto"/>
                    <w:left w:val="none" w:sz="0" w:space="0" w:color="auto"/>
                    <w:bottom w:val="none" w:sz="0" w:space="0" w:color="auto"/>
                    <w:right w:val="none" w:sz="0" w:space="0" w:color="auto"/>
                  </w:divBdr>
                </w:div>
                <w:div w:id="59715107">
                  <w:marLeft w:val="0"/>
                  <w:marRight w:val="0"/>
                  <w:marTop w:val="0"/>
                  <w:marBottom w:val="0"/>
                  <w:divBdr>
                    <w:top w:val="none" w:sz="0" w:space="0" w:color="auto"/>
                    <w:left w:val="none" w:sz="0" w:space="0" w:color="auto"/>
                    <w:bottom w:val="none" w:sz="0" w:space="0" w:color="auto"/>
                    <w:right w:val="none" w:sz="0" w:space="0" w:color="auto"/>
                  </w:divBdr>
                </w:div>
                <w:div w:id="1669479869">
                  <w:marLeft w:val="0"/>
                  <w:marRight w:val="0"/>
                  <w:marTop w:val="0"/>
                  <w:marBottom w:val="0"/>
                  <w:divBdr>
                    <w:top w:val="none" w:sz="0" w:space="0" w:color="auto"/>
                    <w:left w:val="none" w:sz="0" w:space="0" w:color="auto"/>
                    <w:bottom w:val="none" w:sz="0" w:space="0" w:color="auto"/>
                    <w:right w:val="none" w:sz="0" w:space="0" w:color="auto"/>
                  </w:divBdr>
                </w:div>
                <w:div w:id="1183202984">
                  <w:marLeft w:val="0"/>
                  <w:marRight w:val="0"/>
                  <w:marTop w:val="0"/>
                  <w:marBottom w:val="0"/>
                  <w:divBdr>
                    <w:top w:val="none" w:sz="0" w:space="0" w:color="auto"/>
                    <w:left w:val="none" w:sz="0" w:space="0" w:color="auto"/>
                    <w:bottom w:val="none" w:sz="0" w:space="0" w:color="auto"/>
                    <w:right w:val="none" w:sz="0" w:space="0" w:color="auto"/>
                  </w:divBdr>
                </w:div>
                <w:div w:id="1839692102">
                  <w:marLeft w:val="0"/>
                  <w:marRight w:val="0"/>
                  <w:marTop w:val="0"/>
                  <w:marBottom w:val="0"/>
                  <w:divBdr>
                    <w:top w:val="none" w:sz="0" w:space="0" w:color="auto"/>
                    <w:left w:val="none" w:sz="0" w:space="0" w:color="auto"/>
                    <w:bottom w:val="none" w:sz="0" w:space="0" w:color="auto"/>
                    <w:right w:val="none" w:sz="0" w:space="0" w:color="auto"/>
                  </w:divBdr>
                </w:div>
                <w:div w:id="2061322408">
                  <w:marLeft w:val="0"/>
                  <w:marRight w:val="0"/>
                  <w:marTop w:val="0"/>
                  <w:marBottom w:val="0"/>
                  <w:divBdr>
                    <w:top w:val="none" w:sz="0" w:space="0" w:color="auto"/>
                    <w:left w:val="none" w:sz="0" w:space="0" w:color="auto"/>
                    <w:bottom w:val="none" w:sz="0" w:space="0" w:color="auto"/>
                    <w:right w:val="none" w:sz="0" w:space="0" w:color="auto"/>
                  </w:divBdr>
                </w:div>
                <w:div w:id="815102955">
                  <w:marLeft w:val="0"/>
                  <w:marRight w:val="0"/>
                  <w:marTop w:val="0"/>
                  <w:marBottom w:val="0"/>
                  <w:divBdr>
                    <w:top w:val="none" w:sz="0" w:space="0" w:color="auto"/>
                    <w:left w:val="none" w:sz="0" w:space="0" w:color="auto"/>
                    <w:bottom w:val="none" w:sz="0" w:space="0" w:color="auto"/>
                    <w:right w:val="none" w:sz="0" w:space="0" w:color="auto"/>
                  </w:divBdr>
                </w:div>
                <w:div w:id="234820882">
                  <w:marLeft w:val="0"/>
                  <w:marRight w:val="0"/>
                  <w:marTop w:val="0"/>
                  <w:marBottom w:val="0"/>
                  <w:divBdr>
                    <w:top w:val="none" w:sz="0" w:space="0" w:color="auto"/>
                    <w:left w:val="none" w:sz="0" w:space="0" w:color="auto"/>
                    <w:bottom w:val="none" w:sz="0" w:space="0" w:color="auto"/>
                    <w:right w:val="none" w:sz="0" w:space="0" w:color="auto"/>
                  </w:divBdr>
                </w:div>
                <w:div w:id="506486893">
                  <w:marLeft w:val="0"/>
                  <w:marRight w:val="0"/>
                  <w:marTop w:val="0"/>
                  <w:marBottom w:val="0"/>
                  <w:divBdr>
                    <w:top w:val="none" w:sz="0" w:space="0" w:color="auto"/>
                    <w:left w:val="none" w:sz="0" w:space="0" w:color="auto"/>
                    <w:bottom w:val="none" w:sz="0" w:space="0" w:color="auto"/>
                    <w:right w:val="none" w:sz="0" w:space="0" w:color="auto"/>
                  </w:divBdr>
                </w:div>
                <w:div w:id="906889296">
                  <w:marLeft w:val="0"/>
                  <w:marRight w:val="0"/>
                  <w:marTop w:val="0"/>
                  <w:marBottom w:val="0"/>
                  <w:divBdr>
                    <w:top w:val="none" w:sz="0" w:space="0" w:color="auto"/>
                    <w:left w:val="none" w:sz="0" w:space="0" w:color="auto"/>
                    <w:bottom w:val="none" w:sz="0" w:space="0" w:color="auto"/>
                    <w:right w:val="none" w:sz="0" w:space="0" w:color="auto"/>
                  </w:divBdr>
                </w:div>
                <w:div w:id="344332836">
                  <w:marLeft w:val="0"/>
                  <w:marRight w:val="0"/>
                  <w:marTop w:val="0"/>
                  <w:marBottom w:val="0"/>
                  <w:divBdr>
                    <w:top w:val="none" w:sz="0" w:space="0" w:color="auto"/>
                    <w:left w:val="none" w:sz="0" w:space="0" w:color="auto"/>
                    <w:bottom w:val="none" w:sz="0" w:space="0" w:color="auto"/>
                    <w:right w:val="none" w:sz="0" w:space="0" w:color="auto"/>
                  </w:divBdr>
                </w:div>
                <w:div w:id="1866550684">
                  <w:marLeft w:val="0"/>
                  <w:marRight w:val="0"/>
                  <w:marTop w:val="0"/>
                  <w:marBottom w:val="0"/>
                  <w:divBdr>
                    <w:top w:val="none" w:sz="0" w:space="0" w:color="auto"/>
                    <w:left w:val="none" w:sz="0" w:space="0" w:color="auto"/>
                    <w:bottom w:val="none" w:sz="0" w:space="0" w:color="auto"/>
                    <w:right w:val="none" w:sz="0" w:space="0" w:color="auto"/>
                  </w:divBdr>
                </w:div>
                <w:div w:id="691608150">
                  <w:marLeft w:val="0"/>
                  <w:marRight w:val="0"/>
                  <w:marTop w:val="0"/>
                  <w:marBottom w:val="0"/>
                  <w:divBdr>
                    <w:top w:val="none" w:sz="0" w:space="0" w:color="auto"/>
                    <w:left w:val="none" w:sz="0" w:space="0" w:color="auto"/>
                    <w:bottom w:val="none" w:sz="0" w:space="0" w:color="auto"/>
                    <w:right w:val="none" w:sz="0" w:space="0" w:color="auto"/>
                  </w:divBdr>
                </w:div>
                <w:div w:id="2105033378">
                  <w:marLeft w:val="0"/>
                  <w:marRight w:val="0"/>
                  <w:marTop w:val="0"/>
                  <w:marBottom w:val="0"/>
                  <w:divBdr>
                    <w:top w:val="none" w:sz="0" w:space="0" w:color="auto"/>
                    <w:left w:val="none" w:sz="0" w:space="0" w:color="auto"/>
                    <w:bottom w:val="none" w:sz="0" w:space="0" w:color="auto"/>
                    <w:right w:val="none" w:sz="0" w:space="0" w:color="auto"/>
                  </w:divBdr>
                </w:div>
                <w:div w:id="371660935">
                  <w:marLeft w:val="0"/>
                  <w:marRight w:val="0"/>
                  <w:marTop w:val="0"/>
                  <w:marBottom w:val="0"/>
                  <w:divBdr>
                    <w:top w:val="none" w:sz="0" w:space="0" w:color="auto"/>
                    <w:left w:val="none" w:sz="0" w:space="0" w:color="auto"/>
                    <w:bottom w:val="none" w:sz="0" w:space="0" w:color="auto"/>
                    <w:right w:val="none" w:sz="0" w:space="0" w:color="auto"/>
                  </w:divBdr>
                </w:div>
                <w:div w:id="1289164383">
                  <w:marLeft w:val="0"/>
                  <w:marRight w:val="0"/>
                  <w:marTop w:val="0"/>
                  <w:marBottom w:val="0"/>
                  <w:divBdr>
                    <w:top w:val="none" w:sz="0" w:space="0" w:color="auto"/>
                    <w:left w:val="none" w:sz="0" w:space="0" w:color="auto"/>
                    <w:bottom w:val="none" w:sz="0" w:space="0" w:color="auto"/>
                    <w:right w:val="none" w:sz="0" w:space="0" w:color="auto"/>
                  </w:divBdr>
                </w:div>
                <w:div w:id="1811284204">
                  <w:marLeft w:val="0"/>
                  <w:marRight w:val="0"/>
                  <w:marTop w:val="0"/>
                  <w:marBottom w:val="0"/>
                  <w:divBdr>
                    <w:top w:val="none" w:sz="0" w:space="0" w:color="auto"/>
                    <w:left w:val="none" w:sz="0" w:space="0" w:color="auto"/>
                    <w:bottom w:val="none" w:sz="0" w:space="0" w:color="auto"/>
                    <w:right w:val="none" w:sz="0" w:space="0" w:color="auto"/>
                  </w:divBdr>
                </w:div>
                <w:div w:id="1863401674">
                  <w:marLeft w:val="0"/>
                  <w:marRight w:val="0"/>
                  <w:marTop w:val="0"/>
                  <w:marBottom w:val="0"/>
                  <w:divBdr>
                    <w:top w:val="none" w:sz="0" w:space="0" w:color="auto"/>
                    <w:left w:val="none" w:sz="0" w:space="0" w:color="auto"/>
                    <w:bottom w:val="none" w:sz="0" w:space="0" w:color="auto"/>
                    <w:right w:val="none" w:sz="0" w:space="0" w:color="auto"/>
                  </w:divBdr>
                </w:div>
                <w:div w:id="496072055">
                  <w:marLeft w:val="0"/>
                  <w:marRight w:val="0"/>
                  <w:marTop w:val="0"/>
                  <w:marBottom w:val="0"/>
                  <w:divBdr>
                    <w:top w:val="none" w:sz="0" w:space="0" w:color="auto"/>
                    <w:left w:val="none" w:sz="0" w:space="0" w:color="auto"/>
                    <w:bottom w:val="none" w:sz="0" w:space="0" w:color="auto"/>
                    <w:right w:val="none" w:sz="0" w:space="0" w:color="auto"/>
                  </w:divBdr>
                </w:div>
                <w:div w:id="1052803063">
                  <w:marLeft w:val="0"/>
                  <w:marRight w:val="0"/>
                  <w:marTop w:val="0"/>
                  <w:marBottom w:val="0"/>
                  <w:divBdr>
                    <w:top w:val="none" w:sz="0" w:space="0" w:color="auto"/>
                    <w:left w:val="none" w:sz="0" w:space="0" w:color="auto"/>
                    <w:bottom w:val="none" w:sz="0" w:space="0" w:color="auto"/>
                    <w:right w:val="none" w:sz="0" w:space="0" w:color="auto"/>
                  </w:divBdr>
                </w:div>
                <w:div w:id="1564219824">
                  <w:marLeft w:val="0"/>
                  <w:marRight w:val="0"/>
                  <w:marTop w:val="0"/>
                  <w:marBottom w:val="0"/>
                  <w:divBdr>
                    <w:top w:val="none" w:sz="0" w:space="0" w:color="auto"/>
                    <w:left w:val="none" w:sz="0" w:space="0" w:color="auto"/>
                    <w:bottom w:val="none" w:sz="0" w:space="0" w:color="auto"/>
                    <w:right w:val="none" w:sz="0" w:space="0" w:color="auto"/>
                  </w:divBdr>
                </w:div>
                <w:div w:id="99224194">
                  <w:marLeft w:val="0"/>
                  <w:marRight w:val="0"/>
                  <w:marTop w:val="0"/>
                  <w:marBottom w:val="0"/>
                  <w:divBdr>
                    <w:top w:val="none" w:sz="0" w:space="0" w:color="auto"/>
                    <w:left w:val="none" w:sz="0" w:space="0" w:color="auto"/>
                    <w:bottom w:val="none" w:sz="0" w:space="0" w:color="auto"/>
                    <w:right w:val="none" w:sz="0" w:space="0" w:color="auto"/>
                  </w:divBdr>
                </w:div>
                <w:div w:id="154107474">
                  <w:marLeft w:val="0"/>
                  <w:marRight w:val="0"/>
                  <w:marTop w:val="0"/>
                  <w:marBottom w:val="0"/>
                  <w:divBdr>
                    <w:top w:val="none" w:sz="0" w:space="0" w:color="auto"/>
                    <w:left w:val="none" w:sz="0" w:space="0" w:color="auto"/>
                    <w:bottom w:val="none" w:sz="0" w:space="0" w:color="auto"/>
                    <w:right w:val="none" w:sz="0" w:space="0" w:color="auto"/>
                  </w:divBdr>
                </w:div>
                <w:div w:id="718362819">
                  <w:marLeft w:val="0"/>
                  <w:marRight w:val="0"/>
                  <w:marTop w:val="0"/>
                  <w:marBottom w:val="0"/>
                  <w:divBdr>
                    <w:top w:val="none" w:sz="0" w:space="0" w:color="auto"/>
                    <w:left w:val="none" w:sz="0" w:space="0" w:color="auto"/>
                    <w:bottom w:val="none" w:sz="0" w:space="0" w:color="auto"/>
                    <w:right w:val="none" w:sz="0" w:space="0" w:color="auto"/>
                  </w:divBdr>
                </w:div>
                <w:div w:id="1482118441">
                  <w:marLeft w:val="0"/>
                  <w:marRight w:val="0"/>
                  <w:marTop w:val="0"/>
                  <w:marBottom w:val="0"/>
                  <w:divBdr>
                    <w:top w:val="none" w:sz="0" w:space="0" w:color="auto"/>
                    <w:left w:val="none" w:sz="0" w:space="0" w:color="auto"/>
                    <w:bottom w:val="none" w:sz="0" w:space="0" w:color="auto"/>
                    <w:right w:val="none" w:sz="0" w:space="0" w:color="auto"/>
                  </w:divBdr>
                </w:div>
                <w:div w:id="904530094">
                  <w:marLeft w:val="0"/>
                  <w:marRight w:val="0"/>
                  <w:marTop w:val="0"/>
                  <w:marBottom w:val="0"/>
                  <w:divBdr>
                    <w:top w:val="none" w:sz="0" w:space="0" w:color="auto"/>
                    <w:left w:val="none" w:sz="0" w:space="0" w:color="auto"/>
                    <w:bottom w:val="none" w:sz="0" w:space="0" w:color="auto"/>
                    <w:right w:val="none" w:sz="0" w:space="0" w:color="auto"/>
                  </w:divBdr>
                </w:div>
                <w:div w:id="1244487734">
                  <w:marLeft w:val="0"/>
                  <w:marRight w:val="0"/>
                  <w:marTop w:val="0"/>
                  <w:marBottom w:val="0"/>
                  <w:divBdr>
                    <w:top w:val="none" w:sz="0" w:space="0" w:color="auto"/>
                    <w:left w:val="none" w:sz="0" w:space="0" w:color="auto"/>
                    <w:bottom w:val="none" w:sz="0" w:space="0" w:color="auto"/>
                    <w:right w:val="none" w:sz="0" w:space="0" w:color="auto"/>
                  </w:divBdr>
                </w:div>
                <w:div w:id="1159885859">
                  <w:marLeft w:val="0"/>
                  <w:marRight w:val="0"/>
                  <w:marTop w:val="0"/>
                  <w:marBottom w:val="0"/>
                  <w:divBdr>
                    <w:top w:val="none" w:sz="0" w:space="0" w:color="auto"/>
                    <w:left w:val="none" w:sz="0" w:space="0" w:color="auto"/>
                    <w:bottom w:val="none" w:sz="0" w:space="0" w:color="auto"/>
                    <w:right w:val="none" w:sz="0" w:space="0" w:color="auto"/>
                  </w:divBdr>
                </w:div>
                <w:div w:id="1821533669">
                  <w:marLeft w:val="0"/>
                  <w:marRight w:val="0"/>
                  <w:marTop w:val="0"/>
                  <w:marBottom w:val="0"/>
                  <w:divBdr>
                    <w:top w:val="none" w:sz="0" w:space="0" w:color="auto"/>
                    <w:left w:val="none" w:sz="0" w:space="0" w:color="auto"/>
                    <w:bottom w:val="none" w:sz="0" w:space="0" w:color="auto"/>
                    <w:right w:val="none" w:sz="0" w:space="0" w:color="auto"/>
                  </w:divBdr>
                </w:div>
                <w:div w:id="959340918">
                  <w:marLeft w:val="0"/>
                  <w:marRight w:val="0"/>
                  <w:marTop w:val="0"/>
                  <w:marBottom w:val="0"/>
                  <w:divBdr>
                    <w:top w:val="none" w:sz="0" w:space="0" w:color="auto"/>
                    <w:left w:val="none" w:sz="0" w:space="0" w:color="auto"/>
                    <w:bottom w:val="none" w:sz="0" w:space="0" w:color="auto"/>
                    <w:right w:val="none" w:sz="0" w:space="0" w:color="auto"/>
                  </w:divBdr>
                </w:div>
                <w:div w:id="459609408">
                  <w:marLeft w:val="0"/>
                  <w:marRight w:val="0"/>
                  <w:marTop w:val="0"/>
                  <w:marBottom w:val="0"/>
                  <w:divBdr>
                    <w:top w:val="none" w:sz="0" w:space="0" w:color="auto"/>
                    <w:left w:val="none" w:sz="0" w:space="0" w:color="auto"/>
                    <w:bottom w:val="none" w:sz="0" w:space="0" w:color="auto"/>
                    <w:right w:val="none" w:sz="0" w:space="0" w:color="auto"/>
                  </w:divBdr>
                </w:div>
                <w:div w:id="568884674">
                  <w:marLeft w:val="0"/>
                  <w:marRight w:val="0"/>
                  <w:marTop w:val="0"/>
                  <w:marBottom w:val="0"/>
                  <w:divBdr>
                    <w:top w:val="none" w:sz="0" w:space="0" w:color="auto"/>
                    <w:left w:val="none" w:sz="0" w:space="0" w:color="auto"/>
                    <w:bottom w:val="none" w:sz="0" w:space="0" w:color="auto"/>
                    <w:right w:val="none" w:sz="0" w:space="0" w:color="auto"/>
                  </w:divBdr>
                </w:div>
                <w:div w:id="576286782">
                  <w:marLeft w:val="0"/>
                  <w:marRight w:val="0"/>
                  <w:marTop w:val="0"/>
                  <w:marBottom w:val="0"/>
                  <w:divBdr>
                    <w:top w:val="none" w:sz="0" w:space="0" w:color="auto"/>
                    <w:left w:val="none" w:sz="0" w:space="0" w:color="auto"/>
                    <w:bottom w:val="none" w:sz="0" w:space="0" w:color="auto"/>
                    <w:right w:val="none" w:sz="0" w:space="0" w:color="auto"/>
                  </w:divBdr>
                </w:div>
                <w:div w:id="865362780">
                  <w:marLeft w:val="0"/>
                  <w:marRight w:val="0"/>
                  <w:marTop w:val="0"/>
                  <w:marBottom w:val="0"/>
                  <w:divBdr>
                    <w:top w:val="none" w:sz="0" w:space="0" w:color="auto"/>
                    <w:left w:val="none" w:sz="0" w:space="0" w:color="auto"/>
                    <w:bottom w:val="none" w:sz="0" w:space="0" w:color="auto"/>
                    <w:right w:val="none" w:sz="0" w:space="0" w:color="auto"/>
                  </w:divBdr>
                </w:div>
                <w:div w:id="537739566">
                  <w:marLeft w:val="0"/>
                  <w:marRight w:val="0"/>
                  <w:marTop w:val="0"/>
                  <w:marBottom w:val="0"/>
                  <w:divBdr>
                    <w:top w:val="none" w:sz="0" w:space="0" w:color="auto"/>
                    <w:left w:val="none" w:sz="0" w:space="0" w:color="auto"/>
                    <w:bottom w:val="none" w:sz="0" w:space="0" w:color="auto"/>
                    <w:right w:val="none" w:sz="0" w:space="0" w:color="auto"/>
                  </w:divBdr>
                </w:div>
                <w:div w:id="1738476194">
                  <w:marLeft w:val="0"/>
                  <w:marRight w:val="0"/>
                  <w:marTop w:val="0"/>
                  <w:marBottom w:val="0"/>
                  <w:divBdr>
                    <w:top w:val="none" w:sz="0" w:space="0" w:color="auto"/>
                    <w:left w:val="none" w:sz="0" w:space="0" w:color="auto"/>
                    <w:bottom w:val="none" w:sz="0" w:space="0" w:color="auto"/>
                    <w:right w:val="none" w:sz="0" w:space="0" w:color="auto"/>
                  </w:divBdr>
                </w:div>
                <w:div w:id="28143134">
                  <w:marLeft w:val="0"/>
                  <w:marRight w:val="0"/>
                  <w:marTop w:val="0"/>
                  <w:marBottom w:val="0"/>
                  <w:divBdr>
                    <w:top w:val="none" w:sz="0" w:space="0" w:color="auto"/>
                    <w:left w:val="none" w:sz="0" w:space="0" w:color="auto"/>
                    <w:bottom w:val="none" w:sz="0" w:space="0" w:color="auto"/>
                    <w:right w:val="none" w:sz="0" w:space="0" w:color="auto"/>
                  </w:divBdr>
                </w:div>
                <w:div w:id="1044673140">
                  <w:marLeft w:val="0"/>
                  <w:marRight w:val="0"/>
                  <w:marTop w:val="0"/>
                  <w:marBottom w:val="0"/>
                  <w:divBdr>
                    <w:top w:val="none" w:sz="0" w:space="0" w:color="auto"/>
                    <w:left w:val="none" w:sz="0" w:space="0" w:color="auto"/>
                    <w:bottom w:val="none" w:sz="0" w:space="0" w:color="auto"/>
                    <w:right w:val="none" w:sz="0" w:space="0" w:color="auto"/>
                  </w:divBdr>
                </w:div>
                <w:div w:id="410322582">
                  <w:marLeft w:val="0"/>
                  <w:marRight w:val="0"/>
                  <w:marTop w:val="0"/>
                  <w:marBottom w:val="0"/>
                  <w:divBdr>
                    <w:top w:val="none" w:sz="0" w:space="0" w:color="auto"/>
                    <w:left w:val="none" w:sz="0" w:space="0" w:color="auto"/>
                    <w:bottom w:val="none" w:sz="0" w:space="0" w:color="auto"/>
                    <w:right w:val="none" w:sz="0" w:space="0" w:color="auto"/>
                  </w:divBdr>
                </w:div>
                <w:div w:id="1923903721">
                  <w:marLeft w:val="0"/>
                  <w:marRight w:val="0"/>
                  <w:marTop w:val="0"/>
                  <w:marBottom w:val="0"/>
                  <w:divBdr>
                    <w:top w:val="none" w:sz="0" w:space="0" w:color="auto"/>
                    <w:left w:val="none" w:sz="0" w:space="0" w:color="auto"/>
                    <w:bottom w:val="none" w:sz="0" w:space="0" w:color="auto"/>
                    <w:right w:val="none" w:sz="0" w:space="0" w:color="auto"/>
                  </w:divBdr>
                </w:div>
                <w:div w:id="114712528">
                  <w:marLeft w:val="0"/>
                  <w:marRight w:val="0"/>
                  <w:marTop w:val="0"/>
                  <w:marBottom w:val="0"/>
                  <w:divBdr>
                    <w:top w:val="none" w:sz="0" w:space="0" w:color="auto"/>
                    <w:left w:val="none" w:sz="0" w:space="0" w:color="auto"/>
                    <w:bottom w:val="none" w:sz="0" w:space="0" w:color="auto"/>
                    <w:right w:val="none" w:sz="0" w:space="0" w:color="auto"/>
                  </w:divBdr>
                </w:div>
                <w:div w:id="501622813">
                  <w:marLeft w:val="0"/>
                  <w:marRight w:val="0"/>
                  <w:marTop w:val="0"/>
                  <w:marBottom w:val="0"/>
                  <w:divBdr>
                    <w:top w:val="none" w:sz="0" w:space="0" w:color="auto"/>
                    <w:left w:val="none" w:sz="0" w:space="0" w:color="auto"/>
                    <w:bottom w:val="none" w:sz="0" w:space="0" w:color="auto"/>
                    <w:right w:val="none" w:sz="0" w:space="0" w:color="auto"/>
                  </w:divBdr>
                </w:div>
                <w:div w:id="2042237983">
                  <w:marLeft w:val="0"/>
                  <w:marRight w:val="0"/>
                  <w:marTop w:val="0"/>
                  <w:marBottom w:val="0"/>
                  <w:divBdr>
                    <w:top w:val="none" w:sz="0" w:space="0" w:color="auto"/>
                    <w:left w:val="none" w:sz="0" w:space="0" w:color="auto"/>
                    <w:bottom w:val="none" w:sz="0" w:space="0" w:color="auto"/>
                    <w:right w:val="none" w:sz="0" w:space="0" w:color="auto"/>
                  </w:divBdr>
                </w:div>
                <w:div w:id="1244997200">
                  <w:marLeft w:val="0"/>
                  <w:marRight w:val="0"/>
                  <w:marTop w:val="0"/>
                  <w:marBottom w:val="0"/>
                  <w:divBdr>
                    <w:top w:val="none" w:sz="0" w:space="0" w:color="auto"/>
                    <w:left w:val="none" w:sz="0" w:space="0" w:color="auto"/>
                    <w:bottom w:val="none" w:sz="0" w:space="0" w:color="auto"/>
                    <w:right w:val="none" w:sz="0" w:space="0" w:color="auto"/>
                  </w:divBdr>
                </w:div>
                <w:div w:id="1465081698">
                  <w:marLeft w:val="0"/>
                  <w:marRight w:val="0"/>
                  <w:marTop w:val="0"/>
                  <w:marBottom w:val="0"/>
                  <w:divBdr>
                    <w:top w:val="none" w:sz="0" w:space="0" w:color="auto"/>
                    <w:left w:val="none" w:sz="0" w:space="0" w:color="auto"/>
                    <w:bottom w:val="none" w:sz="0" w:space="0" w:color="auto"/>
                    <w:right w:val="none" w:sz="0" w:space="0" w:color="auto"/>
                  </w:divBdr>
                </w:div>
                <w:div w:id="910776248">
                  <w:marLeft w:val="0"/>
                  <w:marRight w:val="0"/>
                  <w:marTop w:val="0"/>
                  <w:marBottom w:val="0"/>
                  <w:divBdr>
                    <w:top w:val="none" w:sz="0" w:space="0" w:color="auto"/>
                    <w:left w:val="none" w:sz="0" w:space="0" w:color="auto"/>
                    <w:bottom w:val="none" w:sz="0" w:space="0" w:color="auto"/>
                    <w:right w:val="none" w:sz="0" w:space="0" w:color="auto"/>
                  </w:divBdr>
                </w:div>
                <w:div w:id="1106920977">
                  <w:marLeft w:val="0"/>
                  <w:marRight w:val="0"/>
                  <w:marTop w:val="0"/>
                  <w:marBottom w:val="0"/>
                  <w:divBdr>
                    <w:top w:val="none" w:sz="0" w:space="0" w:color="auto"/>
                    <w:left w:val="none" w:sz="0" w:space="0" w:color="auto"/>
                    <w:bottom w:val="none" w:sz="0" w:space="0" w:color="auto"/>
                    <w:right w:val="none" w:sz="0" w:space="0" w:color="auto"/>
                  </w:divBdr>
                </w:div>
                <w:div w:id="320503575">
                  <w:marLeft w:val="0"/>
                  <w:marRight w:val="0"/>
                  <w:marTop w:val="0"/>
                  <w:marBottom w:val="0"/>
                  <w:divBdr>
                    <w:top w:val="none" w:sz="0" w:space="0" w:color="auto"/>
                    <w:left w:val="none" w:sz="0" w:space="0" w:color="auto"/>
                    <w:bottom w:val="none" w:sz="0" w:space="0" w:color="auto"/>
                    <w:right w:val="none" w:sz="0" w:space="0" w:color="auto"/>
                  </w:divBdr>
                </w:div>
                <w:div w:id="798106250">
                  <w:marLeft w:val="0"/>
                  <w:marRight w:val="0"/>
                  <w:marTop w:val="0"/>
                  <w:marBottom w:val="0"/>
                  <w:divBdr>
                    <w:top w:val="none" w:sz="0" w:space="0" w:color="auto"/>
                    <w:left w:val="none" w:sz="0" w:space="0" w:color="auto"/>
                    <w:bottom w:val="none" w:sz="0" w:space="0" w:color="auto"/>
                    <w:right w:val="none" w:sz="0" w:space="0" w:color="auto"/>
                  </w:divBdr>
                </w:div>
                <w:div w:id="1638221935">
                  <w:marLeft w:val="0"/>
                  <w:marRight w:val="0"/>
                  <w:marTop w:val="0"/>
                  <w:marBottom w:val="0"/>
                  <w:divBdr>
                    <w:top w:val="none" w:sz="0" w:space="0" w:color="auto"/>
                    <w:left w:val="none" w:sz="0" w:space="0" w:color="auto"/>
                    <w:bottom w:val="none" w:sz="0" w:space="0" w:color="auto"/>
                    <w:right w:val="none" w:sz="0" w:space="0" w:color="auto"/>
                  </w:divBdr>
                </w:div>
                <w:div w:id="594094216">
                  <w:marLeft w:val="0"/>
                  <w:marRight w:val="0"/>
                  <w:marTop w:val="0"/>
                  <w:marBottom w:val="0"/>
                  <w:divBdr>
                    <w:top w:val="none" w:sz="0" w:space="0" w:color="auto"/>
                    <w:left w:val="none" w:sz="0" w:space="0" w:color="auto"/>
                    <w:bottom w:val="none" w:sz="0" w:space="0" w:color="auto"/>
                    <w:right w:val="none" w:sz="0" w:space="0" w:color="auto"/>
                  </w:divBdr>
                </w:div>
                <w:div w:id="1320228113">
                  <w:marLeft w:val="0"/>
                  <w:marRight w:val="0"/>
                  <w:marTop w:val="0"/>
                  <w:marBottom w:val="0"/>
                  <w:divBdr>
                    <w:top w:val="none" w:sz="0" w:space="0" w:color="auto"/>
                    <w:left w:val="none" w:sz="0" w:space="0" w:color="auto"/>
                    <w:bottom w:val="none" w:sz="0" w:space="0" w:color="auto"/>
                    <w:right w:val="none" w:sz="0" w:space="0" w:color="auto"/>
                  </w:divBdr>
                </w:div>
                <w:div w:id="464586148">
                  <w:marLeft w:val="0"/>
                  <w:marRight w:val="0"/>
                  <w:marTop w:val="0"/>
                  <w:marBottom w:val="0"/>
                  <w:divBdr>
                    <w:top w:val="none" w:sz="0" w:space="0" w:color="auto"/>
                    <w:left w:val="none" w:sz="0" w:space="0" w:color="auto"/>
                    <w:bottom w:val="none" w:sz="0" w:space="0" w:color="auto"/>
                    <w:right w:val="none" w:sz="0" w:space="0" w:color="auto"/>
                  </w:divBdr>
                </w:div>
                <w:div w:id="709182396">
                  <w:marLeft w:val="0"/>
                  <w:marRight w:val="0"/>
                  <w:marTop w:val="0"/>
                  <w:marBottom w:val="0"/>
                  <w:divBdr>
                    <w:top w:val="none" w:sz="0" w:space="0" w:color="auto"/>
                    <w:left w:val="none" w:sz="0" w:space="0" w:color="auto"/>
                    <w:bottom w:val="none" w:sz="0" w:space="0" w:color="auto"/>
                    <w:right w:val="none" w:sz="0" w:space="0" w:color="auto"/>
                  </w:divBdr>
                </w:div>
                <w:div w:id="513499953">
                  <w:marLeft w:val="0"/>
                  <w:marRight w:val="0"/>
                  <w:marTop w:val="0"/>
                  <w:marBottom w:val="0"/>
                  <w:divBdr>
                    <w:top w:val="none" w:sz="0" w:space="0" w:color="auto"/>
                    <w:left w:val="none" w:sz="0" w:space="0" w:color="auto"/>
                    <w:bottom w:val="none" w:sz="0" w:space="0" w:color="auto"/>
                    <w:right w:val="none" w:sz="0" w:space="0" w:color="auto"/>
                  </w:divBdr>
                </w:div>
                <w:div w:id="1212225112">
                  <w:marLeft w:val="0"/>
                  <w:marRight w:val="0"/>
                  <w:marTop w:val="0"/>
                  <w:marBottom w:val="0"/>
                  <w:divBdr>
                    <w:top w:val="none" w:sz="0" w:space="0" w:color="auto"/>
                    <w:left w:val="none" w:sz="0" w:space="0" w:color="auto"/>
                    <w:bottom w:val="none" w:sz="0" w:space="0" w:color="auto"/>
                    <w:right w:val="none" w:sz="0" w:space="0" w:color="auto"/>
                  </w:divBdr>
                </w:div>
                <w:div w:id="195044156">
                  <w:marLeft w:val="0"/>
                  <w:marRight w:val="0"/>
                  <w:marTop w:val="0"/>
                  <w:marBottom w:val="0"/>
                  <w:divBdr>
                    <w:top w:val="none" w:sz="0" w:space="0" w:color="auto"/>
                    <w:left w:val="none" w:sz="0" w:space="0" w:color="auto"/>
                    <w:bottom w:val="none" w:sz="0" w:space="0" w:color="auto"/>
                    <w:right w:val="none" w:sz="0" w:space="0" w:color="auto"/>
                  </w:divBdr>
                </w:div>
                <w:div w:id="1600521891">
                  <w:marLeft w:val="0"/>
                  <w:marRight w:val="0"/>
                  <w:marTop w:val="0"/>
                  <w:marBottom w:val="0"/>
                  <w:divBdr>
                    <w:top w:val="none" w:sz="0" w:space="0" w:color="auto"/>
                    <w:left w:val="none" w:sz="0" w:space="0" w:color="auto"/>
                    <w:bottom w:val="none" w:sz="0" w:space="0" w:color="auto"/>
                    <w:right w:val="none" w:sz="0" w:space="0" w:color="auto"/>
                  </w:divBdr>
                </w:div>
                <w:div w:id="232474495">
                  <w:marLeft w:val="0"/>
                  <w:marRight w:val="0"/>
                  <w:marTop w:val="0"/>
                  <w:marBottom w:val="0"/>
                  <w:divBdr>
                    <w:top w:val="none" w:sz="0" w:space="0" w:color="auto"/>
                    <w:left w:val="none" w:sz="0" w:space="0" w:color="auto"/>
                    <w:bottom w:val="none" w:sz="0" w:space="0" w:color="auto"/>
                    <w:right w:val="none" w:sz="0" w:space="0" w:color="auto"/>
                  </w:divBdr>
                </w:div>
                <w:div w:id="1843429068">
                  <w:marLeft w:val="0"/>
                  <w:marRight w:val="0"/>
                  <w:marTop w:val="0"/>
                  <w:marBottom w:val="0"/>
                  <w:divBdr>
                    <w:top w:val="none" w:sz="0" w:space="0" w:color="auto"/>
                    <w:left w:val="none" w:sz="0" w:space="0" w:color="auto"/>
                    <w:bottom w:val="none" w:sz="0" w:space="0" w:color="auto"/>
                    <w:right w:val="none" w:sz="0" w:space="0" w:color="auto"/>
                  </w:divBdr>
                </w:div>
                <w:div w:id="1933513523">
                  <w:marLeft w:val="0"/>
                  <w:marRight w:val="0"/>
                  <w:marTop w:val="0"/>
                  <w:marBottom w:val="0"/>
                  <w:divBdr>
                    <w:top w:val="none" w:sz="0" w:space="0" w:color="auto"/>
                    <w:left w:val="none" w:sz="0" w:space="0" w:color="auto"/>
                    <w:bottom w:val="none" w:sz="0" w:space="0" w:color="auto"/>
                    <w:right w:val="none" w:sz="0" w:space="0" w:color="auto"/>
                  </w:divBdr>
                </w:div>
                <w:div w:id="1465999731">
                  <w:marLeft w:val="0"/>
                  <w:marRight w:val="0"/>
                  <w:marTop w:val="0"/>
                  <w:marBottom w:val="0"/>
                  <w:divBdr>
                    <w:top w:val="none" w:sz="0" w:space="0" w:color="auto"/>
                    <w:left w:val="none" w:sz="0" w:space="0" w:color="auto"/>
                    <w:bottom w:val="none" w:sz="0" w:space="0" w:color="auto"/>
                    <w:right w:val="none" w:sz="0" w:space="0" w:color="auto"/>
                  </w:divBdr>
                </w:div>
                <w:div w:id="6482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7896738">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3967404">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4043">
      <w:bodyDiv w:val="1"/>
      <w:marLeft w:val="0"/>
      <w:marRight w:val="0"/>
      <w:marTop w:val="0"/>
      <w:marBottom w:val="0"/>
      <w:divBdr>
        <w:top w:val="none" w:sz="0" w:space="0" w:color="auto"/>
        <w:left w:val="none" w:sz="0" w:space="0" w:color="auto"/>
        <w:bottom w:val="none" w:sz="0" w:space="0" w:color="auto"/>
        <w:right w:val="none" w:sz="0" w:space="0" w:color="auto"/>
      </w:divBdr>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59913736">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276838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5927911">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3129370">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084">
      <w:bodyDiv w:val="1"/>
      <w:marLeft w:val="0"/>
      <w:marRight w:val="0"/>
      <w:marTop w:val="0"/>
      <w:marBottom w:val="0"/>
      <w:divBdr>
        <w:top w:val="none" w:sz="0" w:space="0" w:color="auto"/>
        <w:left w:val="none" w:sz="0" w:space="0" w:color="auto"/>
        <w:bottom w:val="none" w:sz="0" w:space="0" w:color="auto"/>
        <w:right w:val="none" w:sz="0" w:space="0" w:color="auto"/>
      </w:divBdr>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8560835">
      <w:bodyDiv w:val="1"/>
      <w:marLeft w:val="0"/>
      <w:marRight w:val="0"/>
      <w:marTop w:val="0"/>
      <w:marBottom w:val="0"/>
      <w:divBdr>
        <w:top w:val="none" w:sz="0" w:space="0" w:color="auto"/>
        <w:left w:val="none" w:sz="0" w:space="0" w:color="auto"/>
        <w:bottom w:val="none" w:sz="0" w:space="0" w:color="auto"/>
        <w:right w:val="none" w:sz="0" w:space="0" w:color="auto"/>
      </w:divBdr>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05498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274839">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7734919">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7127540">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5402107">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3863820">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2534162">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98383">
      <w:bodyDiv w:val="1"/>
      <w:marLeft w:val="0"/>
      <w:marRight w:val="0"/>
      <w:marTop w:val="0"/>
      <w:marBottom w:val="0"/>
      <w:divBdr>
        <w:top w:val="none" w:sz="0" w:space="0" w:color="auto"/>
        <w:left w:val="none" w:sz="0" w:space="0" w:color="auto"/>
        <w:bottom w:val="none" w:sz="0" w:space="0" w:color="auto"/>
        <w:right w:val="none" w:sz="0" w:space="0" w:color="auto"/>
      </w:divBdr>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5771088">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5714740">
      <w:bodyDiv w:val="1"/>
      <w:marLeft w:val="0"/>
      <w:marRight w:val="0"/>
      <w:marTop w:val="0"/>
      <w:marBottom w:val="0"/>
      <w:divBdr>
        <w:top w:val="none" w:sz="0" w:space="0" w:color="auto"/>
        <w:left w:val="none" w:sz="0" w:space="0" w:color="auto"/>
        <w:bottom w:val="none" w:sz="0" w:space="0" w:color="auto"/>
        <w:right w:val="none" w:sz="0" w:space="0" w:color="auto"/>
      </w:divBdr>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github.com/gsplmoura/DVEP/blob/main/PID%201958%20(DVEP)%20Codebook.pdf" TargetMode="External"/><Relationship Id="rId39" Type="http://schemas.openxmlformats.org/officeDocument/2006/relationships/hyperlink" Target="https://wiki.nci.nih.gov/pages/viewpage.action?pageId=7472532" TargetMode="External"/><Relationship Id="rId21" Type="http://schemas.openxmlformats.org/officeDocument/2006/relationships/hyperlink" Target="http://www.ich.org/home.html" TargetMode="External"/><Relationship Id="rId34" Type="http://schemas.openxmlformats.org/officeDocument/2006/relationships/hyperlink" Target="https://bioportal.bioontology.org/ontologies/SNOMEDCT" TargetMode="External"/><Relationship Id="rId42" Type="http://schemas.openxmlformats.org/officeDocument/2006/relationships/hyperlink" Target="https://protegewiki.stanford.edu/wiki/Main_Page"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github.com/gsplmoura/DVEP/blob/main/PID%202205%20National%20Cancer%20Institute%20Thesaurus%20%7C%20REDCap.pdf" TargetMode="External"/><Relationship Id="rId11" Type="http://schemas.openxmlformats.org/officeDocument/2006/relationships/footer" Target="footer2.xml"/><Relationship Id="rId24" Type="http://schemas.openxmlformats.org/officeDocument/2006/relationships/hyperlink" Target="https://doi.org/10.48321/D1N34D" TargetMode="External"/><Relationship Id="rId32" Type="http://schemas.openxmlformats.org/officeDocument/2006/relationships/hyperlink" Target="https://doi.org/10.48321/D1N34D" TargetMode="External"/><Relationship Id="rId37" Type="http://schemas.openxmlformats.org/officeDocument/2006/relationships/hyperlink" Target="https://bioportal.bioontology.org/ontologies/MESH" TargetMode="External"/><Relationship Id="rId40" Type="http://schemas.openxmlformats.org/officeDocument/2006/relationships/hyperlink" Target="https://bioportal.bioontology.org/ontologies/NCIT?p=summary" TargetMode="External"/><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doi.org/10.48321/D1N34D" TargetMode="External"/><Relationship Id="rId44" Type="http://schemas.openxmlformats.org/officeDocument/2006/relationships/hyperlink" Target="https://doi.org/10.48321/D1N34D"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ensaiosclinicos.gov.br/rg/RBR-5wy4vhx" TargetMode="External"/><Relationship Id="rId27" Type="http://schemas.openxmlformats.org/officeDocument/2006/relationships/hyperlink" Target="https://github.com/gsplmoura/DVEP/blob/main/PID%202184%20Patient%20outreach.pdf" TargetMode="External"/><Relationship Id="rId30" Type="http://schemas.openxmlformats.org/officeDocument/2006/relationships/hyperlink" Target="http://www.sealedenvelope.com/simple-randomiser/v1/lists" TargetMode="External"/><Relationship Id="rId35" Type="http://schemas.openxmlformats.org/officeDocument/2006/relationships/hyperlink" Target="https://bioportal.bioontology.org/ontologies/OCHV" TargetMode="External"/><Relationship Id="rId43" Type="http://schemas.openxmlformats.org/officeDocument/2006/relationships/hyperlink" Target="tel:+5516996363255" TargetMode="External"/><Relationship Id="rId48" Type="http://schemas.openxmlformats.org/officeDocument/2006/relationships/footer" Target="footer5.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github.com/gsplmoura/DVEP/blob/main/REDCap%20DVEP%20logging.csv" TargetMode="External"/><Relationship Id="rId33" Type="http://schemas.openxmlformats.org/officeDocument/2006/relationships/hyperlink" Target="https://bioportal.bioontology.org/ontologies/NCIT" TargetMode="External"/><Relationship Id="rId38" Type="http://schemas.openxmlformats.org/officeDocument/2006/relationships/hyperlink" Target="https://ncit.nci.nih.gov/ncitbrowser/" TargetMode="External"/><Relationship Id="rId46" Type="http://schemas.openxmlformats.org/officeDocument/2006/relationships/footer" Target="footer3.xml"/><Relationship Id="rId20" Type="http://schemas.openxmlformats.org/officeDocument/2006/relationships/image" Target="media/image1.png"/><Relationship Id="rId41" Type="http://schemas.openxmlformats.org/officeDocument/2006/relationships/hyperlink" Target="https://protege.stanford.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mptool.org/" TargetMode="External"/><Relationship Id="rId28" Type="http://schemas.openxmlformats.org/officeDocument/2006/relationships/hyperlink" Target="https://github.com/gsplmoura/DVEP/blob/main/PID%202246%20Eligibility%20assessment.pdf" TargetMode="External"/><Relationship Id="rId36" Type="http://schemas.openxmlformats.org/officeDocument/2006/relationships/hyperlink" Target="https://bioportal.bioontology.org/ontologies/LOINC" TargetMode="External"/><Relationship Id="rId4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D4BAFE3B0AB7B24A8040BDF9246B8BFF"/>
        <w:category>
          <w:name w:val="General"/>
          <w:gallery w:val="placeholder"/>
        </w:category>
        <w:types>
          <w:type w:val="bbPlcHdr"/>
        </w:types>
        <w:behaviors>
          <w:behavior w:val="content"/>
        </w:behaviors>
        <w:guid w:val="{117AF9B8-0CC8-C64F-8D7B-56718167BB2C}"/>
      </w:docPartPr>
      <w:docPartBody>
        <w:p w:rsidR="00A628F8" w:rsidRDefault="00647BB1" w:rsidP="00647BB1">
          <w:pPr>
            <w:pStyle w:val="D4BAFE3B0AB7B24A8040BDF9246B8BFF"/>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
      <w:docPartPr>
        <w:name w:val="7E3FD84CFFC6E44F99272AA1002D3229"/>
        <w:category>
          <w:name w:val="General"/>
          <w:gallery w:val="placeholder"/>
        </w:category>
        <w:types>
          <w:type w:val="bbPlcHdr"/>
        </w:types>
        <w:behaviors>
          <w:behavior w:val="content"/>
        </w:behaviors>
        <w:guid w:val="{E7DD0A14-E0B5-694C-97A8-63CB25819DBA}"/>
      </w:docPartPr>
      <w:docPartBody>
        <w:p w:rsidR="00664E67" w:rsidRDefault="00B44D78" w:rsidP="00B44D78">
          <w:pPr>
            <w:pStyle w:val="7E3FD84CFFC6E44F99272AA1002D3229"/>
          </w:pPr>
          <w:r w:rsidRPr="00047B73">
            <w:rPr>
              <w:rStyle w:val="PlaceholderText"/>
            </w:rPr>
            <w:t>Click or tap here to enter text.</w:t>
          </w:r>
        </w:p>
      </w:docPartBody>
    </w:docPart>
    <w:docPart>
      <w:docPartPr>
        <w:name w:val="4C774D036CA8224BA8DBD1854EB26967"/>
        <w:category>
          <w:name w:val="General"/>
          <w:gallery w:val="placeholder"/>
        </w:category>
        <w:types>
          <w:type w:val="bbPlcHdr"/>
        </w:types>
        <w:behaviors>
          <w:behavior w:val="content"/>
        </w:behaviors>
        <w:guid w:val="{34A28A12-FCEA-3F47-8E47-03042E4B4280}"/>
      </w:docPartPr>
      <w:docPartBody>
        <w:p w:rsidR="00664E67" w:rsidRDefault="00B44D78" w:rsidP="00B44D78">
          <w:pPr>
            <w:pStyle w:val="4C774D036CA8224BA8DBD1854EB26967"/>
          </w:pPr>
          <w:r w:rsidRPr="006C3F9D">
            <w:rPr>
              <w:rStyle w:val="PlaceholderText"/>
            </w:rPr>
            <w:t>Click or tap here to enter text.</w:t>
          </w:r>
        </w:p>
      </w:docPartBody>
    </w:docPart>
    <w:docPart>
      <w:docPartPr>
        <w:name w:val="FBCA67206D6DD14E9B4CBB123BDC4671"/>
        <w:category>
          <w:name w:val="General"/>
          <w:gallery w:val="placeholder"/>
        </w:category>
        <w:types>
          <w:type w:val="bbPlcHdr"/>
        </w:types>
        <w:behaviors>
          <w:behavior w:val="content"/>
        </w:behaviors>
        <w:guid w:val="{4843B188-C3F6-5B41-90B3-171E424C2FD7}"/>
      </w:docPartPr>
      <w:docPartBody>
        <w:p w:rsidR="00664E67" w:rsidRDefault="00B44D78" w:rsidP="00B44D78">
          <w:pPr>
            <w:pStyle w:val="FBCA67206D6DD14E9B4CBB123BDC4671"/>
          </w:pPr>
          <w:r w:rsidRPr="006C3F9D">
            <w:rPr>
              <w:rStyle w:val="PlaceholderText"/>
            </w:rPr>
            <w:t>Click or tap here to enter text.</w:t>
          </w:r>
        </w:p>
      </w:docPartBody>
    </w:docPart>
    <w:docPart>
      <w:docPartPr>
        <w:name w:val="0F35FF690418CB4AAE9F6EAAB6EE473C"/>
        <w:category>
          <w:name w:val="General"/>
          <w:gallery w:val="placeholder"/>
        </w:category>
        <w:types>
          <w:type w:val="bbPlcHdr"/>
        </w:types>
        <w:behaviors>
          <w:behavior w:val="content"/>
        </w:behaviors>
        <w:guid w:val="{07D0553D-1EAC-4641-A08F-A1E25E13EEA0}"/>
      </w:docPartPr>
      <w:docPartBody>
        <w:p w:rsidR="00664E67" w:rsidRDefault="00B44D78" w:rsidP="00B44D78">
          <w:pPr>
            <w:pStyle w:val="0F35FF690418CB4AAE9F6EAAB6EE473C"/>
          </w:pPr>
          <w:r w:rsidRPr="006C3F9D">
            <w:rPr>
              <w:rStyle w:val="PlaceholderText"/>
            </w:rPr>
            <w:t>Click or tap here to enter text.</w:t>
          </w:r>
        </w:p>
      </w:docPartBody>
    </w:docPart>
    <w:docPart>
      <w:docPartPr>
        <w:name w:val="5BDF36AFFCE94848A0AECBC26FA98903"/>
        <w:category>
          <w:name w:val="General"/>
          <w:gallery w:val="placeholder"/>
        </w:category>
        <w:types>
          <w:type w:val="bbPlcHdr"/>
        </w:types>
        <w:behaviors>
          <w:behavior w:val="content"/>
        </w:behaviors>
        <w:guid w:val="{D61C108E-BB04-0448-B29A-861E8AB24B67}"/>
      </w:docPartPr>
      <w:docPartBody>
        <w:p w:rsidR="00664E67" w:rsidRDefault="00B44D78" w:rsidP="00B44D78">
          <w:pPr>
            <w:pStyle w:val="5BDF36AFFCE94848A0AECBC26FA98903"/>
          </w:pPr>
          <w:r w:rsidRPr="006C3F9D">
            <w:rPr>
              <w:rStyle w:val="PlaceholderText"/>
            </w:rPr>
            <w:t>Click or tap here to enter text.</w:t>
          </w:r>
        </w:p>
      </w:docPartBody>
    </w:docPart>
    <w:docPart>
      <w:docPartPr>
        <w:name w:val="4A4DBD844F73AA4EAF4852AE95223091"/>
        <w:category>
          <w:name w:val="General"/>
          <w:gallery w:val="placeholder"/>
        </w:category>
        <w:types>
          <w:type w:val="bbPlcHdr"/>
        </w:types>
        <w:behaviors>
          <w:behavior w:val="content"/>
        </w:behaviors>
        <w:guid w:val="{D1FED7B3-D598-C34E-96B1-CF619DD655F4}"/>
      </w:docPartPr>
      <w:docPartBody>
        <w:p w:rsidR="00664E67" w:rsidRDefault="00B44D78" w:rsidP="00B44D78">
          <w:pPr>
            <w:pStyle w:val="4A4DBD844F73AA4EAF4852AE95223091"/>
          </w:pPr>
          <w:r w:rsidRPr="00DB3ED1">
            <w:rPr>
              <w:rStyle w:val="PlaceholderText"/>
              <w:lang w:val="pt"/>
            </w:rPr>
            <w:t>Clique ou toque aqui para inserir texto.</w:t>
          </w:r>
        </w:p>
      </w:docPartBody>
    </w:docPart>
    <w:docPart>
      <w:docPartPr>
        <w:name w:val="AA2B52D5A402AE43A39613C69C6CFB89"/>
        <w:category>
          <w:name w:val="General"/>
          <w:gallery w:val="placeholder"/>
        </w:category>
        <w:types>
          <w:type w:val="bbPlcHdr"/>
        </w:types>
        <w:behaviors>
          <w:behavior w:val="content"/>
        </w:behaviors>
        <w:guid w:val="{C6EB75E4-5B20-174C-AA25-F0CD10AE5EAE}"/>
      </w:docPartPr>
      <w:docPartBody>
        <w:p w:rsidR="00664E67" w:rsidRDefault="00B44D78" w:rsidP="00B44D78">
          <w:pPr>
            <w:pStyle w:val="AA2B52D5A402AE43A39613C69C6CFB89"/>
          </w:pPr>
          <w:r w:rsidRPr="004D38FD">
            <w:rPr>
              <w:rStyle w:val="PlaceholderText"/>
            </w:rPr>
            <w:t>Click or tap here to enter text.</w:t>
          </w:r>
        </w:p>
      </w:docPartBody>
    </w:docPart>
    <w:docPart>
      <w:docPartPr>
        <w:name w:val="9B26D67522F60745ABF4C23867D42BF4"/>
        <w:category>
          <w:name w:val="General"/>
          <w:gallery w:val="placeholder"/>
        </w:category>
        <w:types>
          <w:type w:val="bbPlcHdr"/>
        </w:types>
        <w:behaviors>
          <w:behavior w:val="content"/>
        </w:behaviors>
        <w:guid w:val="{D08C8D3A-E9DD-AD44-81F2-36DCC2511AF4}"/>
      </w:docPartPr>
      <w:docPartBody>
        <w:p w:rsidR="00664E67" w:rsidRDefault="00B44D78" w:rsidP="00B44D78">
          <w:pPr>
            <w:pStyle w:val="9B26D67522F60745ABF4C23867D42BF4"/>
          </w:pPr>
          <w:r w:rsidRPr="006C3F9D">
            <w:rPr>
              <w:rStyle w:val="PlaceholderText"/>
            </w:rPr>
            <w:t>Click or tap here to enter text.</w:t>
          </w:r>
        </w:p>
      </w:docPartBody>
    </w:docPart>
    <w:docPart>
      <w:docPartPr>
        <w:name w:val="3F96CCC63FFF6B4C85B9BDE53B730ED6"/>
        <w:category>
          <w:name w:val="General"/>
          <w:gallery w:val="placeholder"/>
        </w:category>
        <w:types>
          <w:type w:val="bbPlcHdr"/>
        </w:types>
        <w:behaviors>
          <w:behavior w:val="content"/>
        </w:behaviors>
        <w:guid w:val="{578994C6-2184-194F-86D4-086623878BF1}"/>
      </w:docPartPr>
      <w:docPartBody>
        <w:p w:rsidR="00664E67" w:rsidRDefault="00B44D78" w:rsidP="00B44D78">
          <w:pPr>
            <w:pStyle w:val="3F96CCC63FFF6B4C85B9BDE53B730ED6"/>
          </w:pPr>
          <w:r w:rsidRPr="00DB3ED1">
            <w:rPr>
              <w:rStyle w:val="PlaceholderText"/>
              <w:lang w:val="pt"/>
            </w:rPr>
            <w:t>Clique ou toque aqui para inserir texto.</w:t>
          </w:r>
        </w:p>
      </w:docPartBody>
    </w:docPart>
    <w:docPart>
      <w:docPartPr>
        <w:name w:val="B302070D766D614F88BA368A7E401F5B"/>
        <w:category>
          <w:name w:val="General"/>
          <w:gallery w:val="placeholder"/>
        </w:category>
        <w:types>
          <w:type w:val="bbPlcHdr"/>
        </w:types>
        <w:behaviors>
          <w:behavior w:val="content"/>
        </w:behaviors>
        <w:guid w:val="{EC811C4B-7816-EC46-81CF-906EDF8C4350}"/>
      </w:docPartPr>
      <w:docPartBody>
        <w:p w:rsidR="0095488F" w:rsidRDefault="00664E67" w:rsidP="00664E67">
          <w:pPr>
            <w:pStyle w:val="B302070D766D614F88BA368A7E401F5B"/>
          </w:pPr>
          <w:r w:rsidRPr="006C3F9D">
            <w:rPr>
              <w:rStyle w:val="PlaceholderText"/>
            </w:rPr>
            <w:t>Click or tap here to enter text.</w:t>
          </w:r>
        </w:p>
      </w:docPartBody>
    </w:docPart>
    <w:docPart>
      <w:docPartPr>
        <w:name w:val="F0123854FE9BDF4F963168D56D1E2581"/>
        <w:category>
          <w:name w:val="General"/>
          <w:gallery w:val="placeholder"/>
        </w:category>
        <w:types>
          <w:type w:val="bbPlcHdr"/>
        </w:types>
        <w:behaviors>
          <w:behavior w:val="content"/>
        </w:behaviors>
        <w:guid w:val="{D22668E9-3ACC-0444-A37F-93EBA1CA928C}"/>
      </w:docPartPr>
      <w:docPartBody>
        <w:p w:rsidR="0095488F" w:rsidRDefault="00664E67" w:rsidP="00664E67">
          <w:pPr>
            <w:pStyle w:val="F0123854FE9BDF4F963168D56D1E2581"/>
          </w:pPr>
          <w:r w:rsidRPr="006C3F9D">
            <w:rPr>
              <w:rStyle w:val="PlaceholderText"/>
            </w:rPr>
            <w:t>Click or tap here to enter text.</w:t>
          </w:r>
        </w:p>
      </w:docPartBody>
    </w:docPart>
    <w:docPart>
      <w:docPartPr>
        <w:name w:val="A3D7B901B35B12409ED8BD7BFC76FA85"/>
        <w:category>
          <w:name w:val="General"/>
          <w:gallery w:val="placeholder"/>
        </w:category>
        <w:types>
          <w:type w:val="bbPlcHdr"/>
        </w:types>
        <w:behaviors>
          <w:behavior w:val="content"/>
        </w:behaviors>
        <w:guid w:val="{D07B1DCF-6CEE-894B-97D9-F25E4BF31C32}"/>
      </w:docPartPr>
      <w:docPartBody>
        <w:p w:rsidR="0095488F" w:rsidRDefault="00664E67" w:rsidP="00664E67">
          <w:pPr>
            <w:pStyle w:val="A3D7B901B35B12409ED8BD7BFC76FA85"/>
          </w:pPr>
          <w:r w:rsidRPr="006C3F9D">
            <w:rPr>
              <w:rStyle w:val="PlaceholderText"/>
            </w:rPr>
            <w:t>Click or tap here to enter text.</w:t>
          </w:r>
        </w:p>
      </w:docPartBody>
    </w:docPart>
    <w:docPart>
      <w:docPartPr>
        <w:name w:val="7689A2070C9D0C448BA336FC504A5918"/>
        <w:category>
          <w:name w:val="General"/>
          <w:gallery w:val="placeholder"/>
        </w:category>
        <w:types>
          <w:type w:val="bbPlcHdr"/>
        </w:types>
        <w:behaviors>
          <w:behavior w:val="content"/>
        </w:behaviors>
        <w:guid w:val="{8A778EA1-6EE1-5546-B073-B7D8B4182F9D}"/>
      </w:docPartPr>
      <w:docPartBody>
        <w:p w:rsidR="0095488F" w:rsidRDefault="00664E67" w:rsidP="00664E67">
          <w:pPr>
            <w:pStyle w:val="7689A2070C9D0C448BA336FC504A5918"/>
          </w:pPr>
          <w:r w:rsidRPr="006C3F9D">
            <w:rPr>
              <w:rStyle w:val="PlaceholderText"/>
            </w:rPr>
            <w:t>Click or tap here to enter text.</w:t>
          </w:r>
        </w:p>
      </w:docPartBody>
    </w:docPart>
    <w:docPart>
      <w:docPartPr>
        <w:name w:val="F3C347860EC42F418360746B7E954297"/>
        <w:category>
          <w:name w:val="General"/>
          <w:gallery w:val="placeholder"/>
        </w:category>
        <w:types>
          <w:type w:val="bbPlcHdr"/>
        </w:types>
        <w:behaviors>
          <w:behavior w:val="content"/>
        </w:behaviors>
        <w:guid w:val="{09B21F3F-EA0F-A74E-BF0E-E05612C22A18}"/>
      </w:docPartPr>
      <w:docPartBody>
        <w:p w:rsidR="0095488F" w:rsidRDefault="00664E67" w:rsidP="00664E67">
          <w:pPr>
            <w:pStyle w:val="F3C347860EC42F418360746B7E954297"/>
          </w:pPr>
          <w:r w:rsidRPr="006C3F9D">
            <w:rPr>
              <w:rStyle w:val="PlaceholderText"/>
            </w:rPr>
            <w:t>Click or tap here to enter text.</w:t>
          </w:r>
        </w:p>
      </w:docPartBody>
    </w:docPart>
    <w:docPart>
      <w:docPartPr>
        <w:name w:val="525DF4D22F64BE4E8F9C069DF2575239"/>
        <w:category>
          <w:name w:val="General"/>
          <w:gallery w:val="placeholder"/>
        </w:category>
        <w:types>
          <w:type w:val="bbPlcHdr"/>
        </w:types>
        <w:behaviors>
          <w:behavior w:val="content"/>
        </w:behaviors>
        <w:guid w:val="{5D0E9655-935E-9F46-984B-A6EC8D340008}"/>
      </w:docPartPr>
      <w:docPartBody>
        <w:p w:rsidR="00000000" w:rsidRDefault="001B05F1" w:rsidP="001B05F1">
          <w:pPr>
            <w:pStyle w:val="525DF4D22F64BE4E8F9C069DF2575239"/>
          </w:pPr>
          <w:r w:rsidRPr="006C3F9D">
            <w:rPr>
              <w:rStyle w:val="PlaceholderText"/>
            </w:rPr>
            <w:t>Click or tap here to enter text.</w:t>
          </w:r>
        </w:p>
      </w:docPartBody>
    </w:docPart>
    <w:docPart>
      <w:docPartPr>
        <w:name w:val="389E19EE49ACE34097D0597C1F2AE8BA"/>
        <w:category>
          <w:name w:val="General"/>
          <w:gallery w:val="placeholder"/>
        </w:category>
        <w:types>
          <w:type w:val="bbPlcHdr"/>
        </w:types>
        <w:behaviors>
          <w:behavior w:val="content"/>
        </w:behaviors>
        <w:guid w:val="{41E32B02-D370-4941-8387-331149C11179}"/>
      </w:docPartPr>
      <w:docPartBody>
        <w:p w:rsidR="00000000" w:rsidRDefault="001B05F1" w:rsidP="001B05F1">
          <w:pPr>
            <w:pStyle w:val="389E19EE49ACE34097D0597C1F2AE8BA"/>
          </w:pPr>
          <w:r w:rsidRPr="00706BCC">
            <w:rPr>
              <w:rStyle w:val="PlaceholderText"/>
            </w:rPr>
            <w:t>Click or tap here to enter text.</w:t>
          </w:r>
        </w:p>
      </w:docPartBody>
    </w:docPart>
    <w:docPart>
      <w:docPartPr>
        <w:name w:val="8502AA06D000AF4BA87177E34B4E2104"/>
        <w:category>
          <w:name w:val="General"/>
          <w:gallery w:val="placeholder"/>
        </w:category>
        <w:types>
          <w:type w:val="bbPlcHdr"/>
        </w:types>
        <w:behaviors>
          <w:behavior w:val="content"/>
        </w:behaviors>
        <w:guid w:val="{F9408527-9897-4C43-B3C9-341D56B19DFC}"/>
      </w:docPartPr>
      <w:docPartBody>
        <w:p w:rsidR="00000000" w:rsidRDefault="001B05F1" w:rsidP="001B05F1">
          <w:pPr>
            <w:pStyle w:val="8502AA06D000AF4BA87177E34B4E2104"/>
          </w:pPr>
          <w:r w:rsidRPr="006C3F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51B4B"/>
    <w:rsid w:val="00161316"/>
    <w:rsid w:val="00162EE7"/>
    <w:rsid w:val="0017229B"/>
    <w:rsid w:val="001A0B86"/>
    <w:rsid w:val="001B05F1"/>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628F8"/>
    <w:rsid w:val="003A033F"/>
    <w:rsid w:val="003C1E55"/>
    <w:rsid w:val="003C1FD1"/>
    <w:rsid w:val="003F34A9"/>
    <w:rsid w:val="00413B41"/>
    <w:rsid w:val="00424C38"/>
    <w:rsid w:val="00433017"/>
    <w:rsid w:val="004749F8"/>
    <w:rsid w:val="00486D14"/>
    <w:rsid w:val="004A0340"/>
    <w:rsid w:val="004A4A18"/>
    <w:rsid w:val="004C237C"/>
    <w:rsid w:val="00511F43"/>
    <w:rsid w:val="00515419"/>
    <w:rsid w:val="005436CD"/>
    <w:rsid w:val="0055473D"/>
    <w:rsid w:val="005762F2"/>
    <w:rsid w:val="00590000"/>
    <w:rsid w:val="005B1689"/>
    <w:rsid w:val="005C1974"/>
    <w:rsid w:val="005D37A2"/>
    <w:rsid w:val="00622B43"/>
    <w:rsid w:val="00636932"/>
    <w:rsid w:val="00641608"/>
    <w:rsid w:val="00642657"/>
    <w:rsid w:val="0064425C"/>
    <w:rsid w:val="00647BB1"/>
    <w:rsid w:val="006579E9"/>
    <w:rsid w:val="00662FE9"/>
    <w:rsid w:val="00664E67"/>
    <w:rsid w:val="00672D00"/>
    <w:rsid w:val="006B2C03"/>
    <w:rsid w:val="006B5455"/>
    <w:rsid w:val="00707F44"/>
    <w:rsid w:val="00756272"/>
    <w:rsid w:val="00761AD2"/>
    <w:rsid w:val="00762E81"/>
    <w:rsid w:val="00782187"/>
    <w:rsid w:val="007878CD"/>
    <w:rsid w:val="007A01EE"/>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424E"/>
    <w:rsid w:val="008D3307"/>
    <w:rsid w:val="008E3E5E"/>
    <w:rsid w:val="00920518"/>
    <w:rsid w:val="00933203"/>
    <w:rsid w:val="0095488F"/>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26C8F"/>
    <w:rsid w:val="00B336B1"/>
    <w:rsid w:val="00B44D78"/>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7EB1"/>
    <w:rsid w:val="00C733E1"/>
    <w:rsid w:val="00C95BF8"/>
    <w:rsid w:val="00CC01B3"/>
    <w:rsid w:val="00CC4355"/>
    <w:rsid w:val="00CE3540"/>
    <w:rsid w:val="00CF7F98"/>
    <w:rsid w:val="00D33EC9"/>
    <w:rsid w:val="00D473C0"/>
    <w:rsid w:val="00D71089"/>
    <w:rsid w:val="00D71826"/>
    <w:rsid w:val="00D91F9E"/>
    <w:rsid w:val="00D9622D"/>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5F1"/>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830ADA32D838F8428943AD89DE7422B5">
    <w:name w:val="830ADA32D838F8428943AD89DE7422B5"/>
    <w:rsid w:val="002C1984"/>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B302070D766D614F88BA368A7E401F5B">
    <w:name w:val="B302070D766D614F88BA368A7E401F5B"/>
    <w:rsid w:val="00664E67"/>
    <w:pPr>
      <w:spacing w:after="160" w:line="278" w:lineRule="auto"/>
    </w:pPr>
    <w:rPr>
      <w:kern w:val="2"/>
      <w14:ligatures w14:val="standardContextual"/>
    </w:rPr>
  </w:style>
  <w:style w:type="paragraph" w:customStyle="1" w:styleId="F0123854FE9BDF4F963168D56D1E2581">
    <w:name w:val="F0123854FE9BDF4F963168D56D1E2581"/>
    <w:rsid w:val="00664E67"/>
    <w:pPr>
      <w:spacing w:after="160" w:line="278" w:lineRule="auto"/>
    </w:pPr>
    <w:rPr>
      <w:kern w:val="2"/>
      <w14:ligatures w14:val="standardContextual"/>
    </w:rPr>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CB2AE83934A1C4682AABF47158E4DCB">
    <w:name w:val="FCB2AE83934A1C4682AABF47158E4DCB"/>
    <w:rPr>
      <w:sz w:val="22"/>
      <w:szCs w:val="22"/>
    </w:rPr>
  </w:style>
  <w:style w:type="paragraph" w:customStyle="1" w:styleId="FE46CAB7C39BDD4BA4AEC2C8C155DE2F">
    <w:name w:val="FE46CAB7C39BDD4BA4AEC2C8C155DE2F"/>
    <w:rPr>
      <w:sz w:val="22"/>
      <w:szCs w:val="22"/>
    </w:rPr>
  </w:style>
  <w:style w:type="paragraph" w:customStyle="1" w:styleId="AE2355DD3F56284D87CF9116C5C3B5C0">
    <w:name w:val="AE2355DD3F56284D87CF9116C5C3B5C0"/>
    <w:rPr>
      <w:sz w:val="22"/>
      <w:szCs w:val="22"/>
    </w:rPr>
  </w:style>
  <w:style w:type="paragraph" w:customStyle="1" w:styleId="2CE4902E3224B447B49EB6D369239C43">
    <w:name w:val="2CE4902E3224B447B49EB6D369239C43"/>
    <w:rsid w:val="00664E67"/>
    <w:pPr>
      <w:spacing w:after="160" w:line="278" w:lineRule="auto"/>
    </w:pPr>
    <w:rPr>
      <w:kern w:val="2"/>
      <w14:ligatures w14:val="standardContextual"/>
    </w:rPr>
  </w:style>
  <w:style w:type="paragraph" w:customStyle="1" w:styleId="A3D7B901B35B12409ED8BD7BFC76FA85">
    <w:name w:val="A3D7B901B35B12409ED8BD7BFC76FA85"/>
    <w:rsid w:val="00664E67"/>
    <w:pPr>
      <w:spacing w:after="160" w:line="278" w:lineRule="auto"/>
    </w:pPr>
    <w:rPr>
      <w:kern w:val="2"/>
      <w14:ligatures w14:val="standardContextual"/>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B9865035DB06DA468A2DF9E701EA298F">
    <w:name w:val="B9865035DB06DA468A2DF9E701EA298F"/>
    <w:rPr>
      <w:kern w:val="2"/>
      <w:sz w:val="22"/>
      <w:szCs w:val="22"/>
      <w14:ligatures w14:val="standardContextual"/>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2A0A3DDF4C41B648A036BCFFA1284F9F">
    <w:name w:val="2A0A3DDF4C41B648A036BCFFA1284F9F"/>
    <w:rsid w:val="00664E67"/>
    <w:pPr>
      <w:spacing w:after="160" w:line="278" w:lineRule="auto"/>
    </w:pPr>
    <w:rPr>
      <w:kern w:val="2"/>
      <w14:ligatures w14:val="standardContextual"/>
    </w:rPr>
  </w:style>
  <w:style w:type="paragraph" w:customStyle="1" w:styleId="7689A2070C9D0C448BA336FC504A5918">
    <w:name w:val="7689A2070C9D0C448BA336FC504A5918"/>
    <w:rsid w:val="00664E67"/>
    <w:pPr>
      <w:spacing w:after="160" w:line="278" w:lineRule="auto"/>
    </w:pPr>
    <w:rPr>
      <w:kern w:val="2"/>
      <w14:ligatures w14:val="standardContextual"/>
    </w:rPr>
  </w:style>
  <w:style w:type="paragraph" w:customStyle="1" w:styleId="6C86CAC88AA3A74087E828BE57F5426E">
    <w:name w:val="6C86CAC88AA3A74087E828BE57F5426E"/>
    <w:rsid w:val="00664E67"/>
    <w:pPr>
      <w:spacing w:after="160" w:line="278" w:lineRule="auto"/>
    </w:pPr>
    <w:rPr>
      <w:kern w:val="2"/>
      <w14:ligatures w14:val="standardContextual"/>
    </w:rPr>
  </w:style>
  <w:style w:type="paragraph" w:customStyle="1" w:styleId="F3C347860EC42F418360746B7E954297">
    <w:name w:val="F3C347860EC42F418360746B7E954297"/>
    <w:rsid w:val="00664E67"/>
    <w:pPr>
      <w:spacing w:after="160" w:line="278" w:lineRule="auto"/>
    </w:pPr>
    <w:rPr>
      <w:kern w:val="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7D25B2157E335742B8A3B47B0F74BFA4">
    <w:name w:val="7D25B2157E335742B8A3B47B0F74BFA4"/>
    <w:rPr>
      <w:kern w:val="2"/>
      <w:sz w:val="22"/>
      <w:szCs w:val="22"/>
      <w14:ligatures w14:val="standardContextual"/>
    </w:rPr>
  </w:style>
  <w:style w:type="paragraph" w:customStyle="1" w:styleId="43EE2845B51DF847A29CCF4E8458BFA4">
    <w:name w:val="43EE2845B51DF847A29CCF4E8458BFA4"/>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 w:type="paragraph" w:customStyle="1" w:styleId="7E3FD84CFFC6E44F99272AA1002D3229">
    <w:name w:val="7E3FD84CFFC6E44F99272AA1002D3229"/>
    <w:rsid w:val="00B44D78"/>
    <w:pPr>
      <w:spacing w:after="160" w:line="278" w:lineRule="auto"/>
    </w:pPr>
    <w:rPr>
      <w:kern w:val="2"/>
      <w14:ligatures w14:val="standardContextual"/>
    </w:rPr>
  </w:style>
  <w:style w:type="paragraph" w:customStyle="1" w:styleId="4C774D036CA8224BA8DBD1854EB26967">
    <w:name w:val="4C774D036CA8224BA8DBD1854EB26967"/>
    <w:rsid w:val="00B44D78"/>
    <w:pPr>
      <w:spacing w:after="160" w:line="278" w:lineRule="auto"/>
    </w:pPr>
    <w:rPr>
      <w:kern w:val="2"/>
      <w14:ligatures w14:val="standardContextual"/>
    </w:rPr>
  </w:style>
  <w:style w:type="paragraph" w:customStyle="1" w:styleId="FBCA67206D6DD14E9B4CBB123BDC4671">
    <w:name w:val="FBCA67206D6DD14E9B4CBB123BDC4671"/>
    <w:rsid w:val="00B44D78"/>
    <w:pPr>
      <w:spacing w:after="160" w:line="278" w:lineRule="auto"/>
    </w:pPr>
    <w:rPr>
      <w:kern w:val="2"/>
      <w14:ligatures w14:val="standardContextual"/>
    </w:rPr>
  </w:style>
  <w:style w:type="paragraph" w:customStyle="1" w:styleId="0F35FF690418CB4AAE9F6EAAB6EE473C">
    <w:name w:val="0F35FF690418CB4AAE9F6EAAB6EE473C"/>
    <w:rsid w:val="00B44D78"/>
    <w:pPr>
      <w:spacing w:after="160" w:line="278" w:lineRule="auto"/>
    </w:pPr>
    <w:rPr>
      <w:kern w:val="2"/>
      <w14:ligatures w14:val="standardContextual"/>
    </w:rPr>
  </w:style>
  <w:style w:type="paragraph" w:customStyle="1" w:styleId="5BDF36AFFCE94848A0AECBC26FA98903">
    <w:name w:val="5BDF36AFFCE94848A0AECBC26FA98903"/>
    <w:rsid w:val="00B44D78"/>
    <w:pPr>
      <w:spacing w:after="160" w:line="278" w:lineRule="auto"/>
    </w:pPr>
    <w:rPr>
      <w:kern w:val="2"/>
      <w14:ligatures w14:val="standardContextual"/>
    </w:rPr>
  </w:style>
  <w:style w:type="paragraph" w:customStyle="1" w:styleId="4A4DBD844F73AA4EAF4852AE95223091">
    <w:name w:val="4A4DBD844F73AA4EAF4852AE95223091"/>
    <w:rsid w:val="00B44D78"/>
    <w:pPr>
      <w:spacing w:after="160" w:line="278" w:lineRule="auto"/>
    </w:pPr>
    <w:rPr>
      <w:kern w:val="2"/>
      <w14:ligatures w14:val="standardContextual"/>
    </w:rPr>
  </w:style>
  <w:style w:type="paragraph" w:customStyle="1" w:styleId="AA2B52D5A402AE43A39613C69C6CFB89">
    <w:name w:val="AA2B52D5A402AE43A39613C69C6CFB89"/>
    <w:rsid w:val="00B44D78"/>
    <w:pPr>
      <w:spacing w:after="160" w:line="278" w:lineRule="auto"/>
    </w:pPr>
    <w:rPr>
      <w:kern w:val="2"/>
      <w14:ligatures w14:val="standardContextual"/>
    </w:rPr>
  </w:style>
  <w:style w:type="paragraph" w:customStyle="1" w:styleId="9B26D67522F60745ABF4C23867D42BF4">
    <w:name w:val="9B26D67522F60745ABF4C23867D42BF4"/>
    <w:rsid w:val="00B44D78"/>
    <w:pPr>
      <w:spacing w:after="160" w:line="278" w:lineRule="auto"/>
    </w:pPr>
    <w:rPr>
      <w:kern w:val="2"/>
      <w14:ligatures w14:val="standardContextual"/>
    </w:rPr>
  </w:style>
  <w:style w:type="paragraph" w:customStyle="1" w:styleId="3F96CCC63FFF6B4C85B9BDE53B730ED6">
    <w:name w:val="3F96CCC63FFF6B4C85B9BDE53B730ED6"/>
    <w:rsid w:val="00B44D78"/>
    <w:pPr>
      <w:spacing w:after="160" w:line="278" w:lineRule="auto"/>
    </w:pPr>
    <w:rPr>
      <w:kern w:val="2"/>
      <w14:ligatures w14:val="standardContextual"/>
    </w:rPr>
  </w:style>
  <w:style w:type="paragraph" w:customStyle="1" w:styleId="525DF4D22F64BE4E8F9C069DF2575239">
    <w:name w:val="525DF4D22F64BE4E8F9C069DF2575239"/>
    <w:rsid w:val="001B05F1"/>
    <w:pPr>
      <w:spacing w:after="160" w:line="278" w:lineRule="auto"/>
    </w:pPr>
    <w:rPr>
      <w:kern w:val="2"/>
      <w14:ligatures w14:val="standardContextual"/>
    </w:rPr>
  </w:style>
  <w:style w:type="paragraph" w:customStyle="1" w:styleId="389E19EE49ACE34097D0597C1F2AE8BA">
    <w:name w:val="389E19EE49ACE34097D0597C1F2AE8BA"/>
    <w:rsid w:val="001B05F1"/>
    <w:pPr>
      <w:spacing w:after="160" w:line="278" w:lineRule="auto"/>
    </w:pPr>
    <w:rPr>
      <w:kern w:val="2"/>
      <w14:ligatures w14:val="standardContextual"/>
    </w:rPr>
  </w:style>
  <w:style w:type="paragraph" w:customStyle="1" w:styleId="5AE1D0A36C382A48B327741EA637F968">
    <w:name w:val="5AE1D0A36C382A48B327741EA637F968"/>
    <w:rsid w:val="001B05F1"/>
    <w:pPr>
      <w:spacing w:after="160" w:line="278" w:lineRule="auto"/>
    </w:pPr>
    <w:rPr>
      <w:kern w:val="2"/>
      <w14:ligatures w14:val="standardContextual"/>
    </w:rPr>
  </w:style>
  <w:style w:type="paragraph" w:customStyle="1" w:styleId="8502AA06D000AF4BA87177E34B4E2104">
    <w:name w:val="8502AA06D000AF4BA87177E34B4E2104"/>
    <w:rsid w:val="001B05F1"/>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a)&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f41b3584-2ab9-450b-845f-2ad9ae73b213&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e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af368bc5-2514-4aec-951e-41bb987f5ef1&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YWYzNjhiYzUtMjUxNC00YWVjLTk1MWUtNDFiYjk4N2Y1ZWYx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c75d030c-9bde-494a-8464-97dde255f8e7&quot;,&quot;properties&quot;:{&quot;noteIndex&quot;:0},&quot;isEdited&quot;:false,&quot;manualOverride&quot;:{&quot;isManuallyOverridden&quot;:true,&quot;citeprocText&quot;:&quot;(BOSY-WESTPHAL et al., 2006)&quot;,&quot;manualOverrideText&quot;:&quot;BOSY-WESTPHAL et al., 2006&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quot;},{&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 SATTAR; CHHABRA, 2023)&quot;,&quot;manualOverrideText&quot;:&quot;&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D&quot;:&quot;MENDELEY_CITATION_3bea3112-8906-45e6-a5e4-662ff6f75ba0&quot;,&quot;properties&quot;:{&quot;noteIndex&quot;:0},&quot;isEdited&quot;:false,&quot;manualOverride&quot;:{&quot;isManuallyOverridden&quot;:true,&quot;citeprocText&quot;:&quot;(MINISTÉRIO DA SAÚDE, 2008)&quot;,&quot;manualOverrideText&quot;:&quot;(MINISTÉRIO DA SAÚDE, 2008&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Tag&quot;:&quot;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eb9bb31-a720-4184-a152-d8e6c17aa101&quot;,&quot;properties&quot;:{&quot;noteIndex&quot;:0},&quot;isEdited&quot;:false,&quot;manualOverride&quot;:{&quot;isManuallyOverridden&quot;:false,&quot;citeprocText&quot;:&quot;(DI VINCENZO et al., 2023b)&quot;,&quot;manualOverrideText&quot;:&quot;&quot;},&quot;citationTag&quot;:&quot;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49a9381c-00de-3e3e-a729-415d2695bb14&quot;,&quot;itemData&quot;:{&quot;type&quot;:&quot;article-journal&quot;,&quot;id&quot;:&quot;49a9381c-00de-3e3e-a729-415d2695bb14&quot;,&quot;title&quot;:&quot;Comparison of bioelectrical impedance analysis-derived phase angle in individuals with different weight status&quot;,&quot;author&quot;:[{&quot;family&quot;:&quot;Vincenzo&quot;,&quot;given&quot;:&quot;Olivia&quot;,&quot;parse-names&quot;:false,&quot;dropping-particle&quot;:&quot;&quot;,&quot;non-dropping-particle&quot;:&quot;Di&quot;},{&quot;family&quot;:&quot;Marra&quot;,&quot;given&quot;:&quot;Maurizio&quot;,&quot;parse-names&quot;:false,&quot;dropping-particle&quot;:&quot;&quot;,&quot;non-dropping-particle&quot;:&quot;&quot;},{&quot;family&quot;:&quot;Antognozzi&quot;,&quot;given&quot;:&quot;Valentina&quot;,&quot;parse-names&quot;:false,&quot;dropping-particle&quot;:&quot;&quot;,&quot;non-dropping-particle&quot;:&quot;&quot;},{&quot;family&quot;:&quot;Sammarco&quot;,&quot;given&quot;:&quot;Rosa&quot;,&quot;parse-names&quot;:false,&quot;dropping-particle&quot;:&quot;&quot;,&quot;non-dropping-particle&quot;:&quot;&quot;},{&quot;family&quot;:&quot;Ballarin&quot;,&quot;given&quot;:&quot;Giada&quot;,&quot;parse-names&quot;:false,&quot;dropping-particle&quot;:&quot;&quot;,&quot;non-dropping-particle&quot;:&quot;&quot;},{&quot;family&quot;:&quot;Cioffi&quot;,&quot;given&quot;:&quot;Iolanda&quot;,&quot;parse-names&quot;:false,&quot;dropping-particle&quot;:&quot;&quot;,&quot;non-dropping-particle&quot;:&quot;&quot;},{&quot;family&quot;:&quot;Scalfi&quot;,&quot;given&quot;:&quot;Luca&quot;,&quot;parse-names&quot;:false,&quot;dropping-particle&quot;:&quot;&quot;,&quot;non-dropping-particle&quot;:&quot;&quot;},{&quot;family&quot;:&quot;Pasanisi&quot;,&quot;given&quot;:&quot;Fabrizio&quot;,&quot;parse-names&quot;:false,&quot;dropping-particle&quot;:&quot;&quot;,&quot;non-dropping-particle&quot;:&quot;&quot;}],&quot;container-title&quot;:&quot;Nutrition&quot;,&quot;DOI&quot;:&quot;10.1016/j.nut.2022.111960&quot;,&quot;ISSN&quot;:&quot;18731244&quot;,&quot;issued&quot;:{&quot;date-parts&quot;:[[2023]]},&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ID&quot;:&quot;MENDELEY_CITATION_a734954c-48ae-4158-b1c4-83935c38e1a1&quot;,&quot;properties&quot;:{&quot;noteIndex&quot;:0},&quot;isEdited&quot;:false,&quot;manualOverride&quot;:{&quot;isManuallyOverridden&quot;:false,&quot;citeprocText&quot;:&quot;(CAMPA et al., 2022)&quot;,&quot;manualOverrideText&quot;:&quot;&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Tag&quot;:&quot;MENDELEY_CITATION_v3_eyJjaXRhdGlvbklEIjoiTUVOREVMRVlfQ0lUQVRJT05fYTczNDk1NGMtNDhhZS00MTU4LWIxYzQtODM5MzVjMzhlMWEx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D&quot;:&quot;MENDELEY_CITATION_60ffa014-5e4f-4300-be73-bd6aa173bab3&quot;,&quot;properties&quot;:{&quot;noteIndex&quot;:0},&quot;isEdited&quot;:false,&quot;manualOverride&quot;:{&quot;isManuallyOverridden&quot;:false,&quot;citeprocText&quot;:&quot;(DI VINCENZO et al., 2023a; PRIMO et al., 2022; RIBEIRO et al., 2023)&quot;,&quot;manualOverrideText&quot;:&quot;&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Tag&quot;:&quot;MENDELEY_CITATION_v3_eyJjaXRhdGlvbklEIjoiTUVOREVMRVlfQ0lUQVRJT05fNjBmZmEwMTQtNWU0Zi00MzAwLWJlNzMtYmQ2YWExNzNiYWI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D&quot;:&quot;MENDELEY_CITATION_7dc9ab12-d21e-4384-8186-0065178ba058&quot;,&quot;properties&quot;:{&quot;noteIndex&quot;:0},&quot;isEdited&quot;:false,&quot;manualOverride&quot;:{&quot;isManuallyOverridden&quot;:false,&quot;citeprocText&quot;:&quot;(LANGER et al., 2019; YAMADA et al., 2022)&quot;,&quot;manualOverrideText&quot;:&quot;&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Tag&quot;:&quot;MENDELEY_CITATION_v3_eyJjaXRhdGlvbklEIjoiTUVOREVMRVlfQ0lUQVRJT05fN2RjOWFiMTItZDIxZS00Mzg0LTgxODYtMDA2NTE3OGJhMDU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D&quot;:&quot;MENDELEY_CITATION_72664c2d-ee46-43d0-b045-dc177ec070a6&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e365e0b8-d938-478e-9da4-cac1bf5bec8c&quot;,&quot;properties&quot;:{&quot;noteIndex&quot;:0},&quot;isEdited&quot;:false,&quot;manualOverride&quot;:{&quot;isManuallyOverridden&quot;:false,&quot;citeprocText&quot;:&quot;(CEDERHOLM et al., 2017)&quot;,&quot;manualOverrideText&quot;:&quot;&quot;},&quot;citationTag&quot;:&quot;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quot;,&quot;citationItems&quot;:[{&quot;id&quot;:&quot;13d95755-bbca-3f1c-b618-74e80d21663c&quot;,&quot;itemData&quot;:{&quot;type&quot;:&quot;article-journal&quot;,&quot;id&quot;:&quot;13d95755-bbca-3f1c-b618-74e80d21663c&quot;,&quot;title&quot;:&quot;ESPEN guidelines on definitions and terminology of clinical nutrition&quot;,&quot;author&quot;:[{&quot;family&quot;:&quot;Cederholm&quot;,&quot;given&quot;:&quot;T.&quot;,&quot;parse-names&quot;:false,&quot;dropping-particle&quot;:&quot;&quot;,&quot;non-dropping-particle&quot;:&quot;&quot;},{&quot;family&quot;:&quot;Barazzoni&quot;,&quot;given&quot;:&quot;R.&quot;,&quot;parse-names&quot;:false,&quot;dropping-particle&quot;:&quot;&quot;,&quot;non-dropping-particle&quot;:&quot;&quot;},{&quot;family&quot;:&quot;Austin&quot;,&quot;given&quot;:&quot;P.&quot;,&quot;parse-names&quot;:false,&quot;dropping-particle&quot;:&quot;&quot;,&quot;non-dropping-particle&quot;:&quot;&quot;},{&quot;family&quot;:&quot;Ballmer&quot;,&quot;given&quot;:&quot;P.&quot;,&quot;parse-names&quot;:false,&quot;dropping-particle&quot;:&quot;&quot;,&quot;non-dropping-particle&quot;:&quot;&quot;},{&quot;family&quot;:&quot;Biolo&quot;,&quot;given&quot;:&quot;G.&quot;,&quot;parse-names&quot;:false,&quot;dropping-particle&quot;:&quot;&quot;,&quot;non-dropping-particle&quot;:&quot;&quot;},{&quot;family&quot;:&quot;Bischoff&quot;,&quot;given&quot;:&quot;S. C.&quot;,&quot;parse-names&quot;:false,&quot;dropping-particle&quot;:&quot;&quot;,&quot;non-dropping-particle&quot;:&quot;&quot;},{&quot;family&quot;:&quot;Compher&quot;,&quot;given&quot;:&quot;C.&quot;,&quot;parse-names&quot;:false,&quot;dropping-particle&quot;:&quot;&quot;,&quot;non-dropping-particle&quot;:&quot;&quot;},{&quot;family&quot;:&quot;Correia&quot;,&quot;given&quot;:&quot;I.&quot;,&quot;parse-names&quot;:false,&quot;dropping-particle&quot;:&quot;&quot;,&quot;non-dropping-particle&quot;:&quot;&quot;},{&quot;family&quot;:&quot;Higashiguchi&quot;,&quot;given&quot;:&quot;T.&quot;,&quot;parse-names&quot;:false,&quot;dropping-particle&quot;:&quot;&quot;,&quot;non-dropping-particle&quot;:&quot;&quot;},{&quot;family&quot;:&quot;Holst&quot;,&quot;given&quot;:&quot;M.&quot;,&quot;parse-names&quot;:false,&quot;dropping-particle&quot;:&quot;&quot;,&quot;non-dropping-particle&quot;:&quot;&quot;},{&quot;family&quot;:&quot;Jensen&quot;,&quot;given&quot;:&quot;G. L.&quot;,&quot;parse-names&quot;:false,&quot;dropping-particle&quot;:&quot;&quot;,&quot;non-dropping-particle&quot;:&quot;&quot;},{&quot;family&quot;:&quot;Malone&quot;,&quot;given&quot;:&quot;A.&quot;,&quot;parse-names&quot;:false,&quot;dropping-particle&quot;:&quot;&quot;,&quot;non-dropping-particle&quot;:&quot;&quot;},{&quot;family&quot;:&quot;Muscaritoli&quot;,&quot;given&quot;:&quot;M.&quot;,&quot;parse-names&quot;:false,&quot;dropping-particle&quot;:&quot;&quot;,&quot;non-dropping-particle&quot;:&quot;&quot;},{&quot;family&quot;:&quot;Nyulasi&quot;,&quot;given&quot;:&quot;I.&quot;,&quot;parse-names&quot;:false,&quot;dropping-particle&quot;:&quot;&quot;,&quot;non-dropping-particle&quot;:&quot;&quot;},{&quot;family&quot;:&quot;Pirlich&quot;,&quot;given&quot;:&quot;M.&quot;,&quot;parse-names&quot;:false,&quot;dropping-particle&quot;:&quot;&quot;,&quot;non-dropping-particle&quot;:&quot;&quot;},{&quot;family&quot;:&quot;Rothenberg&quot;,&quot;given&quot;:&quot;E.&quot;,&quot;parse-names&quot;:false,&quot;dropping-particle&quot;:&quot;&quot;,&quot;non-dropping-particle&quot;:&quot;&quot;},{&quot;family&quot;:&quot;Schindler&quot;,&quot;given&quot;:&quot;K.&quot;,&quot;parse-names&quot;:false,&quot;dropping-particle&quot;:&quot;&quot;,&quot;non-dropping-particle&quot;:&quot;&quot;},{&quot;family&quot;:&quot;Schneider&quot;,&quot;given&quot;:&quot;S. M.&quot;,&quot;parse-names&quot;:false,&quot;dropping-particle&quot;:&quot;&quot;,&quot;non-dropping-particle&quot;:&quot;&quot;},{&quot;family&quot;:&quot;van der Schueren&quot;,&quot;given&quot;:&quot;M. A.E.&quot;,&quot;parse-names&quot;:false,&quot;dropping-particle&quot;:&quot;&quot;,&quot;non-dropping-particle&quot;:&quot;de&quot;},{&quot;family&quot;:&quot;Sieber&quot;,&quot;given&quot;:&quot;C.&quot;,&quot;parse-names&quot;:false,&quot;dropping-particle&quot;:&quot;&quot;,&quot;non-dropping-particle&quot;:&quot;&quot;},{&quot;family&quot;:&quot;Valentini&quot;,&quot;given&quot;:&quot;L.&quot;,&quot;parse-names&quot;:false,&quot;dropping-particle&quot;:&quot;&quot;,&quot;non-dropping-particle&quot;:&quot;&quot;},{&quot;family&quot;:&quot;Yu&quot;,&quot;given&quot;:&quot;J. C.&quot;,&quot;parse-names&quot;:false,&quot;dropping-particle&quot;:&quot;&quot;,&quot;non-dropping-particle&quot;:&quot;&quot;},{&quot;family&quot;:&quot;Gossum&quot;,&quot;given&quot;:&quot;A.&quot;,&quot;parse-names&quot;:false,&quot;dropping-particle&quot;:&quot;&quot;,&quot;non-dropping-particle&quot;:&quot;van&quot;},{&quot;family&quot;:&quot;Singer&quot;,&quot;given&quot;:&quot;P.&quot;,&quot;parse-names&quot;:false,&quot;dropping-particle&quot;:&quot;&quot;,&quot;non-dropping-particle&quot;:&quot;&quot;}],&quot;container-title&quot;:&quot;Clinical Nutrition&quot;,&quot;DOI&quot;:&quot;10.1016/j.clnu.2016.09.004&quot;,&quot;ISSN&quot;:&quot;15321983&quot;,&quot;PMID&quot;:&quot;27642056&quot;,&quot;issued&quot;:{&quot;date-parts&quot;:[[2017]]},&quot;page&quot;:&quot;49-64&quot;,&quot;abstract&quot;:&quot;Background A lack of agreement on definitions and terminology used for nutrition-related concepts and procedures limits the development of clinical nutrition practice and research. Objective This initiative aimed to reach a consensus for terminology for core nutritional concepts and procedures. Methods The European Society of Clinical Nutrition and Metabolism (ESPEN) appointed a consensus group of clinical scientists to perform a modified Delphi process that encompassed e-mail communication, face-to-face meetings, in-group ballots and an electronic ESPEN membership Delphi round. Results Five key areas related to clinical nutrition were identified: concepts; procedures; organisation; delivery; and products. One core concept of clinical nutrition is malnutrition/undernutrition, which includes disease-related malnutrition (DRM) with (eq. cachexia) and without inflammation, and malnutrition/undernutrition without disease, e.g. hunger-related malnutrition. Over-nutrition (overweight and obesity) is another core concept. Sarcopenia and frailty were agreed to be separate conditions often associated with malnutrition. Examples of nutritional procedures identified include screening for subjects at nutritional risk followed by a complete nutritional assessment. Hospital and care facility catering are the basic organizational forms for providing nutrition. Oral nutritional supplementation is the preferred way of nutrition therapy but if inadequate then other forms of medical nutrition therapy, i.e. enteral tube feeding and parenteral (intravenous) nutrition, becomes the major way of nutrient delivery. Conclusion An agreement of basic nutritional terminology to be used in clinical practice, research, and the ESPEN guideline developments has been established. This terminology consensus may help to support future global consensus efforts and updates of classification systems such as the International Classification of Disease (ICD). The continuous growth of knowledge in all areas addressed in this statement will provide the foundation for future revisions.&quot;,&quot;issue&quot;:&quot;1&quot;,&quot;volume&quot;:&quot;36&quot;,&quot;container-title-short&quot;:&quot;&quot;},&quot;isTemporary&quot;:false}]},{&quot;citationID&quot;:&quot;MENDELEY_CITATION_3075792c-7398-4bb8-a471-d7ac3561e0c5&quot;,&quot;properties&quot;:{&quot;noteIndex&quot;:0},&quot;isEdited&quot;:false,&quot;manualOverride&quot;:{&quot;isManuallyOverridden&quot;:false,&quot;citeprocText&quot;:&quot;(WILLETT, 2012)&quot;,&quot;manualOverrideText&quot;:&quot;&quot;},&quot;citationTag&quot;:&quot;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quot;,&quot;citationItems&quot;:[{&quot;id&quot;:&quot;84e9f947-6814-3999-8fa6-ddae2a4f0f2a&quot;,&quot;itemData&quot;:{&quot;type&quot;:&quot;article-journal&quot;,&quot;id&quot;:&quot;84e9f947-6814-3999-8fa6-ddae2a4f0f2a&quot;,&quot;title&quot;:&quot;Genetics in Dietary Analyses&quot;,&quot;author&quot;:[{&quot;family&quot;:&quot;Willett&quot;,&quot;given&quot;:&quot;Walter&quot;,&quot;parse-names&quot;:false,&quot;dropping-particle&quot;:&quot;&quot;,&quot;non-dropping-particle&quot;:&quot;&quot;}],&quot;container-title&quot;:&quot;Nutritional Epidemiology&quot;,&quot;DOI&quot;:&quot;10.1093/acprof&quot;,&quot;ISBN&quot;:&quot;9780199682676&quot;,&quot;ISSN&quot;:&quot;18255167&quot;,&quot;issued&quot;:{&quot;date-parts&quot;:[[2012]]},&quot;page&quot;:&quot;334–343&quot;,&quot;abstract&quot;:&quot;Nutritionists have long known that differences exist among individuals in their responses to the same dietary change, and it was assumed that many of these differences were due to unmeasurable genetic factors. These genetic factors can now be measured directly, and the incorporation of genetic markers into studies of diet and disease creates a wealth of opportunities that did not exist even twenty years ago. This chapter discusses the study of gene-diet interactions, the use of genetic markers to inform diet and disease relationships (Mendelian randomization), and the classification of outcomes using genetic characteristics.&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2004)&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003c1b6c-6ee5-48e7-8019-f7bf7c668ee8&quot;,&quot;properties&quot;:{&quot;noteIndex&quot;:0},&quot;isEdited&quot;:false,&quot;manualOverride&quot;:{&quot;isManuallyOverridden&quot;:false,&quot;citeprocText&quot;:&quot;(CAMPA et al., 2022)&quot;,&quot;manualOverrideText&quot;:&quot;&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Tag&quot;:&quot;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D&quot;:&quot;MENDELEY_CITATION_b58432ad-138d-49c9-9ec5-b76731236a8c&quot;,&quot;properties&quot;:{&quot;noteIndex&quot;:0},&quot;isEdited&quot;:false,&quot;manualOverride&quot;:{&quot;isManuallyOverridden&quot;:false,&quot;citeprocText&quot;:&quot;(DI VINCENZO et al., 2023a; PRIMO et al., 2022; RIBEIRO et al., 2023)&quot;,&quot;manualOverrideText&quot;:&quot;&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Tag&quot;:&quot;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D&quot;:&quot;MENDELEY_CITATION_ca21a636-09b1-4dc0-9644-ec1858a4ff68&quot;,&quot;properties&quot;:{&quot;noteIndex&quot;:0},&quot;isEdited&quot;:false,&quot;manualOverride&quot;:{&quot;isManuallyOverridden&quot;:false,&quot;citeprocText&quot;:&quot;(LANGER et al., 2019; YAMADA et al., 2022)&quot;,&quot;manualOverrideText&quot;:&quot;&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Tag&quot;:&quot;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549</TotalTime>
  <Pages>131</Pages>
  <Words>35750</Words>
  <Characters>203776</Characters>
  <Application>Microsoft Office Word</Application>
  <DocSecurity>0</DocSecurity>
  <Lines>1698</Lines>
  <Paragraphs>478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239048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74</cp:revision>
  <cp:lastPrinted>2025-01-15T12:51:00Z</cp:lastPrinted>
  <dcterms:created xsi:type="dcterms:W3CDTF">2025-01-08T12:29:00Z</dcterms:created>
  <dcterms:modified xsi:type="dcterms:W3CDTF">2025-01-16T20:24:00Z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