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 xml:space="preserve">Orientadora: Prof.ª Dra. Vivian Marques Miguel </w:t>
      </w:r>
      <w:proofErr w:type="spellStart"/>
      <w:r w:rsidRPr="00552373">
        <w:t>Suen</w:t>
      </w:r>
      <w:proofErr w:type="spellEnd"/>
    </w:p>
    <w:p w14:paraId="525974B8" w14:textId="5F9255BF" w:rsidR="00430FC9" w:rsidRPr="00552373" w:rsidRDefault="00DA4295" w:rsidP="00F65E4D">
      <w:pPr>
        <w:pStyle w:val="Folhaderosto"/>
      </w:pPr>
      <w:r w:rsidRPr="00552373">
        <w:t>Coorientador: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w:t>
      </w:r>
      <w:proofErr w:type="spellStart"/>
      <w:r w:rsidRPr="00552373">
        <w:t>reprodução</w:t>
      </w:r>
      <w:proofErr w:type="spellEnd"/>
      <w:r w:rsidRPr="00552373">
        <w:t xml:space="preserve"> e </w:t>
      </w:r>
      <w:proofErr w:type="spellStart"/>
      <w:r w:rsidRPr="00552373">
        <w:t>divulgação</w:t>
      </w:r>
      <w:proofErr w:type="spellEnd"/>
      <w:r w:rsidRPr="00552373">
        <w:t xml:space="preserve"> total deste trabalho, por qualquer meio convencional ou </w:t>
      </w:r>
      <w:proofErr w:type="spellStart"/>
      <w:r w:rsidRPr="00552373">
        <w:t>eletrônico</w:t>
      </w:r>
      <w:proofErr w:type="spellEnd"/>
      <w:r w:rsidRPr="00552373">
        <w:t xml:space="preserve">,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 xml:space="preserve">Moura, Gustavo Santos Paiva </w:t>
            </w:r>
            <w:proofErr w:type="spellStart"/>
            <w:r w:rsidRPr="00552373">
              <w:t>Laender</w:t>
            </w:r>
            <w:proofErr w:type="spellEnd"/>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r w:rsidRPr="00552373">
              <w:rPr>
                <w:i/>
                <w:iCs/>
              </w:rPr>
              <w:t>Asteraceae</w:t>
            </w:r>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 xml:space="preserve">Orientadora: Prof.ª Dra. Vivian Marques Miguel </w:t>
            </w:r>
            <w:proofErr w:type="spellStart"/>
            <w:r w:rsidRPr="00552373">
              <w:t>Suen</w:t>
            </w:r>
            <w:proofErr w:type="spellEnd"/>
          </w:p>
          <w:p w14:paraId="112E87D9" w14:textId="77777777" w:rsidR="00301402" w:rsidRPr="00552373" w:rsidRDefault="005D53BD" w:rsidP="00F65E4D">
            <w:pPr>
              <w:pStyle w:val="Normalsemrecuo"/>
            </w:pPr>
            <w:r w:rsidRPr="00552373">
              <w:t>Coorientador: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2. Ângulo de fase. 3. Obesidade grau I. 4. Ensaio clínico randomizado. 5. Asteraceae.</w:t>
            </w:r>
          </w:p>
        </w:tc>
      </w:tr>
    </w:tbl>
    <w:p w14:paraId="24A10B9F" w14:textId="77777777" w:rsidR="00301402" w:rsidRPr="00552373" w:rsidRDefault="001A0133" w:rsidP="00F65E4D">
      <w:pPr>
        <w:pStyle w:val="Normalsemrecuo"/>
      </w:pPr>
      <w:r w:rsidRPr="00552373">
        <w:br w:type="page"/>
      </w:r>
      <w:r w:rsidR="00301402" w:rsidRPr="00552373">
        <w:lastRenderedPageBreak/>
        <w:t xml:space="preserve">Nome: MOURA, Gustavo Santos Paiva </w:t>
      </w:r>
      <w:proofErr w:type="spellStart"/>
      <w:r w:rsidR="00301402" w:rsidRPr="00552373">
        <w:t>Laender</w:t>
      </w:r>
      <w:proofErr w:type="spellEnd"/>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r w:rsidRPr="00552373">
        <w:rPr>
          <w:i/>
          <w:iCs/>
        </w:rPr>
        <w:t>Asteraceae</w:t>
      </w:r>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w:t>
      </w:r>
      <w:proofErr w:type="spellStart"/>
      <w:r w:rsidRPr="00552373">
        <w:t>Pós-graduação</w:t>
      </w:r>
      <w:proofErr w:type="spellEnd"/>
      <w:r w:rsidRPr="00552373">
        <w:t xml:space="preserve"> em </w:t>
      </w:r>
      <w:proofErr w:type="spellStart"/>
      <w:r w:rsidRPr="00552373">
        <w:t>Clínica</w:t>
      </w:r>
      <w:proofErr w:type="spellEnd"/>
      <w:r w:rsidRPr="00552373">
        <w:t xml:space="preserve"> </w:t>
      </w:r>
      <w:proofErr w:type="spellStart"/>
      <w:r w:rsidRPr="00552373">
        <w:t>Médica</w:t>
      </w:r>
      <w:proofErr w:type="spellEnd"/>
      <w:r w:rsidRPr="00552373">
        <w:t xml:space="preserve"> para a </w:t>
      </w:r>
      <w:proofErr w:type="spellStart"/>
      <w:r w:rsidRPr="00552373">
        <w:t>obtenção</w:t>
      </w:r>
      <w:proofErr w:type="spellEnd"/>
      <w:r w:rsidRPr="00552373">
        <w:t xml:space="preserve"> do </w:t>
      </w:r>
      <w:proofErr w:type="spellStart"/>
      <w:r w:rsidRPr="00552373">
        <w:t>título</w:t>
      </w:r>
      <w:proofErr w:type="spellEnd"/>
      <w:r w:rsidRPr="00552373">
        <w:t xml:space="preserve"> de Doutor em </w:t>
      </w:r>
      <w:proofErr w:type="spellStart"/>
      <w:r w:rsidRPr="00552373">
        <w:t>Clínica</w:t>
      </w:r>
      <w:proofErr w:type="spellEnd"/>
      <w:r w:rsidRPr="00552373">
        <w:t xml:space="preserve"> </w:t>
      </w:r>
      <w:proofErr w:type="spellStart"/>
      <w:r w:rsidRPr="00552373">
        <w:t>Médica</w:t>
      </w:r>
      <w:proofErr w:type="spellEnd"/>
      <w:r w:rsidRPr="00552373">
        <w:t xml:space="preserve">.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(Asteraceae)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(Asteraceae</w:t>
      </w:r>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alba</w:t>
      </w:r>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randomizados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alba</w:t>
      </w:r>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r w:rsidRPr="00552373">
        <w:lastRenderedPageBreak/>
        <w:t>Abstract</w:t>
      </w:r>
    </w:p>
    <w:p w14:paraId="5AD325DE" w14:textId="6270AAD9" w:rsidR="00E95246" w:rsidRPr="00552373" w:rsidRDefault="00E95246" w:rsidP="00F65E4D">
      <w:pPr>
        <w:pStyle w:val="Normalsemrecuo"/>
      </w:pPr>
      <w:r w:rsidRPr="00D92618">
        <w:rPr>
          <w:lang w:val="en-US"/>
          <w:rPrChange w:id="1" w:author="Fabio Carmona" w:date="2025-01-20T14:32:00Z" w16du:dateUtc="2025-01-20T17:32:00Z">
            <w:rPr/>
          </w:rPrChange>
        </w:rPr>
        <w:t xml:space="preserve">MOURA, G. S. P. L. </w:t>
      </w:r>
      <w:r w:rsidR="00B21128" w:rsidRPr="00D92618">
        <w:rPr>
          <w:lang w:val="en-US"/>
          <w:rPrChange w:id="2" w:author="Fabio Carmona" w:date="2025-01-20T14:32:00Z" w16du:dateUtc="2025-01-20T17:32:00Z">
            <w:rPr/>
          </w:rPrChange>
        </w:rPr>
        <w:t>Randomized clinical trial: e</w:t>
      </w:r>
      <w:r w:rsidRPr="00D92618">
        <w:rPr>
          <w:lang w:val="en-US"/>
          <w:rPrChange w:id="3" w:author="Fabio Carmona" w:date="2025-01-20T14:32:00Z" w16du:dateUtc="2025-01-20T17:32:00Z">
            <w:rPr/>
          </w:rPrChange>
        </w:rPr>
        <w:t>ffect of the herbal drug of </w:t>
      </w:r>
      <w:proofErr w:type="spellStart"/>
      <w:r w:rsidR="00535D0B" w:rsidRPr="00D92618">
        <w:rPr>
          <w:i/>
          <w:iCs/>
          <w:lang w:val="en-US"/>
          <w:rPrChange w:id="4" w:author="Fabio Carmona" w:date="2025-01-20T14:32:00Z" w16du:dateUtc="2025-01-20T17:32:00Z">
            <w:rPr>
              <w:i/>
              <w:iCs/>
            </w:rPr>
          </w:rPrChange>
        </w:rPr>
        <w:t>Eclipta</w:t>
      </w:r>
      <w:proofErr w:type="spellEnd"/>
      <w:r w:rsidR="00535D0B" w:rsidRPr="00D92618">
        <w:rPr>
          <w:i/>
          <w:iCs/>
          <w:lang w:val="en-US"/>
          <w:rPrChange w:id="5" w:author="Fabio Carmona" w:date="2025-01-20T14:32:00Z" w16du:dateUtc="2025-01-20T17:32:00Z">
            <w:rPr>
              <w:i/>
              <w:iCs/>
            </w:rPr>
          </w:rPrChange>
        </w:rPr>
        <w:t xml:space="preserve"> </w:t>
      </w:r>
      <w:proofErr w:type="spellStart"/>
      <w:r w:rsidR="00535D0B" w:rsidRPr="00D92618">
        <w:rPr>
          <w:i/>
          <w:iCs/>
          <w:lang w:val="en-US"/>
          <w:rPrChange w:id="6" w:author="Fabio Carmona" w:date="2025-01-20T14:32:00Z" w16du:dateUtc="2025-01-20T17:32:00Z">
            <w:rPr>
              <w:i/>
              <w:iCs/>
            </w:rPr>
          </w:rPrChange>
        </w:rPr>
        <w:t>prostrata</w:t>
      </w:r>
      <w:proofErr w:type="spellEnd"/>
      <w:r w:rsidRPr="00D92618">
        <w:rPr>
          <w:lang w:val="en-US"/>
          <w:rPrChange w:id="7" w:author="Fabio Carmona" w:date="2025-01-20T14:32:00Z" w16du:dateUtc="2025-01-20T17:32:00Z">
            <w:rPr/>
          </w:rPrChange>
        </w:rPr>
        <w:t xml:space="preserve"> (L.) L. (Asteraceae) on phase angle in adults with grade I obesity. </w:t>
      </w:r>
      <w:r w:rsidRPr="00552373">
        <w:t>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D92618" w:rsidRDefault="00984703" w:rsidP="00F65E4D">
      <w:pPr>
        <w:pStyle w:val="Normalsemrecuo"/>
        <w:rPr>
          <w:lang w:val="en-US"/>
          <w:rPrChange w:id="8" w:author="Fabio Carmona" w:date="2025-01-20T14:32:00Z" w16du:dateUtc="2025-01-20T17:32:00Z">
            <w:rPr/>
          </w:rPrChange>
        </w:rPr>
      </w:pPr>
      <w:r w:rsidRPr="00D92618">
        <w:rPr>
          <w:lang w:val="en-US"/>
          <w:rPrChange w:id="9" w:author="Fabio Carmona" w:date="2025-01-20T14:32:00Z" w16du:dateUtc="2025-01-20T17:32:00Z">
            <w:rPr/>
          </w:rPrChange>
        </w:rPr>
        <w:t>Obesity, a condition of high prevalence</w:t>
      </w:r>
      <w:r w:rsidR="00B04029" w:rsidRPr="00D92618">
        <w:rPr>
          <w:lang w:val="en-US"/>
          <w:rPrChange w:id="10" w:author="Fabio Carmona" w:date="2025-01-20T14:32:00Z" w16du:dateUtc="2025-01-20T17:32:00Z">
            <w:rPr/>
          </w:rPrChange>
        </w:rPr>
        <w:t xml:space="preserve"> and </w:t>
      </w:r>
      <w:r w:rsidRPr="00D92618">
        <w:rPr>
          <w:lang w:val="en-US"/>
          <w:rPrChange w:id="11" w:author="Fabio Carmona" w:date="2025-01-20T14:32:00Z" w16du:dateUtc="2025-01-20T17:32:00Z">
            <w:rPr/>
          </w:rPrChange>
        </w:rPr>
        <w:t xml:space="preserve">morbidity, is associated with chronic low-grade inflammation. It has been suggested that the chronic inflammatory response is the central mechanism linking obesity to its metabolic complications. In this context, the phase angle derived from </w:t>
      </w:r>
      <w:r w:rsidR="00FE3385" w:rsidRPr="00D92618">
        <w:rPr>
          <w:lang w:val="en-US"/>
          <w:rPrChange w:id="12" w:author="Fabio Carmona" w:date="2025-01-20T14:32:00Z" w16du:dateUtc="2025-01-20T17:32:00Z">
            <w:rPr/>
          </w:rPrChange>
        </w:rPr>
        <w:t>bioelectrical impedance analysis</w:t>
      </w:r>
      <w:r w:rsidRPr="00D92618">
        <w:rPr>
          <w:lang w:val="en-US"/>
          <w:rPrChange w:id="13" w:author="Fabio Carmona" w:date="2025-01-20T14:32:00Z" w16du:dateUtc="2025-01-20T17:32:00Z">
            <w:rPr/>
          </w:rPrChange>
        </w:rPr>
        <w:t xml:space="preserve"> has stood out as a low-cost tool for the evaluation of chronic inflammation, correlating inversely with serum levels of C-reactive protein. Clinical and preclinical studies have shown that </w:t>
      </w:r>
      <w:proofErr w:type="spellStart"/>
      <w:r w:rsidR="00535D0B" w:rsidRPr="00D92618">
        <w:rPr>
          <w:i/>
          <w:iCs/>
          <w:lang w:val="en-US"/>
          <w:rPrChange w:id="14" w:author="Fabio Carmona" w:date="2025-01-20T14:32:00Z" w16du:dateUtc="2025-01-20T17:32:00Z">
            <w:rPr>
              <w:i/>
              <w:iCs/>
            </w:rPr>
          </w:rPrChange>
        </w:rPr>
        <w:t>Eclipta</w:t>
      </w:r>
      <w:proofErr w:type="spellEnd"/>
      <w:r w:rsidR="00535D0B" w:rsidRPr="00D92618">
        <w:rPr>
          <w:i/>
          <w:iCs/>
          <w:lang w:val="en-US"/>
          <w:rPrChange w:id="15" w:author="Fabio Carmona" w:date="2025-01-20T14:32:00Z" w16du:dateUtc="2025-01-20T17:32:00Z">
            <w:rPr>
              <w:i/>
              <w:iCs/>
            </w:rPr>
          </w:rPrChange>
        </w:rPr>
        <w:t xml:space="preserve"> </w:t>
      </w:r>
      <w:proofErr w:type="spellStart"/>
      <w:r w:rsidR="00535D0B" w:rsidRPr="00D92618">
        <w:rPr>
          <w:i/>
          <w:iCs/>
          <w:lang w:val="en-US"/>
          <w:rPrChange w:id="16" w:author="Fabio Carmona" w:date="2025-01-20T14:32:00Z" w16du:dateUtc="2025-01-20T17:32:00Z">
            <w:rPr>
              <w:i/>
              <w:iCs/>
            </w:rPr>
          </w:rPrChange>
        </w:rPr>
        <w:t>prostrata</w:t>
      </w:r>
      <w:proofErr w:type="spellEnd"/>
      <w:r w:rsidR="004B4DC5" w:rsidRPr="00D92618">
        <w:rPr>
          <w:i/>
          <w:iCs/>
          <w:lang w:val="en-US"/>
          <w:rPrChange w:id="17" w:author="Fabio Carmona" w:date="2025-01-20T14:32:00Z" w16du:dateUtc="2025-01-20T17:32:00Z">
            <w:rPr>
              <w:i/>
              <w:iCs/>
            </w:rPr>
          </w:rPrChange>
        </w:rPr>
        <w:t xml:space="preserve"> </w:t>
      </w:r>
      <w:r w:rsidR="004B4DC5" w:rsidRPr="00D92618">
        <w:rPr>
          <w:lang w:val="en-US"/>
          <w:rPrChange w:id="18" w:author="Fabio Carmona" w:date="2025-01-20T14:32:00Z" w16du:dateUtc="2025-01-20T17:32:00Z">
            <w:rPr/>
          </w:rPrChange>
        </w:rPr>
        <w:t>(L.) L. (Asteracea</w:t>
      </w:r>
      <w:r w:rsidR="00AD33BF" w:rsidRPr="00D92618">
        <w:rPr>
          <w:lang w:val="en-US"/>
          <w:rPrChange w:id="19" w:author="Fabio Carmona" w:date="2025-01-20T14:32:00Z" w16du:dateUtc="2025-01-20T17:32:00Z">
            <w:rPr/>
          </w:rPrChange>
        </w:rPr>
        <w:t>e</w:t>
      </w:r>
      <w:r w:rsidR="004B4DC5" w:rsidRPr="00D92618">
        <w:rPr>
          <w:lang w:val="en-US"/>
          <w:rPrChange w:id="20" w:author="Fabio Carmona" w:date="2025-01-20T14:32:00Z" w16du:dateUtc="2025-01-20T17:32:00Z">
            <w:rPr/>
          </w:rPrChange>
        </w:rPr>
        <w:t>)</w:t>
      </w:r>
      <w:r w:rsidR="009242BF" w:rsidRPr="00D92618">
        <w:rPr>
          <w:lang w:val="en-US"/>
          <w:rPrChange w:id="21" w:author="Fabio Carmona" w:date="2025-01-20T14:32:00Z" w16du:dateUtc="2025-01-20T17:32:00Z">
            <w:rPr/>
          </w:rPrChange>
        </w:rPr>
        <w:t xml:space="preserve"> - </w:t>
      </w:r>
      <w:r w:rsidR="00762556" w:rsidRPr="00D92618">
        <w:rPr>
          <w:lang w:val="en-US"/>
          <w:rPrChange w:id="22" w:author="Fabio Carmona" w:date="2025-01-20T14:32:00Z" w16du:dateUtc="2025-01-20T17:32:00Z">
            <w:rPr/>
          </w:rPrChange>
        </w:rPr>
        <w:t xml:space="preserve">a botanical synonym for </w:t>
      </w:r>
      <w:proofErr w:type="spellStart"/>
      <w:r w:rsidR="00762556" w:rsidRPr="00D92618">
        <w:rPr>
          <w:i/>
          <w:iCs/>
          <w:lang w:val="en-US"/>
          <w:rPrChange w:id="23" w:author="Fabio Carmona" w:date="2025-01-20T14:32:00Z" w16du:dateUtc="2025-01-20T17:32:00Z">
            <w:rPr>
              <w:i/>
              <w:iCs/>
            </w:rPr>
          </w:rPrChange>
        </w:rPr>
        <w:t>Eclipta</w:t>
      </w:r>
      <w:proofErr w:type="spellEnd"/>
      <w:r w:rsidR="00762556" w:rsidRPr="00D92618">
        <w:rPr>
          <w:i/>
          <w:iCs/>
          <w:lang w:val="en-US"/>
          <w:rPrChange w:id="24" w:author="Fabio Carmona" w:date="2025-01-20T14:32:00Z" w16du:dateUtc="2025-01-20T17:32:00Z">
            <w:rPr>
              <w:i/>
              <w:iCs/>
            </w:rPr>
          </w:rPrChange>
        </w:rPr>
        <w:t xml:space="preserve"> alba</w:t>
      </w:r>
      <w:r w:rsidRPr="00D92618">
        <w:rPr>
          <w:lang w:val="en-US"/>
          <w:rPrChange w:id="25" w:author="Fabio Carmona" w:date="2025-01-20T14:32:00Z" w16du:dateUtc="2025-01-20T17:32:00Z">
            <w:rPr/>
          </w:rPrChange>
        </w:rPr>
        <w:t xml:space="preserve">, a medicinal plant of traditional use, has metabolic activities with potential benefit in obesity, among them, its anti-inflammatory activity. However, there are still no studies evaluating the effect of this plant on individuals with obesity. Thus, the aim of this study is to evaluate the effect of </w:t>
      </w:r>
      <w:proofErr w:type="spellStart"/>
      <w:r w:rsidR="00535D0B" w:rsidRPr="00D92618">
        <w:rPr>
          <w:i/>
          <w:iCs/>
          <w:lang w:val="en-US"/>
          <w:rPrChange w:id="26" w:author="Fabio Carmona" w:date="2025-01-20T14:32:00Z" w16du:dateUtc="2025-01-20T17:32:00Z">
            <w:rPr>
              <w:i/>
              <w:iCs/>
            </w:rPr>
          </w:rPrChange>
        </w:rPr>
        <w:t>Eclipta</w:t>
      </w:r>
      <w:proofErr w:type="spellEnd"/>
      <w:r w:rsidR="00535D0B" w:rsidRPr="00D92618">
        <w:rPr>
          <w:i/>
          <w:iCs/>
          <w:lang w:val="en-US"/>
          <w:rPrChange w:id="27" w:author="Fabio Carmona" w:date="2025-01-20T14:32:00Z" w16du:dateUtc="2025-01-20T17:32:00Z">
            <w:rPr>
              <w:i/>
              <w:iCs/>
            </w:rPr>
          </w:rPrChange>
        </w:rPr>
        <w:t xml:space="preserve"> </w:t>
      </w:r>
      <w:proofErr w:type="spellStart"/>
      <w:r w:rsidR="00535D0B" w:rsidRPr="00D92618">
        <w:rPr>
          <w:i/>
          <w:iCs/>
          <w:lang w:val="en-US"/>
          <w:rPrChange w:id="28" w:author="Fabio Carmona" w:date="2025-01-20T14:32:00Z" w16du:dateUtc="2025-01-20T17:32:00Z">
            <w:rPr>
              <w:i/>
              <w:iCs/>
            </w:rPr>
          </w:rPrChange>
        </w:rPr>
        <w:t>prostrata</w:t>
      </w:r>
      <w:proofErr w:type="spellEnd"/>
      <w:r w:rsidRPr="00D92618">
        <w:rPr>
          <w:lang w:val="en-US"/>
          <w:rPrChange w:id="29" w:author="Fabio Carmona" w:date="2025-01-20T14:32:00Z" w16du:dateUtc="2025-01-20T17:32:00Z">
            <w:rPr/>
          </w:rPrChange>
        </w:rPr>
        <w:t xml:space="preserve"> on the phase angle in individuals with grade I obesity</w:t>
      </w:r>
      <w:r w:rsidR="00C2185B" w:rsidRPr="00D92618">
        <w:rPr>
          <w:lang w:val="en-US"/>
          <w:rPrChange w:id="30" w:author="Fabio Carmona" w:date="2025-01-20T14:32:00Z" w16du:dateUtc="2025-01-20T17:32:00Z">
            <w:rPr/>
          </w:rPrChange>
        </w:rPr>
        <w:t>. This is a randomized, phase II, triple-blind</w:t>
      </w:r>
      <w:r w:rsidR="00316F66" w:rsidRPr="00D92618">
        <w:rPr>
          <w:lang w:val="en-US"/>
          <w:rPrChange w:id="31" w:author="Fabio Carmona" w:date="2025-01-20T14:32:00Z" w16du:dateUtc="2025-01-20T17:32:00Z">
            <w:rPr/>
          </w:rPrChange>
        </w:rPr>
        <w:t>ed</w:t>
      </w:r>
      <w:r w:rsidR="00C2185B" w:rsidRPr="00D92618">
        <w:rPr>
          <w:lang w:val="en-US"/>
          <w:rPrChange w:id="32" w:author="Fabio Carmona" w:date="2025-01-20T14:32:00Z" w16du:dateUtc="2025-01-20T17:32:00Z">
            <w:rPr/>
          </w:rPrChange>
        </w:rPr>
        <w:t xml:space="preserve"> clinical trial in which participants with grade I obesity will be randomized to receive</w:t>
      </w:r>
      <w:r w:rsidR="00CF6127" w:rsidRPr="00D92618">
        <w:rPr>
          <w:lang w:val="en-US"/>
          <w:rPrChange w:id="33" w:author="Fabio Carmona" w:date="2025-01-20T14:32:00Z" w16du:dateUtc="2025-01-20T17:32:00Z">
            <w:rPr/>
          </w:rPrChange>
        </w:rPr>
        <w:t xml:space="preserve"> nutritional intervention </w:t>
      </w:r>
      <w:r w:rsidR="00690707" w:rsidRPr="00D92618">
        <w:rPr>
          <w:lang w:val="en-US"/>
          <w:rPrChange w:id="34" w:author="Fabio Carmona" w:date="2025-01-20T14:32:00Z" w16du:dateUtc="2025-01-20T17:32:00Z">
            <w:rPr/>
          </w:rPrChange>
        </w:rPr>
        <w:t>combined with</w:t>
      </w:r>
      <w:r w:rsidR="00CF6127" w:rsidRPr="00D92618">
        <w:rPr>
          <w:lang w:val="en-US"/>
          <w:rPrChange w:id="35" w:author="Fabio Carmona" w:date="2025-01-20T14:32:00Z" w16du:dateUtc="2025-01-20T17:32:00Z">
            <w:rPr/>
          </w:rPrChange>
        </w:rPr>
        <w:t xml:space="preserve"> </w:t>
      </w:r>
      <w:r w:rsidR="00C2185B" w:rsidRPr="00D92618">
        <w:rPr>
          <w:lang w:val="en-US"/>
          <w:rPrChange w:id="36" w:author="Fabio Carmona" w:date="2025-01-20T14:32:00Z" w16du:dateUtc="2025-01-20T17:32:00Z">
            <w:rPr/>
          </w:rPrChange>
        </w:rPr>
        <w:t>capsules containing</w:t>
      </w:r>
      <w:r w:rsidR="00E6753B" w:rsidRPr="00D92618">
        <w:rPr>
          <w:lang w:val="en-US"/>
          <w:rPrChange w:id="37" w:author="Fabio Carmona" w:date="2025-01-20T14:32:00Z" w16du:dateUtc="2025-01-20T17:32:00Z">
            <w:rPr/>
          </w:rPrChange>
        </w:rPr>
        <w:t xml:space="preserve"> </w:t>
      </w:r>
      <w:r w:rsidR="00D16F32" w:rsidRPr="00D92618">
        <w:rPr>
          <w:lang w:val="en-US"/>
          <w:rPrChange w:id="38" w:author="Fabio Carmona" w:date="2025-01-20T14:32:00Z" w16du:dateUtc="2025-01-20T17:32:00Z">
            <w:rPr/>
          </w:rPrChange>
        </w:rPr>
        <w:t xml:space="preserve">the </w:t>
      </w:r>
      <w:r w:rsidR="00E6753B" w:rsidRPr="00D92618">
        <w:rPr>
          <w:lang w:val="en-US"/>
          <w:rPrChange w:id="39" w:author="Fabio Carmona" w:date="2025-01-20T14:32:00Z" w16du:dateUtc="2025-01-20T17:32:00Z">
            <w:rPr/>
          </w:rPrChange>
        </w:rPr>
        <w:t>powdered</w:t>
      </w:r>
      <w:r w:rsidR="00D16F32" w:rsidRPr="00D92618">
        <w:rPr>
          <w:lang w:val="en-US"/>
          <w:rPrChange w:id="40" w:author="Fabio Carmona" w:date="2025-01-20T14:32:00Z" w16du:dateUtc="2025-01-20T17:32:00Z">
            <w:rPr/>
          </w:rPrChange>
        </w:rPr>
        <w:t xml:space="preserve"> plant material of</w:t>
      </w:r>
      <w:r w:rsidR="00C2185B" w:rsidRPr="00D92618">
        <w:rPr>
          <w:lang w:val="en-US"/>
          <w:rPrChange w:id="41" w:author="Fabio Carmona" w:date="2025-01-20T14:32:00Z" w16du:dateUtc="2025-01-20T17:32:00Z">
            <w:rPr/>
          </w:rPrChange>
        </w:rPr>
        <w:t xml:space="preserve"> </w:t>
      </w:r>
      <w:proofErr w:type="spellStart"/>
      <w:r w:rsidR="00535D0B" w:rsidRPr="00D92618">
        <w:rPr>
          <w:i/>
          <w:iCs/>
          <w:lang w:val="en-US"/>
          <w:rPrChange w:id="42" w:author="Fabio Carmona" w:date="2025-01-20T14:32:00Z" w16du:dateUtc="2025-01-20T17:32:00Z">
            <w:rPr>
              <w:i/>
              <w:iCs/>
            </w:rPr>
          </w:rPrChange>
        </w:rPr>
        <w:t>Eclipta</w:t>
      </w:r>
      <w:proofErr w:type="spellEnd"/>
      <w:r w:rsidR="00535D0B" w:rsidRPr="00D92618">
        <w:rPr>
          <w:i/>
          <w:iCs/>
          <w:lang w:val="en-US"/>
          <w:rPrChange w:id="43" w:author="Fabio Carmona" w:date="2025-01-20T14:32:00Z" w16du:dateUtc="2025-01-20T17:32:00Z">
            <w:rPr>
              <w:i/>
              <w:iCs/>
            </w:rPr>
          </w:rPrChange>
        </w:rPr>
        <w:t xml:space="preserve"> </w:t>
      </w:r>
      <w:proofErr w:type="spellStart"/>
      <w:r w:rsidR="00535D0B" w:rsidRPr="00D92618">
        <w:rPr>
          <w:i/>
          <w:iCs/>
          <w:lang w:val="en-US"/>
          <w:rPrChange w:id="44" w:author="Fabio Carmona" w:date="2025-01-20T14:32:00Z" w16du:dateUtc="2025-01-20T17:32:00Z">
            <w:rPr>
              <w:i/>
              <w:iCs/>
            </w:rPr>
          </w:rPrChange>
        </w:rPr>
        <w:t>prostrata</w:t>
      </w:r>
      <w:proofErr w:type="spellEnd"/>
      <w:r w:rsidR="00C2185B" w:rsidRPr="00D92618">
        <w:rPr>
          <w:lang w:val="en-US"/>
          <w:rPrChange w:id="45" w:author="Fabio Carmona" w:date="2025-01-20T14:32:00Z" w16du:dateUtc="2025-01-20T17:32:00Z">
            <w:rPr/>
          </w:rPrChange>
        </w:rPr>
        <w:t xml:space="preserve"> at a dose of </w:t>
      </w:r>
      <w:r w:rsidR="008D5BDA" w:rsidRPr="00D92618">
        <w:rPr>
          <w:lang w:val="en-US"/>
          <w:rPrChange w:id="46" w:author="Fabio Carmona" w:date="2025-01-20T14:32:00Z" w16du:dateUtc="2025-01-20T17:32:00Z">
            <w:rPr/>
          </w:rPrChange>
        </w:rPr>
        <w:t>22</w:t>
      </w:r>
      <w:r w:rsidR="00C2185B" w:rsidRPr="00D92618">
        <w:rPr>
          <w:lang w:val="en-US"/>
          <w:rPrChange w:id="47" w:author="Fabio Carmona" w:date="2025-01-20T14:32:00Z" w16du:dateUtc="2025-01-20T17:32:00Z">
            <w:rPr/>
          </w:rPrChange>
        </w:rPr>
        <w:t>50 mg daily for 3 months</w:t>
      </w:r>
      <w:r w:rsidR="00EB5147" w:rsidRPr="00D92618">
        <w:rPr>
          <w:lang w:val="en-US"/>
          <w:rPrChange w:id="48" w:author="Fabio Carmona" w:date="2025-01-20T14:32:00Z" w16du:dateUtc="2025-01-20T17:32:00Z">
            <w:rPr/>
          </w:rPrChange>
        </w:rPr>
        <w:t xml:space="preserve"> or nutritional intervention </w:t>
      </w:r>
      <w:r w:rsidR="00690707" w:rsidRPr="00D92618">
        <w:rPr>
          <w:lang w:val="en-US"/>
          <w:rPrChange w:id="49" w:author="Fabio Carmona" w:date="2025-01-20T14:32:00Z" w16du:dateUtc="2025-01-20T17:32:00Z">
            <w:rPr/>
          </w:rPrChange>
        </w:rPr>
        <w:t>combined with</w:t>
      </w:r>
      <w:r w:rsidR="00EB5147" w:rsidRPr="00D92618">
        <w:rPr>
          <w:lang w:val="en-US"/>
          <w:rPrChange w:id="50" w:author="Fabio Carmona" w:date="2025-01-20T14:32:00Z" w16du:dateUtc="2025-01-20T17:32:00Z">
            <w:rPr/>
          </w:rPrChange>
        </w:rPr>
        <w:t xml:space="preserve"> placebo</w:t>
      </w:r>
      <w:r w:rsidR="00C2185B" w:rsidRPr="00D92618">
        <w:rPr>
          <w:lang w:val="en-US"/>
          <w:rPrChange w:id="51" w:author="Fabio Carmona" w:date="2025-01-20T14:32:00Z" w16du:dateUtc="2025-01-20T17:32:00Z">
            <w:rPr/>
          </w:rPrChange>
        </w:rPr>
        <w:t>. At the end of the treatment, it is expected to observe an increase in the phase angle in the treated group, indicating the need to further investigate its potential in modifying the natural history of obesity.</w:t>
      </w:r>
    </w:p>
    <w:p w14:paraId="4F39EF4B" w14:textId="72D769EB" w:rsidR="00BE5A9F" w:rsidRPr="00552373" w:rsidRDefault="00BE5A9F" w:rsidP="00F65E4D">
      <w:pPr>
        <w:pStyle w:val="Normalsemrecuo"/>
      </w:pPr>
      <w:r w:rsidRPr="00D92618">
        <w:rPr>
          <w:lang w:val="en-US"/>
          <w:rPrChange w:id="52" w:author="Fabio Carmona" w:date="2025-01-20T14:32:00Z" w16du:dateUtc="2025-01-20T17:32:00Z">
            <w:rPr/>
          </w:rPrChange>
        </w:rPr>
        <w:t xml:space="preserve">Keywords: </w:t>
      </w:r>
      <w:r w:rsidR="00E95246" w:rsidRPr="00D92618">
        <w:rPr>
          <w:lang w:val="en-US"/>
          <w:rPrChange w:id="53" w:author="Fabio Carmona" w:date="2025-01-20T14:32:00Z" w16du:dateUtc="2025-01-20T17:32:00Z">
            <w:rPr/>
          </w:rPrChange>
        </w:rPr>
        <w:t>O</w:t>
      </w:r>
      <w:r w:rsidR="00A13D70" w:rsidRPr="00D92618">
        <w:rPr>
          <w:lang w:val="en-US"/>
          <w:rPrChange w:id="54" w:author="Fabio Carmona" w:date="2025-01-20T14:32:00Z" w16du:dateUtc="2025-01-20T17:32:00Z">
            <w:rPr/>
          </w:rPrChange>
        </w:rPr>
        <w:t>besity</w:t>
      </w:r>
      <w:r w:rsidR="00301402" w:rsidRPr="00D92618">
        <w:rPr>
          <w:lang w:val="en-US"/>
          <w:rPrChange w:id="55" w:author="Fabio Carmona" w:date="2025-01-20T14:32:00Z" w16du:dateUtc="2025-01-20T17:32:00Z">
            <w:rPr/>
          </w:rPrChange>
        </w:rPr>
        <w:t>.</w:t>
      </w:r>
      <w:r w:rsidR="00A13D70" w:rsidRPr="00D92618">
        <w:rPr>
          <w:lang w:val="en-US"/>
          <w:rPrChange w:id="56" w:author="Fabio Carmona" w:date="2025-01-20T14:32:00Z" w16du:dateUtc="2025-01-20T17:32:00Z">
            <w:rPr/>
          </w:rPrChange>
        </w:rPr>
        <w:t xml:space="preserve"> </w:t>
      </w:r>
      <w:r w:rsidR="00E95246" w:rsidRPr="00D92618">
        <w:rPr>
          <w:lang w:val="en-US"/>
          <w:rPrChange w:id="57" w:author="Fabio Carmona" w:date="2025-01-20T14:32:00Z" w16du:dateUtc="2025-01-20T17:32:00Z">
            <w:rPr/>
          </w:rPrChange>
        </w:rPr>
        <w:t>Inflammation</w:t>
      </w:r>
      <w:r w:rsidR="00301402" w:rsidRPr="00D92618">
        <w:rPr>
          <w:lang w:val="en-US"/>
          <w:rPrChange w:id="58" w:author="Fabio Carmona" w:date="2025-01-20T14:32:00Z" w16du:dateUtc="2025-01-20T17:32:00Z">
            <w:rPr/>
          </w:rPrChange>
        </w:rPr>
        <w:t>.</w:t>
      </w:r>
      <w:r w:rsidR="00A13D70" w:rsidRPr="00D92618">
        <w:rPr>
          <w:lang w:val="en-US"/>
          <w:rPrChange w:id="59" w:author="Fabio Carmona" w:date="2025-01-20T14:32:00Z" w16du:dateUtc="2025-01-20T17:32:00Z">
            <w:rPr/>
          </w:rPrChange>
        </w:rPr>
        <w:t xml:space="preserve"> </w:t>
      </w:r>
      <w:r w:rsidR="00E95246" w:rsidRPr="00D92618">
        <w:rPr>
          <w:lang w:val="en-US"/>
          <w:rPrChange w:id="60" w:author="Fabio Carmona" w:date="2025-01-20T14:32:00Z" w16du:dateUtc="2025-01-20T17:32:00Z">
            <w:rPr/>
          </w:rPrChange>
        </w:rPr>
        <w:t xml:space="preserve">Phase </w:t>
      </w:r>
      <w:r w:rsidR="00A13D70" w:rsidRPr="00D92618">
        <w:rPr>
          <w:lang w:val="en-US"/>
          <w:rPrChange w:id="61" w:author="Fabio Carmona" w:date="2025-01-20T14:32:00Z" w16du:dateUtc="2025-01-20T17:32:00Z">
            <w:rPr/>
          </w:rPrChange>
        </w:rPr>
        <w:t>angle</w:t>
      </w:r>
      <w:r w:rsidR="00301402" w:rsidRPr="00D92618">
        <w:rPr>
          <w:lang w:val="en-US"/>
          <w:rPrChange w:id="62" w:author="Fabio Carmona" w:date="2025-01-20T14:32:00Z" w16du:dateUtc="2025-01-20T17:32:00Z">
            <w:rPr/>
          </w:rPrChange>
        </w:rPr>
        <w:t>.</w:t>
      </w:r>
      <w:r w:rsidR="00A13D70" w:rsidRPr="00D92618">
        <w:rPr>
          <w:lang w:val="en-US"/>
          <w:rPrChange w:id="63" w:author="Fabio Carmona" w:date="2025-01-20T14:32:00Z" w16du:dateUtc="2025-01-20T17:32:00Z">
            <w:rPr/>
          </w:rPrChange>
        </w:rPr>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t>alba</w:t>
      </w:r>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AMPK - Proteína quinase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proofErr w:type="spellStart"/>
            <w:r w:rsidRPr="00552373">
              <w:t>aSMM</w:t>
            </w:r>
            <w:proofErr w:type="spellEnd"/>
            <w:r w:rsidRPr="00552373">
              <w:t xml:space="preserve">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proofErr w:type="spellStart"/>
            <w:r w:rsidRPr="00552373">
              <w:t>aSMMI</w:t>
            </w:r>
            <w:proofErr w:type="spellEnd"/>
            <w:r w:rsidRPr="00552373">
              <w:t xml:space="preserve">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w:t>
            </w:r>
            <w:proofErr w:type="spellEnd"/>
            <w:r w:rsidRPr="00552373">
              <w:t>-Manufacturing-</w:t>
            </w:r>
            <w:proofErr w:type="spellStart"/>
            <w:r w:rsidRPr="00552373">
              <w:t>Control</w:t>
            </w:r>
            <w:proofErr w:type="spellEnd"/>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 xml:space="preserve">CNS - </w:t>
            </w:r>
            <w:proofErr w:type="spellStart"/>
            <w:r w:rsidRPr="00552373">
              <w:t>Conferências</w:t>
            </w:r>
            <w:proofErr w:type="spellEnd"/>
            <w:r w:rsidRPr="00552373">
              <w:t xml:space="preserve"> Nacionais de </w:t>
            </w:r>
            <w:proofErr w:type="spellStart"/>
            <w:r w:rsidRPr="00552373">
              <w:t>Saúde</w:t>
            </w:r>
            <w:proofErr w:type="spellEnd"/>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COX-2 - Ciclo-</w:t>
            </w:r>
            <w:proofErr w:type="spellStart"/>
            <w:r w:rsidRPr="00552373">
              <w:t>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CPK - Creatinofosfoquinase</w:t>
            </w:r>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D92618"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D92618" w:rsidRDefault="00A643EE" w:rsidP="00F65E4D">
            <w:pPr>
              <w:rPr>
                <w:lang w:val="en-US"/>
                <w:rPrChange w:id="64" w:author="Fabio Carmona" w:date="2025-01-20T14:32:00Z" w16du:dateUtc="2025-01-20T17:32:00Z">
                  <w:rPr/>
                </w:rPrChange>
              </w:rPr>
            </w:pPr>
            <w:r w:rsidRPr="00D92618">
              <w:rPr>
                <w:lang w:val="en-US"/>
                <w:rPrChange w:id="65" w:author="Fabio Carmona" w:date="2025-01-20T14:32:00Z" w16du:dateUtc="2025-01-20T17:32:00Z">
                  <w:rPr/>
                </w:rPrChange>
              </w:rPr>
              <w:t>DASS-21 - Depression Anxiety Stress Scales - 21 item version</w:t>
            </w:r>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DEXA - Dual-</w:t>
            </w:r>
            <w:proofErr w:type="spellStart"/>
            <w:r w:rsidRPr="00552373">
              <w:t>energy</w:t>
            </w:r>
            <w:proofErr w:type="spellEnd"/>
            <w:r w:rsidRPr="00552373">
              <w:t xml:space="preserve"> X-</w:t>
            </w:r>
            <w:proofErr w:type="spellStart"/>
            <w:r w:rsidRPr="00552373">
              <w:t>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proofErr w:type="spellStart"/>
            <w:r w:rsidRPr="00552373">
              <w:lastRenderedPageBreak/>
              <w:t>eNOS</w:t>
            </w:r>
            <w:proofErr w:type="spellEnd"/>
            <w:r w:rsidRPr="00552373">
              <w:t xml:space="preserve"> - Sintase endotelial</w:t>
            </w:r>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D92618"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D92618" w:rsidRDefault="00A643EE" w:rsidP="00F65E4D">
            <w:pPr>
              <w:rPr>
                <w:lang w:val="en-US"/>
                <w:rPrChange w:id="66" w:author="Fabio Carmona" w:date="2025-01-20T14:32:00Z" w16du:dateUtc="2025-01-20T17:32:00Z">
                  <w:rPr/>
                </w:rPrChange>
              </w:rPr>
            </w:pPr>
            <w:r w:rsidRPr="00D92618">
              <w:rPr>
                <w:lang w:val="en-US"/>
                <w:rPrChange w:id="67" w:author="Fabio Carmona" w:date="2025-01-20T14:32:00Z" w16du:dateUtc="2025-01-20T17:32:00Z">
                  <w:rPr/>
                </w:rPrChange>
              </w:rPr>
              <w:t>ESPEN - European Society for Clinical Nutrition and Metabolism</w:t>
            </w:r>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GGT - Gama-</w:t>
            </w:r>
            <w:proofErr w:type="spellStart"/>
            <w:r w:rsidRPr="00552373">
              <w:t>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D92618"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D92618" w:rsidRDefault="00A643EE" w:rsidP="00F65E4D">
            <w:pPr>
              <w:rPr>
                <w:lang w:val="en-US"/>
                <w:rPrChange w:id="68" w:author="Fabio Carmona" w:date="2025-01-20T14:32:00Z" w16du:dateUtc="2025-01-20T17:32:00Z">
                  <w:rPr/>
                </w:rPrChange>
              </w:rPr>
            </w:pPr>
            <w:r w:rsidRPr="00D92618">
              <w:rPr>
                <w:lang w:val="en-US"/>
                <w:rPrChange w:id="69" w:author="Fabio Carmona" w:date="2025-01-20T14:32:00Z" w16du:dateUtc="2025-01-20T17:32:00Z">
                  <w:rPr/>
                </w:rPrChange>
              </w:rPr>
              <w:t>IARC - International Agency for Research on Cancer</w:t>
            </w:r>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proofErr w:type="spellStart"/>
            <w:r w:rsidRPr="00552373">
              <w:t>iNOS</w:t>
            </w:r>
            <w:proofErr w:type="spellEnd"/>
            <w:r w:rsidRPr="00552373">
              <w:t xml:space="preserve"> - Óxido nítrico </w:t>
            </w:r>
            <w:proofErr w:type="spellStart"/>
            <w:r w:rsidRPr="00552373">
              <w:t>sintetase</w:t>
            </w:r>
            <w:proofErr w:type="spellEnd"/>
            <w:r w:rsidRPr="00552373">
              <w:t xml:space="preserve"> induzível</w:t>
            </w:r>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protein-1</w:t>
            </w:r>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w:t>
            </w:r>
            <w:proofErr w:type="spellStart"/>
            <w:r w:rsidRPr="00552373">
              <w:t>National</w:t>
            </w:r>
            <w:proofErr w:type="spellEnd"/>
            <w:r w:rsidRPr="00552373">
              <w:t xml:space="preserve"> </w:t>
            </w:r>
            <w:proofErr w:type="spellStart"/>
            <w:r w:rsidRPr="00552373">
              <w:t>Cancer</w:t>
            </w:r>
            <w:proofErr w:type="spellEnd"/>
            <w:r w:rsidRPr="00552373">
              <w:t xml:space="preserve"> </w:t>
            </w:r>
            <w:proofErr w:type="spellStart"/>
            <w:r w:rsidRPr="00552373">
              <w:t>Institute</w:t>
            </w:r>
            <w:proofErr w:type="spellEnd"/>
          </w:p>
        </w:tc>
      </w:tr>
      <w:tr w:rsidR="00A643EE" w:rsidRPr="00D92618"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D92618" w:rsidRDefault="00A643EE" w:rsidP="00F65E4D">
            <w:pPr>
              <w:rPr>
                <w:lang w:val="en-US"/>
                <w:rPrChange w:id="70" w:author="Fabio Carmona" w:date="2025-01-20T14:32:00Z" w16du:dateUtc="2025-01-20T17:32:00Z">
                  <w:rPr/>
                </w:rPrChange>
              </w:rPr>
            </w:pPr>
            <w:r w:rsidRPr="00D92618">
              <w:rPr>
                <w:lang w:val="en-US"/>
                <w:rPrChange w:id="71" w:author="Fabio Carmona" w:date="2025-01-20T14:32:00Z" w16du:dateUtc="2025-01-20T17:32:00Z">
                  <w:rPr/>
                </w:rPrChange>
              </w:rPr>
              <w:t>NF-k</w:t>
            </w:r>
            <w:r w:rsidRPr="00552373">
              <w:t>β</w:t>
            </w:r>
            <w:r w:rsidRPr="00D92618">
              <w:rPr>
                <w:lang w:val="en-US"/>
                <w:rPrChange w:id="72" w:author="Fabio Carmona" w:date="2025-01-20T14:32:00Z" w16du:dateUtc="2025-01-20T17:32:00Z">
                  <w:rPr/>
                </w:rPrChange>
              </w:rPr>
              <w:t xml:space="preserve"> - </w:t>
            </w:r>
            <w:proofErr w:type="spellStart"/>
            <w:r w:rsidRPr="00D92618">
              <w:rPr>
                <w:lang w:val="en-US"/>
                <w:rPrChange w:id="73" w:author="Fabio Carmona" w:date="2025-01-20T14:32:00Z" w16du:dateUtc="2025-01-20T17:32:00Z">
                  <w:rPr/>
                </w:rPrChange>
              </w:rPr>
              <w:t>Fator</w:t>
            </w:r>
            <w:proofErr w:type="spellEnd"/>
            <w:r w:rsidRPr="00D92618">
              <w:rPr>
                <w:lang w:val="en-US"/>
                <w:rPrChange w:id="74" w:author="Fabio Carmona" w:date="2025-01-20T14:32:00Z" w16du:dateUtc="2025-01-20T17:32:00Z">
                  <w:rPr/>
                </w:rPrChange>
              </w:rPr>
              <w:t xml:space="preserve"> nuclear k</w:t>
            </w:r>
            <w:r w:rsidRPr="00552373">
              <w:t>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 xml:space="preserve">PCR - Proteína </w:t>
            </w:r>
            <w:proofErr w:type="spellStart"/>
            <w:r w:rsidRPr="00552373">
              <w:t>C-reativa</w:t>
            </w:r>
            <w:proofErr w:type="spellEnd"/>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PDPIS - Política Distrital de Práticas Integrativas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PICS - Práticas Integrativas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D92618"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D92618" w:rsidRDefault="00A643EE" w:rsidP="00F65E4D">
            <w:pPr>
              <w:rPr>
                <w:lang w:val="en-US"/>
                <w:rPrChange w:id="75" w:author="Fabio Carmona" w:date="2025-01-20T14:32:00Z" w16du:dateUtc="2025-01-20T17:32:00Z">
                  <w:rPr/>
                </w:rPrChange>
              </w:rPr>
            </w:pPr>
            <w:proofErr w:type="spellStart"/>
            <w:r w:rsidRPr="00D92618">
              <w:rPr>
                <w:lang w:val="en-US"/>
                <w:rPrChange w:id="76" w:author="Fabio Carmona" w:date="2025-01-20T14:32:00Z" w16du:dateUtc="2025-01-20T17:32:00Z">
                  <w:rPr/>
                </w:rPrChange>
              </w:rPr>
              <w:t>REDCap</w:t>
            </w:r>
            <w:proofErr w:type="spellEnd"/>
            <w:r w:rsidRPr="00D92618">
              <w:rPr>
                <w:lang w:val="en-US"/>
                <w:rPrChange w:id="77" w:author="Fabio Carmona" w:date="2025-01-20T14:32:00Z" w16du:dateUtc="2025-01-20T17:32:00Z">
                  <w:rPr/>
                </w:rPrChange>
              </w:rPr>
              <w:t xml:space="preserve"> - Research Electronic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proofErr w:type="spellStart"/>
            <w:r w:rsidRPr="00552373">
              <w:t>rtPCR</w:t>
            </w:r>
            <w:proofErr w:type="spellEnd"/>
            <w:r w:rsidRPr="00552373">
              <w:t xml:space="preserve"> - Reação quantitativa em cadeia da polimerase em tempo real</w:t>
            </w:r>
          </w:p>
        </w:tc>
      </w:tr>
      <w:tr w:rsidR="00A643EE" w:rsidRPr="00D92618"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D92618" w:rsidRDefault="00A643EE" w:rsidP="00F65E4D">
            <w:pPr>
              <w:rPr>
                <w:lang w:val="en-US"/>
                <w:rPrChange w:id="78" w:author="Fabio Carmona" w:date="2025-01-20T14:32:00Z" w16du:dateUtc="2025-01-20T17:32:00Z">
                  <w:rPr/>
                </w:rPrChange>
              </w:rPr>
            </w:pPr>
            <w:r w:rsidRPr="00D92618">
              <w:rPr>
                <w:lang w:val="en-US"/>
                <w:rPrChange w:id="79" w:author="Fabio Carmona" w:date="2025-01-20T14:32:00Z" w16du:dateUtc="2025-01-20T17:32:00Z">
                  <w:rPr/>
                </w:rPrChange>
              </w:rPr>
              <w:t>SGA - Subjective Global Assessment Scale</w:t>
            </w:r>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w:t>
            </w:r>
            <w:proofErr w:type="spellStart"/>
            <w:r w:rsidRPr="00552373">
              <w:t>factor</w:t>
            </w:r>
            <w:proofErr w:type="spellEnd"/>
            <w:r w:rsidRPr="00552373">
              <w:t>-</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D92618"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D92618" w:rsidRDefault="00A643EE" w:rsidP="00F65E4D">
            <w:pPr>
              <w:rPr>
                <w:lang w:val="en-US"/>
                <w:rPrChange w:id="80" w:author="Fabio Carmona" w:date="2025-01-20T14:32:00Z" w16du:dateUtc="2025-01-20T17:32:00Z">
                  <w:rPr/>
                </w:rPrChange>
              </w:rPr>
            </w:pPr>
            <w:r w:rsidRPr="00D92618">
              <w:rPr>
                <w:lang w:val="en-US"/>
                <w:rPrChange w:id="81" w:author="Fabio Carmona" w:date="2025-01-20T14:32:00Z" w16du:dateUtc="2025-01-20T17:32:00Z">
                  <w:rPr/>
                </w:rPrChange>
              </w:rPr>
              <w:t>USDA - United States Department of Agriculture</w:t>
            </w:r>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D92618"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D92618" w:rsidRDefault="00A643EE" w:rsidP="00F65E4D">
            <w:pPr>
              <w:rPr>
                <w:lang w:val="en-US"/>
                <w:rPrChange w:id="82" w:author="Fabio Carmona" w:date="2025-01-20T14:32:00Z" w16du:dateUtc="2025-01-20T17:32:00Z">
                  <w:rPr/>
                </w:rPrChange>
              </w:rPr>
            </w:pPr>
            <w:r w:rsidRPr="00D92618">
              <w:rPr>
                <w:lang w:val="en-US"/>
                <w:rPrChange w:id="83" w:author="Fabio Carmona" w:date="2025-01-20T14:32:00Z" w16du:dateUtc="2025-01-20T17:32:00Z">
                  <w:rPr/>
                </w:rPrChange>
              </w:rPr>
              <w:t>WHOQOL-BREF - World Health Organization Quality of Life - Brief Version</w:t>
            </w:r>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proofErr w:type="spellStart"/>
            <w:r w:rsidRPr="00552373">
              <w:t>Xc</w:t>
            </w:r>
            <w:proofErr w:type="spellEnd"/>
            <w:r w:rsidRPr="00552373">
              <w:t xml:space="preserve">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84" w:name="_Toc132992065" w:displacedByCustomXml="prev"/>
    <w:bookmarkStart w:id="85" w:name="_Toc118072921" w:displacedByCustomXml="prev"/>
    <w:bookmarkStart w:id="86" w:name="_Toc118415060" w:displacedByCustomXml="prev"/>
    <w:bookmarkStart w:id="87" w:name="_Toc128317820" w:displacedByCustomXml="prev"/>
    <w:p w14:paraId="48F57EA6" w14:textId="1F2B26A6" w:rsidR="007B17BA" w:rsidRPr="00552373" w:rsidRDefault="00501E76" w:rsidP="00F65E4D">
      <w:pPr>
        <w:rPr>
          <w:rFonts w:eastAsiaTheme="majorEastAsia"/>
        </w:rPr>
      </w:pPr>
      <w:r w:rsidRPr="00552373">
        <w:lastRenderedPageBreak/>
        <w:br w:type="page"/>
      </w:r>
    </w:p>
    <w:bookmarkEnd w:id="84"/>
    <w:p w14:paraId="57C35BC8" w14:textId="253B58A9" w:rsidR="007B17BA" w:rsidRPr="00552373" w:rsidRDefault="008209CC" w:rsidP="00F65E4D">
      <w:pPr>
        <w:pStyle w:val="Heading1"/>
        <w:rPr>
          <w:lang w:val="pt-BR"/>
        </w:rPr>
      </w:pPr>
      <w:r w:rsidRPr="00552373">
        <w:rPr>
          <w:lang w:val="pt-BR"/>
        </w:rPr>
        <w:lastRenderedPageBreak/>
        <w:t xml:space="preserve"> </w:t>
      </w:r>
      <w:bookmarkStart w:id="88" w:name="_Toc187787230"/>
      <w:r w:rsidR="00C114DC" w:rsidRPr="00552373">
        <w:rPr>
          <w:lang w:val="pt-BR"/>
        </w:rPr>
        <w:t>Introdução</w:t>
      </w:r>
      <w:bookmarkEnd w:id="88"/>
    </w:p>
    <w:p w14:paraId="388323EB" w14:textId="57C188AC" w:rsidR="00852DD2" w:rsidRPr="00552373" w:rsidRDefault="001E4188" w:rsidP="00F65E4D">
      <w:pPr>
        <w:pStyle w:val="Heading2"/>
        <w:rPr>
          <w:lang w:val="pt-BR"/>
        </w:rPr>
      </w:pPr>
      <w:bookmarkStart w:id="89" w:name="_Toc128317821"/>
      <w:bookmarkStart w:id="90" w:name="_Toc132992066"/>
      <w:bookmarkStart w:id="91" w:name="_Toc187787231"/>
      <w:bookmarkEnd w:id="87"/>
      <w:bookmarkEnd w:id="86"/>
      <w:bookmarkEnd w:id="85"/>
      <w:r w:rsidRPr="00552373">
        <w:rPr>
          <w:lang w:val="pt-BR"/>
        </w:rPr>
        <w:t>Obesidade</w:t>
      </w:r>
      <w:bookmarkEnd w:id="89"/>
      <w:bookmarkEnd w:id="90"/>
      <w:bookmarkEnd w:id="91"/>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Content>
          <w:r w:rsidR="002A47FF" w:rsidRPr="00552373">
            <w:rPr>
              <w:color w:val="000000"/>
            </w:rPr>
            <w:t>(BORTOLINI;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Content>
          <w:r w:rsidR="002A47FF" w:rsidRPr="00552373">
            <w:rPr>
              <w:color w:val="000000"/>
            </w:rPr>
            <w:t>(RUEDA-CLAUSEN; OGUNLEYE;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Content>
          <w:r w:rsidR="002A47FF" w:rsidRPr="00552373">
            <w:rPr>
              <w:color w:val="000000"/>
            </w:rPr>
            <w:t>(CANAZAS;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dislipidemia e doença hepática gordurosa não alcoólica</w:t>
      </w:r>
      <w:r w:rsidR="00343DB1" w:rsidRPr="00552373">
        <w:t xml:space="preserve"> (DHGNA)</w:t>
      </w:r>
      <w:r w:rsidR="00521EF5" w:rsidRPr="00552373">
        <w:t>; complicações osteomusculares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isquêmica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w:t>
      </w:r>
      <w:proofErr w:type="spellStart"/>
      <w:r w:rsidR="008A49DA" w:rsidRPr="00552373">
        <w:t>Agency</w:t>
      </w:r>
      <w:proofErr w:type="spellEnd"/>
      <w:r w:rsidR="008A49DA" w:rsidRPr="00552373">
        <w:t xml:space="preserve"> for </w:t>
      </w:r>
      <w:proofErr w:type="spellStart"/>
      <w:r w:rsidR="008A49DA" w:rsidRPr="00552373">
        <w:t>Research</w:t>
      </w:r>
      <w:proofErr w:type="spellEnd"/>
      <w:r w:rsidR="008A49DA" w:rsidRPr="00552373">
        <w:t xml:space="preserve"> </w:t>
      </w:r>
      <w:proofErr w:type="spellStart"/>
      <w:r w:rsidR="008A49DA" w:rsidRPr="00552373">
        <w:t>on</w:t>
      </w:r>
      <w:proofErr w:type="spellEnd"/>
      <w:r w:rsidR="008A49DA" w:rsidRPr="00552373">
        <w:t xml:space="preserve">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Content>
          <w:r w:rsidR="002A47FF" w:rsidRPr="00552373">
            <w:rPr>
              <w:color w:val="000000"/>
            </w:rPr>
            <w:t>(BENCHIMOL, 2016; DIAS et al., 2017; HATHERALL,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92" w:name="_Toc187787232"/>
      <w:r w:rsidRPr="00552373">
        <w:rPr>
          <w:lang w:val="pt-BR"/>
        </w:rPr>
        <w:t>Obesidade e inflamação</w:t>
      </w:r>
      <w:bookmarkEnd w:id="92"/>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macrófagos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endoplasmático,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citocinas produzidas por monócitos,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protein-1</w:t>
      </w:r>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w:t>
      </w:r>
      <w:proofErr w:type="spellStart"/>
      <w:r w:rsidR="00C90986" w:rsidRPr="00552373">
        <w:t>factor</w:t>
      </w:r>
      <w:proofErr w:type="spellEnd"/>
      <w:r w:rsidR="00C90986" w:rsidRPr="00552373">
        <w:t>-</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Outro componente fundamental na indução da resistência insulínica é o estresse oxidativo, que pode ser consequência de disfunção no retículo endoplasmático,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no adipócito</w:t>
      </w:r>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insulínica</w:t>
      </w:r>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w:t>
      </w:r>
      <w:proofErr w:type="spellStart"/>
      <w:r w:rsidR="001F4EDB" w:rsidRPr="00552373">
        <w:t>modulatórias</w:t>
      </w:r>
      <w:proofErr w:type="spellEnd"/>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fibrinólise</w:t>
      </w:r>
      <w:r w:rsidR="00226918" w:rsidRPr="00552373">
        <w:t xml:space="preserve"> - </w:t>
      </w:r>
      <w:r w:rsidRPr="00552373">
        <w:t>inibidor do ativador de plasminogênio-1</w:t>
      </w:r>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 xml:space="preserve">estimuladora de </w:t>
      </w:r>
      <w:proofErr w:type="spellStart"/>
      <w:r w:rsidRPr="00552373">
        <w:t>acilação</w:t>
      </w:r>
      <w:proofErr w:type="spellEnd"/>
      <w:r w:rsidRPr="00552373">
        <w:t>,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insulínica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Content>
          <w:r w:rsidR="002A47FF" w:rsidRPr="00552373">
            <w:rPr>
              <w:color w:val="000000"/>
            </w:rPr>
            <w:t>(ISHTIAQ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fisiopatológica</w:t>
      </w:r>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lipogênese,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r w:rsidRPr="00552373">
        <w:t>comorbidade frequ</w:t>
      </w:r>
      <w:r w:rsidR="00535682" w:rsidRPr="00552373">
        <w:t>ente</w:t>
      </w:r>
      <w:r w:rsidRPr="00552373">
        <w:t xml:space="preserve"> na população com obesidade</w:t>
      </w:r>
      <w:r w:rsidR="00684EDA" w:rsidRPr="00552373">
        <w:t>. A fisiopatologia</w:t>
      </w:r>
      <w:r w:rsidR="007771B8" w:rsidRPr="00552373">
        <w:t xml:space="preserve"> da HAS</w:t>
      </w:r>
      <w:r w:rsidRPr="00552373">
        <w:t xml:space="preserve"> se associa à</w:t>
      </w:r>
      <w:r w:rsidR="00C1777B" w:rsidRPr="00552373">
        <w:t xml:space="preserve"> inflamação crônica e</w:t>
      </w:r>
      <w:r w:rsidRPr="00552373">
        <w:t xml:space="preserve"> disfunção endotelial. </w:t>
      </w:r>
      <w:r w:rsidR="007771B8" w:rsidRPr="00552373">
        <w:t>A</w:t>
      </w:r>
      <w:r w:rsidR="00564425" w:rsidRPr="00552373">
        <w:t xml:space="preserve"> inflama</w:t>
      </w:r>
      <w:r w:rsidR="007771B8" w:rsidRPr="00552373">
        <w:t>ção crônica mediada por</w:t>
      </w:r>
      <w:r w:rsidR="00564425" w:rsidRPr="00552373">
        <w:t xml:space="preserve"> aumento de citocinas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 xml:space="preserve">a </w:t>
      </w:r>
      <w:proofErr w:type="spellStart"/>
      <w:r w:rsidR="00564425" w:rsidRPr="00552373">
        <w:t>expressão</w:t>
      </w:r>
      <w:proofErr w:type="spellEnd"/>
      <w:r w:rsidR="00564425" w:rsidRPr="00552373">
        <w:t xml:space="preserve"> da</w:t>
      </w:r>
      <w:r w:rsidR="004F509F" w:rsidRPr="00552373">
        <w:t xml:space="preserve"> sintase endotelial (</w:t>
      </w:r>
      <w:proofErr w:type="spellStart"/>
      <w:r w:rsidR="00564425" w:rsidRPr="00552373">
        <w:t>eNOS</w:t>
      </w:r>
      <w:proofErr w:type="spellEnd"/>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w:t>
      </w:r>
      <w:proofErr w:type="spellStart"/>
      <w:r w:rsidR="00564425" w:rsidRPr="00552373">
        <w:t>degradação</w:t>
      </w:r>
      <w:proofErr w:type="spellEnd"/>
      <w:r w:rsidR="00564425" w:rsidRPr="00552373">
        <w:t xml:space="preserve">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proofErr w:type="spellStart"/>
      <w:r w:rsidR="00564425" w:rsidRPr="00552373">
        <w:t>proliferação</w:t>
      </w:r>
      <w:proofErr w:type="spellEnd"/>
      <w:r w:rsidR="00564425" w:rsidRPr="00552373">
        <w:t xml:space="preserve"> de </w:t>
      </w:r>
      <w:proofErr w:type="spellStart"/>
      <w:r w:rsidR="00564425" w:rsidRPr="00552373">
        <w:t>células</w:t>
      </w:r>
      <w:proofErr w:type="spellEnd"/>
      <w:r w:rsidR="00564425" w:rsidRPr="00552373">
        <w:t xml:space="preserve">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endotelial</w:t>
      </w:r>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Content>
          <w:r w:rsidR="002A47FF" w:rsidRPr="00552373">
            <w:rPr>
              <w:color w:val="000000"/>
            </w:rPr>
            <w:t>(MARKMAN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subendotelial,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endotelial, a proteína </w:t>
      </w:r>
      <w:proofErr w:type="spellStart"/>
      <w:r w:rsidR="007C01B6" w:rsidRPr="00552373">
        <w:t>C-reativa</w:t>
      </w:r>
      <w:proofErr w:type="spellEnd"/>
      <w:r w:rsidR="007C01B6" w:rsidRPr="00552373">
        <w:t xml:space="preserve">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Content>
          <w:r w:rsidR="002A47FF" w:rsidRPr="00552373">
            <w:rPr>
              <w:color w:val="000000"/>
            </w:rPr>
            <w:t>(MARKMAN et al., 2021)</w:t>
          </w:r>
        </w:sdtContent>
      </w:sdt>
      <w:r w:rsidR="009B6608" w:rsidRPr="00552373">
        <w:t>.</w:t>
      </w:r>
    </w:p>
    <w:p w14:paraId="14C3B2FC" w14:textId="55FB0799" w:rsidR="00CC7058" w:rsidRPr="00552373" w:rsidRDefault="001E4188" w:rsidP="00F65E4D">
      <w:pPr>
        <w:pStyle w:val="Heading3"/>
        <w:rPr>
          <w:lang w:val="pt-BR"/>
        </w:rPr>
      </w:pPr>
      <w:bookmarkStart w:id="93" w:name="_Toc187787233"/>
      <w:r w:rsidRPr="00552373">
        <w:rPr>
          <w:lang w:val="pt-BR"/>
        </w:rPr>
        <w:t>Obesidade e saúde mental</w:t>
      </w:r>
      <w:bookmarkEnd w:id="93"/>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Content>
          <w:r w:rsidR="002A47FF" w:rsidRPr="00552373">
            <w:rPr>
              <w:color w:val="000000"/>
            </w:rPr>
            <w:t>(GORMALLY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comorbidade.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por entrevistas clínicas semiestruturadas</w:t>
      </w:r>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Content>
          <w:r w:rsidR="002A47FF" w:rsidRPr="00552373">
            <w:rPr>
              <w:color w:val="000000"/>
            </w:rPr>
            <w:t>(LOVIBOND,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fisiopatológicos</w:t>
      </w:r>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Content>
          <w:r w:rsidR="002A47FF" w:rsidRPr="00552373">
            <w:rPr>
              <w:color w:val="000000"/>
            </w:rPr>
            <w:t>(HECKER et al., 2022; MEJADDAM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w:t>
      </w:r>
      <w:proofErr w:type="spellStart"/>
      <w:r w:rsidR="00757508" w:rsidRPr="00552373">
        <w:t>Organization</w:t>
      </w:r>
      <w:proofErr w:type="spellEnd"/>
      <w:r w:rsidR="00757508" w:rsidRPr="00552373">
        <w:t xml:space="preserve"> </w:t>
      </w:r>
      <w:proofErr w:type="spellStart"/>
      <w:r w:rsidR="00757508" w:rsidRPr="00552373">
        <w:t>Quality</w:t>
      </w:r>
      <w:proofErr w:type="spellEnd"/>
      <w:r w:rsidR="00757508" w:rsidRPr="00552373">
        <w:t xml:space="preserve"> </w:t>
      </w:r>
      <w:proofErr w:type="spellStart"/>
      <w:r w:rsidR="00757508" w:rsidRPr="00552373">
        <w:t>of</w:t>
      </w:r>
      <w:proofErr w:type="spellEnd"/>
      <w:r w:rsidR="00757508" w:rsidRPr="00552373">
        <w:t xml:space="preserve"> Life - </w:t>
      </w:r>
      <w:proofErr w:type="spellStart"/>
      <w:r w:rsidR="00757508" w:rsidRPr="00552373">
        <w:t>Brief</w:t>
      </w:r>
      <w:proofErr w:type="spellEnd"/>
      <w:r w:rsidR="00757508" w:rsidRPr="00552373">
        <w:t xml:space="preserve"> </w:t>
      </w:r>
      <w:proofErr w:type="spellStart"/>
      <w:r w:rsidR="00757508" w:rsidRPr="00552373">
        <w:t>Version</w:t>
      </w:r>
      <w:proofErr w:type="spellEnd"/>
      <w:r w:rsidR="00757508" w:rsidRPr="00552373">
        <w:t xml:space="preserve">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Content>
          <w:r w:rsidR="002A47FF" w:rsidRPr="00552373">
            <w:rPr>
              <w:color w:val="000000"/>
            </w:rPr>
            <w:t>(POLETTO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94" w:name="_Toc128317822"/>
      <w:bookmarkStart w:id="95" w:name="_Toc132992067"/>
      <w:bookmarkStart w:id="96" w:name="_Toc187787234"/>
      <w:r w:rsidRPr="00552373">
        <w:rPr>
          <w:lang w:val="pt-BR"/>
        </w:rPr>
        <w:t>Ângulo de fase</w:t>
      </w:r>
      <w:bookmarkEnd w:id="94"/>
      <w:bookmarkEnd w:id="95"/>
      <w:bookmarkEnd w:id="96"/>
    </w:p>
    <w:p w14:paraId="008EACB4" w14:textId="34100E58" w:rsidR="003A6133" w:rsidRPr="00552373" w:rsidRDefault="003A6133" w:rsidP="00F65E4D">
      <w:r w:rsidRPr="00552373">
        <w:t>A bioimpedância tetrapolar é uma técnica não invasiva e segura para medir a condutividade elétrica do corpo humano. A oposição gerada pelo tecido à corrente elétrica alternada tem dois componentes: reatância (</w:t>
      </w:r>
      <w:proofErr w:type="spellStart"/>
      <w:r w:rsidRPr="00552373">
        <w:t>X</w:t>
      </w:r>
      <w:r w:rsidR="00CB4D4A" w:rsidRPr="00552373">
        <w:t>c</w:t>
      </w:r>
      <w:proofErr w:type="spellEnd"/>
      <w:r w:rsidRPr="00552373">
        <w:t xml:space="preserve">) e resistência (R). A reatância capacitiva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Content>
          <w:r w:rsidR="002A47FF" w:rsidRPr="00552373">
            <w:rPr>
              <w:color w:val="000000"/>
            </w:rPr>
            <w:t>(BOSY-WESTPHAL et al., 2006; LUKASKI; KYLE; KONDRUP,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Content>
          <w:r w:rsidR="002A47FF" w:rsidRPr="00552373">
            <w:rPr>
              <w:color w:val="000000"/>
            </w:rPr>
            <w:t>(BELARMINO et al., 2016; CANCELLO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Content>
          <w:r w:rsidR="002A47FF" w:rsidRPr="00552373">
            <w:rPr>
              <w:color w:val="000000"/>
            </w:rPr>
            <w:t>(AKAMATSU et al., 2022; FU et al., 2022)</w:t>
          </w:r>
        </w:sdtContent>
      </w:sdt>
      <w:r w:rsidRPr="00552373">
        <w:t xml:space="preserve">. Valores mais altos refletem maior celularidade,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Content>
          <w:r w:rsidR="002A47FF" w:rsidRPr="00552373">
            <w:rPr>
              <w:color w:val="000000"/>
            </w:rPr>
            <w:t>(BOSY-WESTPHAL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Content>
          <w:r w:rsidR="002A47FF" w:rsidRPr="00552373">
            <w:rPr>
              <w:color w:val="000000"/>
            </w:rPr>
            <w:t xml:space="preserve">(SIDDQUI et al., </w:t>
          </w:r>
          <w:r w:rsidR="002A47FF" w:rsidRPr="00552373">
            <w:rPr>
              <w:color w:val="000000"/>
            </w:rPr>
            <w:lastRenderedPageBreak/>
            <w:t>2016)</w:t>
          </w:r>
        </w:sdtContent>
      </w:sdt>
      <w:r w:rsidR="00BC57C0" w:rsidRPr="00552373">
        <w:t>.</w:t>
      </w:r>
      <w:r w:rsidR="00BC3AD6" w:rsidRPr="00552373">
        <w:t xml:space="preserve"> É uma medida resultante da razão entre dois parâmetros obtidos através da bioimpedância bioelétrica: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ins w:id="97" w:author="Gustavo Moura" w:date="2023-05-22T06:25:00Z">
                  <w:rPr>
                    <w:rFonts w:ascii="Cambria Math" w:hAnsi="Cambria Math"/>
                  </w:rPr>
                </w:ins>
              </m:ctrlPr>
            </m:dPr>
            <m:e>
              <m:func>
                <m:funcPr>
                  <m:ctrlPr>
                    <w:ins w:id="98" w:author="Gustavo Moura" w:date="2023-05-22T06:25:00Z">
                      <w:rPr>
                        <w:rFonts w:ascii="Cambria Math" w:hAnsi="Cambria Math"/>
                      </w:rPr>
                    </w:ins>
                  </m:ctrlPr>
                </m:funcPr>
                <m:fName>
                  <m:r>
                    <m:rPr>
                      <m:sty m:val="p"/>
                    </m:rPr>
                    <w:rPr>
                      <w:rFonts w:ascii="Cambria Math" w:hAnsi="Cambria Math"/>
                    </w:rPr>
                    <m:t>arctan</m:t>
                  </m:r>
                </m:fName>
                <m:e>
                  <m:d>
                    <m:dPr>
                      <m:ctrlPr>
                        <w:ins w:id="99" w:author="Gustavo Moura" w:date="2023-05-22T06:25:00Z">
                          <w:rPr>
                            <w:rFonts w:ascii="Cambria Math" w:hAnsi="Cambria Math"/>
                          </w:rPr>
                        </w:ins>
                      </m:ctrlPr>
                    </m:dPr>
                    <m:e>
                      <m:f>
                        <m:fPr>
                          <m:ctrlPr>
                            <w:ins w:id="100" w:author="Gustavo Moura" w:date="2023-05-22T06:25:00Z">
                              <w:rPr>
                                <w:rFonts w:ascii="Cambria Math" w:hAnsi="Cambria Math"/>
                              </w:rPr>
                            </w:ins>
                          </m:ctrlPr>
                        </m:fPr>
                        <m:num>
                          <m:r>
                            <w:rPr>
                              <w:rFonts w:ascii="Cambria Math" w:hAnsi="Cambria Math"/>
                            </w:rPr>
                            <m:t>Xc</m:t>
                          </m:r>
                        </m:num>
                        <m:den>
                          <m:r>
                            <w:rPr>
                              <w:rFonts w:ascii="Cambria Math" w:hAnsi="Cambria Math"/>
                            </w:rPr>
                            <m:t>R</m:t>
                          </m:r>
                        </m:den>
                      </m:f>
                    </m:e>
                  </m:d>
                </m:e>
              </m:func>
              <m:r>
                <w:rPr>
                  <w:rFonts w:ascii="Cambria Math" w:hAnsi="Cambria Math"/>
                </w:rPr>
                <m:t>×</m:t>
              </m:r>
              <m:d>
                <m:dPr>
                  <m:ctrlPr>
                    <w:ins w:id="101" w:author="Gustavo Moura" w:date="2023-05-22T06:25:00Z">
                      <w:rPr>
                        <w:rFonts w:ascii="Cambria Math" w:hAnsi="Cambria Math"/>
                      </w:rPr>
                    </w:ins>
                  </m:ctrlPr>
                </m:dPr>
                <m:e>
                  <m:f>
                    <m:fPr>
                      <m:ctrlPr>
                        <w:ins w:id="102" w:author="Gustavo Moura" w:date="2023-05-22T06:25:00Z">
                          <w:rPr>
                            <w:rFonts w:ascii="Cambria Math" w:hAnsi="Cambria Math"/>
                          </w:rPr>
                        </w:ins>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Content>
          <w:r w:rsidR="002A47FF" w:rsidRPr="00552373">
            <w:rPr>
              <w:color w:val="000000"/>
            </w:rPr>
            <w:t>(MARRA et al., 2018; SIDDQUI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w:t>
      </w:r>
      <w:proofErr w:type="spellStart"/>
      <w:r w:rsidR="00A17FAE" w:rsidRPr="00552373">
        <w:t>Subjective</w:t>
      </w:r>
      <w:proofErr w:type="spellEnd"/>
      <w:r w:rsidR="00A17FAE" w:rsidRPr="00552373">
        <w:t xml:space="preserve"> Global Assessment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estadiamento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percentis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Content>
          <w:r w:rsidR="002A47FF" w:rsidRPr="00552373">
            <w:rPr>
              <w:color w:val="000000"/>
            </w:rPr>
            <w:t>(RINGAITIENE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gastrectomia,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w:t>
      </w:r>
      <w:r w:rsidRPr="00552373">
        <w:lastRenderedPageBreak/>
        <w:t xml:space="preserve">uma ferramenta segura, prática e barata para </w:t>
      </w:r>
      <w:r w:rsidR="00DD7C10" w:rsidRPr="00552373">
        <w:t xml:space="preserve">estimar </w:t>
      </w:r>
      <w:r w:rsidRPr="00552373">
        <w:t xml:space="preserve">o risco de mortalidade associado à 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densitometria óssea por dual-</w:t>
      </w:r>
      <w:proofErr w:type="spellStart"/>
      <w:r w:rsidRPr="00552373">
        <w:t>energy</w:t>
      </w:r>
      <w:proofErr w:type="spellEnd"/>
      <w:r w:rsidRPr="00552373">
        <w:t xml:space="preserve"> X-</w:t>
      </w:r>
      <w:proofErr w:type="spellStart"/>
      <w:r w:rsidRPr="00552373">
        <w:t>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Clinical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para idade, sexo e comorbidade,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em indivíduos com sarcopenia</w:t>
      </w:r>
      <w:r w:rsidR="00FE0BFF" w:rsidRPr="00552373">
        <w:t>,</w:t>
      </w:r>
      <w:r w:rsidR="00E77F3D" w:rsidRPr="00552373">
        <w:t xml:space="preserve"> </w:t>
      </w:r>
      <w:r w:rsidR="00F95E1D" w:rsidRPr="00552373">
        <w:t>assim como</w:t>
      </w:r>
      <w:r w:rsidR="00FE0BFF" w:rsidRPr="00552373">
        <w:t xml:space="preserve"> </w:t>
      </w:r>
      <w:r w:rsidRPr="00552373">
        <w:t xml:space="preserve">a prevalência de sarcopenia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Content>
          <w:r w:rsidR="002A47FF" w:rsidRPr="00552373">
            <w:rPr>
              <w:color w:val="000000"/>
            </w:rPr>
            <w:t>(AKAMATSU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sarcopenia.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foi o ponto de corte ideal para detecção de sarcopenia</w:t>
      </w:r>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w:t>
      </w:r>
      <w:r w:rsidR="00A17FAE" w:rsidRPr="00552373">
        <w:lastRenderedPageBreak/>
        <w:t xml:space="preserve">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bioimpedâncias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acelerômetro triaxial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sarcop</w:t>
      </w:r>
      <w:r w:rsidR="00E13903" w:rsidRPr="00552373">
        <w:t>enia</w:t>
      </w:r>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03" w:name="_Toc187787235"/>
      <w:r w:rsidRPr="00552373">
        <w:rPr>
          <w:lang w:val="pt-BR"/>
        </w:rPr>
        <w:t>Ângulo de fase e</w:t>
      </w:r>
      <w:r w:rsidR="00B77908" w:rsidRPr="00552373">
        <w:rPr>
          <w:lang w:val="pt-BR"/>
        </w:rPr>
        <w:t xml:space="preserve"> </w:t>
      </w:r>
      <w:r w:rsidRPr="00552373">
        <w:rPr>
          <w:lang w:val="pt-BR"/>
        </w:rPr>
        <w:t>obesidade</w:t>
      </w:r>
      <w:bookmarkEnd w:id="103"/>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w:t>
      </w:r>
      <w:r w:rsidRPr="00552373">
        <w:lastRenderedPageBreak/>
        <w:t xml:space="preserve">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r w:rsidR="00B92CB5" w:rsidRPr="00552373">
        <w:t>percenti</w:t>
      </w:r>
      <w:r w:rsidR="00C9638B" w:rsidRPr="00552373">
        <w:t xml:space="preserve">s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Content>
          <w:r w:rsidR="002A47FF" w:rsidRPr="00552373">
            <w:rPr>
              <w:color w:val="000000"/>
            </w:rPr>
            <w:t>(BOSY-WESTPHAL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celularidade</w:t>
      </w:r>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Content>
          <w:r w:rsidR="002A47FF" w:rsidRPr="00552373">
            <w:rPr>
              <w:color w:val="000000"/>
            </w:rPr>
            <w:t>(BOSY-WESTPHAL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volêmica.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 xml:space="preserve">pode </w:t>
      </w:r>
      <w:r w:rsidRPr="00552373">
        <w:lastRenderedPageBreak/>
        <w:t>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Content>
          <w:r w:rsidR="002A47FF" w:rsidRPr="00552373">
            <w:rPr>
              <w:color w:val="000000"/>
            </w:rPr>
            <w:t>(BOSY-WESTPHAL et al., 2006)</w:t>
          </w:r>
        </w:sdtContent>
      </w:sdt>
      <w:r w:rsidRPr="00552373">
        <w:t xml:space="preserve">. </w:t>
      </w:r>
    </w:p>
    <w:p w14:paraId="1FFA5166" w14:textId="0E21141B" w:rsidR="00705676" w:rsidRPr="00552373" w:rsidRDefault="00A2488D" w:rsidP="00F65E4D">
      <w:r w:rsidRPr="00552373">
        <w:t>É</w:t>
      </w:r>
      <w:r w:rsidR="008A596A" w:rsidRPr="00552373">
        <w:t xml:space="preserve"> </w:t>
      </w:r>
      <w:r w:rsidRPr="00552373">
        <w:t xml:space="preserve">possível que a secreção crescente de citocinas inflamatórias a partir do tecido adiposo </w:t>
      </w:r>
      <w:r w:rsidR="000A60B8" w:rsidRPr="00552373">
        <w:t xml:space="preserve">hipertrófico e hiperplásico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Content>
          <w:r w:rsidR="002A47FF" w:rsidRPr="00552373">
            <w:rPr>
              <w:color w:val="000000"/>
            </w:rPr>
            <w:t>(BOSY-WESTPHAL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prognósticas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lastRenderedPageBreak/>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Content>
          <w:r w:rsidR="002A47FF" w:rsidRPr="00552373">
            <w:rPr>
              <w:color w:val="000000"/>
            </w:rPr>
            <w:t>(MAMBRILLA et al., 2017)</w:t>
          </w:r>
        </w:sdtContent>
      </w:sdt>
      <w:r w:rsidR="002D4D99" w:rsidRPr="00552373">
        <w:t>.</w:t>
      </w:r>
    </w:p>
    <w:p w14:paraId="0884A571" w14:textId="514FF37E" w:rsidR="00A71D0C" w:rsidRPr="00552373" w:rsidRDefault="00131DA8" w:rsidP="00F65E4D">
      <w:r w:rsidRPr="00552373">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multivariada,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104" w:name="_Toc187787236"/>
      <w:r w:rsidRPr="00552373">
        <w:rPr>
          <w:lang w:val="pt-BR"/>
        </w:rPr>
        <w:t>Ângulo de fase e inflamação</w:t>
      </w:r>
      <w:bookmarkEnd w:id="104"/>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apoptose</w:t>
      </w:r>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envelhecimento e sarcopenia</w:t>
      </w:r>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proofErr w:type="spellStart"/>
      <w:r w:rsidRPr="00552373">
        <w:t>X</w:t>
      </w:r>
      <w:r w:rsidR="00B226E3" w:rsidRPr="00552373">
        <w:t>c</w:t>
      </w:r>
      <w:proofErr w:type="spellEnd"/>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 xml:space="preserve">(medido em 50 kHz). Como </w:t>
      </w:r>
      <w:r w:rsidRPr="00552373">
        <w:lastRenderedPageBreak/>
        <w:t>o</w:t>
      </w:r>
      <w:r w:rsidR="00620910" w:rsidRPr="00552373">
        <w:t xml:space="preserve"> </w:t>
      </w:r>
      <w:r w:rsidR="00535D0B" w:rsidRPr="00552373">
        <w:t>ângulo de fase</w:t>
      </w:r>
      <w:r w:rsidRPr="00552373">
        <w:t xml:space="preserve"> representa a razão entre </w:t>
      </w:r>
      <w:proofErr w:type="spellStart"/>
      <w:r w:rsidRPr="00552373">
        <w:t>X</w:t>
      </w:r>
      <w:r w:rsidR="00CC467D" w:rsidRPr="00552373">
        <w:t>c</w:t>
      </w:r>
      <w:proofErr w:type="spellEnd"/>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 xml:space="preserve">10,88 mg/L </w:t>
      </w:r>
      <w:proofErr w:type="spellStart"/>
      <w:r w:rsidRPr="00552373">
        <w:t>vs</w:t>
      </w:r>
      <w:proofErr w:type="spellEnd"/>
      <w:r w:rsidRPr="00552373">
        <w:t xml:space="preserve">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w:t>
      </w:r>
      <w:proofErr w:type="spellStart"/>
      <w:r w:rsidRPr="00552373">
        <w:t>Luis</w:t>
      </w:r>
      <w:proofErr w:type="spellEnd"/>
      <w:r w:rsidRPr="00552373">
        <w:t xml:space="preserve">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r w:rsidR="00763B73" w:rsidRPr="00552373">
        <w:t>terci</w:t>
      </w:r>
      <w:r w:rsidR="00BA51DF" w:rsidRPr="00552373">
        <w:t>s</w:t>
      </w:r>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 xml:space="preserve">12,6 </w:t>
      </w:r>
      <w:proofErr w:type="spellStart"/>
      <w:r w:rsidR="008D7643" w:rsidRPr="00552373">
        <w:t>vs</w:t>
      </w:r>
      <w:proofErr w:type="spellEnd"/>
      <w:r w:rsidR="008D7643" w:rsidRPr="00552373">
        <w:t xml:space="preserve">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 xml:space="preserve">1,6 </w:t>
      </w:r>
      <w:proofErr w:type="spellStart"/>
      <w:r w:rsidR="008D7643" w:rsidRPr="00552373">
        <w:t>vs</w:t>
      </w:r>
      <w:proofErr w:type="spellEnd"/>
      <w:r w:rsidR="008D7643" w:rsidRPr="00552373">
        <w:t xml:space="preserve">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 xml:space="preserve">8,5 </w:t>
      </w:r>
      <w:proofErr w:type="spellStart"/>
      <w:r w:rsidR="008D7643" w:rsidRPr="00552373">
        <w:t>vs</w:t>
      </w:r>
      <w:proofErr w:type="spellEnd"/>
      <w:r w:rsidR="008D7643" w:rsidRPr="00552373">
        <w:t xml:space="preserve"> 11,3</w:t>
      </w:r>
      <w:r w:rsidR="00157245" w:rsidRPr="00552373">
        <w:t xml:space="preserve"> </w:t>
      </w:r>
      <w:r w:rsidR="008D7643" w:rsidRPr="00552373">
        <w:t>±</w:t>
      </w:r>
      <w:r w:rsidR="00157245" w:rsidRPr="00552373">
        <w:t xml:space="preserve"> </w:t>
      </w:r>
      <w:r w:rsidR="008D7643" w:rsidRPr="00552373">
        <w:t xml:space="preserve">9,4 </w:t>
      </w:r>
      <w:proofErr w:type="spellStart"/>
      <w:r w:rsidR="008D7643" w:rsidRPr="00552373">
        <w:t>mUI</w:t>
      </w:r>
      <w:proofErr w:type="spellEnd"/>
      <w:r w:rsidR="008D7643" w:rsidRPr="00552373">
        <w:t>/L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 xml:space="preserve">20 </w:t>
      </w:r>
      <w:proofErr w:type="spellStart"/>
      <w:r w:rsidR="008D7643" w:rsidRPr="00552373">
        <w:t>vs</w:t>
      </w:r>
      <w:proofErr w:type="spellEnd"/>
      <w:r w:rsidR="008D7643" w:rsidRPr="00552373">
        <w:t xml:space="preserve">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 xml:space="preserve">98 </w:t>
      </w:r>
      <w:proofErr w:type="spellStart"/>
      <w:r w:rsidR="008D7643" w:rsidRPr="00552373">
        <w:t>vs</w:t>
      </w:r>
      <w:proofErr w:type="spellEnd"/>
      <w:r w:rsidR="008D7643" w:rsidRPr="00552373">
        <w:t xml:space="preserve">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 xml:space="preserve">5,7 </w:t>
      </w:r>
      <w:proofErr w:type="spellStart"/>
      <w:r w:rsidR="008D7643" w:rsidRPr="00552373">
        <w:t>vs</w:t>
      </w:r>
      <w:proofErr w:type="spellEnd"/>
      <w:r w:rsidR="008D7643" w:rsidRPr="00552373">
        <w:t xml:space="preserve">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tercil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lastRenderedPageBreak/>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t>
      </w:r>
      <w:proofErr w:type="spellEnd"/>
      <w:r w:rsidR="00121DB8" w:rsidRPr="00552373">
        <w:t>-Willi.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105" w:name="_Toc128317823"/>
      <w:bookmarkStart w:id="106" w:name="_Toc132992068"/>
      <w:bookmarkStart w:id="107" w:name="_Toc187787237"/>
      <w:r w:rsidRPr="00552373">
        <w:rPr>
          <w:lang w:val="pt-BR"/>
        </w:rPr>
        <w:t>Plantas medicinais</w:t>
      </w:r>
      <w:bookmarkEnd w:id="105"/>
      <w:bookmarkEnd w:id="106"/>
      <w:bookmarkEnd w:id="107"/>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Integrativas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bioativos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Integrativas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r w:rsidR="00B808F6" w:rsidRPr="00552373">
        <w:t>I</w:t>
      </w:r>
      <w:r w:rsidRPr="00552373">
        <w:t xml:space="preserve">ntegrativas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108" w:name="_Toc187787238"/>
      <w:r w:rsidRPr="00552373">
        <w:rPr>
          <w:lang w:val="pt-BR"/>
        </w:rPr>
        <w:t>“Instruções operacionais para a condução de ensaios clínicos com fitoterápicos”</w:t>
      </w:r>
      <w:bookmarkEnd w:id="108"/>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w:t>
      </w:r>
      <w:proofErr w:type="spellEnd"/>
      <w:r w:rsidR="004E3189" w:rsidRPr="00552373">
        <w:t>-Manufacturing-</w:t>
      </w:r>
      <w:proofErr w:type="spellStart"/>
      <w:r w:rsidR="004E3189" w:rsidRPr="00552373">
        <w:t>Control</w:t>
      </w:r>
      <w:proofErr w:type="spellEnd"/>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sinérgica. Para os fitoterápicos, a </w:t>
      </w:r>
      <w:r w:rsidR="00CD3DEF" w:rsidRPr="00552373">
        <w:t xml:space="preserve">definição </w:t>
      </w:r>
      <w:r w:rsidRPr="00552373">
        <w:t xml:space="preserve">dos ingredientes farmacologicamente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farmacocinética.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toxicidades do fitoterápico. As fontes podem ser: periódicos médicos e científicos, farmacopeias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farmacocinética.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adulterantes,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109" w:name="_Toc187787239"/>
      <w:r w:rsidRPr="00552373">
        <w:rPr>
          <w:lang w:val="pt-BR"/>
        </w:rPr>
        <w:t>Farmácia da natureza</w:t>
      </w:r>
      <w:bookmarkEnd w:id="109"/>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Integrativas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(Asteraceae),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110" w:name="_Toc128317824"/>
      <w:bookmarkStart w:id="111" w:name="_Toc132992069"/>
      <w:bookmarkStart w:id="112" w:name="_Toc118072926"/>
      <w:bookmarkStart w:id="113" w:name="_Toc118415063"/>
      <w:bookmarkStart w:id="114" w:name="_Toc187787240"/>
      <w:bookmarkStart w:id="115" w:name="_Toc395892409"/>
      <w:bookmarkStart w:id="116" w:name="_Toc524435278"/>
      <w:bookmarkStart w:id="117" w:name="_Toc113573664"/>
      <w:r w:rsidRPr="00552373">
        <w:rPr>
          <w:i/>
          <w:iCs/>
          <w:lang w:val="pt-BR"/>
        </w:rPr>
        <w:t>Eclipta prostrata</w:t>
      </w:r>
      <w:r w:rsidR="007B51AC" w:rsidRPr="00552373">
        <w:rPr>
          <w:lang w:val="pt-BR"/>
        </w:rPr>
        <w:t xml:space="preserve"> </w:t>
      </w:r>
      <w:r w:rsidR="004B4C8D" w:rsidRPr="00552373">
        <w:rPr>
          <w:lang w:val="pt-BR"/>
        </w:rPr>
        <w:t>(L.) L.</w:t>
      </w:r>
      <w:bookmarkEnd w:id="110"/>
      <w:bookmarkEnd w:id="111"/>
      <w:bookmarkEnd w:id="112"/>
      <w:bookmarkEnd w:id="113"/>
      <w:r w:rsidR="007B51AC" w:rsidRPr="00552373">
        <w:rPr>
          <w:lang w:val="pt-BR"/>
        </w:rPr>
        <w:t xml:space="preserve"> (Asteraceae)</w:t>
      </w:r>
      <w:bookmarkEnd w:id="114"/>
    </w:p>
    <w:p w14:paraId="7BB2685B" w14:textId="4747C6E8" w:rsidR="00F853FB" w:rsidRPr="00552373" w:rsidRDefault="00F853FB" w:rsidP="00F65E4D">
      <w:pPr>
        <w:pStyle w:val="Heading3"/>
        <w:rPr>
          <w:lang w:val="pt-BR"/>
        </w:rPr>
      </w:pPr>
      <w:bookmarkStart w:id="118" w:name="_Toc187787241"/>
      <w:bookmarkEnd w:id="115"/>
      <w:bookmarkEnd w:id="116"/>
      <w:bookmarkEnd w:id="117"/>
      <w:r w:rsidRPr="00552373">
        <w:rPr>
          <w:lang w:val="pt-BR"/>
        </w:rPr>
        <w:t>A</w:t>
      </w:r>
      <w:r w:rsidR="001E4188" w:rsidRPr="00552373">
        <w:rPr>
          <w:lang w:val="pt-BR"/>
        </w:rPr>
        <w:t xml:space="preserve"> planta</w:t>
      </w:r>
      <w:bookmarkEnd w:id="118"/>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fldChar w:fldCharType="begin"/>
      </w:r>
      <w:r w:rsidR="005478A5">
        <w:instrText>HYPERLINK "https://www.ncbi.nlm.nih.gov/mesh/68036601"</w:instrText>
      </w:r>
      <w:r w:rsidR="005478A5">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fldChar w:fldCharType="end"/>
      </w:r>
      <w:r w:rsidR="000A5045" w:rsidRPr="00552373">
        <w:t xml:space="preserve"> </w:t>
      </w:r>
      <w:r w:rsidR="005478A5" w:rsidRPr="00552373">
        <w:t>/</w:t>
      </w:r>
      <w:r w:rsidR="000A5045" w:rsidRPr="00552373">
        <w:t xml:space="preserve"> </w:t>
      </w:r>
      <w:hyperlink r:id="rId12" w:history="1">
        <w:r w:rsidR="000A5045" w:rsidRPr="00552373">
          <w:rPr>
            <w:rStyle w:val="Hyperlink"/>
            <w:rFonts w:eastAsiaTheme="minorHAnsi" w:cstheme="majorHAnsi"/>
            <w:iCs/>
          </w:rPr>
          <w:t>NCBI:txid53718</w:t>
        </w:r>
      </w:hyperlink>
      <w:r w:rsidR="000A5045" w:rsidRPr="00552373">
        <w:rPr>
          <w:iCs/>
        </w:rPr>
        <w:t>)</w:t>
      </w:r>
      <w:r w:rsidR="005478A5" w:rsidRPr="00552373">
        <w:t xml:space="preserve"> </w:t>
      </w:r>
      <w:r w:rsidR="000648EC" w:rsidRPr="00552373">
        <w:t xml:space="preserve"> </w:t>
      </w:r>
      <w:r w:rsidR="00B43A9C" w:rsidRPr="00552373">
        <w:t xml:space="preserve">à família </w:t>
      </w:r>
      <w:r w:rsidR="00B43A9C" w:rsidRPr="00552373">
        <w:rPr>
          <w:i/>
          <w:iCs/>
        </w:rPr>
        <w:t>Asteraceae</w:t>
      </w:r>
      <w:r w:rsidR="001E49B7" w:rsidRPr="00552373">
        <w:rPr>
          <w:i/>
          <w:iCs/>
        </w:rPr>
        <w:t xml:space="preserve"> </w:t>
      </w:r>
      <w:r w:rsidR="001E49B7" w:rsidRPr="00552373">
        <w:t>(</w:t>
      </w:r>
      <w:hyperlink r:id="rId13" w:history="1">
        <w:r w:rsidR="001E49B7" w:rsidRPr="00552373">
          <w:rPr>
            <w:rStyle w:val="Hyperlink"/>
            <w:rFonts w:eastAsiaTheme="minorHAnsi" w:cstheme="majorHAnsi"/>
          </w:rPr>
          <w:t>NCBI:txid4210</w:t>
        </w:r>
      </w:hyperlink>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taxonômica pelo </w:t>
      </w:r>
      <w:proofErr w:type="spellStart"/>
      <w:r w:rsidR="00E02894" w:rsidRPr="00552373">
        <w:rPr>
          <w:i/>
        </w:rPr>
        <w:t>National</w:t>
      </w:r>
      <w:proofErr w:type="spellEnd"/>
      <w:r w:rsidR="00E02894" w:rsidRPr="00552373">
        <w:rPr>
          <w:i/>
        </w:rPr>
        <w:t xml:space="preserve">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hyperlink r:id="rId14" w:history="1">
        <w:r w:rsidR="00E02894" w:rsidRPr="00552373">
          <w:rPr>
            <w:rStyle w:val="Hyperlink"/>
            <w:rFonts w:eastAsiaTheme="minorHAnsi" w:cstheme="majorHAnsi"/>
            <w:iCs/>
          </w:rPr>
          <w:t>NCBI:txid53719</w:t>
        </w:r>
      </w:hyperlink>
      <w:r w:rsidR="00E02894" w:rsidRPr="00552373">
        <w:rPr>
          <w:iCs/>
        </w:rPr>
        <w:t>)</w:t>
      </w:r>
      <w:r w:rsidR="00DC5522" w:rsidRPr="00552373">
        <w:rPr>
          <w:iCs/>
        </w:rPr>
        <w:t xml:space="preserve">, e apresenta sinonímia homotípica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5"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alba</w:t>
        </w:r>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alba L., 1753</w:t>
      </w:r>
      <w:r w:rsidR="00BD5A46" w:rsidRPr="00552373">
        <w:rPr>
          <w:rFonts w:ascii="Aptos" w:hAnsi="Aptos" w:cstheme="majorHAnsi"/>
        </w:rPr>
        <w:t xml:space="preserve"> </w:t>
      </w:r>
      <w:r w:rsidR="00A10F28" w:rsidRPr="00552373">
        <w:rPr>
          <w:rFonts w:ascii="Aptos" w:hAnsi="Aptos" w:cstheme="majorHAnsi"/>
        </w:rPr>
        <w:t>[</w:t>
      </w:r>
      <w:hyperlink r:id="rId16" w:history="1">
        <w:r w:rsidR="00A2594B" w:rsidRPr="00552373">
          <w:rPr>
            <w:rStyle w:val="Hyperlink"/>
            <w:rFonts w:eastAsiaTheme="minorHAnsi" w:cstheme="majorHAnsi"/>
          </w:rPr>
          <w:t>NCBI:txid2448053</w:t>
        </w:r>
      </w:hyperlink>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7"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erecta</w:t>
        </w:r>
        <w:proofErr w:type="spellEnd"/>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lanceoladas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Content>
          <w:r w:rsidR="002A47FF" w:rsidRPr="00552373">
            <w:rPr>
              <w:color w:val="000000"/>
            </w:rPr>
            <w:t>(GERMOSÉN ROBINEAU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Content>
          <w:r w:rsidR="002A47FF" w:rsidRPr="00552373">
            <w:rPr>
              <w:color w:val="000000"/>
            </w:rPr>
            <w:t xml:space="preserve">(TIMALSINA; DEVKOTA,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119" w:name="_Toc187787242"/>
      <w:r w:rsidRPr="00552373">
        <w:rPr>
          <w:lang w:val="pt-BR"/>
        </w:rPr>
        <w:t>Uso etnomedicinal</w:t>
      </w:r>
      <w:bookmarkEnd w:id="119"/>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Content>
          <w:r w:rsidR="002A47FF" w:rsidRPr="00552373">
            <w:rPr>
              <w:color w:val="000000"/>
            </w:rPr>
            <w:t>(RANGINENI; SHARADA;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proofErr w:type="spellStart"/>
      <w:r w:rsidRPr="00552373">
        <w:rPr>
          <w:i/>
        </w:rPr>
        <w:t>Ayurveda</w:t>
      </w:r>
      <w:proofErr w:type="spellEnd"/>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proofErr w:type="spellStart"/>
      <w:r w:rsidR="00820EA7" w:rsidRPr="00552373">
        <w:rPr>
          <w:i/>
        </w:rPr>
        <w:t>Ayurveda</w:t>
      </w:r>
      <w:proofErr w:type="spellEnd"/>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Content>
          <w:r w:rsidR="002A47FF" w:rsidRPr="00552373">
            <w:rPr>
              <w:color w:val="000000"/>
            </w:rPr>
            <w:t>(BHAVANA; SHREEVATHSA, 2014; KAMBLI; KHAIRE; KUSHWAHA, 2022; MUKHARJEE et al., 2021; SRIVASTAVA,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Content>
          <w:r w:rsidR="002A47FF" w:rsidRPr="00552373">
            <w:rPr>
              <w:color w:val="000000"/>
            </w:rPr>
            <w:t>(MUKHARJEE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Content>
          <w:r w:rsidR="002A47FF" w:rsidRPr="00552373">
            <w:rPr>
              <w:color w:val="000000"/>
            </w:rPr>
            <w:t>(TIMALSINA; DEVKOTA,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quadros álgicos</w:t>
      </w:r>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Content>
          <w:r w:rsidR="002A47FF" w:rsidRPr="00552373">
            <w:rPr>
              <w:color w:val="000000"/>
            </w:rPr>
            <w:t>(RANGINENI; SHARADA; SAXENA, 2007; SINGH et al., 1993; TIMALSINA; DEVKOTA,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120" w:name="_Toc187787243"/>
      <w:r w:rsidRPr="00552373">
        <w:rPr>
          <w:lang w:val="pt-BR"/>
        </w:rPr>
        <w:t>Compostos bioativos</w:t>
      </w:r>
      <w:bookmarkEnd w:id="120"/>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saponinas </w:t>
      </w:r>
      <w:proofErr w:type="spellStart"/>
      <w:r w:rsidR="00A543C9" w:rsidRPr="00552373">
        <w:t>triterp</w:t>
      </w:r>
      <w:r w:rsidR="001B11A1" w:rsidRPr="00552373">
        <w:t>ê</w:t>
      </w:r>
      <w:r w:rsidR="00A543C9" w:rsidRPr="00552373">
        <w:t>nicas</w:t>
      </w:r>
      <w:proofErr w:type="spellEnd"/>
      <w:r w:rsidR="00A543C9" w:rsidRPr="00552373">
        <w:t xml:space="preserve">, saponinas esteroidais, triterpenos, esteroides, alcaloides esteroides, flavonoides, ácidos fenólicos, derivados de tiofeno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Content>
          <w:r w:rsidR="002A47FF" w:rsidRPr="00552373">
            <w:rPr>
              <w:color w:val="000000"/>
            </w:rPr>
            <w:t>TIMALSINA; DEVKOTA,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imunomoduladora</w:t>
      </w:r>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Content>
          <w:r w:rsidR="002A47FF" w:rsidRPr="00552373">
            <w:rPr>
              <w:color w:val="000000"/>
            </w:rPr>
            <w:t>(MUKHARJEE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fldChar w:fldCharType="begin"/>
      </w:r>
      <w:r w:rsidR="00C66CE3">
        <w:instrText>HYPERLINK "https://pubchem.ncbi.nlm.nih.gov/compound/Wedelolactone"</w:instrText>
      </w:r>
      <w:r w:rsidR="00C66CE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fldChar w:fldCharType="end"/>
      </w:r>
      <w:r w:rsidR="00792157" w:rsidRPr="00552373">
        <w:rPr>
          <w:color w:val="000000"/>
        </w:rPr>
        <w:t xml:space="preserve"> / </w:t>
      </w:r>
      <w:hyperlink r:id="rId18" w:history="1">
        <w:proofErr w:type="spellStart"/>
        <w:r w:rsidR="00792157" w:rsidRPr="00552373">
          <w:rPr>
            <w:rStyle w:val="Hyperlink"/>
            <w:rFonts w:eastAsiaTheme="minorHAnsi" w:cstheme="majorHAnsi"/>
          </w:rPr>
          <w:t>MeSH</w:t>
        </w:r>
        <w:proofErr w:type="spellEnd"/>
        <w:r w:rsidR="00792157" w:rsidRPr="00552373">
          <w:rPr>
            <w:rStyle w:val="Hyperlink"/>
            <w:rFonts w:eastAsiaTheme="minorHAnsi" w:cstheme="majorHAnsi"/>
          </w:rPr>
          <w:t xml:space="preserve"> ID: C051122</w:t>
        </w:r>
      </w:hyperlink>
      <w:r w:rsidR="00511A1E" w:rsidRPr="00552373">
        <w:rPr>
          <w:color w:val="000000"/>
        </w:rPr>
        <w:t xml:space="preserve"> /</w:t>
      </w:r>
      <w:r w:rsidR="003559A4" w:rsidRPr="00552373">
        <w:rPr>
          <w:color w:val="000000"/>
        </w:rPr>
        <w:t xml:space="preserve"> </w:t>
      </w:r>
      <w:hyperlink r:id="rId19"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e notação 7-Methoxy-5,11,12-trihydroxycoumestan</w:t>
      </w:r>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121"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121"/>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20"/>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1"/>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glicosilada.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glicosilada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Content>
          <w:r w:rsidR="002A47FF" w:rsidRPr="00552373">
            <w:rPr>
              <w:color w:val="000000"/>
            </w:rPr>
            <w:t>TIMALSINA; DEVKOTA, 2021</w:t>
          </w:r>
        </w:sdtContent>
      </w:sdt>
    </w:p>
    <w:p w14:paraId="35432BE0" w14:textId="2F45CC9E" w:rsidR="008D2F28" w:rsidRPr="00552373" w:rsidRDefault="001E4188" w:rsidP="00F65E4D">
      <w:pPr>
        <w:pStyle w:val="Heading3"/>
        <w:rPr>
          <w:lang w:val="pt-BR"/>
        </w:rPr>
      </w:pPr>
      <w:bookmarkStart w:id="122" w:name="_Toc118072927"/>
      <w:bookmarkStart w:id="123" w:name="_Toc118415064"/>
      <w:bookmarkStart w:id="124" w:name="_Toc187787244"/>
      <w:r w:rsidRPr="00552373">
        <w:rPr>
          <w:lang w:val="pt-BR"/>
        </w:rPr>
        <w:t>Evidências pré-clínicas das atividades biológicas</w:t>
      </w:r>
      <w:bookmarkStart w:id="125" w:name="_Toc113573667"/>
      <w:bookmarkEnd w:id="122"/>
      <w:bookmarkEnd w:id="123"/>
      <w:bookmarkEnd w:id="124"/>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o complexo de quinases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Content>
          <w:r w:rsidR="002A47FF" w:rsidRPr="00552373">
            <w:rPr>
              <w:color w:val="000000"/>
            </w:rPr>
            <w:t>(BHATTACHARYYA;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r w:rsidRPr="00552373">
        <w:t xml:space="preserve">clorofórmico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w:t>
      </w:r>
      <w:proofErr w:type="spellStart"/>
      <w:r w:rsidRPr="00552373">
        <w:t>sintetase</w:t>
      </w:r>
      <w:proofErr w:type="spellEnd"/>
      <w:r w:rsidRPr="00552373">
        <w:t xml:space="preserve"> induzível (</w:t>
      </w:r>
      <w:proofErr w:type="spellStart"/>
      <w:r w:rsidRPr="00552373">
        <w:t>iNOS</w:t>
      </w:r>
      <w:proofErr w:type="spellEnd"/>
      <w:r w:rsidRPr="00552373">
        <w:t>) e ciclo-</w:t>
      </w:r>
      <w:proofErr w:type="spellStart"/>
      <w:r w:rsidRPr="00552373">
        <w:t>oxigenase</w:t>
      </w:r>
      <w:proofErr w:type="spellEnd"/>
      <w:r w:rsidRPr="00552373">
        <w:t xml:space="preserve"> 2 (COX-2) de maneira dose-dependente em modelo de inflamação utilizando cultura de macrófagos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Content>
          <w:r w:rsidR="002A47FF" w:rsidRPr="00552373">
            <w:rPr>
              <w:color w:val="000000"/>
            </w:rPr>
            <w:t>(TEWTRAKUL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5-lipoxigenase, que produz leucotrienos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Content>
          <w:r w:rsidR="002A47FF" w:rsidRPr="00552373">
            <w:rPr>
              <w:color w:val="000000"/>
            </w:rPr>
            <w:t>(ARUNACHALAM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mastócitos.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nas doses de 250 mg/kg e 500 mg/kg diminuíram a responsividade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w:t>
      </w:r>
      <w:proofErr w:type="spellStart"/>
      <w:r w:rsidR="00EE0E2A" w:rsidRPr="00552373">
        <w:t>rtPCR</w:t>
      </w:r>
      <w:proofErr w:type="spellEnd"/>
      <w:r w:rsidR="00EE0E2A" w:rsidRPr="00552373">
        <w:t xml:space="preserve">)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o desbalanço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fosforilação de quinase</w:t>
      </w:r>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translocação do </w:t>
      </w:r>
      <w:r w:rsidR="00C6506E" w:rsidRPr="00552373">
        <w:t>NF-kβ</w:t>
      </w:r>
      <w:r w:rsidR="00416B31" w:rsidRPr="00552373">
        <w:t xml:space="preserve"> em queratinócitos </w:t>
      </w:r>
      <w:proofErr w:type="spellStart"/>
      <w:r w:rsidR="00416B31" w:rsidRPr="00552373">
        <w:t>HaCaT</w:t>
      </w:r>
      <w:proofErr w:type="spellEnd"/>
      <w:r w:rsidR="00416B31" w:rsidRPr="00552373">
        <w: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hipertrigliceridemia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 xml:space="preserve">1,1 </w:t>
      </w:r>
      <w:proofErr w:type="spellStart"/>
      <w:r w:rsidRPr="00552373">
        <w:t>μM</w:t>
      </w:r>
      <w:proofErr w:type="spellEnd"/>
      <w:r w:rsidRPr="00552373">
        <w:t xml:space="preserve">, enquanto o controle positivo foi de 10,4 ± 1,4 </w:t>
      </w:r>
      <w:proofErr w:type="spellStart"/>
      <w:r w:rsidRPr="00552373">
        <w:t>μM</w:t>
      </w:r>
      <w:proofErr w:type="spellEnd"/>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Content>
          <w:r w:rsidR="002A47FF" w:rsidRPr="00552373">
            <w:rPr>
              <w:color w:val="000000"/>
            </w:rPr>
            <w:t>(TIMALSINA; DEVKOTA,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bioativos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adipogênese e lipogênese.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N-</w:t>
      </w:r>
      <w:proofErr w:type="spellStart"/>
      <w:r w:rsidR="0088198A" w:rsidRPr="00552373">
        <w:t>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N-</w:t>
      </w:r>
      <w:proofErr w:type="spellStart"/>
      <w:r w:rsidR="0088198A" w:rsidRPr="00552373">
        <w:t>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Essas células do tecido adiposo marrom são mais metabolicamente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citotóxicas. Além disso, a FAE reduziu a expressão de genes relacionados à adipogênese, lipogênese e inflamação. O estudo também</w:t>
      </w:r>
      <w:r w:rsidR="000530BE" w:rsidRPr="00552373">
        <w:t xml:space="preserve"> demonstrou</w:t>
      </w:r>
      <w:r w:rsidR="00A1328D" w:rsidRPr="00552373">
        <w:t xml:space="preserve"> que a FAE ativou a proteína quinase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adipogênese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adipogênese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bioativos com propriedades </w:t>
      </w:r>
      <w:proofErr w:type="spellStart"/>
      <w:r w:rsidR="00364352" w:rsidRPr="00552373">
        <w:t>anti-obesidade</w:t>
      </w:r>
      <w:proofErr w:type="spellEnd"/>
      <w:r w:rsidR="00364352" w:rsidRPr="00552373">
        <w:t xml:space="preserv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Atividade Ansiolítica</w:t>
      </w:r>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Content>
          <w:r w:rsidR="002A47FF" w:rsidRPr="00552373">
            <w:rPr>
              <w:color w:val="000000"/>
            </w:rPr>
            <w:t>(LOBO; MANAVALAN,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126" w:name="_Toc187787245"/>
      <w:bookmarkEnd w:id="125"/>
      <w:r w:rsidRPr="00552373">
        <w:rPr>
          <w:lang w:val="pt-BR"/>
        </w:rPr>
        <w:t xml:space="preserve">Estudos clínicos com </w:t>
      </w:r>
      <w:r w:rsidR="00AF66FD" w:rsidRPr="00552373">
        <w:rPr>
          <w:lang w:val="pt-BR"/>
        </w:rPr>
        <w:t xml:space="preserve">a </w:t>
      </w:r>
      <w:r w:rsidR="00535D0B" w:rsidRPr="00552373">
        <w:rPr>
          <w:i/>
          <w:iCs/>
          <w:lang w:val="pt-BR"/>
        </w:rPr>
        <w:t>Eclipta prostrata</w:t>
      </w:r>
      <w:bookmarkEnd w:id="126"/>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que sabidamente influenciam no controle pressórico.</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lipidograma.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Content>
          <w:r w:rsidR="002A47FF" w:rsidRPr="00552373">
            <w:rPr>
              <w:color w:val="000000"/>
            </w:rPr>
            <w:t>(RANGINENI; SHARADA;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w:t>
      </w:r>
      <w:proofErr w:type="spellStart"/>
      <w:r w:rsidR="00B77B49" w:rsidRPr="00552373">
        <w:t>anti-hiperglicêmico</w:t>
      </w:r>
      <w:proofErr w:type="spellEnd"/>
      <w:r w:rsidR="00B77B49" w:rsidRPr="00552373">
        <w:t xml:space="preserve">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randomizados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prandial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pós-prandia</w:t>
      </w:r>
      <w:r w:rsidR="005B0F71" w:rsidRPr="00552373">
        <w:t>is</w:t>
      </w:r>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A02E9A">
      <w:pPr>
        <w:pStyle w:val="Ttulotabela"/>
      </w:pPr>
      <w:bookmarkStart w:id="127"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127"/>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1"/>
      </w:pPr>
      <w:bookmarkStart w:id="128"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128"/>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diversos fitoquímicos</w:t>
      </w:r>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glicosídeos, alcaloides, óleos voláteis, saponinas, taninos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alfa-</w:t>
      </w:r>
      <w:proofErr w:type="spellStart"/>
      <w:r w:rsidR="00437241" w:rsidRPr="00552373">
        <w:t>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saponina, tanino e lignina; e supressão dos níveis séricos de glicose mediado por flavonoides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metformina.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r w:rsidRPr="00552373">
        <w:t xml:space="preserve">metformina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w:t>
      </w:r>
      <w:proofErr w:type="spellStart"/>
      <w:r w:rsidRPr="00552373">
        <w:t>vs</w:t>
      </w:r>
      <w:proofErr w:type="spellEnd"/>
      <w:r w:rsidRPr="00552373">
        <w:t xml:space="preserve">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w:t>
      </w:r>
      <w:proofErr w:type="spellStart"/>
      <w:r w:rsidRPr="00552373">
        <w:t>vs</w:t>
      </w:r>
      <w:proofErr w:type="spellEnd"/>
      <w:r w:rsidRPr="00552373">
        <w:t xml:space="preserve">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w:t>
      </w:r>
      <w:proofErr w:type="spellStart"/>
      <w:r w:rsidRPr="00552373">
        <w:t>vs</w:t>
      </w:r>
      <w:proofErr w:type="spellEnd"/>
      <w:r w:rsidRPr="00552373">
        <w:t xml:space="preserve">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metformina teve resultado superior apenas no primeiro mês (</w:t>
      </w:r>
      <w:proofErr w:type="spellStart"/>
      <w:r w:rsidR="00251E4B" w:rsidRPr="00552373">
        <w:t>Met</w:t>
      </w:r>
      <w:proofErr w:type="spellEnd"/>
      <w:r w:rsidR="00251E4B" w:rsidRPr="00552373">
        <w:t xml:space="preserve"> </w:t>
      </w:r>
      <w:r w:rsidRPr="00552373">
        <w:t xml:space="preserve">12,1±4,4 </w:t>
      </w:r>
      <w:proofErr w:type="spellStart"/>
      <w:r w:rsidRPr="00552373">
        <w:t>vs</w:t>
      </w:r>
      <w:proofErr w:type="spellEnd"/>
      <w:r w:rsidRPr="00552373">
        <w:t xml:space="preserve">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w:t>
      </w:r>
      <w:proofErr w:type="spellStart"/>
      <w:r w:rsidRPr="00552373">
        <w:t>vs</w:t>
      </w:r>
      <w:proofErr w:type="spellEnd"/>
      <w:r w:rsidRPr="00552373">
        <w:t xml:space="preserve">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w:t>
      </w:r>
      <w:proofErr w:type="spellStart"/>
      <w:r w:rsidRPr="00552373">
        <w:t>vs</w:t>
      </w:r>
      <w:proofErr w:type="spellEnd"/>
      <w:r w:rsidRPr="00552373">
        <w:t xml:space="preserve">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A02E9A">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r w:rsidRPr="00552373">
              <w:t>Metformina</w:t>
            </w:r>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r w:rsidRPr="00552373">
              <w:t>Metformina</w:t>
            </w:r>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1"/>
      </w:pPr>
      <w:bookmarkStart w:id="129" w:name="_Toc187760378"/>
      <w:bookmarkStart w:id="130" w:name="_Toc187767595"/>
      <w:r w:rsidRPr="00552373">
        <w:t>Legenda:</w:t>
      </w:r>
      <w:r w:rsidR="004B0710" w:rsidRPr="00552373">
        <w:t xml:space="preserve"> *p&lt;0,05; **p&lt;0,01</w:t>
      </w:r>
      <w:bookmarkStart w:id="131" w:name="_Hlk520643447"/>
      <w:bookmarkEnd w:id="129"/>
      <w:bookmarkEnd w:id="130"/>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metformina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metformina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132" w:name="_Toc118072929"/>
      <w:bookmarkStart w:id="133" w:name="_Toc118415066"/>
      <w:bookmarkStart w:id="134" w:name="_Toc187787246"/>
      <w:r w:rsidRPr="00552373">
        <w:rPr>
          <w:lang w:val="pt-BR"/>
        </w:rPr>
        <w:t>Contraindicações</w:t>
      </w:r>
      <w:bookmarkEnd w:id="132"/>
      <w:r w:rsidRPr="00552373">
        <w:rPr>
          <w:lang w:val="pt-BR"/>
        </w:rPr>
        <w:t>, interações medicamentosas e toxicidade</w:t>
      </w:r>
      <w:bookmarkEnd w:id="133"/>
      <w:bookmarkEnd w:id="134"/>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Content>
          <w:r w:rsidR="002A47FF" w:rsidRPr="00552373">
            <w:rPr>
              <w:color w:val="000000"/>
            </w:rPr>
            <w:t>(GERMOSÉN-ROBINEAU,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Content>
          <w:r w:rsidR="002A47FF" w:rsidRPr="00552373">
            <w:rPr>
              <w:color w:val="000000"/>
            </w:rPr>
            <w:t>(PEREIRA et al., 2020a)</w:t>
          </w:r>
        </w:sdtContent>
      </w:sdt>
      <w:r w:rsidR="009014BC" w:rsidRPr="00552373">
        <w:t>.</w:t>
      </w:r>
    </w:p>
    <w:p w14:paraId="3448B447" w14:textId="31FC89CF" w:rsidR="000E3188" w:rsidRPr="00552373" w:rsidRDefault="00C27912" w:rsidP="00F65E4D">
      <w:proofErr w:type="spellStart"/>
      <w:r w:rsidRPr="00552373">
        <w:rPr>
          <w:color w:val="000000"/>
        </w:rPr>
        <w:t>Yadav</w:t>
      </w:r>
      <w:proofErr w:type="spellEnd"/>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r w:rsidR="002310AA" w:rsidRPr="00552373">
        <w:rPr>
          <w:i/>
        </w:rPr>
        <w:t xml:space="preserve">Common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proofErr w:type="spellStart"/>
      <w:r w:rsidR="00687694" w:rsidRPr="00552373">
        <w:rPr>
          <w:i/>
        </w:rPr>
        <w:t>National</w:t>
      </w:r>
      <w:proofErr w:type="spellEnd"/>
      <w:r w:rsidR="00687694" w:rsidRPr="00552373">
        <w:rPr>
          <w:i/>
        </w:rPr>
        <w:t xml:space="preserve"> </w:t>
      </w:r>
      <w:proofErr w:type="spellStart"/>
      <w:r w:rsidR="00687694" w:rsidRPr="00552373">
        <w:rPr>
          <w:i/>
        </w:rPr>
        <w:t>Cancer</w:t>
      </w:r>
      <w:proofErr w:type="spellEnd"/>
      <w:r w:rsidR="00687694" w:rsidRPr="00552373">
        <w:rPr>
          <w:i/>
        </w:rPr>
        <w:t xml:space="preserve"> </w:t>
      </w:r>
      <w:proofErr w:type="spellStart"/>
      <w:r w:rsidR="00687694" w:rsidRPr="00552373">
        <w:rPr>
          <w:i/>
        </w:rPr>
        <w:t>Institute</w:t>
      </w:r>
      <w:proofErr w:type="spellEnd"/>
      <w:r w:rsidR="00687694" w:rsidRPr="00552373">
        <w:rPr>
          <w:i/>
        </w:rPr>
        <w:t xml:space="preserv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hepatotoxicidade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proofErr w:type="spellStart"/>
      <w:r w:rsidR="00E139F1" w:rsidRPr="00552373">
        <w:rPr>
          <w:i/>
          <w:iCs/>
        </w:rPr>
        <w:t>S</w:t>
      </w:r>
      <w:r w:rsidR="00954AEC" w:rsidRPr="00552373">
        <w:rPr>
          <w:i/>
          <w:iCs/>
        </w:rPr>
        <w:t>wiss</w:t>
      </w:r>
      <w:proofErr w:type="spellEnd"/>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seja por via oral ou intraperiton</w:t>
      </w:r>
      <w:r w:rsidR="00D24057" w:rsidRPr="00552373">
        <w:t>e</w:t>
      </w:r>
      <w:r w:rsidR="00576722" w:rsidRPr="00552373">
        <w:t>al</w:t>
      </w:r>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135"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136" w:name="_Toc395892419"/>
      <w:bookmarkStart w:id="137" w:name="_Toc524435281"/>
      <w:bookmarkStart w:id="138" w:name="_Toc113573668"/>
      <w:bookmarkStart w:id="139" w:name="_Toc118072932"/>
      <w:bookmarkStart w:id="140" w:name="_Toc118415067"/>
      <w:bookmarkEnd w:id="131"/>
      <w:bookmarkEnd w:id="135"/>
    </w:p>
    <w:p w14:paraId="18106FBA" w14:textId="77777777" w:rsidR="00746575" w:rsidRPr="00552373" w:rsidRDefault="00746575" w:rsidP="00F65E4D">
      <w:pPr>
        <w:rPr>
          <w:rFonts w:eastAsiaTheme="majorEastAsia"/>
          <w:color w:val="000000" w:themeColor="text1"/>
          <w:spacing w:val="-6"/>
          <w:sz w:val="26"/>
          <w:szCs w:val="26"/>
        </w:rPr>
      </w:pPr>
      <w:bookmarkStart w:id="141" w:name="_Toc128317825"/>
      <w:r w:rsidRPr="00552373">
        <w:br w:type="page"/>
      </w:r>
    </w:p>
    <w:p w14:paraId="266578F5" w14:textId="396650ED" w:rsidR="005C76DA" w:rsidRPr="00552373" w:rsidRDefault="008209CC" w:rsidP="00F65E4D">
      <w:pPr>
        <w:pStyle w:val="Heading1"/>
        <w:rPr>
          <w:lang w:val="pt-BR"/>
        </w:rPr>
      </w:pPr>
      <w:bookmarkStart w:id="142" w:name="_Toc132992070"/>
      <w:r w:rsidRPr="00552373">
        <w:rPr>
          <w:lang w:val="pt-BR"/>
        </w:rPr>
        <w:lastRenderedPageBreak/>
        <w:t xml:space="preserve"> </w:t>
      </w:r>
      <w:bookmarkStart w:id="143" w:name="_Toc187787247"/>
      <w:r w:rsidR="00C114DC" w:rsidRPr="00552373">
        <w:rPr>
          <w:lang w:val="pt-BR"/>
        </w:rPr>
        <w:t>Justificativa</w:t>
      </w:r>
      <w:bookmarkEnd w:id="136"/>
      <w:bookmarkEnd w:id="137"/>
      <w:bookmarkEnd w:id="138"/>
      <w:bookmarkEnd w:id="139"/>
      <w:bookmarkEnd w:id="140"/>
      <w:bookmarkEnd w:id="141"/>
      <w:bookmarkEnd w:id="142"/>
      <w:bookmarkEnd w:id="143"/>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144" w:name="_Toc118072933"/>
      <w:bookmarkStart w:id="145"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146" w:name="_Toc128317826"/>
      <w:bookmarkStart w:id="147"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148" w:name="_Toc187787248"/>
      <w:bookmarkStart w:id="149" w:name="OLE_LINK3"/>
      <w:r w:rsidR="00C114DC" w:rsidRPr="00552373">
        <w:rPr>
          <w:lang w:val="pt-BR"/>
        </w:rPr>
        <w:t>Hipótese</w:t>
      </w:r>
      <w:bookmarkStart w:id="150" w:name="_Toc395892421"/>
      <w:bookmarkStart w:id="151" w:name="_Toc524435283"/>
      <w:bookmarkEnd w:id="144"/>
      <w:bookmarkEnd w:id="145"/>
      <w:bookmarkEnd w:id="146"/>
      <w:bookmarkEnd w:id="147"/>
      <w:bookmarkEnd w:id="148"/>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152" w:name="_Toc118072934"/>
      <w:bookmarkStart w:id="153" w:name="_Toc118415069"/>
      <w:bookmarkStart w:id="154" w:name="_Toc128317827"/>
      <w:bookmarkStart w:id="155" w:name="_Toc132992072"/>
      <w:bookmarkStart w:id="156" w:name="_Toc395892422"/>
      <w:bookmarkStart w:id="157" w:name="_Toc524435284"/>
      <w:bookmarkEnd w:id="149"/>
      <w:bookmarkEnd w:id="150"/>
      <w:bookmarkEnd w:id="151"/>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158" w:name="_Toc187787249"/>
      <w:r w:rsidR="00C114DC" w:rsidRPr="00552373">
        <w:rPr>
          <w:lang w:val="pt-BR"/>
        </w:rPr>
        <w:t>Objetivos</w:t>
      </w:r>
      <w:bookmarkEnd w:id="152"/>
      <w:bookmarkEnd w:id="153"/>
      <w:bookmarkEnd w:id="154"/>
      <w:bookmarkEnd w:id="155"/>
      <w:bookmarkEnd w:id="158"/>
    </w:p>
    <w:p w14:paraId="4EDE750B" w14:textId="3A838A5C" w:rsidR="00734DCE" w:rsidRPr="00552373" w:rsidRDefault="001E4188" w:rsidP="00F65E4D">
      <w:pPr>
        <w:pStyle w:val="Heading2"/>
        <w:rPr>
          <w:lang w:val="pt-BR"/>
        </w:rPr>
      </w:pPr>
      <w:bookmarkStart w:id="159" w:name="_Toc187787250"/>
      <w:bookmarkEnd w:id="156"/>
      <w:bookmarkEnd w:id="157"/>
      <w:r w:rsidRPr="00552373">
        <w:rPr>
          <w:lang w:val="pt-BR"/>
        </w:rPr>
        <w:t>Objetivo geral</w:t>
      </w:r>
      <w:bookmarkEnd w:id="159"/>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bioelétrica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160" w:name="_Toc118072936"/>
      <w:bookmarkStart w:id="161" w:name="_Toc118415071"/>
      <w:bookmarkStart w:id="162" w:name="_Toc128317829"/>
      <w:bookmarkStart w:id="163" w:name="_Toc132992074"/>
      <w:bookmarkStart w:id="164" w:name="_Toc187787251"/>
      <w:r w:rsidRPr="00552373">
        <w:rPr>
          <w:lang w:val="pt-BR"/>
        </w:rPr>
        <w:t>Objetivos específicos:</w:t>
      </w:r>
      <w:bookmarkEnd w:id="160"/>
      <w:bookmarkEnd w:id="161"/>
      <w:bookmarkEnd w:id="162"/>
      <w:bookmarkEnd w:id="163"/>
      <w:bookmarkEnd w:id="164"/>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AST, ALT, gama-</w:t>
      </w:r>
      <w:proofErr w:type="spellStart"/>
      <w:r w:rsidR="00FE7A2B" w:rsidRPr="00552373">
        <w:t>glutamiltransferase</w:t>
      </w:r>
      <w:proofErr w:type="spellEnd"/>
      <w:r w:rsidR="00FE7A2B" w:rsidRPr="00552373">
        <w:t xml:space="preserve"> (GGT), FALC, bilirrubinas totais e frações, amilase, albumina</w:t>
      </w:r>
      <w:r w:rsidR="00D83E10" w:rsidRPr="00552373">
        <w:t xml:space="preserve">, </w:t>
      </w:r>
      <w:r w:rsidR="00FE7A2B" w:rsidRPr="00552373">
        <w:t>ureia, creatinina, creatinofosfoquinase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glicemia de jejum, hemoglobina glicosilada,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165" w:name="_Toc118072937"/>
      <w:bookmarkStart w:id="166" w:name="_Toc118415072"/>
      <w:bookmarkStart w:id="167"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168" w:name="_Toc128317830"/>
      <w:bookmarkStart w:id="169"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170" w:name="_Toc187787252"/>
      <w:r w:rsidR="00C114DC" w:rsidRPr="00552373">
        <w:rPr>
          <w:lang w:val="pt-BR"/>
        </w:rPr>
        <w:t>Materiais e métodos</w:t>
      </w:r>
      <w:bookmarkEnd w:id="165"/>
      <w:bookmarkEnd w:id="166"/>
      <w:bookmarkEnd w:id="168"/>
      <w:bookmarkEnd w:id="169"/>
      <w:bookmarkEnd w:id="170"/>
    </w:p>
    <w:p w14:paraId="3203F52D" w14:textId="6CBB8769" w:rsidR="002823E6" w:rsidRPr="00552373" w:rsidRDefault="001E4188" w:rsidP="00F65E4D">
      <w:pPr>
        <w:pStyle w:val="Heading2"/>
        <w:rPr>
          <w:lang w:val="pt-BR"/>
        </w:rPr>
      </w:pPr>
      <w:bookmarkStart w:id="171" w:name="_Toc128317834"/>
      <w:bookmarkStart w:id="172" w:name="_Toc132992076"/>
      <w:bookmarkStart w:id="173" w:name="_Toc187787253"/>
      <w:bookmarkEnd w:id="167"/>
      <w:r w:rsidRPr="00552373">
        <w:rPr>
          <w:lang w:val="pt-BR"/>
        </w:rPr>
        <w:t>Aspectos éticos</w:t>
      </w:r>
      <w:bookmarkEnd w:id="171"/>
      <w:bookmarkEnd w:id="172"/>
      <w:bookmarkEnd w:id="173"/>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21">
        <w:r w:rsidR="01080229" w:rsidRPr="00552373">
          <w:rPr>
            <w:rStyle w:val="Hyperlink"/>
            <w:rFonts w:eastAsiaTheme="minorHAnsi" w:cstheme="majorHAnsi"/>
          </w:rPr>
          <w:t>http://</w:t>
        </w:r>
        <w:proofErr w:type="spellStart"/>
        <w:r w:rsidR="01080229" w:rsidRPr="00552373">
          <w:rPr>
            <w:rStyle w:val="Hyperlink"/>
            <w:rFonts w:eastAsiaTheme="minorHAnsi" w:cstheme="majorHAnsi"/>
          </w:rPr>
          <w:t>www.ich.org</w:t>
        </w:r>
        <w:proofErr w:type="spellEnd"/>
        <w:r w:rsidR="01080229" w:rsidRPr="00552373">
          <w:rPr>
            <w:rStyle w:val="Hyperlink"/>
            <w:rFonts w:eastAsiaTheme="minorHAnsi" w:cstheme="majorHAnsi"/>
          </w:rPr>
          <w:t>/</w:t>
        </w:r>
        <w:proofErr w:type="spellStart"/>
        <w:r w:rsidR="01080229" w:rsidRPr="00552373">
          <w:rPr>
            <w:rStyle w:val="Hyperlink"/>
            <w:rFonts w:eastAsiaTheme="minorHAnsi" w:cstheme="majorHAnsi"/>
          </w:rPr>
          <w:t>home.html</w:t>
        </w:r>
        <w:proofErr w:type="spellEnd"/>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w:t>
      </w:r>
      <w:proofErr w:type="spellStart"/>
      <w:r w:rsidR="0001425C" w:rsidRPr="00552373">
        <w:t>ensaiosclinicos.gov.br</w:t>
      </w:r>
      <w:proofErr w:type="spellEnd"/>
      <w:r w:rsidR="0001425C" w:rsidRPr="00552373">
        <w:t>)</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w:t>
      </w:r>
      <w:proofErr w:type="spellStart"/>
      <w:r w:rsidR="00D05A5A" w:rsidRPr="00552373">
        <w:rPr>
          <w:i/>
          <w:iCs/>
        </w:rPr>
        <w:t>Number</w:t>
      </w:r>
      <w:proofErr w:type="spellEnd"/>
      <w:r w:rsidR="00D05A5A" w:rsidRPr="00552373">
        <w:rPr>
          <w:i/>
          <w:iCs/>
        </w:rPr>
        <w:t xml:space="preserve"> </w:t>
      </w:r>
      <w:r w:rsidR="00D05A5A" w:rsidRPr="00552373">
        <w:t>(UTN) U1111-1294-5624</w:t>
      </w:r>
      <w:r w:rsidR="00F00BB6" w:rsidRPr="00552373">
        <w:t xml:space="preserve"> e </w:t>
      </w:r>
      <w:r w:rsidR="00BC557A" w:rsidRPr="00552373">
        <w:t xml:space="preserve">identificador </w:t>
      </w:r>
      <w:hyperlink r:id="rId22" w:history="1">
        <w:r w:rsidR="00704465" w:rsidRPr="00552373">
          <w:rPr>
            <w:rStyle w:val="Hyperlink"/>
            <w:rFonts w:eastAsiaTheme="minorHAnsi" w:cstheme="majorHAnsi"/>
          </w:rPr>
          <w:t>RBR-5wy4vhx</w:t>
        </w:r>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174" w:name="_Toc187787258"/>
      <w:r w:rsidRPr="00552373">
        <w:rPr>
          <w:lang w:val="pt-BR"/>
        </w:rPr>
        <w:t xml:space="preserve">Determinação da dose da droga vegetal de </w:t>
      </w:r>
      <w:r w:rsidR="00535D0B" w:rsidRPr="00552373">
        <w:rPr>
          <w:i/>
          <w:iCs/>
          <w:lang w:val="pt-BR"/>
        </w:rPr>
        <w:t>Eclipta prostrata</w:t>
      </w:r>
      <w:r w:rsidRPr="00552373">
        <w:rPr>
          <w:lang w:val="pt-BR"/>
        </w:rPr>
        <w:t xml:space="preserve"> (dvep)</w:t>
      </w:r>
      <w:bookmarkEnd w:id="174"/>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proofErr w:type="spellStart"/>
      <w:r w:rsidRPr="00552373">
        <w:rPr>
          <w:i/>
          <w:iCs/>
        </w:rPr>
        <w:t>Ayurveda</w:t>
      </w:r>
      <w:proofErr w:type="spellEnd"/>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Content>
          <w:r w:rsidR="002A47FF" w:rsidRPr="00552373">
            <w:rPr>
              <w:color w:val="000000"/>
            </w:rPr>
            <w:t>(KAMBLI; KHAIRE; KUSHWAHA,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175" w:name="_Toc187787260"/>
      <w:r w:rsidRPr="00552373">
        <w:rPr>
          <w:lang w:val="pt-BR"/>
        </w:rPr>
        <w:softHyphen/>
        <w:t>Cálculo do tamanho amostral</w:t>
      </w:r>
      <w:bookmarkEnd w:id="175"/>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Content>
          <w:r w:rsidR="002A47FF" w:rsidRPr="00552373">
            <w:rPr>
              <w:color w:val="000000"/>
            </w:rPr>
            <w:t>(BOSY-WESTPHAL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Content>
          <w:r w:rsidR="002A47FF" w:rsidRPr="00552373">
            <w:rPr>
              <w:color w:val="000000"/>
            </w:rPr>
            <w:t>(MATTIELLO; MUNDSTOCK; ZIEGELMANN,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176" w:name="_Ref187833303"/>
      <w:bookmarkStart w:id="177"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176"/>
      <w:r w:rsidRPr="00552373">
        <w:t xml:space="preserve"> - Distribuição do ângulo de fase da análise de impedância bioelétrica corporal em indivíduos com obesidade grau I, estratificado por sexo e faixa etária</w:t>
      </w:r>
      <w:bookmarkEnd w:id="177"/>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1"/>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Content>
          <w:r w:rsidR="002A47FF" w:rsidRPr="00552373">
            <w:rPr>
              <w:color w:val="000000"/>
            </w:rPr>
            <w:t>BOSY-WESTPHAL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amostral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bicaudal e poder do teste de 80%, obtemos tamanho amostral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178" w:name="_Toc132992077"/>
      <w:bookmarkStart w:id="179"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proofErr w:type="spellStart"/>
      <w:r w:rsidR="009D54E8" w:rsidRPr="00552373">
        <w:rPr>
          <w:i/>
        </w:rPr>
        <w:t>Research</w:t>
      </w:r>
      <w:proofErr w:type="spellEnd"/>
      <w:r w:rsidR="009D54E8" w:rsidRPr="00552373">
        <w:rPr>
          <w:i/>
        </w:rPr>
        <w:t xml:space="preserve">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w:t>
      </w:r>
      <w:proofErr w:type="spellStart"/>
      <w:r w:rsidR="009D54E8" w:rsidRPr="00552373">
        <w:t>REDCap</w:t>
      </w:r>
      <w:proofErr w:type="spellEnd"/>
      <w:r w:rsidR="009D54E8" w:rsidRPr="00552373">
        <w:t xml:space="preserve">),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 xml:space="preserve">O Plano de Gestão de Dados foi criado com a </w:t>
      </w:r>
      <w:proofErr w:type="spellStart"/>
      <w:r w:rsidRPr="00552373">
        <w:t>DMPTool</w:t>
      </w:r>
      <w:proofErr w:type="spellEnd"/>
      <w:r w:rsidRPr="00552373">
        <w:t xml:space="preserve"> (</w:t>
      </w:r>
      <w:hyperlink r:id="rId23" w:history="1">
        <w:r w:rsidRPr="00552373">
          <w:rPr>
            <w:rStyle w:val="Hyperlink"/>
            <w:rFonts w:ascii="Aptos Light" w:eastAsiaTheme="minorHAnsi" w:hAnsi="Aptos Light" w:cstheme="minorBidi"/>
            <w:lang w:eastAsia="en-US"/>
          </w:rPr>
          <w:t>https://</w:t>
        </w:r>
        <w:proofErr w:type="spellStart"/>
        <w:r w:rsidRPr="00552373">
          <w:rPr>
            <w:rStyle w:val="Hyperlink"/>
            <w:rFonts w:ascii="Aptos Light" w:eastAsiaTheme="minorHAnsi" w:hAnsi="Aptos Light" w:cstheme="minorBidi"/>
            <w:lang w:eastAsia="en-US"/>
          </w:rPr>
          <w:t>dmptool.org</w:t>
        </w:r>
        <w:proofErr w:type="spellEnd"/>
        <w:r w:rsidRPr="00552373">
          <w:rPr>
            <w:rStyle w:val="Hyperlink"/>
            <w:rFonts w:ascii="Aptos Light" w:eastAsiaTheme="minorHAnsi" w:hAnsi="Aptos Light" w:cstheme="minorBidi"/>
            <w:lang w:eastAsia="en-US"/>
          </w:rPr>
          <w:t>/</w:t>
        </w:r>
      </w:hyperlink>
      <w:r w:rsidRPr="00552373">
        <w:t xml:space="preserve">) utilizando o </w:t>
      </w:r>
      <w:proofErr w:type="spellStart"/>
      <w:r w:rsidRPr="00552373">
        <w:rPr>
          <w:i/>
          <w:iCs/>
        </w:rPr>
        <w:t>template</w:t>
      </w:r>
      <w:proofErr w:type="spellEnd"/>
      <w:r w:rsidRPr="00552373">
        <w:rPr>
          <w:i/>
          <w:iCs/>
        </w:rPr>
        <w:t xml:space="preserv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4" w:history="1">
        <w:r w:rsidRPr="00552373">
          <w:rPr>
            <w:rStyle w:val="Hyperlink"/>
            <w:rFonts w:ascii="Aptos Light" w:eastAsiaTheme="minorHAnsi" w:hAnsi="Aptos Light" w:cstheme="minorBidi"/>
            <w:lang w:eastAsia="en-US"/>
          </w:rPr>
          <w:t>https://</w:t>
        </w:r>
        <w:proofErr w:type="spellStart"/>
        <w:r w:rsidRPr="00552373">
          <w:rPr>
            <w:rStyle w:val="Hyperlink"/>
            <w:rFonts w:ascii="Aptos Light" w:eastAsiaTheme="minorHAnsi" w:hAnsi="Aptos Light" w:cstheme="minorBidi"/>
            <w:lang w:eastAsia="en-US"/>
          </w:rPr>
          <w:t>doi.org</w:t>
        </w:r>
        <w:proofErr w:type="spellEnd"/>
        <w:r w:rsidRPr="00552373">
          <w:rPr>
            <w:rStyle w:val="Hyperlink"/>
            <w:rFonts w:ascii="Aptos Light" w:eastAsiaTheme="minorHAnsi" w:hAnsi="Aptos Light" w:cstheme="minorBidi"/>
            <w:lang w:eastAsia="en-US"/>
          </w:rPr>
          <w:t>/10.48321/D1N34D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w:t>
      </w:r>
      <w:proofErr w:type="spellStart"/>
      <w:r w:rsidRPr="00552373">
        <w:t>REDCap</w:t>
      </w:r>
      <w:proofErr w:type="spellEnd"/>
      <w:r w:rsidRPr="00552373">
        <w:t xml:space="preserve">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5"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6"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w:t>
      </w:r>
      <w:proofErr w:type="spellStart"/>
      <w:r w:rsidRPr="00552373">
        <w:t>REDCap</w:t>
      </w:r>
      <w:proofErr w:type="spellEnd"/>
      <w:r w:rsidRPr="00552373">
        <w:t xml:space="preserve">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7"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8"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9"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proofErr w:type="spellStart"/>
      <w:r w:rsidRPr="00552373">
        <w:rPr>
          <w:i/>
          <w:iCs/>
        </w:rPr>
        <w:t>National</w:t>
      </w:r>
      <w:proofErr w:type="spellEnd"/>
      <w:r w:rsidRPr="00552373">
        <w:rPr>
          <w:i/>
          <w:iCs/>
        </w:rPr>
        <w:t xml:space="preserve"> </w:t>
      </w:r>
      <w:proofErr w:type="spellStart"/>
      <w:r w:rsidRPr="00552373">
        <w:rPr>
          <w:i/>
          <w:iCs/>
        </w:rPr>
        <w:t>Cancer</w:t>
      </w:r>
      <w:proofErr w:type="spellEnd"/>
      <w:r w:rsidRPr="00552373">
        <w:rPr>
          <w:i/>
          <w:iCs/>
        </w:rPr>
        <w:t xml:space="preserve"> </w:t>
      </w:r>
      <w:proofErr w:type="spellStart"/>
      <w:r w:rsidRPr="00552373">
        <w:rPr>
          <w:i/>
          <w:iCs/>
        </w:rPr>
        <w:t>Institute</w:t>
      </w:r>
      <w:proofErr w:type="spellEnd"/>
      <w:r w:rsidRPr="00552373">
        <w:rPr>
          <w:i/>
          <w:iCs/>
        </w:rPr>
        <w:t xml:space="preserv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178"/>
      <w:bookmarkEnd w:id="179"/>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180" w:name="_Toc462854987"/>
      <w:bookmarkStart w:id="181" w:name="_Toc524435296"/>
      <w:bookmarkStart w:id="182" w:name="_Toc113573678"/>
      <w:bookmarkStart w:id="183" w:name="_Toc128317835"/>
      <w:bookmarkStart w:id="184" w:name="_Toc187787254"/>
      <w:r w:rsidRPr="00552373">
        <w:rPr>
          <w:lang w:val="pt-BR"/>
        </w:rPr>
        <w:t>Critérios de inclusão</w:t>
      </w:r>
      <w:bookmarkEnd w:id="180"/>
      <w:bookmarkEnd w:id="181"/>
      <w:bookmarkEnd w:id="182"/>
      <w:bookmarkEnd w:id="183"/>
      <w:r w:rsidRPr="00552373">
        <w:rPr>
          <w:lang w:val="pt-BR"/>
        </w:rPr>
        <w:t xml:space="preserve"> e não-inclusão</w:t>
      </w:r>
      <w:bookmarkEnd w:id="184"/>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 xml:space="preserve">por exemplo, doença de </w:t>
      </w:r>
      <w:proofErr w:type="spellStart"/>
      <w:r w:rsidRPr="00552373">
        <w:t>Crohn</w:t>
      </w:r>
      <w:proofErr w:type="spellEnd"/>
      <w:r w:rsidRPr="00552373">
        <w:t>,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oença renal crônica com taxa de filtração glomerular &lt; 60 mg/dl</w:t>
      </w:r>
      <w:r w:rsidR="00EF3E8E" w:rsidRPr="00552373">
        <w:t>;</w:t>
      </w:r>
    </w:p>
    <w:p w14:paraId="0BBF6059" w14:textId="299FF4A8" w:rsidR="00D14247" w:rsidRPr="00552373" w:rsidRDefault="005F1725" w:rsidP="00F65E4D">
      <w:pPr>
        <w:pStyle w:val="ListParagraph"/>
      </w:pPr>
      <w:r w:rsidRPr="00552373">
        <w:t>p</w:t>
      </w:r>
      <w:r w:rsidR="00D14247" w:rsidRPr="00552373">
        <w:t xml:space="preserve">neumopatias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imunodeficiência</w:t>
      </w:r>
      <w:r w:rsidRPr="00552373">
        <w:t>s</w:t>
      </w:r>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esteroidais ou não esteroidais, ou drogas </w:t>
      </w:r>
      <w:r w:rsidR="00B8152D" w:rsidRPr="00552373">
        <w:t>imunossupressor</w:t>
      </w:r>
      <w:r w:rsidRPr="00552373">
        <w:t>as</w:t>
      </w:r>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análises de impedância bioelétrica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a análise de impedância bioelétrica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cardioversor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185" w:name="_Toc187787255"/>
      <w:r w:rsidRPr="00552373">
        <w:rPr>
          <w:lang w:val="pt-BR"/>
        </w:rPr>
        <w:t>Critérios de exclusão</w:t>
      </w:r>
      <w:bookmarkEnd w:id="185"/>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186" w:name="_Toc187787256"/>
      <w:r w:rsidRPr="00552373">
        <w:rPr>
          <w:lang w:val="pt-BR"/>
        </w:rPr>
        <w:t>Seleção e recrutamento</w:t>
      </w:r>
      <w:bookmarkEnd w:id="186"/>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 xml:space="preserve">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w:t>
      </w:r>
      <w:proofErr w:type="spellStart"/>
      <w:r w:rsidRPr="00552373">
        <w:t>REDCap</w:t>
      </w:r>
      <w:proofErr w:type="spellEnd"/>
      <w:r w:rsidRPr="00552373">
        <w:t xml:space="preserve"> para maior segurança.</w:t>
      </w:r>
    </w:p>
    <w:p w14:paraId="559681B2" w14:textId="6FBC411B" w:rsidR="00A13B8E" w:rsidRPr="00552373" w:rsidRDefault="001E4188" w:rsidP="00F65E4D">
      <w:pPr>
        <w:pStyle w:val="Heading3"/>
        <w:rPr>
          <w:lang w:val="pt-BR"/>
        </w:rPr>
      </w:pPr>
      <w:bookmarkStart w:id="187"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187"/>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Content>
          <w:r w:rsidR="002A47FF" w:rsidRPr="00552373">
            <w:rPr>
              <w:color w:val="000000"/>
            </w:rPr>
            <w:t>(GERMOSÉN-ROBINEAU,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triadas com avaliação sérica de </w:t>
      </w:r>
      <w:r w:rsidR="00FD2AC4" w:rsidRPr="00552373">
        <w:t>gonadotrofina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intrauterinos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w:t>
      </w:r>
      <w:proofErr w:type="spellStart"/>
      <w:r w:rsidR="00A13B8E" w:rsidRPr="00552373">
        <w:t>método</w:t>
      </w:r>
      <w:proofErr w:type="spellEnd"/>
      <w:r w:rsidR="00A13B8E" w:rsidRPr="00552373">
        <w:t xml:space="preserve">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188" w:name="_Toc462854991"/>
      <w:bookmarkStart w:id="189" w:name="_Toc524435300"/>
    </w:p>
    <w:p w14:paraId="7C47E195" w14:textId="5AA595EA" w:rsidR="00EE77CE" w:rsidRPr="00552373" w:rsidRDefault="001E4188" w:rsidP="00F65E4D">
      <w:pPr>
        <w:pStyle w:val="Heading3"/>
        <w:rPr>
          <w:lang w:val="pt-BR"/>
        </w:rPr>
      </w:pPr>
      <w:bookmarkStart w:id="190" w:name="_Toc187787261"/>
      <w:r w:rsidRPr="00552373">
        <w:rPr>
          <w:lang w:val="pt-BR"/>
        </w:rPr>
        <w:t>Randomização</w:t>
      </w:r>
      <w:bookmarkEnd w:id="190"/>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30" w:history="1">
        <w:proofErr w:type="spellStart"/>
        <w:r w:rsidR="00651F62" w:rsidRPr="00552373">
          <w:rPr>
            <w:rStyle w:val="Hyperlink"/>
            <w:rFonts w:eastAsiaTheme="minorHAnsi" w:cstheme="majorHAnsi"/>
          </w:rPr>
          <w:t>www.sealedenvelope.com</w:t>
        </w:r>
        <w:proofErr w:type="spellEnd"/>
        <w:r w:rsidR="00651F62" w:rsidRPr="00552373">
          <w:rPr>
            <w:rStyle w:val="Hyperlink"/>
            <w:rFonts w:eastAsiaTheme="minorHAnsi" w:cstheme="majorHAnsi"/>
          </w:rPr>
          <w:t>/</w:t>
        </w:r>
        <w:proofErr w:type="spellStart"/>
        <w:r w:rsidR="00651F62" w:rsidRPr="00552373">
          <w:rPr>
            <w:rStyle w:val="Hyperlink"/>
            <w:rFonts w:eastAsiaTheme="minorHAnsi" w:cstheme="majorHAnsi"/>
          </w:rPr>
          <w:t>simple-randomiser</w:t>
        </w:r>
        <w:proofErr w:type="spellEnd"/>
        <w:r w:rsidR="00651F62" w:rsidRPr="00552373">
          <w:rPr>
            <w:rStyle w:val="Hyperlink"/>
            <w:rFonts w:eastAsiaTheme="minorHAnsi" w:cstheme="majorHAnsi"/>
          </w:rPr>
          <w:t>/v1/</w:t>
        </w:r>
        <w:proofErr w:type="spellStart"/>
        <w:r w:rsidR="00651F62" w:rsidRPr="00552373">
          <w:rPr>
            <w:rStyle w:val="Hyperlink"/>
            <w:rFonts w:eastAsiaTheme="minorHAnsi" w:cstheme="majorHAnsi"/>
          </w:rPr>
          <w:t>lists</w:t>
        </w:r>
        <w:proofErr w:type="spellEnd"/>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91" w:name="OLE_LINK4"/>
      <w:proofErr w:type="spellStart"/>
      <w:r w:rsidRPr="00552373">
        <w:t>s</w:t>
      </w:r>
      <w:r w:rsidR="00B450A7" w:rsidRPr="00552373">
        <w:t>eed</w:t>
      </w:r>
      <w:bookmarkEnd w:id="191"/>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92" w:name="_Toc187787262"/>
      <w:r w:rsidRPr="00552373">
        <w:rPr>
          <w:lang w:val="pt-BR"/>
        </w:rPr>
        <w:t>Intervenção</w:t>
      </w:r>
      <w:bookmarkEnd w:id="192"/>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A02E9A">
      <w:pPr>
        <w:pStyle w:val="Ttulotabela"/>
      </w:pPr>
      <w:bookmarkStart w:id="193"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93"/>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clínicos, eletrocardiográficos,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Aferição da força de preensão palmar e realização da análise de impedância bioelétrica corporal tetrapolar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1"/>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Em adição, foram realizadas aferição da pressão arterial nas três avaliações e avaliação da força de preensão palmar e análise de impedância bioelétrica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 xml:space="preserve">Os medicamentos de uso habitual dos participantes não foram interrompidos ou modificados, exceto em casos de ajustes necessários para o adequado controle de comorbidades clínicas, conforme as diretrizes adotadas pelo SUS. Tais modificações foram registradas no </w:t>
      </w:r>
      <w:proofErr w:type="spellStart"/>
      <w:r w:rsidRPr="00552373">
        <w:t>REDCap</w:t>
      </w:r>
      <w:proofErr w:type="spellEnd"/>
      <w:r w:rsidRPr="00552373">
        <w:t xml:space="preserve">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94" w:name="_Toc462854986"/>
      <w:bookmarkStart w:id="195" w:name="_Toc524435295"/>
      <w:bookmarkStart w:id="196" w:name="_Toc113573694"/>
      <w:bookmarkStart w:id="197" w:name="_Toc118072938"/>
      <w:bookmarkStart w:id="198" w:name="_Toc118415073"/>
      <w:bookmarkStart w:id="199" w:name="_Toc128317838"/>
      <w:bookmarkStart w:id="200" w:name="_Toc132992078"/>
      <w:bookmarkStart w:id="201" w:name="_Toc187787263"/>
      <w:r w:rsidRPr="00552373">
        <w:rPr>
          <w:lang w:val="pt-BR"/>
        </w:rPr>
        <w:t>Segurança</w:t>
      </w:r>
      <w:bookmarkEnd w:id="194"/>
      <w:bookmarkEnd w:id="195"/>
      <w:bookmarkEnd w:id="196"/>
      <w:bookmarkEnd w:id="197"/>
      <w:bookmarkEnd w:id="198"/>
      <w:bookmarkEnd w:id="199"/>
      <w:bookmarkEnd w:id="200"/>
      <w:bookmarkEnd w:id="201"/>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Content>
          <w:r w:rsidR="002A47FF" w:rsidRPr="00552373">
            <w:rPr>
              <w:color w:val="000000"/>
            </w:rPr>
            <w:t>(GERMOSÉN ROBINEAU et al., 2014; GERMOSÉN-ROBINEAU,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r w:rsidR="000F5251" w:rsidRPr="00552373">
        <w:t>Contec Ecg-300</w:t>
      </w:r>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Content>
          <w:r w:rsidR="002A47FF" w:rsidRPr="00552373">
            <w:rPr>
              <w:color w:val="000000"/>
            </w:rPr>
            <w:t>(SAMESIMA et al., 2022; SATTAR; CHHABRA,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w:t>
      </w:r>
      <w:proofErr w:type="spellStart"/>
      <w:r w:rsidR="00757FB3" w:rsidRPr="00552373">
        <w:t>REDCap</w:t>
      </w:r>
      <w:proofErr w:type="spellEnd"/>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 xml:space="preserve">os participantes de pesquisa recebiam por mensagem de texto um breve questionário semanal enviado automaticamente pelo sistema </w:t>
      </w:r>
      <w:proofErr w:type="spellStart"/>
      <w:r w:rsidR="00371FBF" w:rsidRPr="00552373">
        <w:t>REDCap</w:t>
      </w:r>
      <w:proofErr w:type="spellEnd"/>
      <w:r w:rsidR="00371FBF" w:rsidRPr="00552373">
        <w:t>.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 xml:space="preserve">telefone fixo e </w:t>
      </w:r>
      <w:proofErr w:type="spellStart"/>
      <w:r w:rsidRPr="00552373">
        <w:t>Whatsapp</w:t>
      </w:r>
      <w:proofErr w:type="spellEnd"/>
      <w:r w:rsidRPr="00552373">
        <w:t>®</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A02E9A">
      <w:pPr>
        <w:pStyle w:val="Ttulotabela"/>
      </w:pPr>
      <w:bookmarkStart w:id="202"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202"/>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ausência de artrites ou mialgias,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r w:rsidR="009041F7" w:rsidRPr="00552373">
              <w:t>hematopoiético</w:t>
            </w:r>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1"/>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Content>
          <w:r w:rsidR="002A47FF" w:rsidRPr="00552373">
            <w:rPr>
              <w:color w:val="000000"/>
            </w:rPr>
            <w:t>(MINISTÉRIO DA SAÚDE, 2008</w:t>
          </w:r>
        </w:sdtContent>
      </w:sdt>
    </w:p>
    <w:p w14:paraId="7C7CF126" w14:textId="391C98F4"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três pesquisadores com titulação mínima de Doutor, que receber</w:t>
      </w:r>
      <w:r w:rsidRPr="00552373">
        <w:t>iam</w:t>
      </w:r>
      <w:r w:rsidR="00844E35" w:rsidRPr="00552373">
        <w:t xml:space="preserve"> relatórios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system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assessment"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Content>
          <w:r w:rsidR="002A47FF" w:rsidRPr="00552373">
            <w:rPr>
              <w:rFonts w:cstheme="majorHAnsi"/>
              <w:color w:val="000000"/>
            </w:rPr>
            <w:t>(UPPSALA MONITORING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203" w:name="_Toc113573683"/>
      <w:bookmarkStart w:id="204" w:name="_Toc128317842"/>
      <w:bookmarkStart w:id="205" w:name="_Toc187787265"/>
      <w:r w:rsidRPr="00552373">
        <w:rPr>
          <w:lang w:val="pt-BR"/>
        </w:rPr>
        <w:t>Avaliação antropométrica</w:t>
      </w:r>
      <w:bookmarkEnd w:id="203"/>
      <w:bookmarkEnd w:id="204"/>
      <w:bookmarkEnd w:id="205"/>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(Inmetro),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(Inmetro)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110503E" w:rsidR="002D4B19" w:rsidRPr="00552373" w:rsidRDefault="002D4B19" w:rsidP="00F65E4D">
      <w:r w:rsidRPr="00552373">
        <w:t xml:space="preserve">A metodologia para o registro dos dados antropométricos foi detalhadamente estruturada com base em um instrumento eletrônico implementado no </w:t>
      </w:r>
      <w:proofErr w:type="spellStart"/>
      <w:r w:rsidRPr="00552373">
        <w:t>REDCap</w:t>
      </w:r>
      <w:proofErr w:type="spellEnd"/>
      <w:r w:rsidRPr="00552373">
        <w:t xml:space="preserve">. Cada variável antropométrica foi registrada com o uso de campos específicos configurados no </w:t>
      </w:r>
      <w:proofErr w:type="spellStart"/>
      <w:r w:rsidRPr="00552373">
        <w:t>REDCap</w:t>
      </w:r>
      <w:proofErr w:type="spellEnd"/>
      <w:r w:rsidRPr="00552373">
        <w:t xml:space="preserve">. A altura e circunferência abdominal foram registrada em centímetros, com uma casa decimal (precisão de 0,01 metros). O peso foi registrado em metros, com uma casa decimal (precisão 0.1 kg). Para cada variável, foram criados campos de confirmação, nos quais os valores eram registrados em duplicata para verificar a consistência. A lógica de validação no </w:t>
      </w:r>
      <w:proofErr w:type="spellStart"/>
      <w:r w:rsidRPr="00552373">
        <w:t>REDCap</w:t>
      </w:r>
      <w:proofErr w:type="spellEnd"/>
      <w:r w:rsidRPr="00552373">
        <w:t xml:space="preserve">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 xml:space="preserve">Com base nos dados aferidos, cálculos adicionais foram automatizados no </w:t>
      </w:r>
      <w:proofErr w:type="spellStart"/>
      <w:r w:rsidRPr="00552373">
        <w:t>REDCap</w:t>
      </w:r>
      <w:proofErr w:type="spellEnd"/>
      <w:r w:rsidRPr="00552373">
        <w:t xml:space="preserve">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206" w:name="_Toc132992079"/>
      <w:bookmarkStart w:id="207" w:name="_Toc187787264"/>
      <w:bookmarkStart w:id="208" w:name="_Toc128317839"/>
      <w:r w:rsidRPr="00552373">
        <w:rPr>
          <w:lang w:val="pt-BR"/>
        </w:rPr>
        <w:t>Determinação do ângulo de fase</w:t>
      </w:r>
      <w:bookmarkEnd w:id="206"/>
      <w:bookmarkEnd w:id="207"/>
    </w:p>
    <w:bookmarkEnd w:id="208"/>
    <w:p w14:paraId="30597D3D" w14:textId="77777777" w:rsidR="005A47FD" w:rsidRPr="00552373" w:rsidRDefault="005A47FD" w:rsidP="005A47FD">
      <w:pPr>
        <w:rPr>
          <w:iCs/>
        </w:rPr>
      </w:pPr>
      <w:r w:rsidRPr="00552373">
        <w:t xml:space="preserve">A análise de impedância bioelétrica corporal foi realizada seguindo as recomendações da </w:t>
      </w:r>
      <w:proofErr w:type="spellStart"/>
      <w:r w:rsidRPr="00552373">
        <w:rPr>
          <w:i/>
        </w:rPr>
        <w:t>European</w:t>
      </w:r>
      <w:proofErr w:type="spellEnd"/>
      <w:r w:rsidRPr="00552373">
        <w:rPr>
          <w:i/>
        </w:rPr>
        <w:t xml:space="preserve"> Society for Clinical </w:t>
      </w:r>
      <w:proofErr w:type="spellStart"/>
      <w:r w:rsidRPr="00552373">
        <w:rPr>
          <w:i/>
        </w:rPr>
        <w:t>Nutrition</w:t>
      </w:r>
      <w:proofErr w:type="spellEnd"/>
      <w:r w:rsidRPr="00552373">
        <w:rPr>
          <w:i/>
        </w:rPr>
        <w:t xml:space="preserve"> </w:t>
      </w:r>
      <w:proofErr w:type="spellStart"/>
      <w:r w:rsidRPr="00552373">
        <w:rPr>
          <w:i/>
        </w:rPr>
        <w:t>and</w:t>
      </w:r>
      <w:proofErr w:type="spellEnd"/>
      <w:r w:rsidRPr="00552373">
        <w:rPr>
          <w:i/>
        </w:rPr>
        <w:t xml:space="preserve"> </w:t>
      </w:r>
      <w:proofErr w:type="spellStart"/>
      <w:r w:rsidRPr="00552373">
        <w:rPr>
          <w:i/>
        </w:rPr>
        <w:t>Metabolism</w:t>
      </w:r>
      <w:proofErr w:type="spellEnd"/>
      <w:r w:rsidRPr="00552373">
        <w:rPr>
          <w:i/>
        </w:rPr>
        <w:t> </w:t>
      </w:r>
      <w:r w:rsidRPr="00552373">
        <w:rPr>
          <w:iCs/>
        </w:rPr>
        <w:t>(ESPEN</w:t>
      </w:r>
      <w:bookmarkStart w:id="209"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209"/>
    <w:p w14:paraId="74266BB8" w14:textId="77777777" w:rsidR="005A47FD" w:rsidRPr="00552373" w:rsidRDefault="005A47FD" w:rsidP="005A47FD">
      <w:r w:rsidRPr="00552373">
        <w:t xml:space="preserve">Os dados antropométricos inseridos no aparelho antes do exame foram rigorosamente aferidos para minimizar erros nos resultados. A metodologia foi padronizada e registrada utilizando um instrumento estruturado no </w:t>
      </w:r>
      <w:proofErr w:type="spellStart"/>
      <w:r w:rsidRPr="00552373">
        <w:t>REDCap</w:t>
      </w:r>
      <w:proofErr w:type="spellEnd"/>
      <w:r w:rsidRPr="00552373">
        <w:t>,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Content>
          <w:r w:rsidR="002A47FF" w:rsidRPr="00552373">
            <w:rPr>
              <w:color w:val="000000"/>
            </w:rPr>
            <w:t>(DE LUIS et al., 2010; MIALICH et al., 2014; STREB et al., 2020; TOSELLI et al., 2020; WASYLUK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70F2F87C" w:rsidR="005A47FD" w:rsidRPr="00552373" w:rsidRDefault="005A47FD" w:rsidP="005A47FD">
      <w:r w:rsidRPr="00552373">
        <w:t xml:space="preserve">O exame foi conduzido utilizando </w:t>
      </w:r>
      <w:proofErr w:type="spellStart"/>
      <w:r w:rsidRPr="00552373">
        <w:t>oMedical</w:t>
      </w:r>
      <w:proofErr w:type="spellEnd"/>
      <w:r w:rsidRPr="00552373">
        <w:t xml:space="preserve"> Body </w:t>
      </w:r>
      <w:proofErr w:type="spellStart"/>
      <w:r w:rsidRPr="00552373">
        <w:t>Composition</w:t>
      </w:r>
      <w:proofErr w:type="spellEnd"/>
      <w:r w:rsidRPr="00552373">
        <w:t xml:space="preserve"> </w:t>
      </w:r>
      <w:proofErr w:type="spellStart"/>
      <w:r w:rsidRPr="00552373">
        <w:t>Analyzer</w:t>
      </w:r>
      <w:proofErr w:type="spellEnd"/>
      <w:r w:rsidRPr="00552373">
        <w:t xml:space="preserve"> - seca® </w:t>
      </w:r>
      <w:proofErr w:type="spellStart"/>
      <w:r w:rsidRPr="00552373">
        <w:t>mBCA</w:t>
      </w:r>
      <w:proofErr w:type="spellEnd"/>
      <w:r w:rsidRPr="00552373">
        <w:t xml:space="preserve"> 525, empregando o método de oito. Os eletrodos, com área de gel de  4 cm</w:t>
      </w:r>
      <w:r w:rsidRPr="00552373">
        <w:rPr>
          <w:vertAlign w:val="superscript"/>
        </w:rPr>
        <w:t>2</w:t>
      </w:r>
      <w:r w:rsidRPr="00552373">
        <w:t>, eram removidos da embalagem de proteção imediatamente antes da sua utilização. Os eletrodos foram alocados no participante conforme o manual do fabricante: um par no dorso das mãos e outro no dorso dos pés em cada dimídio,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maléolos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 xml:space="preserve">A impedância foi quantificada através de uma corrente de 100 </w:t>
      </w:r>
      <w:proofErr w:type="spellStart"/>
      <w:r w:rsidRPr="00552373">
        <w:t>μA</w:t>
      </w:r>
      <w:proofErr w:type="spellEnd"/>
      <w:r w:rsidRPr="00552373">
        <w:t xml:space="preserve"> nas frequências de 1, 2, 5, 10, 20, 50, 100, 200 e 500 kHz</w:t>
      </w:r>
      <w:r w:rsidRPr="00552373">
        <w:rPr>
          <w:rFonts w:ascii="-webkit-standard" w:hAnsi="-webkit-standard"/>
          <w:color w:val="000000"/>
          <w:sz w:val="27"/>
          <w:szCs w:val="27"/>
        </w:rPr>
        <w:t xml:space="preserve"> </w:t>
      </w:r>
      <w:r w:rsidRPr="00552373">
        <w:t>Também foram registrados os seguintes parâmetros para análise estatística e caracterização epidemiológica: impedância (Z), resistência (R), reatância (</w:t>
      </w:r>
      <w:proofErr w:type="spellStart"/>
      <w:r w:rsidRPr="00552373">
        <w:t>Xc</w:t>
      </w:r>
      <w:proofErr w:type="spellEnd"/>
      <w:r w:rsidRPr="00552373">
        <w:t>), massa gorda (FM), massa livre de gordura (FFM), massa muscular esquelética (SMM), massa muscular apendicular (</w:t>
      </w:r>
      <w:proofErr w:type="spellStart"/>
      <w:r w:rsidRPr="00552373">
        <w:t>aSMM</w:t>
      </w:r>
      <w:proofErr w:type="spellEnd"/>
      <w:r w:rsidRPr="00552373">
        <w:t>), índice de massa muscular esquelética (</w:t>
      </w:r>
      <w:proofErr w:type="spellStart"/>
      <w:r w:rsidRPr="00552373">
        <w:t>aSMMI</w:t>
      </w:r>
      <w:proofErr w:type="spellEnd"/>
      <w:r w:rsidRPr="00552373">
        <w:t xml:space="preserve">). </w:t>
      </w:r>
    </w:p>
    <w:p w14:paraId="2B76C9C0" w14:textId="2A3E0E65" w:rsidR="005A47FD" w:rsidRPr="00552373" w:rsidRDefault="005A47FD" w:rsidP="002432CF">
      <w:r w:rsidRPr="00552373">
        <w:t xml:space="preserve">Os valores de ângulo de fase, resistência e reatância eram registrados diretamente no </w:t>
      </w:r>
      <w:proofErr w:type="spellStart"/>
      <w:r w:rsidRPr="00552373">
        <w:t>REDCap</w:t>
      </w:r>
      <w:proofErr w:type="spellEnd"/>
      <w:r w:rsidRPr="00552373">
        <w:t xml:space="preserve">. Ao término da tarde, os exames realizados no dia eram exportados do aparelho </w:t>
      </w:r>
      <w:r w:rsidRPr="00552373">
        <w:lastRenderedPageBreak/>
        <w:t xml:space="preserve">para um </w:t>
      </w:r>
      <w:proofErr w:type="spellStart"/>
      <w:r w:rsidRPr="00552373">
        <w:t>pendrive</w:t>
      </w:r>
      <w:proofErr w:type="spellEnd"/>
      <w:r w:rsidRPr="00552373">
        <w:t xml:space="preser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Taichung, 41262, Taiwan), com mola padronizada de 80 kg, seguindo a técnica descrita e adotada pelo </w:t>
      </w:r>
      <w:proofErr w:type="spellStart"/>
      <w:r w:rsidRPr="00552373">
        <w:rPr>
          <w:rFonts w:eastAsia="MS Mincho"/>
          <w:i/>
          <w:iCs/>
        </w:rPr>
        <w:t>National</w:t>
      </w:r>
      <w:proofErr w:type="spellEnd"/>
      <w:r w:rsidRPr="00552373">
        <w:rPr>
          <w:rFonts w:eastAsia="MS Mincho"/>
          <w:i/>
          <w:iCs/>
        </w:rPr>
        <w:t xml:space="preserve"> Health </w:t>
      </w:r>
      <w:proofErr w:type="spellStart"/>
      <w:r w:rsidRPr="00552373">
        <w:rPr>
          <w:rFonts w:eastAsia="MS Mincho"/>
          <w:i/>
          <w:iCs/>
        </w:rPr>
        <w:t>and</w:t>
      </w:r>
      <w:proofErr w:type="spellEnd"/>
      <w:r w:rsidRPr="00552373">
        <w:rPr>
          <w:rFonts w:eastAsia="MS Mincho"/>
          <w:i/>
          <w:iCs/>
        </w:rPr>
        <w:t xml:space="preserve">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w:t>
      </w:r>
      <w:proofErr w:type="spellStart"/>
      <w:r w:rsidRPr="00552373">
        <w:rPr>
          <w:rFonts w:eastAsia="MS Mincho"/>
          <w:i/>
          <w:iCs/>
        </w:rPr>
        <w:t>Survey</w:t>
      </w:r>
      <w:proofErr w:type="spellEnd"/>
      <w:r w:rsidRPr="00552373">
        <w:rPr>
          <w:rFonts w:eastAsia="MS Mincho"/>
          <w:i/>
          <w:iCs/>
        </w:rPr>
        <w:t xml:space="preserve">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submáxima.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 xml:space="preserve">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w:t>
      </w:r>
      <w:proofErr w:type="spellStart"/>
      <w:r w:rsidRPr="00552373">
        <w:rPr>
          <w:rFonts w:eastAsia="MS Mincho"/>
        </w:rPr>
        <w:t>REDCap</w:t>
      </w:r>
      <w:proofErr w:type="spellEnd"/>
      <w:r w:rsidRPr="00552373">
        <w:rPr>
          <w:rFonts w:eastAsia="MS Mincho"/>
        </w:rPr>
        <w:t>.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 xml:space="preserve">Por fim, cálculos automáticos no </w:t>
      </w:r>
      <w:proofErr w:type="spellStart"/>
      <w:r w:rsidRPr="00552373">
        <w:rPr>
          <w:rFonts w:eastAsia="MS Mincho"/>
        </w:rPr>
        <w:t>REDCap</w:t>
      </w:r>
      <w:proofErr w:type="spellEnd"/>
      <w:r w:rsidRPr="00552373">
        <w:rPr>
          <w:rFonts w:eastAsia="MS Mincho"/>
        </w:rPr>
        <w:t xml:space="preserve">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210" w:name="_Toc132992080"/>
      <w:bookmarkStart w:id="211" w:name="_Toc187787266"/>
      <w:r w:rsidRPr="00552373">
        <w:rPr>
          <w:rFonts w:eastAsia="Times New Roman"/>
          <w:lang w:val="pt-BR"/>
        </w:rPr>
        <w:t>Avaliação da ingestão alimentar</w:t>
      </w:r>
      <w:bookmarkEnd w:id="210"/>
      <w:bookmarkEnd w:id="211"/>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(WILLETT,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Content>
          <w:r w:rsidR="002A47FF" w:rsidRPr="00552373">
            <w:rPr>
              <w:color w:val="000000"/>
            </w:rPr>
            <w:t>(FISBERG; MARCHIONI; COLUCCI, 2009)</w:t>
          </w:r>
        </w:sdtContent>
      </w:sdt>
      <w:r w:rsidR="005F5231" w:rsidRPr="00552373">
        <w:t>.</w:t>
      </w:r>
      <w:r w:rsidRPr="00552373">
        <w:t xml:space="preserve"> </w:t>
      </w:r>
      <w:r w:rsidR="00AA0B2D" w:rsidRPr="00552373">
        <w:t xml:space="preserve">Após os registros iniciais no </w:t>
      </w:r>
      <w:proofErr w:type="spellStart"/>
      <w:r w:rsidR="00AA0B2D" w:rsidRPr="00552373">
        <w:t>REDCap</w:t>
      </w:r>
      <w:proofErr w:type="spellEnd"/>
      <w:r w:rsidR="00AA0B2D" w:rsidRPr="00552373">
        <w:t xml:space="preserve">,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w:t>
      </w:r>
      <w:proofErr w:type="spellStart"/>
      <w:r w:rsidR="00AA0B2D" w:rsidRPr="00552373">
        <w:t>REDCap</w:t>
      </w:r>
      <w:proofErr w:type="spellEnd"/>
      <w:r w:rsidR="00AA0B2D" w:rsidRPr="00552373">
        <w:t>.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212" w:name="_Toc187787267"/>
      <w:bookmarkStart w:id="213" w:name="_Toc113573686"/>
      <w:bookmarkStart w:id="214" w:name="_Toc128317843"/>
      <w:r w:rsidRPr="00552373">
        <w:rPr>
          <w:lang w:val="pt-BR"/>
        </w:rPr>
        <w:t>Intervenção nutricional</w:t>
      </w:r>
      <w:bookmarkEnd w:id="212"/>
    </w:p>
    <w:p w14:paraId="4171F6EE" w14:textId="7EA2BD5B" w:rsidR="00886B08" w:rsidRPr="00552373" w:rsidRDefault="00886B08" w:rsidP="00F65E4D">
      <w:bookmarkStart w:id="215"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um dentre </w:t>
      </w:r>
      <w:r w:rsidR="00AA0B2D" w:rsidRPr="00552373">
        <w:t>sete</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Content>
          <w:r w:rsidR="002A47FF" w:rsidRPr="00552373">
            <w:rPr>
              <w:color w:val="000000"/>
            </w:rPr>
            <w:t>(ESCOTT-STUMP, 2015)</w:t>
          </w:r>
        </w:sdtContent>
      </w:sdt>
      <w:r w:rsidR="00AA0B2D" w:rsidRPr="00552373">
        <w:t xml:space="preserve">. Após o registro dos dados antropométricos no </w:t>
      </w:r>
      <w:proofErr w:type="spellStart"/>
      <w:r w:rsidR="00AA0B2D" w:rsidRPr="00552373">
        <w:t>REDCap</w:t>
      </w:r>
      <w:proofErr w:type="spellEnd"/>
      <w:r w:rsidR="00AA0B2D" w:rsidRPr="00552373">
        <w:t xml:space="preserve">,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levando em consideração a quantidade e frequência das refeições, equilíbrio de macro e micronutrientes, inclusão de alimentos saudáveis e hidratação adequada.</w:t>
      </w:r>
    </w:p>
    <w:p w14:paraId="56048AFE" w14:textId="663FB120"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Content>
          <w:r w:rsidR="002A47FF" w:rsidRPr="00552373">
            <w:rPr>
              <w:color w:val="000000"/>
            </w:rPr>
            <w:t>(BENCHIMOL, 2016)</w:t>
          </w:r>
        </w:sdtContent>
      </w:sdt>
      <w:r w:rsidRPr="00552373">
        <w:t xml:space="preserve">, que abordará 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r w:rsidRPr="00552373">
        <w:t xml:space="preserve">reorientados. </w:t>
      </w:r>
    </w:p>
    <w:p w14:paraId="6AA7847B" w14:textId="0B3FD503"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mbulatório de Obesidade e Dislipidemia</w:t>
      </w:r>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receberão</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216" w:name="_Toc187787268"/>
      <w:bookmarkEnd w:id="213"/>
      <w:bookmarkEnd w:id="214"/>
      <w:bookmarkEnd w:id="215"/>
      <w:r w:rsidRPr="00552373">
        <w:rPr>
          <w:lang w:val="pt-BR"/>
        </w:rPr>
        <w:lastRenderedPageBreak/>
        <w:t>Pressão arterial sistêmica (pa)</w:t>
      </w:r>
      <w:bookmarkEnd w:id="216"/>
    </w:p>
    <w:p w14:paraId="0CCC6535" w14:textId="7180A0B8" w:rsidR="005318A6" w:rsidRPr="00552373" w:rsidRDefault="00E55476" w:rsidP="00F65E4D">
      <w:r w:rsidRPr="00552373">
        <w:t>A PA será registrada utilizando esfigmomanômetro</w:t>
      </w:r>
      <w:r w:rsidR="0019158B" w:rsidRPr="00552373">
        <w:t xml:space="preserve"> oscilométric</w:t>
      </w:r>
      <w:r w:rsidR="00832DE3" w:rsidRPr="00552373">
        <w:t>o</w:t>
      </w:r>
      <w:r w:rsidR="00C1580A" w:rsidRPr="00552373">
        <w:t xml:space="preserve"> calibrado e aprovado pelo Inmetro</w:t>
      </w:r>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w:t>
      </w:r>
      <w:proofErr w:type="spellStart"/>
      <w:r w:rsidR="00832DE3" w:rsidRPr="00552373">
        <w:t>superestimação</w:t>
      </w:r>
      <w:proofErr w:type="spellEnd"/>
      <w:r w:rsidR="00832DE3" w:rsidRPr="00552373">
        <w:t xml:space="preserve">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Content>
          <w:r w:rsidR="002A47FF" w:rsidRPr="00552373">
            <w:rPr>
              <w:color w:val="000000"/>
            </w:rPr>
            <w:t>(MARKMAN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1"/>
      </w:pPr>
      <w:bookmarkStart w:id="217" w:name="_Toc187760382"/>
      <w:bookmarkStart w:id="218"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217"/>
      <w:bookmarkEnd w:id="218"/>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Content>
          <w:r w:rsidR="002A47FF" w:rsidRPr="00552373">
            <w:rPr>
              <w:color w:val="000000"/>
            </w:rPr>
            <w:t>(MARKMAN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circadianas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Content>
          <w:r w:rsidR="002A47FF" w:rsidRPr="00552373">
            <w:rPr>
              <w:color w:val="000000"/>
            </w:rPr>
            <w:t>(RANGINENI; SHARADA; SAXENA, 2007)</w:t>
          </w:r>
        </w:sdtContent>
      </w:sdt>
      <w:r w:rsidR="00DC51AA" w:rsidRPr="00552373">
        <w:t>.</w:t>
      </w:r>
    </w:p>
    <w:p w14:paraId="04E318C7" w14:textId="70821AE6" w:rsidR="00D569C2" w:rsidRPr="00552373" w:rsidRDefault="001E4188" w:rsidP="00F65E4D">
      <w:pPr>
        <w:pStyle w:val="Heading3"/>
        <w:rPr>
          <w:lang w:val="pt-BR"/>
        </w:rPr>
      </w:pPr>
      <w:bookmarkStart w:id="219" w:name="_Toc113573687"/>
      <w:bookmarkStart w:id="220" w:name="_Toc128317844"/>
      <w:bookmarkStart w:id="221" w:name="_Toc132992082"/>
      <w:bookmarkStart w:id="222" w:name="_Toc187787269"/>
      <w:r w:rsidRPr="00552373">
        <w:rPr>
          <w:lang w:val="pt-BR"/>
        </w:rPr>
        <w:t>Instrumento de avaliação de qualidade de vida</w:t>
      </w:r>
      <w:bookmarkEnd w:id="219"/>
      <w:r w:rsidRPr="00552373">
        <w:rPr>
          <w:lang w:val="pt-BR"/>
        </w:rPr>
        <w:t xml:space="preserve"> (whoqol-bref)</w:t>
      </w:r>
      <w:bookmarkEnd w:id="220"/>
      <w:bookmarkEnd w:id="221"/>
      <w:bookmarkEnd w:id="222"/>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r w:rsidR="00A16863" w:rsidRPr="00552373">
        <w:t>autoadministrada</w:t>
      </w:r>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223" w:name="_Toc113573685"/>
      <w:bookmarkStart w:id="224" w:name="_Toc128317845"/>
      <w:bookmarkStart w:id="225" w:name="_Toc187787270"/>
      <w:r w:rsidRPr="00552373">
        <w:rPr>
          <w:lang w:val="pt-BR"/>
        </w:rPr>
        <w:t>Avaliação do nível de atividade física</w:t>
      </w:r>
      <w:bookmarkEnd w:id="223"/>
      <w:bookmarkEnd w:id="224"/>
      <w:bookmarkEnd w:id="225"/>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dispendido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Content>
          <w:r w:rsidR="002A47FF" w:rsidRPr="00552373">
            <w:rPr>
              <w:color w:val="000000"/>
            </w:rPr>
            <w:t>(GOLIGHTLY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Content>
          <w:r w:rsidR="002A47FF" w:rsidRPr="00552373">
            <w:rPr>
              <w:color w:val="000000"/>
            </w:rPr>
            <w:t>(COLEMAN et al., 2012)</w:t>
          </w:r>
        </w:sdtContent>
      </w:sdt>
      <w:r w:rsidRPr="00552373">
        <w:t>.</w:t>
      </w:r>
    </w:p>
    <w:p w14:paraId="6431332A" w14:textId="2CD544E0" w:rsidR="00C846F4" w:rsidRPr="00552373" w:rsidRDefault="001E4188" w:rsidP="00F65E4D">
      <w:pPr>
        <w:pStyle w:val="Heading3"/>
        <w:rPr>
          <w:lang w:val="pt-BR"/>
        </w:rPr>
      </w:pPr>
      <w:bookmarkStart w:id="226" w:name="_Toc128317846"/>
      <w:bookmarkStart w:id="227" w:name="_Toc187787271"/>
      <w:bookmarkStart w:id="228" w:name="_Toc113573684"/>
      <w:bookmarkStart w:id="229" w:name="_Toc113573689"/>
      <w:r w:rsidRPr="00552373">
        <w:rPr>
          <w:lang w:val="pt-BR"/>
        </w:rPr>
        <w:t>Escala de compulsão alimentar periódica (ecap)</w:t>
      </w:r>
      <w:bookmarkEnd w:id="226"/>
      <w:bookmarkEnd w:id="227"/>
    </w:p>
    <w:p w14:paraId="11482751" w14:textId="37FF985D" w:rsidR="00FE274C" w:rsidRPr="00552373" w:rsidRDefault="00FE274C" w:rsidP="00F65E4D">
      <w:pPr>
        <w:rPr>
          <w:color w:val="000000"/>
        </w:rPr>
      </w:pPr>
      <w:bookmarkStart w:id="230" w:name="_heading=h.2p2csry" w:colFirst="0" w:colLast="0"/>
      <w:bookmarkEnd w:id="230"/>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Content>
          <w:r w:rsidR="002A47FF" w:rsidRPr="00552373">
            <w:rPr>
              <w:color w:val="000000"/>
            </w:rPr>
            <w:t>(GORMALLY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r w:rsidR="007F4C6F" w:rsidRPr="00552373">
        <w:t>autoaplicável</w:t>
      </w:r>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231" w:name="_heading=h.k3dekmiauglg" w:colFirst="0" w:colLast="0"/>
      <w:bookmarkStart w:id="232" w:name="_Toc128317847"/>
      <w:bookmarkStart w:id="233" w:name="_Toc187787272"/>
      <w:bookmarkEnd w:id="231"/>
      <w:r w:rsidRPr="00552373">
        <w:rPr>
          <w:lang w:val="pt-BR"/>
        </w:rPr>
        <w:t>Escore de avaliação de ansiedade, depressão e estresse (dass-21)</w:t>
      </w:r>
      <w:bookmarkEnd w:id="232"/>
      <w:bookmarkEnd w:id="233"/>
    </w:p>
    <w:p w14:paraId="1E0C1BEA" w14:textId="50D3A396" w:rsidR="007F04FD" w:rsidRPr="00552373" w:rsidRDefault="00F434C7" w:rsidP="00F65E4D">
      <w:bookmarkStart w:id="234" w:name="_heading=h.2ciix4aglnra" w:colFirst="0" w:colLast="0"/>
      <w:bookmarkEnd w:id="234"/>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Content>
          <w:r w:rsidR="002A47FF" w:rsidRPr="00552373">
            <w:rPr>
              <w:color w:val="000000"/>
            </w:rPr>
            <w:t>(LOVIBOND,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Content>
          <w:r w:rsidR="002A47FF" w:rsidRPr="00552373">
            <w:rPr>
              <w:color w:val="000000"/>
            </w:rPr>
            <w:t>(VIGNOLA,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Content>
          <w:r w:rsidR="002A47FF" w:rsidRPr="00552373">
            <w:rPr>
              <w:color w:val="000000"/>
            </w:rPr>
            <w:t>(PARKITNY; MCAULEY,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subescalas,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subescala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Content>
          <w:r w:rsidR="002A47FF" w:rsidRPr="00552373">
            <w:rPr>
              <w:color w:val="000000"/>
            </w:rPr>
            <w:t>LOVIBOND, S.H., LOVIBOND,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1"/>
      </w:pPr>
      <w:bookmarkStart w:id="235" w:name="_Toc187760383"/>
      <w:bookmarkStart w:id="236"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237" w:name="_heading=h.pa6er3numg8y" w:colFirst="0" w:colLast="0"/>
      <w:bookmarkEnd w:id="235"/>
      <w:bookmarkEnd w:id="236"/>
      <w:bookmarkEnd w:id="237"/>
    </w:p>
    <w:p w14:paraId="119766D4" w14:textId="7EE56CB2" w:rsidR="00646FAF" w:rsidRPr="00552373" w:rsidRDefault="001E4188" w:rsidP="00F65E4D">
      <w:pPr>
        <w:pStyle w:val="Heading3"/>
        <w:rPr>
          <w:lang w:val="pt-BR"/>
        </w:rPr>
      </w:pPr>
      <w:bookmarkStart w:id="238" w:name="_Toc132992083"/>
      <w:bookmarkStart w:id="239" w:name="_Toc187787273"/>
      <w:bookmarkEnd w:id="228"/>
      <w:r w:rsidRPr="00552373">
        <w:rPr>
          <w:lang w:val="pt-BR"/>
        </w:rPr>
        <w:t>Exames laboratoriais</w:t>
      </w:r>
      <w:bookmarkEnd w:id="238"/>
      <w:bookmarkEnd w:id="239"/>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r w:rsidR="00F16096" w:rsidRPr="00552373">
        <w:t>gama-</w:t>
      </w:r>
      <w:proofErr w:type="spellStart"/>
      <w:r w:rsidR="00F16096" w:rsidRPr="00552373">
        <w:t>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proofErr w:type="spellStart"/>
      <w:r w:rsidR="00C05A2A" w:rsidRPr="00552373">
        <w:t>m</w:t>
      </w:r>
      <w:r w:rsidR="00F16096" w:rsidRPr="00552373">
        <w:t>etabissulfito</w:t>
      </w:r>
      <w:proofErr w:type="spellEnd"/>
      <w:r w:rsidR="00F16096" w:rsidRPr="00552373">
        <w:t xml:space="preserve"> de sódio)</w:t>
      </w:r>
      <w:r w:rsidR="00DB377A" w:rsidRPr="00552373">
        <w:t>, b</w:t>
      </w:r>
      <w:r w:rsidR="00F16096" w:rsidRPr="00552373">
        <w:t>ilirrubinas totais e frações (</w:t>
      </w:r>
      <w:proofErr w:type="spellStart"/>
      <w:r w:rsidR="00F16096" w:rsidRPr="00552373">
        <w:t>Malloy</w:t>
      </w:r>
      <w:proofErr w:type="spellEnd"/>
      <w:r w:rsidR="00F16096" w:rsidRPr="00552373">
        <w:t>-Evelyn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eação enzimática de Roch-</w:t>
      </w:r>
      <w:proofErr w:type="spellStart"/>
      <w:r w:rsidR="00F16096" w:rsidRPr="00552373">
        <w:t>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r w:rsidR="00F16096" w:rsidRPr="00552373">
        <w:t>creatinofosfoquinase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hemoglobina glicosilada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r w:rsidR="00C64F4A" w:rsidRPr="00552373">
        <w:t>q</w:t>
      </w:r>
      <w:r w:rsidR="00F16096" w:rsidRPr="00552373">
        <w:t>uimioluminescência)</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eritrócitos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eritrócitos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240" w:name="_Toc187787275"/>
      <w:bookmarkStart w:id="241" w:name="_Toc128317832"/>
      <w:bookmarkStart w:id="242" w:name="_Toc132992086"/>
      <w:bookmarkStart w:id="243" w:name="_Toc118072941"/>
      <w:bookmarkStart w:id="244" w:name="_Toc118415076"/>
      <w:bookmarkEnd w:id="188"/>
      <w:bookmarkEnd w:id="189"/>
      <w:bookmarkEnd w:id="229"/>
      <w:r w:rsidRPr="00552373">
        <w:rPr>
          <w:lang w:val="pt-BR"/>
        </w:rPr>
        <w:t xml:space="preserve">Droga vegetal de </w:t>
      </w:r>
      <w:r w:rsidR="001E5029" w:rsidRPr="00552373">
        <w:rPr>
          <w:lang w:val="pt-BR"/>
        </w:rPr>
        <w:t xml:space="preserve"> </w:t>
      </w:r>
      <w:r w:rsidR="00535D0B" w:rsidRPr="00552373">
        <w:rPr>
          <w:lang w:val="pt-BR"/>
        </w:rPr>
        <w:t>Eclipta prostrata</w:t>
      </w:r>
      <w:bookmarkEnd w:id="240"/>
      <w:r w:rsidR="001E5029" w:rsidRPr="00552373">
        <w:rPr>
          <w:lang w:val="pt-BR"/>
        </w:rPr>
        <w:t xml:space="preserve"> </w:t>
      </w:r>
      <w:r w:rsidRPr="00552373">
        <w:rPr>
          <w:lang w:val="pt-BR"/>
        </w:rPr>
        <w:t xml:space="preserve"> </w:t>
      </w:r>
      <w:bookmarkEnd w:id="241"/>
      <w:bookmarkEnd w:id="242"/>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A instituição opera com autorização do governo brasileiro, com alvará da ANVISA - AFE # 1309807201. Farmacêutico Responsável: Maria da Glória Holtz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245" w:name="_Toc128317833"/>
      <w:bookmarkStart w:id="246" w:name="_Toc187787276"/>
      <w:r w:rsidRPr="00552373">
        <w:rPr>
          <w:lang w:val="pt-BR"/>
        </w:rPr>
        <w:t xml:space="preserve">Quantificação dos constituintes de </w:t>
      </w:r>
      <w:bookmarkEnd w:id="245"/>
      <w:r w:rsidR="00535D0B" w:rsidRPr="00552373">
        <w:rPr>
          <w:i/>
          <w:iCs/>
          <w:lang w:val="pt-BR"/>
        </w:rPr>
        <w:t>Eclipta prostrata</w:t>
      </w:r>
      <w:bookmarkEnd w:id="246"/>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w:t>
      </w:r>
      <w:proofErr w:type="spellStart"/>
      <w:r w:rsidRPr="00552373">
        <w:t>European</w:t>
      </w:r>
      <w:proofErr w:type="spellEnd"/>
      <w:r w:rsidRPr="00552373">
        <w:t xml:space="preserve">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solubilizada em 1 </w:t>
      </w:r>
      <w:proofErr w:type="spellStart"/>
      <w:r w:rsidRPr="00552373">
        <w:t>mL</w:t>
      </w:r>
      <w:proofErr w:type="spellEnd"/>
      <w:r w:rsidRPr="00552373">
        <w:t xml:space="preserve"> de metanol grau HPLC J.T. Baker (</w:t>
      </w:r>
      <w:proofErr w:type="spellStart"/>
      <w:r w:rsidRPr="00552373">
        <w:t>Avantor</w:t>
      </w:r>
      <w:proofErr w:type="spellEnd"/>
      <w:r w:rsidRPr="00552373">
        <w:t xml:space="preserve">, Ecatepec de </w:t>
      </w:r>
      <w:proofErr w:type="spellStart"/>
      <w:r w:rsidRPr="00552373">
        <w:t>Morelos</w:t>
      </w:r>
      <w:proofErr w:type="spellEnd"/>
      <w:r w:rsidRPr="00552373">
        <w:t xml:space="preserve">,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Cromatógrafo Líquido de Alta Eficiência </w:t>
      </w:r>
      <w:proofErr w:type="spellStart"/>
      <w:r w:rsidRPr="00552373">
        <w:t>Shimadzu</w:t>
      </w:r>
      <w:proofErr w:type="spellEnd"/>
      <w:r w:rsidRPr="00552373">
        <w:t xml:space="preserve"> (Kyoto, </w:t>
      </w:r>
      <w:proofErr w:type="spellStart"/>
      <w:r w:rsidRPr="00552373">
        <w:t>Japan</w:t>
      </w:r>
      <w:proofErr w:type="spellEnd"/>
      <w:r w:rsidRPr="00552373">
        <w:t xml:space="preserve">),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w:t>
      </w:r>
      <w:proofErr w:type="spellStart"/>
      <w:r w:rsidRPr="00552373">
        <w:t>mL</w:t>
      </w:r>
      <w:proofErr w:type="spellEnd"/>
      <w:r w:rsidRPr="00552373">
        <w:t xml:space="preserve">/min por 40 min com detecção em UV a 350 </w:t>
      </w:r>
      <w:proofErr w:type="spellStart"/>
      <w:r w:rsidRPr="00552373">
        <w:t>nm</w:t>
      </w:r>
      <w:proofErr w:type="spellEnd"/>
      <w:r w:rsidRPr="00552373">
        <w:t>.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w:t>
      </w:r>
      <w:proofErr w:type="spellStart"/>
      <w:r w:rsidRPr="00552373">
        <w:t>mL</w:t>
      </w:r>
      <w:proofErr w:type="spellEnd"/>
      <w:r w:rsidRPr="00552373">
        <w:t xml:space="preserve">,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cromatógrafo Waters (</w:t>
      </w:r>
      <w:proofErr w:type="spellStart"/>
      <w:r w:rsidRPr="00552373">
        <w:t>Milford</w:t>
      </w:r>
      <w:proofErr w:type="spellEnd"/>
      <w:r w:rsidRPr="00552373">
        <w:t xml:space="preserve">, MA, USA) </w:t>
      </w:r>
      <w:proofErr w:type="spellStart"/>
      <w:r w:rsidRPr="00552373">
        <w:t>Acquity</w:t>
      </w:r>
      <w:proofErr w:type="spellEnd"/>
      <w:r w:rsidRPr="00552373">
        <w:t xml:space="preserve"> UPC H-</w:t>
      </w:r>
      <w:proofErr w:type="spellStart"/>
      <w:r w:rsidRPr="00552373">
        <w:t>Class</w:t>
      </w:r>
      <w:proofErr w:type="spellEnd"/>
      <w:r w:rsidRPr="00552373">
        <w:t xml:space="preserve"> equipado com detector de arranjo de </w:t>
      </w:r>
      <w:proofErr w:type="spellStart"/>
      <w:r w:rsidRPr="00552373">
        <w:t>diiodo</w:t>
      </w:r>
      <w:proofErr w:type="spellEnd"/>
      <w:r w:rsidRPr="00552373">
        <w:t xml:space="preserve"> e um espectrofotômetro de massa quadrupolo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w:t>
      </w:r>
      <w:proofErr w:type="spellStart"/>
      <w:r w:rsidRPr="00552373">
        <w:t>mL</w:t>
      </w:r>
      <w:proofErr w:type="spellEnd"/>
      <w:r w:rsidRPr="00552373">
        <w:t xml:space="preserve">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offset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 xml:space="preserve">C com fluxo de gás de 600L h-1, e </w:t>
      </w:r>
      <w:proofErr w:type="spellStart"/>
      <w:r w:rsidRPr="00552373">
        <w:t>scan</w:t>
      </w:r>
      <w:proofErr w:type="spellEnd"/>
      <w:r w:rsidRPr="00552373">
        <w:t xml:space="preserve"> de massa entre 150-600 m/z no modo de full-</w:t>
      </w:r>
      <w:proofErr w:type="spellStart"/>
      <w:r w:rsidRPr="00552373">
        <w:t>scan</w:t>
      </w:r>
      <w:proofErr w:type="spellEnd"/>
      <w:r w:rsidRPr="00552373">
        <w:t>.</w:t>
      </w:r>
    </w:p>
    <w:p w14:paraId="5E35C51B" w14:textId="5B44D29C" w:rsidR="009A1E7B" w:rsidRPr="00552373" w:rsidRDefault="001E4188" w:rsidP="00F65E4D">
      <w:pPr>
        <w:pStyle w:val="Heading2"/>
        <w:rPr>
          <w:lang w:val="pt-BR"/>
        </w:rPr>
      </w:pPr>
      <w:bookmarkStart w:id="247" w:name="_Toc187787277"/>
      <w:r w:rsidRPr="00552373">
        <w:rPr>
          <w:lang w:val="pt-BR"/>
        </w:rPr>
        <w:lastRenderedPageBreak/>
        <w:t>Análise dos dados</w:t>
      </w:r>
      <w:bookmarkEnd w:id="247"/>
    </w:p>
    <w:p w14:paraId="1C668464" w14:textId="16A32F3D" w:rsidR="001E4188" w:rsidRPr="00552373" w:rsidRDefault="001E4188" w:rsidP="00F65E4D">
      <w:r w:rsidRPr="00552373">
        <w:t xml:space="preserve">O plano de gestão de dados foi criado com </w:t>
      </w:r>
      <w:proofErr w:type="spellStart"/>
      <w:r w:rsidRPr="00552373">
        <w:t>DMPTool</w:t>
      </w:r>
      <w:proofErr w:type="spellEnd"/>
      <w:r w:rsidRPr="00552373">
        <w:t xml:space="preserve"> e pode ser acessado através do DMP ID: </w:t>
      </w:r>
      <w:hyperlink r:id="rId31">
        <w:r w:rsidRPr="00552373">
          <w:rPr>
            <w:rStyle w:val="Hyperlink"/>
            <w:rFonts w:ascii="Aptos Light" w:eastAsiaTheme="minorHAnsi" w:hAnsi="Aptos Light" w:cstheme="minorBidi"/>
            <w:lang w:eastAsia="en-US"/>
          </w:rPr>
          <w:t>https://</w:t>
        </w:r>
        <w:proofErr w:type="spellStart"/>
        <w:r w:rsidRPr="00552373">
          <w:rPr>
            <w:rStyle w:val="Hyperlink"/>
            <w:rFonts w:ascii="Aptos Light" w:eastAsiaTheme="minorHAnsi" w:hAnsi="Aptos Light" w:cstheme="minorBidi"/>
            <w:lang w:eastAsia="en-US"/>
          </w:rPr>
          <w:t>doi.org</w:t>
        </w:r>
        <w:proofErr w:type="spellEnd"/>
        <w:r w:rsidRPr="00552373">
          <w:rPr>
            <w:rStyle w:val="Hyperlink"/>
            <w:rFonts w:ascii="Aptos Light" w:eastAsiaTheme="minorHAnsi" w:hAnsi="Aptos Light" w:cstheme="minorBidi"/>
            <w:lang w:eastAsia="en-US"/>
          </w:rPr>
          <w:t>/10.48321/D1N34D</w:t>
        </w:r>
      </w:hyperlink>
      <w:hyperlink r:id="rId32">
        <w:r w:rsidRPr="00552373">
          <w:rPr>
            <w:rStyle w:val="Hyperlink"/>
            <w:rFonts w:ascii="Aptos Light" w:eastAsiaTheme="minorHAnsi" w:hAnsi="Aptos Light" w:cstheme="minorBidi"/>
            <w:lang w:eastAsia="en-US"/>
          </w:rPr>
          <w:t xml:space="preserve"> </w:t>
        </w:r>
      </w:hyperlink>
      <w:r w:rsidRPr="00552373">
        <w:t xml:space="preserve">. Para sua construção, foi utilizado o </w:t>
      </w:r>
      <w:proofErr w:type="spellStart"/>
      <w:r w:rsidRPr="00552373">
        <w:t>template</w:t>
      </w:r>
      <w:proofErr w:type="spellEnd"/>
      <w:r w:rsidRPr="00552373">
        <w:t xml:space="preserv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Final Score</w:t>
            </w:r>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Score</w:t>
            </w:r>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Score</w:t>
            </w:r>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Score</w:t>
            </w:r>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Score</w:t>
            </w:r>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3"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4" w:tgtFrame="_blank" w:history="1">
              <w:r w:rsidRPr="00552373">
                <w:rPr>
                  <w:color w:val="000000"/>
                  <w:u w:val="single"/>
                </w:rPr>
                <w:t>SNOMEDCT</w:t>
              </w:r>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5"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6"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7"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248" w:name="_Ref140248725"/>
      <w:bookmarkStart w:id="249" w:name="_Ref140248708"/>
      <w:bookmarkStart w:id="250" w:name="_Toc187760385"/>
      <w:bookmarkStart w:id="251"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248"/>
      <w:r w:rsidRPr="00552373">
        <w:t>: Ontologias recomendadas a partir do resumo do projeto de pesquisa</w:t>
      </w:r>
      <w:bookmarkEnd w:id="249"/>
      <w:bookmarkEnd w:id="250"/>
      <w:bookmarkEnd w:id="251"/>
    </w:p>
    <w:p w14:paraId="5BF2B666" w14:textId="77777777" w:rsidR="001E4188" w:rsidRPr="00552373" w:rsidRDefault="001E4188" w:rsidP="00F65E4D"/>
    <w:p w14:paraId="094C446B" w14:textId="77777777" w:rsidR="001E4188" w:rsidRPr="00552373" w:rsidRDefault="001E4188" w:rsidP="00F65E4D">
      <w:r w:rsidRPr="00552373">
        <w:t>Independentemente do texto inserido para análise: resumo, palavras-chave ou plano de gestão de dados, o NCIT sempre retorna como ontologia mais indicada. Na opção de combinação de 3 ontologias, o NCIT mantém a primeira colocação, com SNOMEDCT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8" w:history="1">
        <w:proofErr w:type="spellStart"/>
        <w:r w:rsidRPr="00552373">
          <w:rPr>
            <w:rStyle w:val="Hyperlink"/>
            <w:rFonts w:eastAsiaTheme="minorHAnsi"/>
            <w:i/>
            <w:iCs/>
          </w:rPr>
          <w:t>National</w:t>
        </w:r>
        <w:proofErr w:type="spellEnd"/>
        <w:r w:rsidRPr="00552373">
          <w:rPr>
            <w:rStyle w:val="Hyperlink"/>
            <w:rFonts w:eastAsiaTheme="minorHAnsi"/>
            <w:i/>
            <w:iCs/>
          </w:rPr>
          <w:t xml:space="preserve"> </w:t>
        </w:r>
        <w:proofErr w:type="spellStart"/>
        <w:r w:rsidRPr="00552373">
          <w:rPr>
            <w:rStyle w:val="Hyperlink"/>
            <w:rFonts w:eastAsiaTheme="minorHAnsi"/>
            <w:i/>
            <w:iCs/>
          </w:rPr>
          <w:t>Cancer</w:t>
        </w:r>
        <w:proofErr w:type="spellEnd"/>
        <w:r w:rsidRPr="00552373">
          <w:rPr>
            <w:rStyle w:val="Hyperlink"/>
            <w:rFonts w:eastAsiaTheme="minorHAnsi"/>
            <w:i/>
            <w:iCs/>
          </w:rPr>
          <w:t xml:space="preserve"> </w:t>
        </w:r>
        <w:proofErr w:type="spellStart"/>
        <w:r w:rsidRPr="00552373">
          <w:rPr>
            <w:rStyle w:val="Hyperlink"/>
            <w:rFonts w:eastAsiaTheme="minorHAnsi"/>
            <w:i/>
            <w:iCs/>
          </w:rPr>
          <w:t>Institute</w:t>
        </w:r>
        <w:proofErr w:type="spellEnd"/>
        <w:r w:rsidRPr="00552373">
          <w:rPr>
            <w:rStyle w:val="Hyperlink"/>
            <w:rFonts w:eastAsiaTheme="minorHAnsi"/>
            <w:i/>
            <w:iCs/>
          </w:rPr>
          <w:t xml:space="preserve"> Thesaurus</w:t>
        </w:r>
      </w:hyperlink>
      <w:r w:rsidRPr="00552373">
        <w:rPr>
          <w:rFonts w:ascii="Aptos" w:hAnsi="Aptos"/>
        </w:rPr>
        <w:t xml:space="preserve"> (</w:t>
      </w:r>
      <w:hyperlink r:id="rId39" w:history="1">
        <w:r w:rsidRPr="00552373">
          <w:rPr>
            <w:rStyle w:val="Hyperlink"/>
            <w:rFonts w:eastAsiaTheme="minorHAnsi"/>
          </w:rPr>
          <w:t>NCIT</w:t>
        </w:r>
      </w:hyperlink>
      <w:r w:rsidRPr="00552373">
        <w:rPr>
          <w:rFonts w:ascii="Aptos" w:hAnsi="Aptos"/>
        </w:rPr>
        <w:t xml:space="preserve">), versão 23.06d (28/06/2023), lançado sob a licença </w:t>
      </w:r>
      <w:proofErr w:type="spellStart"/>
      <w:r w:rsidRPr="00552373">
        <w:rPr>
          <w:rFonts w:ascii="Aptos" w:hAnsi="Aptos"/>
          <w:i/>
          <w:iCs/>
        </w:rPr>
        <w:t>Creative</w:t>
      </w:r>
      <w:proofErr w:type="spellEnd"/>
      <w:r w:rsidRPr="00552373">
        <w:rPr>
          <w:rFonts w:ascii="Aptos" w:hAnsi="Aptos"/>
          <w:i/>
          <w:iCs/>
        </w:rPr>
        <w:t xml:space="preser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40"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41"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42"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w:t>
      </w:r>
      <w:proofErr w:type="spellStart"/>
      <w:r w:rsidRPr="00552373">
        <w:rPr>
          <w:rFonts w:ascii="Aptos" w:hAnsi="Aptos"/>
          <w:i/>
          <w:iCs/>
        </w:rPr>
        <w:t>Research</w:t>
      </w:r>
      <w:proofErr w:type="spellEnd"/>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w:t>
      </w:r>
      <w:proofErr w:type="spellStart"/>
      <w:r w:rsidRPr="00552373">
        <w:t>REDCap</w:t>
      </w:r>
      <w:proofErr w:type="spellEnd"/>
      <w:r w:rsidRPr="00552373">
        <w:t xml:space="preserve">, campos do tipo </w:t>
      </w:r>
      <w:proofErr w:type="spellStart"/>
      <w:r w:rsidRPr="00552373">
        <w:rPr>
          <w:i/>
          <w:iCs/>
        </w:rPr>
        <w:t>text</w:t>
      </w:r>
      <w:proofErr w:type="spellEnd"/>
      <w:r w:rsidRPr="00552373">
        <w:rPr>
          <w:i/>
          <w:iCs/>
        </w:rPr>
        <w:t xml:space="preserve">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perfil lipídico, glicemia em jejum, hemoglobina glicosilada,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 xml:space="preserve">Serão variáveis independentes (preditores):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w:t>
      </w:r>
      <w:proofErr w:type="spellStart"/>
      <w:r w:rsidRPr="00552373">
        <w:t>Student</w:t>
      </w:r>
      <w:proofErr w:type="spellEnd"/>
      <w:r w:rsidRPr="00552373">
        <w:t xml:space="preserve"> ou teste U de Mann-Whitney, conforme a distribuição dos dados. A forma de distribuição das variáveis será analisada por meio do teste de Shapiro-Wilk. Para controle de </w:t>
      </w:r>
      <w:proofErr w:type="spellStart"/>
      <w:r w:rsidRPr="00552373">
        <w:t>confundidores</w:t>
      </w:r>
      <w:proofErr w:type="spellEnd"/>
      <w:r w:rsidRPr="00552373">
        <w:t xml:space="preserve">, serão ajustados modelos de regressão multivariável. </w:t>
      </w:r>
    </w:p>
    <w:p w14:paraId="2C6FFD83" w14:textId="0CBDBD08" w:rsidR="0022750E" w:rsidRPr="00552373" w:rsidRDefault="00AE1242" w:rsidP="00F65E4D">
      <w:r w:rsidRPr="00552373">
        <w:br w:type="page"/>
      </w:r>
      <w:bookmarkStart w:id="252" w:name="_Toc118072942"/>
      <w:bookmarkStart w:id="253" w:name="_Toc118415077"/>
      <w:bookmarkStart w:id="254" w:name="_Toc395892439"/>
      <w:bookmarkStart w:id="255" w:name="_Toc524435302"/>
      <w:bookmarkStart w:id="256" w:name="_Toc113573697"/>
      <w:bookmarkEnd w:id="243"/>
      <w:bookmarkEnd w:id="244"/>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257" w:name="_Toc187787282"/>
      <w:r w:rsidR="00C114DC" w:rsidRPr="00552373">
        <w:rPr>
          <w:lang w:val="pt-BR"/>
        </w:rPr>
        <w:t>Resultados</w:t>
      </w:r>
      <w:bookmarkEnd w:id="257"/>
    </w:p>
    <w:p w14:paraId="3E75BE48" w14:textId="28153605" w:rsidR="00CE7170" w:rsidRPr="00552373" w:rsidRDefault="00C83186" w:rsidP="00F65E4D">
      <w:pPr>
        <w:pStyle w:val="Heading2"/>
        <w:rPr>
          <w:lang w:val="pt-BR"/>
        </w:rPr>
      </w:pPr>
      <w:bookmarkStart w:id="258" w:name="_Toc187787283"/>
      <w:r w:rsidRPr="00552373">
        <w:rPr>
          <w:lang w:val="pt-BR"/>
        </w:rPr>
        <w:t>Características de base dos participantes de pesquisa</w:t>
      </w:r>
      <w:bookmarkEnd w:id="258"/>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25BB39C7" w:rsidR="00C83186" w:rsidRPr="00552373" w:rsidRDefault="00C83186" w:rsidP="00A02E9A">
      <w:pPr>
        <w:pStyle w:val="Ttulotabela"/>
      </w:pPr>
      <w:bookmarkStart w:id="259"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259"/>
      <w:ins w:id="260" w:author="GSPLM" w:date="2025-01-20T18:27:00Z" w16du:dateUtc="2025-01-20T21:27:00Z">
        <w:r w:rsidR="007B4F62">
          <w:t xml:space="preserve"> -</w:t>
        </w:r>
      </w:ins>
      <w:del w:id="261" w:author="GSPLM" w:date="2025-01-20T18:27:00Z" w16du:dateUtc="2025-01-20T21:27:00Z">
        <w:r w:rsidRPr="00552373" w:rsidDel="007B4F62">
          <w:delText>.</w:delText>
        </w:r>
      </w:del>
      <w:r w:rsidRPr="00552373">
        <w:t xml:space="preserve">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8026BD6" w14:textId="77777777" w:rsidR="00FE30F0" w:rsidRDefault="00FE30F0" w:rsidP="00AE55C5">
            <w:pPr>
              <w:pStyle w:val="Textotabela"/>
              <w:rPr>
                <w:ins w:id="262" w:author="GSPLM" w:date="2025-01-20T18:24:00Z" w16du:dateUtc="2025-01-20T21:24:00Z"/>
              </w:rPr>
            </w:pPr>
            <w:ins w:id="263" w:author="GSPLM" w:date="2025-01-20T18:24:00Z" w16du:dateUtc="2025-01-20T21:24:00Z">
              <w:r>
                <w:t>40,6 (38,3–43)</w:t>
              </w:r>
            </w:ins>
          </w:p>
          <w:p w14:paraId="746DBE68" w14:textId="39DD408E" w:rsidR="00C83186" w:rsidRPr="00552373" w:rsidRDefault="00C83186" w:rsidP="00AE55C5">
            <w:pPr>
              <w:pStyle w:val="Textotabela"/>
            </w:pPr>
            <w:del w:id="264" w:author="GSPLM" w:date="2025-01-20T18:24:00Z" w16du:dateUtc="2025-01-20T21:24:00Z">
              <w:r w:rsidRPr="00552373" w:rsidDel="00FE30F0">
                <w:delText>40.6 (38.3–43)</w:delText>
              </w:r>
            </w:del>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3D9FB6C9" w14:textId="77777777" w:rsidR="00FE30F0" w:rsidRDefault="00FE30F0" w:rsidP="00AE55C5">
            <w:pPr>
              <w:pStyle w:val="Textotabela"/>
              <w:rPr>
                <w:ins w:id="265" w:author="GSPLM" w:date="2025-01-20T18:24:00Z" w16du:dateUtc="2025-01-20T21:24:00Z"/>
              </w:rPr>
            </w:pPr>
            <w:ins w:id="266" w:author="GSPLM" w:date="2025-01-20T18:24:00Z" w16du:dateUtc="2025-01-20T21:24:00Z">
              <w:r>
                <w:t>86,7</w:t>
              </w:r>
            </w:ins>
          </w:p>
          <w:p w14:paraId="056BCABA" w14:textId="032F0356" w:rsidR="00C83186" w:rsidRPr="00552373" w:rsidRDefault="00C83186" w:rsidP="00AE55C5">
            <w:pPr>
              <w:pStyle w:val="Textotabela"/>
            </w:pPr>
            <w:del w:id="267" w:author="GSPLM" w:date="2025-01-20T18:24:00Z" w16du:dateUtc="2025-01-20T21:24:00Z">
              <w:r w:rsidRPr="00552373" w:rsidDel="00FE30F0">
                <w:delText>86.7</w:delText>
              </w:r>
            </w:del>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2B2FC107" w14:textId="77777777" w:rsidR="00FE30F0" w:rsidRDefault="00FE30F0" w:rsidP="00AE55C5">
            <w:pPr>
              <w:pStyle w:val="Textotabela"/>
              <w:rPr>
                <w:ins w:id="268" w:author="GSPLM" w:date="2025-01-20T18:24:00Z" w16du:dateUtc="2025-01-20T21:24:00Z"/>
              </w:rPr>
            </w:pPr>
            <w:ins w:id="269" w:author="GSPLM" w:date="2025-01-20T18:24:00Z" w16du:dateUtc="2025-01-20T21:24:00Z">
              <w:r>
                <w:t>13,3</w:t>
              </w:r>
            </w:ins>
          </w:p>
          <w:p w14:paraId="7E5E5ADD" w14:textId="6F04EE1D" w:rsidR="00C83186" w:rsidRPr="00552373" w:rsidRDefault="00C83186" w:rsidP="00AE55C5">
            <w:pPr>
              <w:pStyle w:val="Textotabela"/>
            </w:pPr>
            <w:del w:id="270" w:author="GSPLM" w:date="2025-01-20T18:24:00Z" w16du:dateUtc="2025-01-20T21:24:00Z">
              <w:r w:rsidRPr="00552373" w:rsidDel="00FE30F0">
                <w:delText>13.3</w:delText>
              </w:r>
            </w:del>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6DD9982F" w14:textId="77777777" w:rsidR="00FE30F0" w:rsidRDefault="00FE30F0" w:rsidP="00AE55C5">
            <w:pPr>
              <w:pStyle w:val="Textotabela"/>
              <w:rPr>
                <w:ins w:id="271" w:author="GSPLM" w:date="2025-01-20T18:24:00Z" w16du:dateUtc="2025-01-20T21:24:00Z"/>
              </w:rPr>
            </w:pPr>
            <w:ins w:id="272" w:author="GSPLM" w:date="2025-01-20T18:24:00Z" w16du:dateUtc="2025-01-20T21:24:00Z">
              <w:r>
                <w:t>1,3</w:t>
              </w:r>
            </w:ins>
          </w:p>
          <w:p w14:paraId="4CF51003" w14:textId="25ACB647" w:rsidR="00C83186" w:rsidRPr="00552373" w:rsidRDefault="00C83186" w:rsidP="00AE55C5">
            <w:pPr>
              <w:pStyle w:val="Textotabela"/>
            </w:pPr>
            <w:del w:id="273" w:author="GSPLM" w:date="2025-01-20T18:24:00Z" w16du:dateUtc="2025-01-20T21:24:00Z">
              <w:r w:rsidRPr="00552373" w:rsidDel="00FE30F0">
                <w:delText>1.3</w:delText>
              </w:r>
            </w:del>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43D36C70" w14:textId="77777777" w:rsidR="00FE30F0" w:rsidRDefault="00FE30F0" w:rsidP="00AE55C5">
            <w:pPr>
              <w:pStyle w:val="Textotabela"/>
              <w:rPr>
                <w:ins w:id="274" w:author="GSPLM" w:date="2025-01-20T18:24:00Z" w16du:dateUtc="2025-01-20T21:24:00Z"/>
              </w:rPr>
            </w:pPr>
            <w:ins w:id="275" w:author="GSPLM" w:date="2025-01-20T18:24:00Z" w16du:dateUtc="2025-01-20T21:24:00Z">
              <w:r>
                <w:t>77,3</w:t>
              </w:r>
            </w:ins>
          </w:p>
          <w:p w14:paraId="1166E497" w14:textId="34CD521A" w:rsidR="00C83186" w:rsidRPr="00552373" w:rsidRDefault="00C83186" w:rsidP="00AE55C5">
            <w:pPr>
              <w:pStyle w:val="Textotabela"/>
            </w:pPr>
            <w:del w:id="276" w:author="GSPLM" w:date="2025-01-20T18:24:00Z" w16du:dateUtc="2025-01-20T21:24:00Z">
              <w:r w:rsidRPr="00552373" w:rsidDel="00FE30F0">
                <w:delText>77.3</w:delText>
              </w:r>
            </w:del>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09F653F7" w14:textId="77777777" w:rsidR="00FE30F0" w:rsidRDefault="00FE30F0" w:rsidP="00AE55C5">
            <w:pPr>
              <w:pStyle w:val="Textotabela"/>
              <w:rPr>
                <w:ins w:id="277" w:author="GSPLM" w:date="2025-01-20T18:24:00Z" w16du:dateUtc="2025-01-20T21:24:00Z"/>
              </w:rPr>
            </w:pPr>
            <w:ins w:id="278" w:author="GSPLM" w:date="2025-01-20T18:24:00Z" w16du:dateUtc="2025-01-20T21:24:00Z">
              <w:r>
                <w:t>21,3</w:t>
              </w:r>
            </w:ins>
          </w:p>
          <w:p w14:paraId="2348B91E" w14:textId="45D7FC49" w:rsidR="00C83186" w:rsidRPr="00552373" w:rsidRDefault="00C83186" w:rsidP="00AE55C5">
            <w:pPr>
              <w:pStyle w:val="Textotabela"/>
            </w:pPr>
            <w:del w:id="279" w:author="GSPLM" w:date="2025-01-20T18:24:00Z" w16du:dateUtc="2025-01-20T21:24:00Z">
              <w:r w:rsidRPr="00552373" w:rsidDel="00FE30F0">
                <w:delText>21.3</w:delText>
              </w:r>
            </w:del>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0FBEC4E9" w14:textId="77777777" w:rsidR="00FE30F0" w:rsidRDefault="00FE30F0" w:rsidP="00AE55C5">
            <w:pPr>
              <w:pStyle w:val="Textotabela"/>
              <w:rPr>
                <w:ins w:id="280" w:author="GSPLM" w:date="2025-01-20T18:24:00Z" w16du:dateUtc="2025-01-20T21:24:00Z"/>
              </w:rPr>
            </w:pPr>
            <w:ins w:id="281" w:author="GSPLM" w:date="2025-01-20T18:24:00Z" w16du:dateUtc="2025-01-20T21:24:00Z">
              <w:r>
                <w:t>65,3</w:t>
              </w:r>
            </w:ins>
          </w:p>
          <w:p w14:paraId="6855DFFE" w14:textId="77D70A9B" w:rsidR="00C83186" w:rsidRPr="00552373" w:rsidRDefault="00C83186" w:rsidP="00AE55C5">
            <w:pPr>
              <w:pStyle w:val="Textotabela"/>
            </w:pPr>
            <w:del w:id="282" w:author="GSPLM" w:date="2025-01-20T18:24:00Z" w16du:dateUtc="2025-01-20T21:24:00Z">
              <w:r w:rsidRPr="00552373" w:rsidDel="00FE30F0">
                <w:delText>65.3</w:delText>
              </w:r>
            </w:del>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1640324A" w14:textId="77777777" w:rsidR="00FE30F0" w:rsidRDefault="00FE30F0" w:rsidP="00AE55C5">
            <w:pPr>
              <w:pStyle w:val="Textotabela"/>
              <w:rPr>
                <w:ins w:id="283" w:author="GSPLM" w:date="2025-01-20T18:24:00Z" w16du:dateUtc="2025-01-20T21:24:00Z"/>
              </w:rPr>
            </w:pPr>
            <w:ins w:id="284" w:author="GSPLM" w:date="2025-01-20T18:24:00Z" w16du:dateUtc="2025-01-20T21:24:00Z">
              <w:r>
                <w:t>1,3</w:t>
              </w:r>
            </w:ins>
          </w:p>
          <w:p w14:paraId="6D895A51" w14:textId="7F951B2B" w:rsidR="00C83186" w:rsidRPr="00552373" w:rsidRDefault="00C83186" w:rsidP="00AE55C5">
            <w:pPr>
              <w:pStyle w:val="Textotabela"/>
            </w:pPr>
            <w:del w:id="285" w:author="GSPLM" w:date="2025-01-20T18:24:00Z" w16du:dateUtc="2025-01-20T21:24:00Z">
              <w:r w:rsidRPr="00552373" w:rsidDel="00FE30F0">
                <w:delText>1.3</w:delText>
              </w:r>
            </w:del>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386DFA47" w14:textId="77777777" w:rsidR="00FE30F0" w:rsidRDefault="00FE30F0" w:rsidP="00AE55C5">
            <w:pPr>
              <w:pStyle w:val="Textotabela"/>
              <w:rPr>
                <w:ins w:id="286" w:author="GSPLM" w:date="2025-01-20T18:24:00Z" w16du:dateUtc="2025-01-20T21:24:00Z"/>
              </w:rPr>
            </w:pPr>
            <w:ins w:id="287" w:author="GSPLM" w:date="2025-01-20T18:24:00Z" w16du:dateUtc="2025-01-20T21:24:00Z">
              <w:r>
                <w:t>1,3</w:t>
              </w:r>
            </w:ins>
          </w:p>
          <w:p w14:paraId="6E7B0925" w14:textId="2936DAA0" w:rsidR="00C83186" w:rsidRPr="00552373" w:rsidRDefault="00C83186" w:rsidP="00AE55C5">
            <w:pPr>
              <w:pStyle w:val="Textotabela"/>
            </w:pPr>
            <w:del w:id="288" w:author="GSPLM" w:date="2025-01-20T18:24:00Z" w16du:dateUtc="2025-01-20T21:24:00Z">
              <w:r w:rsidRPr="00552373" w:rsidDel="00FE30F0">
                <w:delText>1.3</w:delText>
              </w:r>
            </w:del>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611071DE" w14:textId="77777777" w:rsidR="00FE30F0" w:rsidRDefault="00FE30F0" w:rsidP="00AE55C5">
            <w:pPr>
              <w:pStyle w:val="Textotabela"/>
              <w:rPr>
                <w:ins w:id="289" w:author="GSPLM" w:date="2025-01-20T18:24:00Z" w16du:dateUtc="2025-01-20T21:24:00Z"/>
              </w:rPr>
            </w:pPr>
            <w:ins w:id="290" w:author="GSPLM" w:date="2025-01-20T18:24:00Z" w16du:dateUtc="2025-01-20T21:24:00Z">
              <w:r>
                <w:t>10,7</w:t>
              </w:r>
            </w:ins>
          </w:p>
          <w:p w14:paraId="1C65DB62" w14:textId="71FF0FDC" w:rsidR="00C83186" w:rsidRPr="00552373" w:rsidRDefault="00C83186" w:rsidP="00AE55C5">
            <w:pPr>
              <w:pStyle w:val="Textotabela"/>
            </w:pPr>
            <w:del w:id="291" w:author="GSPLM" w:date="2025-01-20T18:24:00Z" w16du:dateUtc="2025-01-20T21:24:00Z">
              <w:r w:rsidRPr="00552373" w:rsidDel="00FE30F0">
                <w:delText>10.7</w:delText>
              </w:r>
            </w:del>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71AAEF5D" w14:textId="77777777" w:rsidR="00FE30F0" w:rsidRDefault="00FE30F0" w:rsidP="00AE55C5">
            <w:pPr>
              <w:pStyle w:val="Textotabela"/>
              <w:rPr>
                <w:ins w:id="292" w:author="GSPLM" w:date="2025-01-20T18:24:00Z" w16du:dateUtc="2025-01-20T21:24:00Z"/>
              </w:rPr>
            </w:pPr>
            <w:ins w:id="293" w:author="GSPLM" w:date="2025-01-20T18:24:00Z" w16du:dateUtc="2025-01-20T21:24:00Z">
              <w:r>
                <w:t>69,3</w:t>
              </w:r>
            </w:ins>
          </w:p>
          <w:p w14:paraId="2A79A58B" w14:textId="7C736307" w:rsidR="00C83186" w:rsidRPr="00552373" w:rsidRDefault="00C83186" w:rsidP="00AE55C5">
            <w:pPr>
              <w:pStyle w:val="Textotabela"/>
            </w:pPr>
            <w:del w:id="294" w:author="GSPLM" w:date="2025-01-20T18:24:00Z" w16du:dateUtc="2025-01-20T21:24:00Z">
              <w:r w:rsidRPr="00552373" w:rsidDel="00FE30F0">
                <w:delText>69.3</w:delText>
              </w:r>
            </w:del>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Número de coabitantes (média e IC 95%)</w:t>
            </w:r>
          </w:p>
        </w:tc>
        <w:tc>
          <w:tcPr>
            <w:tcW w:w="2309" w:type="dxa"/>
            <w:gridSpan w:val="2"/>
            <w:noWrap/>
            <w:hideMark/>
          </w:tcPr>
          <w:p w14:paraId="211298F1" w14:textId="77777777" w:rsidR="00FE30F0" w:rsidRDefault="00FE30F0" w:rsidP="00AE55C5">
            <w:pPr>
              <w:pStyle w:val="Textotabela"/>
              <w:rPr>
                <w:ins w:id="295" w:author="GSPLM" w:date="2025-01-20T18:24:00Z" w16du:dateUtc="2025-01-20T21:24:00Z"/>
              </w:rPr>
            </w:pPr>
            <w:ins w:id="296" w:author="GSPLM" w:date="2025-01-20T18:24:00Z" w16du:dateUtc="2025-01-20T21:24:00Z">
              <w:r>
                <w:t>3,5 (3,2–3,7)</w:t>
              </w:r>
            </w:ins>
          </w:p>
          <w:p w14:paraId="47BB6227" w14:textId="3291DE86" w:rsidR="00C83186" w:rsidRPr="00552373" w:rsidRDefault="00C83186" w:rsidP="00AE55C5">
            <w:pPr>
              <w:pStyle w:val="Textotabela"/>
            </w:pPr>
            <w:del w:id="297" w:author="GSPLM" w:date="2025-01-20T18:24:00Z" w16du:dateUtc="2025-01-20T21:24:00Z">
              <w:r w:rsidRPr="00552373" w:rsidDel="00FE30F0">
                <w:delText>3.5 (3.2–3.7)</w:delText>
              </w:r>
            </w:del>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67C78629" w14:textId="77777777" w:rsidR="00FE30F0" w:rsidRDefault="00FE30F0" w:rsidP="00AE55C5">
            <w:pPr>
              <w:pStyle w:val="Textotabela"/>
              <w:rPr>
                <w:ins w:id="298" w:author="GSPLM" w:date="2025-01-20T18:24:00Z" w16du:dateUtc="2025-01-20T21:24:00Z"/>
              </w:rPr>
            </w:pPr>
            <w:ins w:id="299" w:author="GSPLM" w:date="2025-01-20T18:24:00Z" w16du:dateUtc="2025-01-20T21:24:00Z">
              <w:r>
                <w:t>11,1 (10,4–11,7)</w:t>
              </w:r>
            </w:ins>
          </w:p>
          <w:p w14:paraId="757B3927" w14:textId="5786C1D9" w:rsidR="00C83186" w:rsidRPr="00552373" w:rsidRDefault="00C83186" w:rsidP="00AE55C5">
            <w:pPr>
              <w:pStyle w:val="Textotabela"/>
            </w:pPr>
            <w:del w:id="300" w:author="GSPLM" w:date="2025-01-20T18:24:00Z" w16du:dateUtc="2025-01-20T21:24:00Z">
              <w:r w:rsidRPr="00552373" w:rsidDel="00FE30F0">
                <w:delText>11.1 (10.4–11.7)</w:delText>
              </w:r>
            </w:del>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0230E26D" w14:textId="443B78C6" w:rsidR="00FE30F0" w:rsidRDefault="00FE30F0" w:rsidP="00AE55C5">
            <w:pPr>
              <w:pStyle w:val="Textotabela"/>
              <w:rPr>
                <w:ins w:id="301" w:author="GSPLM" w:date="2025-01-20T18:24:00Z" w16du:dateUtc="2025-01-20T21:24:00Z"/>
              </w:rPr>
            </w:pPr>
            <w:ins w:id="302" w:author="GSPLM" w:date="2025-01-20T18:24:00Z" w16du:dateUtc="2025-01-20T21:24:00Z">
              <w:r>
                <w:t>Acima de R$10</w:t>
              </w:r>
            </w:ins>
            <w:ins w:id="303" w:author="GSPLM" w:date="2025-01-20T18:25:00Z" w16du:dateUtc="2025-01-20T21:25:00Z">
              <w:r>
                <w:t>.</w:t>
              </w:r>
            </w:ins>
            <w:ins w:id="304" w:author="GSPLM" w:date="2025-01-20T18:24:00Z" w16du:dateUtc="2025-01-20T21:24:00Z">
              <w:r>
                <w:t>000</w:t>
              </w:r>
            </w:ins>
            <w:ins w:id="305" w:author="GSPLM" w:date="2025-01-20T18:26:00Z" w16du:dateUtc="2025-01-20T21:26:00Z">
              <w:r>
                <w:t>,00</w:t>
              </w:r>
            </w:ins>
          </w:p>
          <w:p w14:paraId="2ED82146" w14:textId="07988B9E" w:rsidR="00C83186" w:rsidRPr="00552373" w:rsidRDefault="00C83186" w:rsidP="00AE55C5">
            <w:pPr>
              <w:pStyle w:val="Textotabela"/>
            </w:pPr>
            <w:del w:id="306" w:author="GSPLM" w:date="2025-01-20T18:24:00Z" w16du:dateUtc="2025-01-20T21:24:00Z">
              <w:r w:rsidRPr="00552373" w:rsidDel="00FE30F0">
                <w:delText>Acima de R$10.000</w:delText>
              </w:r>
            </w:del>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05CB58E0" w14:textId="77777777" w:rsidR="00FE30F0" w:rsidRDefault="00FE30F0" w:rsidP="00AE55C5">
            <w:pPr>
              <w:pStyle w:val="Textotabela"/>
              <w:rPr>
                <w:ins w:id="307" w:author="GSPLM" w:date="2025-01-20T18:24:00Z" w16du:dateUtc="2025-01-20T21:24:00Z"/>
              </w:rPr>
            </w:pPr>
            <w:ins w:id="308" w:author="GSPLM" w:date="2025-01-20T18:24:00Z" w16du:dateUtc="2025-01-20T21:24:00Z">
              <w:r>
                <w:t>1,3</w:t>
              </w:r>
            </w:ins>
          </w:p>
          <w:p w14:paraId="5C351EA8" w14:textId="30F6C409" w:rsidR="00C83186" w:rsidRPr="00552373" w:rsidRDefault="00C83186" w:rsidP="00AE55C5">
            <w:pPr>
              <w:pStyle w:val="Textotabela"/>
            </w:pPr>
            <w:del w:id="309" w:author="GSPLM" w:date="2025-01-20T18:24:00Z" w16du:dateUtc="2025-01-20T21:24:00Z">
              <w:r w:rsidRPr="00552373" w:rsidDel="00FE30F0">
                <w:delText>1.3</w:delText>
              </w:r>
            </w:del>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3524989F" w14:textId="3D627A37" w:rsidR="00FE30F0" w:rsidRDefault="00FE30F0" w:rsidP="00AE55C5">
            <w:pPr>
              <w:pStyle w:val="Textotabela"/>
              <w:rPr>
                <w:ins w:id="310" w:author="GSPLM" w:date="2025-01-20T18:24:00Z" w16du:dateUtc="2025-01-20T21:24:00Z"/>
              </w:rPr>
            </w:pPr>
            <w:ins w:id="311" w:author="GSPLM" w:date="2025-01-20T18:24:00Z" w16du:dateUtc="2025-01-20T21:24:00Z">
              <w:r>
                <w:t>Até R$1</w:t>
              </w:r>
            </w:ins>
            <w:ins w:id="312" w:author="GSPLM" w:date="2025-01-20T18:25:00Z" w16du:dateUtc="2025-01-20T21:25:00Z">
              <w:r>
                <w:t>.</w:t>
              </w:r>
            </w:ins>
            <w:ins w:id="313" w:author="GSPLM" w:date="2025-01-20T18:24:00Z" w16du:dateUtc="2025-01-20T21:24:00Z">
              <w:r>
                <w:t>000</w:t>
              </w:r>
            </w:ins>
            <w:ins w:id="314" w:author="GSPLM" w:date="2025-01-20T18:26:00Z" w16du:dateUtc="2025-01-20T21:26:00Z">
              <w:r>
                <w:t>,00</w:t>
              </w:r>
            </w:ins>
          </w:p>
          <w:p w14:paraId="2B6D2199" w14:textId="2F4996A2" w:rsidR="00C83186" w:rsidRPr="00552373" w:rsidRDefault="00C83186" w:rsidP="00AE55C5">
            <w:pPr>
              <w:pStyle w:val="Textotabela"/>
            </w:pPr>
            <w:del w:id="315" w:author="GSPLM" w:date="2025-01-20T18:24:00Z" w16du:dateUtc="2025-01-20T21:24:00Z">
              <w:r w:rsidRPr="00552373" w:rsidDel="00FE30F0">
                <w:delText>Até R$1.000</w:delText>
              </w:r>
            </w:del>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89C3CA3" w14:textId="77777777" w:rsidR="00FE30F0" w:rsidRDefault="00FE30F0" w:rsidP="00AE55C5">
            <w:pPr>
              <w:pStyle w:val="Textotabela"/>
              <w:rPr>
                <w:ins w:id="316" w:author="GSPLM" w:date="2025-01-20T18:24:00Z" w16du:dateUtc="2025-01-20T21:24:00Z"/>
              </w:rPr>
            </w:pPr>
            <w:ins w:id="317" w:author="GSPLM" w:date="2025-01-20T18:24:00Z" w16du:dateUtc="2025-01-20T21:24:00Z">
              <w:r>
                <w:t>6,7</w:t>
              </w:r>
            </w:ins>
          </w:p>
          <w:p w14:paraId="0F7B975E" w14:textId="0F8551B5" w:rsidR="00C83186" w:rsidRPr="00552373" w:rsidRDefault="00C83186" w:rsidP="00AE55C5">
            <w:pPr>
              <w:pStyle w:val="Textotabela"/>
            </w:pPr>
            <w:del w:id="318" w:author="GSPLM" w:date="2025-01-20T18:24:00Z" w16du:dateUtc="2025-01-20T21:24:00Z">
              <w:r w:rsidRPr="00552373" w:rsidDel="00FE30F0">
                <w:delText>6.7</w:delText>
              </w:r>
            </w:del>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4DE9E507" w:rsidR="00C83186" w:rsidRPr="00552373" w:rsidRDefault="00FE30F0" w:rsidP="00AE55C5">
            <w:pPr>
              <w:pStyle w:val="Textotabela"/>
            </w:pPr>
            <w:ins w:id="319" w:author="GSPLM" w:date="2025-01-20T18:24:00Z" w16du:dateUtc="2025-01-20T21:24:00Z">
              <w:r>
                <w:t>R$1</w:t>
              </w:r>
            </w:ins>
            <w:ins w:id="320" w:author="GSPLM" w:date="2025-01-20T18:26:00Z" w16du:dateUtc="2025-01-20T21:26:00Z">
              <w:r>
                <w:t>.</w:t>
              </w:r>
            </w:ins>
            <w:ins w:id="321" w:author="GSPLM" w:date="2025-01-20T18:24:00Z" w16du:dateUtc="2025-01-20T21:24:00Z">
              <w:r>
                <w:t>001</w:t>
              </w:r>
            </w:ins>
            <w:ins w:id="322" w:author="GSPLM" w:date="2025-01-20T18:26:00Z" w16du:dateUtc="2025-01-20T21:26:00Z">
              <w:r>
                <w:t>,00</w:t>
              </w:r>
            </w:ins>
            <w:ins w:id="323" w:author="GSPLM" w:date="2025-01-20T18:24:00Z" w16du:dateUtc="2025-01-20T21:24:00Z">
              <w:r>
                <w:t xml:space="preserve"> - R$3</w:t>
              </w:r>
            </w:ins>
            <w:ins w:id="324" w:author="GSPLM" w:date="2025-01-20T18:26:00Z" w16du:dateUtc="2025-01-20T21:26:00Z">
              <w:r>
                <w:t>.</w:t>
              </w:r>
            </w:ins>
            <w:ins w:id="325" w:author="GSPLM" w:date="2025-01-20T18:24:00Z" w16du:dateUtc="2025-01-20T21:24:00Z">
              <w:r>
                <w:t>000</w:t>
              </w:r>
            </w:ins>
            <w:ins w:id="326" w:author="GSPLM" w:date="2025-01-20T18:26:00Z" w16du:dateUtc="2025-01-20T21:26:00Z">
              <w:r>
                <w:t>,00</w:t>
              </w:r>
            </w:ins>
            <w:del w:id="327" w:author="GSPLM" w:date="2025-01-20T18:24:00Z" w16du:dateUtc="2025-01-20T21:24:00Z">
              <w:r w:rsidR="00C83186" w:rsidRPr="00552373" w:rsidDel="00FE30F0">
                <w:delText>R$1.001 - R$3.000</w:delText>
              </w:r>
            </w:del>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495486DF" w14:textId="77777777" w:rsidR="00FE30F0" w:rsidRDefault="00FE30F0" w:rsidP="00AE55C5">
            <w:pPr>
              <w:pStyle w:val="Textotabela"/>
              <w:rPr>
                <w:ins w:id="328" w:author="GSPLM" w:date="2025-01-20T18:24:00Z" w16du:dateUtc="2025-01-20T21:24:00Z"/>
              </w:rPr>
            </w:pPr>
            <w:ins w:id="329" w:author="GSPLM" w:date="2025-01-20T18:24:00Z" w16du:dateUtc="2025-01-20T21:24:00Z">
              <w:r>
                <w:t>57,3</w:t>
              </w:r>
            </w:ins>
          </w:p>
          <w:p w14:paraId="2A0DB3DC" w14:textId="13629E03" w:rsidR="00C83186" w:rsidRPr="00552373" w:rsidRDefault="00C83186" w:rsidP="00AE55C5">
            <w:pPr>
              <w:pStyle w:val="Textotabela"/>
            </w:pPr>
            <w:del w:id="330" w:author="GSPLM" w:date="2025-01-20T18:24:00Z" w16du:dateUtc="2025-01-20T21:24:00Z">
              <w:r w:rsidRPr="00552373" w:rsidDel="00FE30F0">
                <w:delText>57.3</w:delText>
              </w:r>
            </w:del>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7F807305" w14:textId="07B3CF08" w:rsidR="00FE30F0" w:rsidRDefault="00FE30F0" w:rsidP="00AE55C5">
            <w:pPr>
              <w:pStyle w:val="Textotabela"/>
              <w:rPr>
                <w:ins w:id="331" w:author="GSPLM" w:date="2025-01-20T18:24:00Z" w16du:dateUtc="2025-01-20T21:24:00Z"/>
              </w:rPr>
            </w:pPr>
            <w:ins w:id="332" w:author="GSPLM" w:date="2025-01-20T18:24:00Z" w16du:dateUtc="2025-01-20T21:24:00Z">
              <w:r>
                <w:t>R$3</w:t>
              </w:r>
            </w:ins>
            <w:ins w:id="333" w:author="GSPLM" w:date="2025-01-20T18:26:00Z" w16du:dateUtc="2025-01-20T21:26:00Z">
              <w:r>
                <w:t>.</w:t>
              </w:r>
            </w:ins>
            <w:ins w:id="334" w:author="GSPLM" w:date="2025-01-20T18:24:00Z" w16du:dateUtc="2025-01-20T21:24:00Z">
              <w:r>
                <w:t>001</w:t>
              </w:r>
            </w:ins>
            <w:ins w:id="335" w:author="GSPLM" w:date="2025-01-20T18:26:00Z" w16du:dateUtc="2025-01-20T21:26:00Z">
              <w:r>
                <w:t>,00</w:t>
              </w:r>
            </w:ins>
            <w:ins w:id="336" w:author="GSPLM" w:date="2025-01-20T18:24:00Z" w16du:dateUtc="2025-01-20T21:24:00Z">
              <w:r>
                <w:t xml:space="preserve"> - R$5</w:t>
              </w:r>
            </w:ins>
            <w:ins w:id="337" w:author="GSPLM" w:date="2025-01-20T18:26:00Z" w16du:dateUtc="2025-01-20T21:26:00Z">
              <w:r>
                <w:t>.</w:t>
              </w:r>
            </w:ins>
            <w:ins w:id="338" w:author="GSPLM" w:date="2025-01-20T18:24:00Z" w16du:dateUtc="2025-01-20T21:24:00Z">
              <w:r>
                <w:t>000</w:t>
              </w:r>
            </w:ins>
            <w:ins w:id="339" w:author="GSPLM" w:date="2025-01-20T18:26:00Z" w16du:dateUtc="2025-01-20T21:26:00Z">
              <w:r>
                <w:t>,00</w:t>
              </w:r>
            </w:ins>
          </w:p>
          <w:p w14:paraId="30683061" w14:textId="4D458808" w:rsidR="00C83186" w:rsidRPr="00552373" w:rsidRDefault="00C83186" w:rsidP="00AE55C5">
            <w:pPr>
              <w:pStyle w:val="Textotabela"/>
            </w:pPr>
            <w:del w:id="340" w:author="GSPLM" w:date="2025-01-20T18:24:00Z" w16du:dateUtc="2025-01-20T21:24:00Z">
              <w:r w:rsidRPr="00552373" w:rsidDel="00FE30F0">
                <w:delText>R$3.001 - R$5.000</w:delText>
              </w:r>
            </w:del>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1079669E" w14:textId="77777777" w:rsidR="00FE30F0" w:rsidRDefault="00FE30F0" w:rsidP="00AE55C5">
            <w:pPr>
              <w:pStyle w:val="Textotabela"/>
              <w:rPr>
                <w:ins w:id="341" w:author="GSPLM" w:date="2025-01-20T18:24:00Z" w16du:dateUtc="2025-01-20T21:24:00Z"/>
              </w:rPr>
            </w:pPr>
            <w:ins w:id="342" w:author="GSPLM" w:date="2025-01-20T18:24:00Z" w16du:dateUtc="2025-01-20T21:24:00Z">
              <w:r>
                <w:t>25,3</w:t>
              </w:r>
            </w:ins>
          </w:p>
          <w:p w14:paraId="3FB391CE" w14:textId="350EB66E" w:rsidR="00C83186" w:rsidRPr="00552373" w:rsidRDefault="00C83186" w:rsidP="00AE55C5">
            <w:pPr>
              <w:pStyle w:val="Textotabela"/>
            </w:pPr>
            <w:del w:id="343" w:author="GSPLM" w:date="2025-01-20T18:24:00Z" w16du:dateUtc="2025-01-20T21:24:00Z">
              <w:r w:rsidRPr="00552373" w:rsidDel="00FE30F0">
                <w:delText>25.3</w:delText>
              </w:r>
            </w:del>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48482EB" w14:textId="474E4C6D" w:rsidR="00FE30F0" w:rsidRDefault="00FE30F0" w:rsidP="00AE55C5">
            <w:pPr>
              <w:pStyle w:val="Textotabela"/>
              <w:rPr>
                <w:ins w:id="344" w:author="GSPLM" w:date="2025-01-20T18:24:00Z" w16du:dateUtc="2025-01-20T21:24:00Z"/>
              </w:rPr>
            </w:pPr>
            <w:ins w:id="345" w:author="GSPLM" w:date="2025-01-20T18:24:00Z" w16du:dateUtc="2025-01-20T21:24:00Z">
              <w:r>
                <w:t>R$5</w:t>
              </w:r>
            </w:ins>
            <w:ins w:id="346" w:author="GSPLM" w:date="2025-01-20T18:26:00Z" w16du:dateUtc="2025-01-20T21:26:00Z">
              <w:r>
                <w:t>.</w:t>
              </w:r>
            </w:ins>
            <w:ins w:id="347" w:author="GSPLM" w:date="2025-01-20T18:24:00Z" w16du:dateUtc="2025-01-20T21:24:00Z">
              <w:r>
                <w:t>000</w:t>
              </w:r>
            </w:ins>
            <w:ins w:id="348" w:author="GSPLM" w:date="2025-01-20T18:26:00Z" w16du:dateUtc="2025-01-20T21:26:00Z">
              <w:r>
                <w:t>,00</w:t>
              </w:r>
            </w:ins>
            <w:ins w:id="349" w:author="GSPLM" w:date="2025-01-20T18:24:00Z" w16du:dateUtc="2025-01-20T21:24:00Z">
              <w:r>
                <w:t xml:space="preserve"> - R$10</w:t>
              </w:r>
            </w:ins>
            <w:ins w:id="350" w:author="GSPLM" w:date="2025-01-20T18:26:00Z" w16du:dateUtc="2025-01-20T21:26:00Z">
              <w:r>
                <w:t>.</w:t>
              </w:r>
            </w:ins>
            <w:ins w:id="351" w:author="GSPLM" w:date="2025-01-20T18:24:00Z" w16du:dateUtc="2025-01-20T21:24:00Z">
              <w:r>
                <w:t>000</w:t>
              </w:r>
            </w:ins>
            <w:ins w:id="352" w:author="GSPLM" w:date="2025-01-20T18:26:00Z" w16du:dateUtc="2025-01-20T21:26:00Z">
              <w:r>
                <w:t>,00</w:t>
              </w:r>
            </w:ins>
          </w:p>
          <w:p w14:paraId="59196C3A" w14:textId="06390514" w:rsidR="00C83186" w:rsidRPr="00552373" w:rsidRDefault="00C83186" w:rsidP="00AE55C5">
            <w:pPr>
              <w:pStyle w:val="Textotabela"/>
            </w:pPr>
            <w:del w:id="353" w:author="GSPLM" w:date="2025-01-20T18:24:00Z" w16du:dateUtc="2025-01-20T21:24:00Z">
              <w:r w:rsidRPr="00552373" w:rsidDel="00FE30F0">
                <w:delText>R$5.000 - R$10.000</w:delText>
              </w:r>
            </w:del>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5D02CC14" w14:textId="77777777" w:rsidR="00FE30F0" w:rsidRDefault="00FE30F0" w:rsidP="00AE55C5">
            <w:pPr>
              <w:pStyle w:val="Textotabela"/>
              <w:rPr>
                <w:ins w:id="354" w:author="GSPLM" w:date="2025-01-20T18:24:00Z" w16du:dateUtc="2025-01-20T21:24:00Z"/>
              </w:rPr>
            </w:pPr>
            <w:ins w:id="355" w:author="GSPLM" w:date="2025-01-20T18:24:00Z" w16du:dateUtc="2025-01-20T21:24:00Z">
              <w:r>
                <w:t>9,3</w:t>
              </w:r>
            </w:ins>
          </w:p>
          <w:p w14:paraId="7289C64E" w14:textId="4ADEB642" w:rsidR="00C83186" w:rsidRPr="00552373" w:rsidRDefault="00C83186" w:rsidP="00AE55C5">
            <w:pPr>
              <w:pStyle w:val="Textotabela"/>
            </w:pPr>
            <w:del w:id="356" w:author="GSPLM" w:date="2025-01-20T18:24:00Z" w16du:dateUtc="2025-01-20T21:24:00Z">
              <w:r w:rsidRPr="00552373" w:rsidDel="00FE30F0">
                <w:delText>9.3</w:delText>
              </w:r>
            </w:del>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r w:rsidRPr="00552373">
              <w:t>Dislipidemia</w:t>
            </w:r>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Insulínica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27A0041A" w14:textId="77777777" w:rsidR="00FE30F0" w:rsidRDefault="00FE30F0" w:rsidP="00AE55C5">
            <w:pPr>
              <w:pStyle w:val="Textotabela"/>
              <w:rPr>
                <w:ins w:id="357" w:author="GSPLM" w:date="2025-01-20T18:24:00Z" w16du:dateUtc="2025-01-20T21:24:00Z"/>
              </w:rPr>
            </w:pPr>
            <w:ins w:id="358" w:author="GSPLM" w:date="2025-01-20T18:24:00Z" w16du:dateUtc="2025-01-20T21:24:00Z">
              <w:r>
                <w:t>25,3</w:t>
              </w:r>
            </w:ins>
          </w:p>
          <w:p w14:paraId="12E6A0D8" w14:textId="198893EF" w:rsidR="00C83186" w:rsidRPr="00552373" w:rsidRDefault="00C83186" w:rsidP="00AE55C5">
            <w:pPr>
              <w:pStyle w:val="Textotabela"/>
            </w:pPr>
            <w:del w:id="359" w:author="GSPLM" w:date="2025-01-20T18:24:00Z" w16du:dateUtc="2025-01-20T21:24:00Z">
              <w:r w:rsidRPr="00552373" w:rsidDel="00FE30F0">
                <w:delText>25.3</w:delText>
              </w:r>
            </w:del>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C43AF38" w14:textId="77777777" w:rsidR="00FE30F0" w:rsidRDefault="00FE30F0" w:rsidP="00AE55C5">
            <w:pPr>
              <w:pStyle w:val="Textotabela"/>
              <w:rPr>
                <w:ins w:id="360" w:author="GSPLM" w:date="2025-01-20T18:24:00Z" w16du:dateUtc="2025-01-20T21:24:00Z"/>
              </w:rPr>
            </w:pPr>
            <w:ins w:id="361" w:author="GSPLM" w:date="2025-01-20T18:24:00Z" w16du:dateUtc="2025-01-20T21:24:00Z">
              <w:r>
                <w:t>5,3</w:t>
              </w:r>
            </w:ins>
          </w:p>
          <w:p w14:paraId="50E33B98" w14:textId="279A0F24" w:rsidR="00C83186" w:rsidRPr="00552373" w:rsidRDefault="00C83186" w:rsidP="00AE55C5">
            <w:pPr>
              <w:pStyle w:val="Textotabela"/>
            </w:pPr>
            <w:del w:id="362" w:author="GSPLM" w:date="2025-01-20T18:24:00Z" w16du:dateUtc="2025-01-20T21:24:00Z">
              <w:r w:rsidRPr="00552373" w:rsidDel="00FE30F0">
                <w:delText>5.3</w:delText>
              </w:r>
            </w:del>
          </w:p>
        </w:tc>
      </w:tr>
    </w:tbl>
    <w:p w14:paraId="0B185E8A" w14:textId="5B24840A" w:rsidR="00C83186" w:rsidRPr="00552373" w:rsidRDefault="00FB4F26" w:rsidP="00AE55C5">
      <w:pPr>
        <w:pStyle w:val="Legenda1"/>
      </w:pPr>
      <w:r w:rsidRPr="00552373">
        <w:t xml:space="preserve">Legenda: medicamentos associados a perda de peso – Sertralina, Topiramato, Bupropiona, </w:t>
      </w:r>
      <w:proofErr w:type="spellStart"/>
      <w:r w:rsidRPr="00552373">
        <w:t>Citalopram</w:t>
      </w:r>
      <w:proofErr w:type="spellEnd"/>
      <w:r w:rsidRPr="00552373">
        <w:t xml:space="preserve">,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Risperidona, </w:t>
      </w:r>
      <w:proofErr w:type="spellStart"/>
      <w:r w:rsidR="00025DC7" w:rsidRPr="00552373">
        <w:t>Quetiapina</w:t>
      </w:r>
      <w:proofErr w:type="spellEnd"/>
      <w:r w:rsidR="00025DC7" w:rsidRPr="00552373">
        <w:t>.</w:t>
      </w:r>
    </w:p>
    <w:p w14:paraId="3F4687F3" w14:textId="50546D16" w:rsidR="00C83186" w:rsidRPr="00552373" w:rsidRDefault="00C83186" w:rsidP="00A02E9A">
      <w:pPr>
        <w:pStyle w:val="Ttulotabela"/>
      </w:pPr>
      <w:bookmarkStart w:id="363"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363"/>
      <w:ins w:id="364" w:author="GSPLM" w:date="2025-01-20T18:27:00Z" w16du:dateUtc="2025-01-20T21:27:00Z">
        <w:r w:rsidR="007B4F62">
          <w:t xml:space="preserve"> -</w:t>
        </w:r>
      </w:ins>
      <w:del w:id="365" w:author="GSPLM" w:date="2025-01-20T18:27:00Z" w16du:dateUtc="2025-01-20T21:27:00Z">
        <w:r w:rsidRPr="00552373" w:rsidDel="007B4F62">
          <w:delText>.</w:delText>
        </w:r>
      </w:del>
      <w:r w:rsidRPr="00552373">
        <w:t xml:space="preserve"> Comparação das características de base dos participantes de pesquisa segundo o grupo de alocação.</w:t>
      </w:r>
    </w:p>
    <w:tbl>
      <w:tblPr>
        <w:tblStyle w:val="Tabelapadro"/>
        <w:tblW w:w="8482" w:type="dxa"/>
        <w:tblLook w:val="04E0" w:firstRow="1" w:lastRow="1" w:firstColumn="1" w:lastColumn="0" w:noHBand="0" w:noVBand="1"/>
      </w:tblPr>
      <w:tblGrid>
        <w:gridCol w:w="302"/>
        <w:gridCol w:w="3047"/>
        <w:gridCol w:w="764"/>
        <w:gridCol w:w="1325"/>
        <w:gridCol w:w="903"/>
        <w:gridCol w:w="1186"/>
        <w:gridCol w:w="1011"/>
      </w:tblGrid>
      <w:tr w:rsidR="00842588" w:rsidRPr="00552373" w14:paraId="576A0D95" w14:textId="77777777" w:rsidTr="009B4C8C">
        <w:trPr>
          <w:cnfStyle w:val="100000000000" w:firstRow="1" w:lastRow="0" w:firstColumn="0" w:lastColumn="0" w:oddVBand="0" w:evenVBand="0" w:oddHBand="0" w:evenHBand="0" w:firstRowFirstColumn="0" w:firstRowLastColumn="0" w:lastRowFirstColumn="0" w:lastRowLastColumn="0"/>
          <w:trHeight w:val="216"/>
        </w:trPr>
        <w:tc>
          <w:tcPr>
            <w:tcW w:w="3333" w:type="dxa"/>
            <w:gridSpan w:val="2"/>
            <w:noWrap/>
            <w:hideMark/>
          </w:tcPr>
          <w:p w14:paraId="43EF1105" w14:textId="6FC61FCB" w:rsidR="00842588" w:rsidRPr="00552373" w:rsidRDefault="00842588" w:rsidP="00AE55C5">
            <w:pPr>
              <w:pStyle w:val="Textotabela"/>
            </w:pPr>
            <w:r w:rsidRPr="00552373">
              <w:t>Características</w:t>
            </w:r>
          </w:p>
        </w:tc>
        <w:tc>
          <w:tcPr>
            <w:tcW w:w="2073" w:type="dxa"/>
            <w:gridSpan w:val="2"/>
            <w:noWrap/>
            <w:hideMark/>
          </w:tcPr>
          <w:p w14:paraId="456CCCCD" w14:textId="4653EBEE" w:rsidR="00842588" w:rsidRPr="00552373" w:rsidRDefault="00842588" w:rsidP="00AE55C5">
            <w:pPr>
              <w:pStyle w:val="Textotabela"/>
            </w:pPr>
            <w:r w:rsidRPr="00552373">
              <w:t>Grupo Placebo</w:t>
            </w:r>
            <w:r w:rsidRPr="00552373">
              <w:br/>
              <w:t xml:space="preserve">N </w:t>
            </w:r>
            <w:r w:rsidR="00495FF2">
              <w:t xml:space="preserve">             </w:t>
            </w:r>
            <w:ins w:id="366" w:author="GSPLM" w:date="2025-01-20T18:29:00Z" w16du:dateUtc="2025-01-20T21:29:00Z">
              <w:r w:rsidR="009B4C8C">
                <w:t xml:space="preserve">  </w:t>
              </w:r>
            </w:ins>
            <w:r w:rsidR="00495FF2">
              <w:t xml:space="preserve"> </w:t>
            </w:r>
            <w:r w:rsidRPr="00552373">
              <w:t>(%)</w:t>
            </w:r>
          </w:p>
        </w:tc>
        <w:tc>
          <w:tcPr>
            <w:tcW w:w="2073"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365FAAAD" w:rsidR="00842588" w:rsidRPr="00552373" w:rsidRDefault="00842588" w:rsidP="00AE55C5">
            <w:pPr>
              <w:pStyle w:val="Textotabela"/>
            </w:pPr>
            <w:r w:rsidRPr="00552373">
              <w:t xml:space="preserve">N </w:t>
            </w:r>
            <w:r w:rsidR="00495FF2">
              <w:t xml:space="preserve">                </w:t>
            </w:r>
            <w:ins w:id="367" w:author="GSPLM" w:date="2025-01-20T18:29:00Z" w16du:dateUtc="2025-01-20T21:29:00Z">
              <w:r w:rsidR="009B4C8C">
                <w:t xml:space="preserve">   </w:t>
              </w:r>
            </w:ins>
            <w:r w:rsidRPr="00552373">
              <w:t>(%)</w:t>
            </w:r>
          </w:p>
        </w:tc>
        <w:tc>
          <w:tcPr>
            <w:tcW w:w="1003"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9B4C8C">
        <w:trPr>
          <w:trHeight w:val="216"/>
        </w:trPr>
        <w:tc>
          <w:tcPr>
            <w:tcW w:w="3333" w:type="dxa"/>
            <w:gridSpan w:val="2"/>
            <w:noWrap/>
            <w:hideMark/>
          </w:tcPr>
          <w:p w14:paraId="3FAD70C0" w14:textId="77777777" w:rsidR="00842588" w:rsidRPr="00552373" w:rsidRDefault="00842588" w:rsidP="00AE55C5">
            <w:pPr>
              <w:pStyle w:val="Textotabela"/>
            </w:pPr>
            <w:r w:rsidRPr="00552373">
              <w:t>Numero de participantes</w:t>
            </w:r>
          </w:p>
        </w:tc>
        <w:tc>
          <w:tcPr>
            <w:tcW w:w="756" w:type="dxa"/>
            <w:noWrap/>
            <w:hideMark/>
          </w:tcPr>
          <w:p w14:paraId="7BCB4971" w14:textId="77777777" w:rsidR="00842588" w:rsidRPr="00552373" w:rsidRDefault="00842588" w:rsidP="00AE55C5">
            <w:pPr>
              <w:pStyle w:val="Textotabela"/>
            </w:pPr>
            <w:r w:rsidRPr="00552373">
              <w:t>37</w:t>
            </w:r>
          </w:p>
        </w:tc>
        <w:tc>
          <w:tcPr>
            <w:tcW w:w="1317" w:type="dxa"/>
            <w:noWrap/>
            <w:hideMark/>
          </w:tcPr>
          <w:p w14:paraId="40CD7022" w14:textId="77777777" w:rsidR="00842588" w:rsidRPr="00552373" w:rsidRDefault="00842588" w:rsidP="00AE55C5">
            <w:pPr>
              <w:pStyle w:val="Textotabela"/>
            </w:pPr>
            <w:r w:rsidRPr="00552373">
              <w:t>49</w:t>
            </w:r>
          </w:p>
        </w:tc>
        <w:tc>
          <w:tcPr>
            <w:tcW w:w="895" w:type="dxa"/>
            <w:noWrap/>
            <w:hideMark/>
          </w:tcPr>
          <w:p w14:paraId="24539A66" w14:textId="77777777" w:rsidR="00842588" w:rsidRPr="00552373" w:rsidRDefault="00842588" w:rsidP="00AE55C5">
            <w:pPr>
              <w:pStyle w:val="Textotabela"/>
            </w:pPr>
            <w:r w:rsidRPr="00552373">
              <w:t>38</w:t>
            </w:r>
          </w:p>
        </w:tc>
        <w:tc>
          <w:tcPr>
            <w:tcW w:w="1178" w:type="dxa"/>
            <w:noWrap/>
            <w:hideMark/>
          </w:tcPr>
          <w:p w14:paraId="365710EC" w14:textId="77777777" w:rsidR="00842588" w:rsidRPr="00552373" w:rsidRDefault="00842588" w:rsidP="00AE55C5">
            <w:pPr>
              <w:pStyle w:val="Textotabela"/>
            </w:pPr>
            <w:r w:rsidRPr="00552373">
              <w:t>51</w:t>
            </w:r>
          </w:p>
        </w:tc>
        <w:tc>
          <w:tcPr>
            <w:tcW w:w="1003" w:type="dxa"/>
            <w:noWrap/>
            <w:hideMark/>
          </w:tcPr>
          <w:p w14:paraId="05E81979" w14:textId="77777777" w:rsidR="00842588" w:rsidRPr="00552373" w:rsidRDefault="00842588" w:rsidP="00AE55C5">
            <w:pPr>
              <w:pStyle w:val="Textotabela"/>
            </w:pPr>
          </w:p>
        </w:tc>
      </w:tr>
      <w:tr w:rsidR="00842588" w:rsidRPr="00552373" w14:paraId="6AAA71A1" w14:textId="77777777" w:rsidTr="009B4C8C">
        <w:trPr>
          <w:trHeight w:val="216"/>
        </w:trPr>
        <w:tc>
          <w:tcPr>
            <w:tcW w:w="3333" w:type="dxa"/>
            <w:gridSpan w:val="2"/>
            <w:noWrap/>
            <w:hideMark/>
          </w:tcPr>
          <w:p w14:paraId="2EA7EA19" w14:textId="77777777" w:rsidR="00842588" w:rsidRPr="00552373" w:rsidRDefault="00842588" w:rsidP="00AE55C5">
            <w:pPr>
              <w:pStyle w:val="Textotabela"/>
            </w:pPr>
            <w:r w:rsidRPr="00552373">
              <w:t>Idade (media e IC 95%)</w:t>
            </w:r>
          </w:p>
        </w:tc>
        <w:tc>
          <w:tcPr>
            <w:tcW w:w="756" w:type="dxa"/>
            <w:noWrap/>
            <w:hideMark/>
          </w:tcPr>
          <w:p w14:paraId="7A615CCE" w14:textId="77777777" w:rsidR="007B4F62" w:rsidRDefault="007B4F62" w:rsidP="00AE55C5">
            <w:pPr>
              <w:pStyle w:val="Textotabela"/>
              <w:rPr>
                <w:ins w:id="368" w:author="GSPLM" w:date="2025-01-20T18:27:00Z" w16du:dateUtc="2025-01-20T21:27:00Z"/>
              </w:rPr>
            </w:pPr>
            <w:ins w:id="369" w:author="GSPLM" w:date="2025-01-20T18:27:00Z" w16du:dateUtc="2025-01-20T21:27:00Z">
              <w:r>
                <w:t>39,9</w:t>
              </w:r>
            </w:ins>
          </w:p>
          <w:p w14:paraId="7ACC9EF7" w14:textId="5985BAF0" w:rsidR="00842588" w:rsidRPr="00552373" w:rsidRDefault="00842588" w:rsidP="00AE55C5">
            <w:pPr>
              <w:pStyle w:val="Textotabela"/>
            </w:pPr>
            <w:del w:id="370" w:author="GSPLM" w:date="2025-01-20T18:27:00Z" w16du:dateUtc="2025-01-20T21:27:00Z">
              <w:r w:rsidRPr="00552373" w:rsidDel="007B4F62">
                <w:delText>39.9</w:delText>
              </w:r>
            </w:del>
          </w:p>
        </w:tc>
        <w:tc>
          <w:tcPr>
            <w:tcW w:w="1317" w:type="dxa"/>
            <w:noWrap/>
            <w:hideMark/>
          </w:tcPr>
          <w:p w14:paraId="307B81C7" w14:textId="77777777" w:rsidR="007B4F62" w:rsidRDefault="007B4F62" w:rsidP="00AE55C5">
            <w:pPr>
              <w:pStyle w:val="Textotabela"/>
              <w:rPr>
                <w:ins w:id="371" w:author="GSPLM" w:date="2025-01-20T18:27:00Z" w16du:dateUtc="2025-01-20T21:27:00Z"/>
              </w:rPr>
            </w:pPr>
            <w:ins w:id="372" w:author="GSPLM" w:date="2025-01-20T18:27:00Z" w16du:dateUtc="2025-01-20T21:27:00Z">
              <w:r>
                <w:t>37,1–42,8</w:t>
              </w:r>
            </w:ins>
          </w:p>
          <w:p w14:paraId="16FB5A6D" w14:textId="16CC2386" w:rsidR="00842588" w:rsidRPr="00552373" w:rsidRDefault="00842588" w:rsidP="00AE55C5">
            <w:pPr>
              <w:pStyle w:val="Textotabela"/>
            </w:pPr>
            <w:del w:id="373" w:author="GSPLM" w:date="2025-01-20T18:27:00Z" w16du:dateUtc="2025-01-20T21:27:00Z">
              <w:r w:rsidRPr="00552373" w:rsidDel="007B4F62">
                <w:delText>37.1–42.8</w:delText>
              </w:r>
            </w:del>
          </w:p>
        </w:tc>
        <w:tc>
          <w:tcPr>
            <w:tcW w:w="895" w:type="dxa"/>
            <w:noWrap/>
            <w:hideMark/>
          </w:tcPr>
          <w:p w14:paraId="6554EE7A" w14:textId="77777777" w:rsidR="007B4F62" w:rsidRDefault="007B4F62" w:rsidP="00AE55C5">
            <w:pPr>
              <w:pStyle w:val="Textotabela"/>
              <w:rPr>
                <w:ins w:id="374" w:author="GSPLM" w:date="2025-01-20T18:27:00Z" w16du:dateUtc="2025-01-20T21:27:00Z"/>
              </w:rPr>
            </w:pPr>
            <w:ins w:id="375" w:author="GSPLM" w:date="2025-01-20T18:27:00Z" w16du:dateUtc="2025-01-20T21:27:00Z">
              <w:r>
                <w:t>41,3</w:t>
              </w:r>
            </w:ins>
          </w:p>
          <w:p w14:paraId="43C8C244" w14:textId="4E246574" w:rsidR="00842588" w:rsidRPr="00552373" w:rsidRDefault="00842588" w:rsidP="00AE55C5">
            <w:pPr>
              <w:pStyle w:val="Textotabela"/>
            </w:pPr>
            <w:del w:id="376" w:author="GSPLM" w:date="2025-01-20T18:27:00Z" w16du:dateUtc="2025-01-20T21:27:00Z">
              <w:r w:rsidRPr="00552373" w:rsidDel="007B4F62">
                <w:delText>41.3</w:delText>
              </w:r>
            </w:del>
          </w:p>
        </w:tc>
        <w:tc>
          <w:tcPr>
            <w:tcW w:w="1178" w:type="dxa"/>
            <w:noWrap/>
            <w:hideMark/>
          </w:tcPr>
          <w:p w14:paraId="02D13890" w14:textId="77777777" w:rsidR="007B4F62" w:rsidRDefault="007B4F62" w:rsidP="00AE55C5">
            <w:pPr>
              <w:pStyle w:val="Textotabela"/>
              <w:rPr>
                <w:ins w:id="377" w:author="GSPLM" w:date="2025-01-20T18:27:00Z" w16du:dateUtc="2025-01-20T21:27:00Z"/>
              </w:rPr>
            </w:pPr>
            <w:ins w:id="378" w:author="GSPLM" w:date="2025-01-20T18:27:00Z" w16du:dateUtc="2025-01-20T21:27:00Z">
              <w:r>
                <w:t>37,7–45</w:t>
              </w:r>
            </w:ins>
          </w:p>
          <w:p w14:paraId="07D18D2A" w14:textId="6C3D32C2" w:rsidR="00842588" w:rsidRPr="00552373" w:rsidRDefault="00842588" w:rsidP="00AE55C5">
            <w:pPr>
              <w:pStyle w:val="Textotabela"/>
            </w:pPr>
            <w:del w:id="379" w:author="GSPLM" w:date="2025-01-20T18:27:00Z" w16du:dateUtc="2025-01-20T21:27:00Z">
              <w:r w:rsidRPr="00552373" w:rsidDel="007B4F62">
                <w:delText>37.7–45</w:delText>
              </w:r>
            </w:del>
          </w:p>
        </w:tc>
        <w:tc>
          <w:tcPr>
            <w:tcW w:w="1003" w:type="dxa"/>
            <w:noWrap/>
            <w:hideMark/>
          </w:tcPr>
          <w:p w14:paraId="51B036D9" w14:textId="77777777" w:rsidR="007B4F62" w:rsidRDefault="007B4F62" w:rsidP="00AE55C5">
            <w:pPr>
              <w:pStyle w:val="Textotabela"/>
              <w:rPr>
                <w:ins w:id="380" w:author="GSPLM" w:date="2025-01-20T18:27:00Z" w16du:dateUtc="2025-01-20T21:27:00Z"/>
              </w:rPr>
            </w:pPr>
            <w:ins w:id="381" w:author="GSPLM" w:date="2025-01-20T18:27:00Z" w16du:dateUtc="2025-01-20T21:27:00Z">
              <w:r>
                <w:t>0,5641</w:t>
              </w:r>
            </w:ins>
          </w:p>
          <w:p w14:paraId="4C86CE70" w14:textId="009AE783" w:rsidR="00842588" w:rsidRPr="00552373" w:rsidRDefault="00842588" w:rsidP="00AE55C5">
            <w:pPr>
              <w:pStyle w:val="Textotabela"/>
            </w:pPr>
            <w:del w:id="382" w:author="GSPLM" w:date="2025-01-20T18:27:00Z" w16du:dateUtc="2025-01-20T21:27:00Z">
              <w:r w:rsidRPr="00552373" w:rsidDel="007B4F62">
                <w:delText>0.5641</w:delText>
              </w:r>
            </w:del>
          </w:p>
        </w:tc>
      </w:tr>
      <w:tr w:rsidR="00842588" w:rsidRPr="00552373" w14:paraId="5781C3CC" w14:textId="77777777" w:rsidTr="009B4C8C">
        <w:trPr>
          <w:trHeight w:val="216"/>
        </w:trPr>
        <w:tc>
          <w:tcPr>
            <w:tcW w:w="3333" w:type="dxa"/>
            <w:gridSpan w:val="2"/>
            <w:noWrap/>
            <w:hideMark/>
          </w:tcPr>
          <w:p w14:paraId="27D6309D" w14:textId="77777777" w:rsidR="00842588" w:rsidRPr="00552373" w:rsidRDefault="00842588" w:rsidP="00AE55C5">
            <w:pPr>
              <w:pStyle w:val="Textotabela"/>
            </w:pPr>
            <w:r w:rsidRPr="00552373">
              <w:t>Sexo</w:t>
            </w:r>
          </w:p>
        </w:tc>
        <w:tc>
          <w:tcPr>
            <w:tcW w:w="756" w:type="dxa"/>
            <w:noWrap/>
            <w:hideMark/>
          </w:tcPr>
          <w:p w14:paraId="5F13CBED" w14:textId="77777777" w:rsidR="00842588" w:rsidRPr="00552373" w:rsidRDefault="00842588" w:rsidP="00AE55C5">
            <w:pPr>
              <w:pStyle w:val="Textotabela"/>
            </w:pPr>
          </w:p>
        </w:tc>
        <w:tc>
          <w:tcPr>
            <w:tcW w:w="1317" w:type="dxa"/>
            <w:noWrap/>
            <w:hideMark/>
          </w:tcPr>
          <w:p w14:paraId="15833B96" w14:textId="77777777" w:rsidR="00842588" w:rsidRPr="00552373" w:rsidRDefault="00842588" w:rsidP="00AE55C5">
            <w:pPr>
              <w:pStyle w:val="Textotabela"/>
            </w:pPr>
          </w:p>
        </w:tc>
        <w:tc>
          <w:tcPr>
            <w:tcW w:w="895" w:type="dxa"/>
            <w:noWrap/>
            <w:hideMark/>
          </w:tcPr>
          <w:p w14:paraId="66919FF7" w14:textId="77777777" w:rsidR="00842588" w:rsidRPr="00552373" w:rsidRDefault="00842588" w:rsidP="00AE55C5">
            <w:pPr>
              <w:pStyle w:val="Textotabela"/>
            </w:pPr>
          </w:p>
        </w:tc>
        <w:tc>
          <w:tcPr>
            <w:tcW w:w="1178" w:type="dxa"/>
            <w:noWrap/>
            <w:hideMark/>
          </w:tcPr>
          <w:p w14:paraId="7BB2A297" w14:textId="77777777" w:rsidR="00842588" w:rsidRPr="00552373" w:rsidRDefault="00842588" w:rsidP="00AE55C5">
            <w:pPr>
              <w:pStyle w:val="Textotabela"/>
            </w:pPr>
          </w:p>
        </w:tc>
        <w:tc>
          <w:tcPr>
            <w:tcW w:w="1003" w:type="dxa"/>
            <w:noWrap/>
            <w:hideMark/>
          </w:tcPr>
          <w:p w14:paraId="26BC0748" w14:textId="77777777" w:rsidR="007B4F62" w:rsidRDefault="007B4F62" w:rsidP="00AE55C5">
            <w:pPr>
              <w:pStyle w:val="Textotabela"/>
              <w:rPr>
                <w:ins w:id="383" w:author="GSPLM" w:date="2025-01-20T18:27:00Z" w16du:dateUtc="2025-01-20T21:27:00Z"/>
              </w:rPr>
            </w:pPr>
            <w:ins w:id="384" w:author="GSPLM" w:date="2025-01-20T18:27:00Z" w16du:dateUtc="2025-01-20T21:27:00Z">
              <w:r>
                <w:t>0,1908</w:t>
              </w:r>
            </w:ins>
          </w:p>
          <w:p w14:paraId="1DFB94A2" w14:textId="3E5D9222" w:rsidR="00842588" w:rsidRPr="00552373" w:rsidRDefault="00842588" w:rsidP="00AE55C5">
            <w:pPr>
              <w:pStyle w:val="Textotabela"/>
            </w:pPr>
            <w:del w:id="385" w:author="GSPLM" w:date="2025-01-20T18:27:00Z" w16du:dateUtc="2025-01-20T21:27:00Z">
              <w:r w:rsidRPr="00552373" w:rsidDel="007B4F62">
                <w:delText>0.1908</w:delText>
              </w:r>
            </w:del>
          </w:p>
        </w:tc>
      </w:tr>
      <w:tr w:rsidR="00842588" w:rsidRPr="00552373" w14:paraId="0272FF11" w14:textId="77777777" w:rsidTr="009B4C8C">
        <w:trPr>
          <w:trHeight w:val="216"/>
        </w:trPr>
        <w:tc>
          <w:tcPr>
            <w:tcW w:w="294" w:type="dxa"/>
            <w:noWrap/>
            <w:hideMark/>
          </w:tcPr>
          <w:p w14:paraId="284144C0" w14:textId="77777777" w:rsidR="00842588" w:rsidRPr="00552373" w:rsidRDefault="00842588" w:rsidP="00AE55C5">
            <w:pPr>
              <w:pStyle w:val="Textotabela"/>
            </w:pPr>
          </w:p>
        </w:tc>
        <w:tc>
          <w:tcPr>
            <w:tcW w:w="3039" w:type="dxa"/>
            <w:noWrap/>
            <w:hideMark/>
          </w:tcPr>
          <w:p w14:paraId="6AF732D8" w14:textId="77777777" w:rsidR="00842588" w:rsidRPr="00552373" w:rsidRDefault="00842588" w:rsidP="00AE55C5">
            <w:pPr>
              <w:pStyle w:val="Textotabela"/>
            </w:pPr>
            <w:r w:rsidRPr="00552373">
              <w:t>Feminino</w:t>
            </w:r>
          </w:p>
        </w:tc>
        <w:tc>
          <w:tcPr>
            <w:tcW w:w="756" w:type="dxa"/>
            <w:noWrap/>
            <w:hideMark/>
          </w:tcPr>
          <w:p w14:paraId="2866720B" w14:textId="77777777" w:rsidR="00842588" w:rsidRPr="00552373" w:rsidRDefault="00842588" w:rsidP="00AE55C5">
            <w:pPr>
              <w:pStyle w:val="Textotabela"/>
            </w:pPr>
            <w:r w:rsidRPr="00552373">
              <w:t>30</w:t>
            </w:r>
          </w:p>
        </w:tc>
        <w:tc>
          <w:tcPr>
            <w:tcW w:w="1317" w:type="dxa"/>
            <w:noWrap/>
            <w:hideMark/>
          </w:tcPr>
          <w:p w14:paraId="0560CE92" w14:textId="77777777" w:rsidR="007B4F62" w:rsidRDefault="007B4F62" w:rsidP="00AE55C5">
            <w:pPr>
              <w:pStyle w:val="Textotabela"/>
              <w:rPr>
                <w:ins w:id="386" w:author="GSPLM" w:date="2025-01-20T18:27:00Z" w16du:dateUtc="2025-01-20T21:27:00Z"/>
              </w:rPr>
            </w:pPr>
            <w:ins w:id="387" w:author="GSPLM" w:date="2025-01-20T18:27:00Z" w16du:dateUtc="2025-01-20T21:27:00Z">
              <w:r>
                <w:t>81,1</w:t>
              </w:r>
            </w:ins>
          </w:p>
          <w:p w14:paraId="7D31E749" w14:textId="66E1F42A" w:rsidR="00842588" w:rsidRPr="00552373" w:rsidRDefault="00842588" w:rsidP="00AE55C5">
            <w:pPr>
              <w:pStyle w:val="Textotabela"/>
            </w:pPr>
            <w:del w:id="388" w:author="GSPLM" w:date="2025-01-20T18:27:00Z" w16du:dateUtc="2025-01-20T21:27:00Z">
              <w:r w:rsidRPr="00552373" w:rsidDel="007B4F62">
                <w:delText>81.1</w:delText>
              </w:r>
            </w:del>
          </w:p>
        </w:tc>
        <w:tc>
          <w:tcPr>
            <w:tcW w:w="895" w:type="dxa"/>
            <w:noWrap/>
            <w:hideMark/>
          </w:tcPr>
          <w:p w14:paraId="7E82CCCF" w14:textId="77777777" w:rsidR="00842588" w:rsidRPr="00552373" w:rsidRDefault="00842588" w:rsidP="00AE55C5">
            <w:pPr>
              <w:pStyle w:val="Textotabela"/>
            </w:pPr>
            <w:r w:rsidRPr="00552373">
              <w:t>35</w:t>
            </w:r>
          </w:p>
        </w:tc>
        <w:tc>
          <w:tcPr>
            <w:tcW w:w="1178" w:type="dxa"/>
            <w:noWrap/>
            <w:hideMark/>
          </w:tcPr>
          <w:p w14:paraId="6A8A8FE3" w14:textId="77777777" w:rsidR="007B4F62" w:rsidRDefault="007B4F62" w:rsidP="00AE55C5">
            <w:pPr>
              <w:pStyle w:val="Textotabela"/>
              <w:rPr>
                <w:ins w:id="389" w:author="GSPLM" w:date="2025-01-20T18:27:00Z" w16du:dateUtc="2025-01-20T21:27:00Z"/>
              </w:rPr>
            </w:pPr>
            <w:ins w:id="390" w:author="GSPLM" w:date="2025-01-20T18:27:00Z" w16du:dateUtc="2025-01-20T21:27:00Z">
              <w:r>
                <w:t>92,1</w:t>
              </w:r>
            </w:ins>
          </w:p>
          <w:p w14:paraId="7AF8139D" w14:textId="7C051885" w:rsidR="00842588" w:rsidRPr="00552373" w:rsidRDefault="00842588" w:rsidP="00AE55C5">
            <w:pPr>
              <w:pStyle w:val="Textotabela"/>
            </w:pPr>
            <w:del w:id="391" w:author="GSPLM" w:date="2025-01-20T18:27:00Z" w16du:dateUtc="2025-01-20T21:27:00Z">
              <w:r w:rsidRPr="00552373" w:rsidDel="007B4F62">
                <w:delText>92.1</w:delText>
              </w:r>
            </w:del>
          </w:p>
        </w:tc>
        <w:tc>
          <w:tcPr>
            <w:tcW w:w="1003" w:type="dxa"/>
            <w:noWrap/>
            <w:hideMark/>
          </w:tcPr>
          <w:p w14:paraId="3F8F95CF" w14:textId="77777777" w:rsidR="00842588" w:rsidRPr="00552373" w:rsidRDefault="00842588" w:rsidP="00AE55C5">
            <w:pPr>
              <w:pStyle w:val="Textotabela"/>
            </w:pPr>
          </w:p>
        </w:tc>
      </w:tr>
      <w:tr w:rsidR="00842588" w:rsidRPr="00552373" w14:paraId="31F256CC" w14:textId="77777777" w:rsidTr="009B4C8C">
        <w:trPr>
          <w:trHeight w:val="216"/>
        </w:trPr>
        <w:tc>
          <w:tcPr>
            <w:tcW w:w="294" w:type="dxa"/>
            <w:noWrap/>
            <w:hideMark/>
          </w:tcPr>
          <w:p w14:paraId="10AFF2FD" w14:textId="77777777" w:rsidR="00842588" w:rsidRPr="00552373" w:rsidRDefault="00842588" w:rsidP="00AE55C5">
            <w:pPr>
              <w:pStyle w:val="Textotabela"/>
            </w:pPr>
          </w:p>
        </w:tc>
        <w:tc>
          <w:tcPr>
            <w:tcW w:w="3039" w:type="dxa"/>
            <w:noWrap/>
            <w:hideMark/>
          </w:tcPr>
          <w:p w14:paraId="49099626" w14:textId="77777777" w:rsidR="00842588" w:rsidRPr="00552373" w:rsidRDefault="00842588" w:rsidP="00AE55C5">
            <w:pPr>
              <w:pStyle w:val="Textotabela"/>
            </w:pPr>
            <w:r w:rsidRPr="00552373">
              <w:t>Masculino</w:t>
            </w:r>
          </w:p>
        </w:tc>
        <w:tc>
          <w:tcPr>
            <w:tcW w:w="756" w:type="dxa"/>
            <w:noWrap/>
            <w:hideMark/>
          </w:tcPr>
          <w:p w14:paraId="0FD2102A" w14:textId="77777777" w:rsidR="00842588" w:rsidRPr="00552373" w:rsidRDefault="00842588" w:rsidP="00AE55C5">
            <w:pPr>
              <w:pStyle w:val="Textotabela"/>
            </w:pPr>
            <w:r w:rsidRPr="00552373">
              <w:t>7</w:t>
            </w:r>
          </w:p>
        </w:tc>
        <w:tc>
          <w:tcPr>
            <w:tcW w:w="1317" w:type="dxa"/>
            <w:noWrap/>
            <w:hideMark/>
          </w:tcPr>
          <w:p w14:paraId="42D930DA" w14:textId="77777777" w:rsidR="007B4F62" w:rsidRDefault="007B4F62" w:rsidP="00AE55C5">
            <w:pPr>
              <w:pStyle w:val="Textotabela"/>
              <w:rPr>
                <w:ins w:id="392" w:author="GSPLM" w:date="2025-01-20T18:27:00Z" w16du:dateUtc="2025-01-20T21:27:00Z"/>
              </w:rPr>
            </w:pPr>
            <w:ins w:id="393" w:author="GSPLM" w:date="2025-01-20T18:27:00Z" w16du:dateUtc="2025-01-20T21:27:00Z">
              <w:r>
                <w:t>18,9</w:t>
              </w:r>
            </w:ins>
          </w:p>
          <w:p w14:paraId="08C2E55E" w14:textId="18CE7131" w:rsidR="00842588" w:rsidRPr="00552373" w:rsidRDefault="00842588" w:rsidP="00AE55C5">
            <w:pPr>
              <w:pStyle w:val="Textotabela"/>
            </w:pPr>
            <w:del w:id="394" w:author="GSPLM" w:date="2025-01-20T18:27:00Z" w16du:dateUtc="2025-01-20T21:27:00Z">
              <w:r w:rsidRPr="00552373" w:rsidDel="007B4F62">
                <w:delText>18.9</w:delText>
              </w:r>
            </w:del>
          </w:p>
        </w:tc>
        <w:tc>
          <w:tcPr>
            <w:tcW w:w="895" w:type="dxa"/>
            <w:noWrap/>
            <w:hideMark/>
          </w:tcPr>
          <w:p w14:paraId="37E5ECEA" w14:textId="77777777" w:rsidR="00842588" w:rsidRPr="00552373" w:rsidRDefault="00842588" w:rsidP="00AE55C5">
            <w:pPr>
              <w:pStyle w:val="Textotabela"/>
            </w:pPr>
            <w:r w:rsidRPr="00552373">
              <w:t>3</w:t>
            </w:r>
          </w:p>
        </w:tc>
        <w:tc>
          <w:tcPr>
            <w:tcW w:w="1178" w:type="dxa"/>
            <w:noWrap/>
            <w:hideMark/>
          </w:tcPr>
          <w:p w14:paraId="4FADEF7E" w14:textId="77777777" w:rsidR="007B4F62" w:rsidRDefault="007B4F62" w:rsidP="00AE55C5">
            <w:pPr>
              <w:pStyle w:val="Textotabela"/>
              <w:rPr>
                <w:ins w:id="395" w:author="GSPLM" w:date="2025-01-20T18:27:00Z" w16du:dateUtc="2025-01-20T21:27:00Z"/>
              </w:rPr>
            </w:pPr>
            <w:ins w:id="396" w:author="GSPLM" w:date="2025-01-20T18:27:00Z" w16du:dateUtc="2025-01-20T21:27:00Z">
              <w:r>
                <w:t>7,9</w:t>
              </w:r>
            </w:ins>
          </w:p>
          <w:p w14:paraId="0ABE9578" w14:textId="6365B3C1" w:rsidR="00842588" w:rsidRPr="00552373" w:rsidRDefault="00842588" w:rsidP="00AE55C5">
            <w:pPr>
              <w:pStyle w:val="Textotabela"/>
            </w:pPr>
            <w:del w:id="397" w:author="GSPLM" w:date="2025-01-20T18:27:00Z" w16du:dateUtc="2025-01-20T21:27:00Z">
              <w:r w:rsidRPr="00552373" w:rsidDel="007B4F62">
                <w:delText>7.9</w:delText>
              </w:r>
            </w:del>
          </w:p>
        </w:tc>
        <w:tc>
          <w:tcPr>
            <w:tcW w:w="1003" w:type="dxa"/>
            <w:noWrap/>
            <w:hideMark/>
          </w:tcPr>
          <w:p w14:paraId="4FCACB9E" w14:textId="77777777" w:rsidR="00842588" w:rsidRPr="00552373" w:rsidRDefault="00842588" w:rsidP="00AE55C5">
            <w:pPr>
              <w:pStyle w:val="Textotabela"/>
            </w:pPr>
          </w:p>
        </w:tc>
      </w:tr>
      <w:tr w:rsidR="00842588" w:rsidRPr="00552373" w14:paraId="1913CA1C" w14:textId="77777777" w:rsidTr="009B4C8C">
        <w:trPr>
          <w:trHeight w:val="216"/>
        </w:trPr>
        <w:tc>
          <w:tcPr>
            <w:tcW w:w="3333" w:type="dxa"/>
            <w:gridSpan w:val="2"/>
            <w:noWrap/>
            <w:hideMark/>
          </w:tcPr>
          <w:p w14:paraId="38F8A740" w14:textId="77777777" w:rsidR="00842588" w:rsidRPr="00552373" w:rsidRDefault="00842588" w:rsidP="00AE55C5">
            <w:pPr>
              <w:pStyle w:val="Textotabela"/>
            </w:pPr>
            <w:r w:rsidRPr="00552373">
              <w:t>Etnia autodeclarada</w:t>
            </w:r>
          </w:p>
        </w:tc>
        <w:tc>
          <w:tcPr>
            <w:tcW w:w="756" w:type="dxa"/>
            <w:noWrap/>
            <w:hideMark/>
          </w:tcPr>
          <w:p w14:paraId="3635259B" w14:textId="77777777" w:rsidR="00842588" w:rsidRPr="00552373" w:rsidRDefault="00842588" w:rsidP="00AE55C5">
            <w:pPr>
              <w:pStyle w:val="Textotabela"/>
            </w:pPr>
          </w:p>
        </w:tc>
        <w:tc>
          <w:tcPr>
            <w:tcW w:w="1317" w:type="dxa"/>
            <w:noWrap/>
            <w:hideMark/>
          </w:tcPr>
          <w:p w14:paraId="2FF07F9B" w14:textId="77777777" w:rsidR="00842588" w:rsidRPr="00552373" w:rsidRDefault="00842588" w:rsidP="00AE55C5">
            <w:pPr>
              <w:pStyle w:val="Textotabela"/>
            </w:pPr>
          </w:p>
        </w:tc>
        <w:tc>
          <w:tcPr>
            <w:tcW w:w="895" w:type="dxa"/>
            <w:noWrap/>
            <w:hideMark/>
          </w:tcPr>
          <w:p w14:paraId="385C1E0C" w14:textId="77777777" w:rsidR="00842588" w:rsidRPr="00552373" w:rsidRDefault="00842588" w:rsidP="00AE55C5">
            <w:pPr>
              <w:pStyle w:val="Textotabela"/>
            </w:pPr>
          </w:p>
        </w:tc>
        <w:tc>
          <w:tcPr>
            <w:tcW w:w="1178" w:type="dxa"/>
            <w:noWrap/>
            <w:hideMark/>
          </w:tcPr>
          <w:p w14:paraId="40F989CD" w14:textId="77777777" w:rsidR="00842588" w:rsidRPr="00552373" w:rsidRDefault="00842588" w:rsidP="00AE55C5">
            <w:pPr>
              <w:pStyle w:val="Textotabela"/>
            </w:pPr>
          </w:p>
        </w:tc>
        <w:tc>
          <w:tcPr>
            <w:tcW w:w="1003" w:type="dxa"/>
            <w:noWrap/>
            <w:hideMark/>
          </w:tcPr>
          <w:p w14:paraId="7A3949D6" w14:textId="77777777" w:rsidR="007B4F62" w:rsidRDefault="007B4F62" w:rsidP="00AE55C5">
            <w:pPr>
              <w:pStyle w:val="Textotabela"/>
              <w:rPr>
                <w:ins w:id="398" w:author="GSPLM" w:date="2025-01-20T18:27:00Z" w16du:dateUtc="2025-01-20T21:27:00Z"/>
              </w:rPr>
            </w:pPr>
            <w:ins w:id="399" w:author="GSPLM" w:date="2025-01-20T18:27:00Z" w16du:dateUtc="2025-01-20T21:27:00Z">
              <w:r>
                <w:t>0,4864</w:t>
              </w:r>
            </w:ins>
          </w:p>
          <w:p w14:paraId="66850B6A" w14:textId="78734C0B" w:rsidR="00842588" w:rsidRPr="00552373" w:rsidRDefault="00842588" w:rsidP="00AE55C5">
            <w:pPr>
              <w:pStyle w:val="Textotabela"/>
            </w:pPr>
            <w:del w:id="400" w:author="GSPLM" w:date="2025-01-20T18:27:00Z" w16du:dateUtc="2025-01-20T21:27:00Z">
              <w:r w:rsidRPr="00552373" w:rsidDel="007B4F62">
                <w:delText>0.4864</w:delText>
              </w:r>
            </w:del>
          </w:p>
        </w:tc>
      </w:tr>
      <w:tr w:rsidR="00842588" w:rsidRPr="00552373" w14:paraId="651B43B1" w14:textId="77777777" w:rsidTr="009B4C8C">
        <w:trPr>
          <w:trHeight w:val="216"/>
        </w:trPr>
        <w:tc>
          <w:tcPr>
            <w:tcW w:w="294" w:type="dxa"/>
            <w:noWrap/>
            <w:hideMark/>
          </w:tcPr>
          <w:p w14:paraId="273D5D87" w14:textId="77777777" w:rsidR="00842588" w:rsidRPr="00552373" w:rsidRDefault="00842588" w:rsidP="00AE55C5">
            <w:pPr>
              <w:pStyle w:val="Textotabela"/>
            </w:pPr>
          </w:p>
        </w:tc>
        <w:tc>
          <w:tcPr>
            <w:tcW w:w="3039" w:type="dxa"/>
            <w:noWrap/>
            <w:hideMark/>
          </w:tcPr>
          <w:p w14:paraId="7839D736" w14:textId="77777777" w:rsidR="00842588" w:rsidRPr="00552373" w:rsidRDefault="00842588" w:rsidP="00AE55C5">
            <w:pPr>
              <w:pStyle w:val="Textotabela"/>
            </w:pPr>
            <w:r w:rsidRPr="00552373">
              <w:t>Asiático</w:t>
            </w:r>
          </w:p>
        </w:tc>
        <w:tc>
          <w:tcPr>
            <w:tcW w:w="756" w:type="dxa"/>
            <w:noWrap/>
            <w:hideMark/>
          </w:tcPr>
          <w:p w14:paraId="5E022448" w14:textId="77777777" w:rsidR="00842588" w:rsidRPr="00552373" w:rsidRDefault="00842588" w:rsidP="00AE55C5">
            <w:pPr>
              <w:pStyle w:val="Textotabela"/>
            </w:pPr>
            <w:r w:rsidRPr="00552373">
              <w:t>1</w:t>
            </w:r>
          </w:p>
        </w:tc>
        <w:tc>
          <w:tcPr>
            <w:tcW w:w="1317" w:type="dxa"/>
            <w:noWrap/>
            <w:hideMark/>
          </w:tcPr>
          <w:p w14:paraId="27BD9D0B" w14:textId="77777777" w:rsidR="007B4F62" w:rsidRDefault="007B4F62" w:rsidP="00AE55C5">
            <w:pPr>
              <w:pStyle w:val="Textotabela"/>
              <w:rPr>
                <w:ins w:id="401" w:author="GSPLM" w:date="2025-01-20T18:27:00Z" w16du:dateUtc="2025-01-20T21:27:00Z"/>
              </w:rPr>
            </w:pPr>
            <w:ins w:id="402" w:author="GSPLM" w:date="2025-01-20T18:27:00Z" w16du:dateUtc="2025-01-20T21:27:00Z">
              <w:r>
                <w:t>2,7</w:t>
              </w:r>
            </w:ins>
          </w:p>
          <w:p w14:paraId="1336CD21" w14:textId="65C73EB5" w:rsidR="00842588" w:rsidRPr="00552373" w:rsidRDefault="00842588" w:rsidP="00AE55C5">
            <w:pPr>
              <w:pStyle w:val="Textotabela"/>
            </w:pPr>
            <w:del w:id="403" w:author="GSPLM" w:date="2025-01-20T18:27:00Z" w16du:dateUtc="2025-01-20T21:27:00Z">
              <w:r w:rsidRPr="00552373" w:rsidDel="007B4F62">
                <w:delText>2.7</w:delText>
              </w:r>
            </w:del>
          </w:p>
        </w:tc>
        <w:tc>
          <w:tcPr>
            <w:tcW w:w="895" w:type="dxa"/>
            <w:noWrap/>
            <w:hideMark/>
          </w:tcPr>
          <w:p w14:paraId="38681ED7" w14:textId="77777777" w:rsidR="00842588" w:rsidRPr="00552373" w:rsidRDefault="00842588" w:rsidP="00AE55C5">
            <w:pPr>
              <w:pStyle w:val="Textotabela"/>
            </w:pPr>
            <w:r w:rsidRPr="00552373">
              <w:t>0</w:t>
            </w:r>
          </w:p>
        </w:tc>
        <w:tc>
          <w:tcPr>
            <w:tcW w:w="1178" w:type="dxa"/>
            <w:noWrap/>
            <w:hideMark/>
          </w:tcPr>
          <w:p w14:paraId="0D73EC42" w14:textId="77777777" w:rsidR="00842588" w:rsidRPr="00552373" w:rsidRDefault="00842588" w:rsidP="00AE55C5">
            <w:pPr>
              <w:pStyle w:val="Textotabela"/>
            </w:pPr>
            <w:r w:rsidRPr="00552373">
              <w:t>0</w:t>
            </w:r>
          </w:p>
        </w:tc>
        <w:tc>
          <w:tcPr>
            <w:tcW w:w="1003" w:type="dxa"/>
            <w:noWrap/>
            <w:hideMark/>
          </w:tcPr>
          <w:p w14:paraId="08955CF1" w14:textId="77777777" w:rsidR="00842588" w:rsidRPr="00552373" w:rsidRDefault="00842588" w:rsidP="00AE55C5">
            <w:pPr>
              <w:pStyle w:val="Textotabela"/>
            </w:pPr>
          </w:p>
        </w:tc>
      </w:tr>
      <w:tr w:rsidR="00842588" w:rsidRPr="00552373" w14:paraId="239E5F68" w14:textId="77777777" w:rsidTr="009B4C8C">
        <w:trPr>
          <w:trHeight w:val="216"/>
        </w:trPr>
        <w:tc>
          <w:tcPr>
            <w:tcW w:w="294" w:type="dxa"/>
            <w:noWrap/>
            <w:hideMark/>
          </w:tcPr>
          <w:p w14:paraId="6200DBB4" w14:textId="77777777" w:rsidR="00842588" w:rsidRPr="00552373" w:rsidRDefault="00842588" w:rsidP="00AE55C5">
            <w:pPr>
              <w:pStyle w:val="Textotabela"/>
            </w:pPr>
          </w:p>
        </w:tc>
        <w:tc>
          <w:tcPr>
            <w:tcW w:w="3039" w:type="dxa"/>
            <w:noWrap/>
            <w:hideMark/>
          </w:tcPr>
          <w:p w14:paraId="55F972A3" w14:textId="77777777" w:rsidR="00842588" w:rsidRPr="00552373" w:rsidRDefault="00842588" w:rsidP="00AE55C5">
            <w:pPr>
              <w:pStyle w:val="Textotabela"/>
            </w:pPr>
            <w:r w:rsidRPr="00552373">
              <w:t>Branco</w:t>
            </w:r>
          </w:p>
        </w:tc>
        <w:tc>
          <w:tcPr>
            <w:tcW w:w="756" w:type="dxa"/>
            <w:noWrap/>
            <w:hideMark/>
          </w:tcPr>
          <w:p w14:paraId="5DAFC6C8" w14:textId="77777777" w:rsidR="00842588" w:rsidRPr="00552373" w:rsidRDefault="00842588" w:rsidP="00AE55C5">
            <w:pPr>
              <w:pStyle w:val="Textotabela"/>
            </w:pPr>
            <w:r w:rsidRPr="00552373">
              <w:t>27</w:t>
            </w:r>
          </w:p>
        </w:tc>
        <w:tc>
          <w:tcPr>
            <w:tcW w:w="1317" w:type="dxa"/>
            <w:noWrap/>
            <w:hideMark/>
          </w:tcPr>
          <w:p w14:paraId="416F95B1" w14:textId="77777777" w:rsidR="007B4F62" w:rsidRDefault="007B4F62" w:rsidP="00AE55C5">
            <w:pPr>
              <w:pStyle w:val="Textotabela"/>
              <w:rPr>
                <w:ins w:id="404" w:author="GSPLM" w:date="2025-01-20T18:27:00Z" w16du:dateUtc="2025-01-20T21:27:00Z"/>
              </w:rPr>
            </w:pPr>
            <w:ins w:id="405" w:author="GSPLM" w:date="2025-01-20T18:27:00Z" w16du:dateUtc="2025-01-20T21:27:00Z">
              <w:r>
                <w:t>73,0</w:t>
              </w:r>
            </w:ins>
          </w:p>
          <w:p w14:paraId="3B69D241" w14:textId="68C3FA8B" w:rsidR="00842588" w:rsidRPr="00552373" w:rsidRDefault="00842588" w:rsidP="00AE55C5">
            <w:pPr>
              <w:pStyle w:val="Textotabela"/>
            </w:pPr>
            <w:del w:id="406" w:author="GSPLM" w:date="2025-01-20T18:27:00Z" w16du:dateUtc="2025-01-20T21:27:00Z">
              <w:r w:rsidRPr="00552373" w:rsidDel="007B4F62">
                <w:delText>73.0</w:delText>
              </w:r>
            </w:del>
          </w:p>
        </w:tc>
        <w:tc>
          <w:tcPr>
            <w:tcW w:w="895" w:type="dxa"/>
            <w:noWrap/>
            <w:hideMark/>
          </w:tcPr>
          <w:p w14:paraId="65B3DB28" w14:textId="77777777" w:rsidR="00842588" w:rsidRPr="00552373" w:rsidRDefault="00842588" w:rsidP="00AE55C5">
            <w:pPr>
              <w:pStyle w:val="Textotabela"/>
            </w:pPr>
            <w:r w:rsidRPr="00552373">
              <w:t>31</w:t>
            </w:r>
          </w:p>
        </w:tc>
        <w:tc>
          <w:tcPr>
            <w:tcW w:w="1178" w:type="dxa"/>
            <w:noWrap/>
            <w:hideMark/>
          </w:tcPr>
          <w:p w14:paraId="34753712" w14:textId="77777777" w:rsidR="007B4F62" w:rsidRDefault="007B4F62" w:rsidP="00AE55C5">
            <w:pPr>
              <w:pStyle w:val="Textotabela"/>
              <w:rPr>
                <w:ins w:id="407" w:author="GSPLM" w:date="2025-01-20T18:27:00Z" w16du:dateUtc="2025-01-20T21:27:00Z"/>
              </w:rPr>
            </w:pPr>
            <w:ins w:id="408" w:author="GSPLM" w:date="2025-01-20T18:27:00Z" w16du:dateUtc="2025-01-20T21:27:00Z">
              <w:r>
                <w:t>81,6</w:t>
              </w:r>
            </w:ins>
          </w:p>
          <w:p w14:paraId="3FEB7BAD" w14:textId="3AADB13D" w:rsidR="00842588" w:rsidRPr="00552373" w:rsidRDefault="00842588" w:rsidP="00AE55C5">
            <w:pPr>
              <w:pStyle w:val="Textotabela"/>
            </w:pPr>
            <w:del w:id="409" w:author="GSPLM" w:date="2025-01-20T18:27:00Z" w16du:dateUtc="2025-01-20T21:27:00Z">
              <w:r w:rsidRPr="00552373" w:rsidDel="007B4F62">
                <w:delText>81.6</w:delText>
              </w:r>
            </w:del>
          </w:p>
        </w:tc>
        <w:tc>
          <w:tcPr>
            <w:tcW w:w="1003" w:type="dxa"/>
            <w:noWrap/>
            <w:hideMark/>
          </w:tcPr>
          <w:p w14:paraId="0864F1D6" w14:textId="77777777" w:rsidR="00842588" w:rsidRPr="00552373" w:rsidRDefault="00842588" w:rsidP="00AE55C5">
            <w:pPr>
              <w:pStyle w:val="Textotabela"/>
            </w:pPr>
          </w:p>
        </w:tc>
      </w:tr>
      <w:tr w:rsidR="00842588" w:rsidRPr="00552373" w14:paraId="5308B795" w14:textId="77777777" w:rsidTr="009B4C8C">
        <w:trPr>
          <w:trHeight w:val="216"/>
        </w:trPr>
        <w:tc>
          <w:tcPr>
            <w:tcW w:w="294" w:type="dxa"/>
            <w:noWrap/>
            <w:hideMark/>
          </w:tcPr>
          <w:p w14:paraId="0DBEE942" w14:textId="77777777" w:rsidR="00842588" w:rsidRPr="00552373" w:rsidRDefault="00842588" w:rsidP="00AE55C5">
            <w:pPr>
              <w:pStyle w:val="Textotabela"/>
            </w:pPr>
          </w:p>
        </w:tc>
        <w:tc>
          <w:tcPr>
            <w:tcW w:w="3039" w:type="dxa"/>
            <w:noWrap/>
            <w:hideMark/>
          </w:tcPr>
          <w:p w14:paraId="70073F99" w14:textId="77777777" w:rsidR="00842588" w:rsidRPr="00552373" w:rsidRDefault="00842588" w:rsidP="00AE55C5">
            <w:pPr>
              <w:pStyle w:val="Textotabela"/>
            </w:pPr>
            <w:r w:rsidRPr="00552373">
              <w:t>Negro</w:t>
            </w:r>
          </w:p>
        </w:tc>
        <w:tc>
          <w:tcPr>
            <w:tcW w:w="756" w:type="dxa"/>
            <w:noWrap/>
            <w:hideMark/>
          </w:tcPr>
          <w:p w14:paraId="611FBA61" w14:textId="77777777" w:rsidR="00842588" w:rsidRPr="00552373" w:rsidRDefault="00842588" w:rsidP="00AE55C5">
            <w:pPr>
              <w:pStyle w:val="Textotabela"/>
            </w:pPr>
            <w:r w:rsidRPr="00552373">
              <w:t>9</w:t>
            </w:r>
          </w:p>
        </w:tc>
        <w:tc>
          <w:tcPr>
            <w:tcW w:w="1317" w:type="dxa"/>
            <w:noWrap/>
            <w:hideMark/>
          </w:tcPr>
          <w:p w14:paraId="62C45CAA" w14:textId="77777777" w:rsidR="007B4F62" w:rsidRDefault="007B4F62" w:rsidP="00AE55C5">
            <w:pPr>
              <w:pStyle w:val="Textotabela"/>
              <w:rPr>
                <w:ins w:id="410" w:author="GSPLM" w:date="2025-01-20T18:27:00Z" w16du:dateUtc="2025-01-20T21:27:00Z"/>
              </w:rPr>
            </w:pPr>
            <w:ins w:id="411" w:author="GSPLM" w:date="2025-01-20T18:27:00Z" w16du:dateUtc="2025-01-20T21:27:00Z">
              <w:r>
                <w:t>24,3</w:t>
              </w:r>
            </w:ins>
          </w:p>
          <w:p w14:paraId="193E075D" w14:textId="7E2168F4" w:rsidR="00842588" w:rsidRPr="00552373" w:rsidRDefault="00842588" w:rsidP="00AE55C5">
            <w:pPr>
              <w:pStyle w:val="Textotabela"/>
            </w:pPr>
            <w:del w:id="412" w:author="GSPLM" w:date="2025-01-20T18:27:00Z" w16du:dateUtc="2025-01-20T21:27:00Z">
              <w:r w:rsidRPr="00552373" w:rsidDel="007B4F62">
                <w:delText>24.3</w:delText>
              </w:r>
            </w:del>
          </w:p>
        </w:tc>
        <w:tc>
          <w:tcPr>
            <w:tcW w:w="895" w:type="dxa"/>
            <w:noWrap/>
            <w:hideMark/>
          </w:tcPr>
          <w:p w14:paraId="7BAD3261" w14:textId="77777777" w:rsidR="00842588" w:rsidRPr="00552373" w:rsidRDefault="00842588" w:rsidP="00AE55C5">
            <w:pPr>
              <w:pStyle w:val="Textotabela"/>
            </w:pPr>
            <w:r w:rsidRPr="00552373">
              <w:t>7</w:t>
            </w:r>
          </w:p>
        </w:tc>
        <w:tc>
          <w:tcPr>
            <w:tcW w:w="1178" w:type="dxa"/>
            <w:noWrap/>
            <w:hideMark/>
          </w:tcPr>
          <w:p w14:paraId="2BA7B229" w14:textId="77777777" w:rsidR="007B4F62" w:rsidRDefault="007B4F62" w:rsidP="00AE55C5">
            <w:pPr>
              <w:pStyle w:val="Textotabela"/>
              <w:rPr>
                <w:ins w:id="413" w:author="GSPLM" w:date="2025-01-20T18:27:00Z" w16du:dateUtc="2025-01-20T21:27:00Z"/>
              </w:rPr>
            </w:pPr>
            <w:ins w:id="414" w:author="GSPLM" w:date="2025-01-20T18:27:00Z" w16du:dateUtc="2025-01-20T21:27:00Z">
              <w:r>
                <w:t>18,4</w:t>
              </w:r>
            </w:ins>
          </w:p>
          <w:p w14:paraId="3E72AAE6" w14:textId="50C4DEE4" w:rsidR="00842588" w:rsidRPr="00552373" w:rsidRDefault="00842588" w:rsidP="00AE55C5">
            <w:pPr>
              <w:pStyle w:val="Textotabela"/>
            </w:pPr>
            <w:del w:id="415" w:author="GSPLM" w:date="2025-01-20T18:27:00Z" w16du:dateUtc="2025-01-20T21:27:00Z">
              <w:r w:rsidRPr="00552373" w:rsidDel="007B4F62">
                <w:delText>18.4</w:delText>
              </w:r>
            </w:del>
          </w:p>
        </w:tc>
        <w:tc>
          <w:tcPr>
            <w:tcW w:w="1003" w:type="dxa"/>
            <w:noWrap/>
            <w:hideMark/>
          </w:tcPr>
          <w:p w14:paraId="075495EF" w14:textId="77777777" w:rsidR="00842588" w:rsidRPr="00552373" w:rsidRDefault="00842588" w:rsidP="00AE55C5">
            <w:pPr>
              <w:pStyle w:val="Textotabela"/>
            </w:pPr>
          </w:p>
        </w:tc>
      </w:tr>
      <w:tr w:rsidR="00842588" w:rsidRPr="00552373" w14:paraId="75469863" w14:textId="77777777" w:rsidTr="009B4C8C">
        <w:trPr>
          <w:trHeight w:val="216"/>
        </w:trPr>
        <w:tc>
          <w:tcPr>
            <w:tcW w:w="3333" w:type="dxa"/>
            <w:gridSpan w:val="2"/>
            <w:noWrap/>
            <w:hideMark/>
          </w:tcPr>
          <w:p w14:paraId="1077AD18" w14:textId="77777777" w:rsidR="00842588" w:rsidRPr="00552373" w:rsidRDefault="00842588" w:rsidP="00AE55C5">
            <w:pPr>
              <w:pStyle w:val="Textotabela"/>
            </w:pPr>
            <w:r w:rsidRPr="00552373">
              <w:t>Estado civil</w:t>
            </w:r>
          </w:p>
        </w:tc>
        <w:tc>
          <w:tcPr>
            <w:tcW w:w="756" w:type="dxa"/>
            <w:noWrap/>
            <w:hideMark/>
          </w:tcPr>
          <w:p w14:paraId="5A381CA7" w14:textId="77777777" w:rsidR="00842588" w:rsidRPr="00552373" w:rsidRDefault="00842588" w:rsidP="00AE55C5">
            <w:pPr>
              <w:pStyle w:val="Textotabela"/>
            </w:pPr>
          </w:p>
        </w:tc>
        <w:tc>
          <w:tcPr>
            <w:tcW w:w="1317" w:type="dxa"/>
            <w:noWrap/>
            <w:hideMark/>
          </w:tcPr>
          <w:p w14:paraId="35B00F94" w14:textId="77777777" w:rsidR="00842588" w:rsidRPr="00552373" w:rsidRDefault="00842588" w:rsidP="00AE55C5">
            <w:pPr>
              <w:pStyle w:val="Textotabela"/>
            </w:pPr>
          </w:p>
        </w:tc>
        <w:tc>
          <w:tcPr>
            <w:tcW w:w="895" w:type="dxa"/>
            <w:noWrap/>
            <w:hideMark/>
          </w:tcPr>
          <w:p w14:paraId="3E528399" w14:textId="77777777" w:rsidR="00842588" w:rsidRPr="00552373" w:rsidRDefault="00842588" w:rsidP="00AE55C5">
            <w:pPr>
              <w:pStyle w:val="Textotabela"/>
            </w:pPr>
          </w:p>
        </w:tc>
        <w:tc>
          <w:tcPr>
            <w:tcW w:w="1178" w:type="dxa"/>
            <w:noWrap/>
            <w:hideMark/>
          </w:tcPr>
          <w:p w14:paraId="7E8F4E75" w14:textId="77777777" w:rsidR="00842588" w:rsidRPr="00552373" w:rsidRDefault="00842588" w:rsidP="00AE55C5">
            <w:pPr>
              <w:pStyle w:val="Textotabela"/>
            </w:pPr>
          </w:p>
        </w:tc>
        <w:tc>
          <w:tcPr>
            <w:tcW w:w="1003" w:type="dxa"/>
            <w:noWrap/>
            <w:hideMark/>
          </w:tcPr>
          <w:p w14:paraId="26897D38" w14:textId="77777777" w:rsidR="007B4F62" w:rsidRDefault="007B4F62" w:rsidP="00AE55C5">
            <w:pPr>
              <w:pStyle w:val="Textotabela"/>
              <w:rPr>
                <w:ins w:id="416" w:author="GSPLM" w:date="2025-01-20T18:27:00Z" w16du:dateUtc="2025-01-20T21:27:00Z"/>
              </w:rPr>
            </w:pPr>
            <w:ins w:id="417" w:author="GSPLM" w:date="2025-01-20T18:27:00Z" w16du:dateUtc="2025-01-20T21:27:00Z">
              <w:r>
                <w:t>0,1227</w:t>
              </w:r>
            </w:ins>
          </w:p>
          <w:p w14:paraId="5B195108" w14:textId="25902934" w:rsidR="00842588" w:rsidRPr="00552373" w:rsidRDefault="00842588" w:rsidP="00AE55C5">
            <w:pPr>
              <w:pStyle w:val="Textotabela"/>
            </w:pPr>
            <w:del w:id="418" w:author="GSPLM" w:date="2025-01-20T18:27:00Z" w16du:dateUtc="2025-01-20T21:27:00Z">
              <w:r w:rsidRPr="00552373" w:rsidDel="007B4F62">
                <w:delText>0.1227</w:delText>
              </w:r>
            </w:del>
          </w:p>
        </w:tc>
      </w:tr>
      <w:tr w:rsidR="00842588" w:rsidRPr="00552373" w14:paraId="707F95C4" w14:textId="77777777" w:rsidTr="009B4C8C">
        <w:trPr>
          <w:trHeight w:val="216"/>
        </w:trPr>
        <w:tc>
          <w:tcPr>
            <w:tcW w:w="294" w:type="dxa"/>
            <w:noWrap/>
            <w:hideMark/>
          </w:tcPr>
          <w:p w14:paraId="3051112A" w14:textId="77777777" w:rsidR="00842588" w:rsidRPr="00552373" w:rsidRDefault="00842588" w:rsidP="00AE55C5">
            <w:pPr>
              <w:pStyle w:val="Textotabela"/>
            </w:pPr>
          </w:p>
        </w:tc>
        <w:tc>
          <w:tcPr>
            <w:tcW w:w="3039" w:type="dxa"/>
            <w:noWrap/>
            <w:hideMark/>
          </w:tcPr>
          <w:p w14:paraId="310C5432" w14:textId="77777777" w:rsidR="00842588" w:rsidRPr="00552373" w:rsidRDefault="00842588" w:rsidP="00AE55C5">
            <w:pPr>
              <w:pStyle w:val="Textotabela"/>
            </w:pPr>
            <w:r w:rsidRPr="00552373">
              <w:t>Amasiado</w:t>
            </w:r>
          </w:p>
        </w:tc>
        <w:tc>
          <w:tcPr>
            <w:tcW w:w="756" w:type="dxa"/>
            <w:noWrap/>
            <w:hideMark/>
          </w:tcPr>
          <w:p w14:paraId="4106D722" w14:textId="77777777" w:rsidR="00842588" w:rsidRPr="00552373" w:rsidRDefault="00842588" w:rsidP="00AE55C5">
            <w:pPr>
              <w:pStyle w:val="Textotabela"/>
            </w:pPr>
            <w:r w:rsidRPr="00552373">
              <w:t>7</w:t>
            </w:r>
          </w:p>
        </w:tc>
        <w:tc>
          <w:tcPr>
            <w:tcW w:w="1317" w:type="dxa"/>
            <w:noWrap/>
            <w:hideMark/>
          </w:tcPr>
          <w:p w14:paraId="2CCFB264" w14:textId="77777777" w:rsidR="007B4F62" w:rsidRDefault="007B4F62" w:rsidP="00AE55C5">
            <w:pPr>
              <w:pStyle w:val="Textotabela"/>
              <w:rPr>
                <w:ins w:id="419" w:author="GSPLM" w:date="2025-01-20T18:27:00Z" w16du:dateUtc="2025-01-20T21:27:00Z"/>
              </w:rPr>
            </w:pPr>
            <w:ins w:id="420" w:author="GSPLM" w:date="2025-01-20T18:27:00Z" w16du:dateUtc="2025-01-20T21:27:00Z">
              <w:r>
                <w:t>18,9</w:t>
              </w:r>
            </w:ins>
          </w:p>
          <w:p w14:paraId="3E780C71" w14:textId="1C16ABF6" w:rsidR="00842588" w:rsidRPr="00552373" w:rsidRDefault="00842588" w:rsidP="00AE55C5">
            <w:pPr>
              <w:pStyle w:val="Textotabela"/>
            </w:pPr>
            <w:del w:id="421" w:author="GSPLM" w:date="2025-01-20T18:27:00Z" w16du:dateUtc="2025-01-20T21:27:00Z">
              <w:r w:rsidRPr="00552373" w:rsidDel="007B4F62">
                <w:delText>18.9</w:delText>
              </w:r>
            </w:del>
          </w:p>
        </w:tc>
        <w:tc>
          <w:tcPr>
            <w:tcW w:w="895" w:type="dxa"/>
            <w:noWrap/>
            <w:hideMark/>
          </w:tcPr>
          <w:p w14:paraId="1E8223C5" w14:textId="77777777" w:rsidR="00842588" w:rsidRPr="00552373" w:rsidRDefault="00842588" w:rsidP="00AE55C5">
            <w:pPr>
              <w:pStyle w:val="Textotabela"/>
            </w:pPr>
            <w:r w:rsidRPr="00552373">
              <w:t>2</w:t>
            </w:r>
          </w:p>
        </w:tc>
        <w:tc>
          <w:tcPr>
            <w:tcW w:w="1178" w:type="dxa"/>
            <w:noWrap/>
            <w:hideMark/>
          </w:tcPr>
          <w:p w14:paraId="76C711B6" w14:textId="77777777" w:rsidR="007B4F62" w:rsidRDefault="007B4F62" w:rsidP="00AE55C5">
            <w:pPr>
              <w:pStyle w:val="Textotabela"/>
              <w:rPr>
                <w:ins w:id="422" w:author="GSPLM" w:date="2025-01-20T18:27:00Z" w16du:dateUtc="2025-01-20T21:27:00Z"/>
              </w:rPr>
            </w:pPr>
            <w:ins w:id="423" w:author="GSPLM" w:date="2025-01-20T18:27:00Z" w16du:dateUtc="2025-01-20T21:27:00Z">
              <w:r>
                <w:t>5,3</w:t>
              </w:r>
            </w:ins>
          </w:p>
          <w:p w14:paraId="01A2F272" w14:textId="693A25BF" w:rsidR="00842588" w:rsidRPr="00552373" w:rsidRDefault="00842588" w:rsidP="00AE55C5">
            <w:pPr>
              <w:pStyle w:val="Textotabela"/>
            </w:pPr>
            <w:del w:id="424" w:author="GSPLM" w:date="2025-01-20T18:27:00Z" w16du:dateUtc="2025-01-20T21:27:00Z">
              <w:r w:rsidRPr="00552373" w:rsidDel="007B4F62">
                <w:delText>5.3</w:delText>
              </w:r>
            </w:del>
          </w:p>
        </w:tc>
        <w:tc>
          <w:tcPr>
            <w:tcW w:w="1003" w:type="dxa"/>
            <w:noWrap/>
            <w:hideMark/>
          </w:tcPr>
          <w:p w14:paraId="01FD6104" w14:textId="77777777" w:rsidR="00842588" w:rsidRPr="00552373" w:rsidRDefault="00842588" w:rsidP="00AE55C5">
            <w:pPr>
              <w:pStyle w:val="Textotabela"/>
            </w:pPr>
          </w:p>
        </w:tc>
      </w:tr>
      <w:tr w:rsidR="00842588" w:rsidRPr="00552373" w14:paraId="7CB22D3B" w14:textId="77777777" w:rsidTr="009B4C8C">
        <w:trPr>
          <w:trHeight w:val="216"/>
        </w:trPr>
        <w:tc>
          <w:tcPr>
            <w:tcW w:w="294" w:type="dxa"/>
            <w:noWrap/>
            <w:hideMark/>
          </w:tcPr>
          <w:p w14:paraId="69A16CB3" w14:textId="77777777" w:rsidR="00842588" w:rsidRPr="00552373" w:rsidRDefault="00842588" w:rsidP="00AE55C5">
            <w:pPr>
              <w:pStyle w:val="Textotabela"/>
            </w:pPr>
          </w:p>
        </w:tc>
        <w:tc>
          <w:tcPr>
            <w:tcW w:w="3039" w:type="dxa"/>
            <w:noWrap/>
            <w:hideMark/>
          </w:tcPr>
          <w:p w14:paraId="70D40064" w14:textId="77777777" w:rsidR="00842588" w:rsidRPr="00552373" w:rsidRDefault="00842588" w:rsidP="00AE55C5">
            <w:pPr>
              <w:pStyle w:val="Textotabela"/>
            </w:pPr>
            <w:r w:rsidRPr="00552373">
              <w:t>Casado</w:t>
            </w:r>
          </w:p>
        </w:tc>
        <w:tc>
          <w:tcPr>
            <w:tcW w:w="756" w:type="dxa"/>
            <w:noWrap/>
            <w:hideMark/>
          </w:tcPr>
          <w:p w14:paraId="101FF5B7" w14:textId="77777777" w:rsidR="00842588" w:rsidRPr="00552373" w:rsidRDefault="00842588" w:rsidP="00AE55C5">
            <w:pPr>
              <w:pStyle w:val="Textotabela"/>
            </w:pPr>
            <w:r w:rsidRPr="00552373">
              <w:t>22</w:t>
            </w:r>
          </w:p>
        </w:tc>
        <w:tc>
          <w:tcPr>
            <w:tcW w:w="1317" w:type="dxa"/>
            <w:noWrap/>
            <w:hideMark/>
          </w:tcPr>
          <w:p w14:paraId="1EF71977" w14:textId="77777777" w:rsidR="007B4F62" w:rsidRDefault="007B4F62" w:rsidP="00AE55C5">
            <w:pPr>
              <w:pStyle w:val="Textotabela"/>
              <w:rPr>
                <w:ins w:id="425" w:author="GSPLM" w:date="2025-01-20T18:27:00Z" w16du:dateUtc="2025-01-20T21:27:00Z"/>
              </w:rPr>
            </w:pPr>
            <w:ins w:id="426" w:author="GSPLM" w:date="2025-01-20T18:27:00Z" w16du:dateUtc="2025-01-20T21:27:00Z">
              <w:r>
                <w:t>59,5</w:t>
              </w:r>
            </w:ins>
          </w:p>
          <w:p w14:paraId="35222AD9" w14:textId="592942DE" w:rsidR="00842588" w:rsidRPr="00552373" w:rsidRDefault="00842588" w:rsidP="00AE55C5">
            <w:pPr>
              <w:pStyle w:val="Textotabela"/>
            </w:pPr>
            <w:del w:id="427" w:author="GSPLM" w:date="2025-01-20T18:27:00Z" w16du:dateUtc="2025-01-20T21:27:00Z">
              <w:r w:rsidRPr="00552373" w:rsidDel="007B4F62">
                <w:delText>59.5</w:delText>
              </w:r>
            </w:del>
          </w:p>
        </w:tc>
        <w:tc>
          <w:tcPr>
            <w:tcW w:w="895" w:type="dxa"/>
            <w:noWrap/>
            <w:hideMark/>
          </w:tcPr>
          <w:p w14:paraId="7AD2979A" w14:textId="77777777" w:rsidR="00842588" w:rsidRPr="00552373" w:rsidRDefault="00842588" w:rsidP="00AE55C5">
            <w:pPr>
              <w:pStyle w:val="Textotabela"/>
            </w:pPr>
            <w:r w:rsidRPr="00552373">
              <w:t>27</w:t>
            </w:r>
          </w:p>
        </w:tc>
        <w:tc>
          <w:tcPr>
            <w:tcW w:w="1178" w:type="dxa"/>
            <w:noWrap/>
            <w:hideMark/>
          </w:tcPr>
          <w:p w14:paraId="320970AE" w14:textId="77777777" w:rsidR="007B4F62" w:rsidRDefault="007B4F62" w:rsidP="00AE55C5">
            <w:pPr>
              <w:pStyle w:val="Textotabela"/>
              <w:rPr>
                <w:ins w:id="428" w:author="GSPLM" w:date="2025-01-20T18:27:00Z" w16du:dateUtc="2025-01-20T21:27:00Z"/>
              </w:rPr>
            </w:pPr>
            <w:ins w:id="429" w:author="GSPLM" w:date="2025-01-20T18:27:00Z" w16du:dateUtc="2025-01-20T21:27:00Z">
              <w:r>
                <w:t>71,1</w:t>
              </w:r>
            </w:ins>
          </w:p>
          <w:p w14:paraId="7C0EE7CD" w14:textId="62C17098" w:rsidR="00842588" w:rsidRPr="00552373" w:rsidRDefault="00842588" w:rsidP="00AE55C5">
            <w:pPr>
              <w:pStyle w:val="Textotabela"/>
            </w:pPr>
            <w:del w:id="430" w:author="GSPLM" w:date="2025-01-20T18:27:00Z" w16du:dateUtc="2025-01-20T21:27:00Z">
              <w:r w:rsidRPr="00552373" w:rsidDel="007B4F62">
                <w:delText>71.1</w:delText>
              </w:r>
            </w:del>
          </w:p>
        </w:tc>
        <w:tc>
          <w:tcPr>
            <w:tcW w:w="1003" w:type="dxa"/>
            <w:noWrap/>
            <w:hideMark/>
          </w:tcPr>
          <w:p w14:paraId="3885B65F" w14:textId="77777777" w:rsidR="00842588" w:rsidRPr="00552373" w:rsidRDefault="00842588" w:rsidP="00AE55C5">
            <w:pPr>
              <w:pStyle w:val="Textotabela"/>
            </w:pPr>
          </w:p>
        </w:tc>
      </w:tr>
      <w:tr w:rsidR="00842588" w:rsidRPr="00552373" w14:paraId="6A142061" w14:textId="77777777" w:rsidTr="009B4C8C">
        <w:trPr>
          <w:trHeight w:val="216"/>
        </w:trPr>
        <w:tc>
          <w:tcPr>
            <w:tcW w:w="294" w:type="dxa"/>
            <w:noWrap/>
            <w:hideMark/>
          </w:tcPr>
          <w:p w14:paraId="5A7E1EA7" w14:textId="77777777" w:rsidR="00842588" w:rsidRPr="00552373" w:rsidRDefault="00842588" w:rsidP="00AE55C5">
            <w:pPr>
              <w:pStyle w:val="Textotabela"/>
            </w:pPr>
          </w:p>
        </w:tc>
        <w:tc>
          <w:tcPr>
            <w:tcW w:w="3039" w:type="dxa"/>
            <w:noWrap/>
            <w:hideMark/>
          </w:tcPr>
          <w:p w14:paraId="336ACE00" w14:textId="77777777" w:rsidR="00842588" w:rsidRPr="00552373" w:rsidRDefault="00842588" w:rsidP="00AE55C5">
            <w:pPr>
              <w:pStyle w:val="Textotabela"/>
            </w:pPr>
            <w:r w:rsidRPr="00552373">
              <w:t>divorciado</w:t>
            </w:r>
          </w:p>
        </w:tc>
        <w:tc>
          <w:tcPr>
            <w:tcW w:w="756" w:type="dxa"/>
            <w:noWrap/>
            <w:hideMark/>
          </w:tcPr>
          <w:p w14:paraId="236DADF8" w14:textId="77777777" w:rsidR="00842588" w:rsidRPr="00552373" w:rsidRDefault="00842588" w:rsidP="00AE55C5">
            <w:pPr>
              <w:pStyle w:val="Textotabela"/>
            </w:pPr>
            <w:r w:rsidRPr="00552373">
              <w:t>1</w:t>
            </w:r>
          </w:p>
        </w:tc>
        <w:tc>
          <w:tcPr>
            <w:tcW w:w="1317" w:type="dxa"/>
            <w:noWrap/>
            <w:hideMark/>
          </w:tcPr>
          <w:p w14:paraId="0AD8BE77" w14:textId="77777777" w:rsidR="007B4F62" w:rsidRDefault="007B4F62" w:rsidP="00AE55C5">
            <w:pPr>
              <w:pStyle w:val="Textotabela"/>
              <w:rPr>
                <w:ins w:id="431" w:author="GSPLM" w:date="2025-01-20T18:27:00Z" w16du:dateUtc="2025-01-20T21:27:00Z"/>
              </w:rPr>
            </w:pPr>
            <w:ins w:id="432" w:author="GSPLM" w:date="2025-01-20T18:27:00Z" w16du:dateUtc="2025-01-20T21:27:00Z">
              <w:r>
                <w:t>2,7</w:t>
              </w:r>
            </w:ins>
          </w:p>
          <w:p w14:paraId="41B7C003" w14:textId="0D40D284" w:rsidR="00842588" w:rsidRPr="00552373" w:rsidRDefault="00842588" w:rsidP="00AE55C5">
            <w:pPr>
              <w:pStyle w:val="Textotabela"/>
            </w:pPr>
            <w:del w:id="433" w:author="GSPLM" w:date="2025-01-20T18:27:00Z" w16du:dateUtc="2025-01-20T21:27:00Z">
              <w:r w:rsidRPr="00552373" w:rsidDel="007B4F62">
                <w:delText>2.7</w:delText>
              </w:r>
            </w:del>
          </w:p>
        </w:tc>
        <w:tc>
          <w:tcPr>
            <w:tcW w:w="895" w:type="dxa"/>
            <w:noWrap/>
            <w:hideMark/>
          </w:tcPr>
          <w:p w14:paraId="414E006B" w14:textId="77777777" w:rsidR="00842588" w:rsidRPr="00552373" w:rsidRDefault="00842588" w:rsidP="00AE55C5">
            <w:pPr>
              <w:pStyle w:val="Textotabela"/>
            </w:pPr>
            <w:r w:rsidRPr="00552373">
              <w:t>5</w:t>
            </w:r>
          </w:p>
        </w:tc>
        <w:tc>
          <w:tcPr>
            <w:tcW w:w="1178" w:type="dxa"/>
            <w:noWrap/>
            <w:hideMark/>
          </w:tcPr>
          <w:p w14:paraId="1597E3E5" w14:textId="77777777" w:rsidR="007B4F62" w:rsidRDefault="007B4F62" w:rsidP="00AE55C5">
            <w:pPr>
              <w:pStyle w:val="Textotabela"/>
              <w:rPr>
                <w:ins w:id="434" w:author="GSPLM" w:date="2025-01-20T18:27:00Z" w16du:dateUtc="2025-01-20T21:27:00Z"/>
              </w:rPr>
            </w:pPr>
            <w:ins w:id="435" w:author="GSPLM" w:date="2025-01-20T18:27:00Z" w16du:dateUtc="2025-01-20T21:27:00Z">
              <w:r>
                <w:t>13,2</w:t>
              </w:r>
            </w:ins>
          </w:p>
          <w:p w14:paraId="6872CDBA" w14:textId="47474E69" w:rsidR="00842588" w:rsidRPr="00552373" w:rsidRDefault="00842588" w:rsidP="00AE55C5">
            <w:pPr>
              <w:pStyle w:val="Textotabela"/>
            </w:pPr>
            <w:del w:id="436" w:author="GSPLM" w:date="2025-01-20T18:27:00Z" w16du:dateUtc="2025-01-20T21:27:00Z">
              <w:r w:rsidRPr="00552373" w:rsidDel="007B4F62">
                <w:delText>13.2</w:delText>
              </w:r>
            </w:del>
          </w:p>
        </w:tc>
        <w:tc>
          <w:tcPr>
            <w:tcW w:w="1003" w:type="dxa"/>
            <w:noWrap/>
            <w:hideMark/>
          </w:tcPr>
          <w:p w14:paraId="402F1A63" w14:textId="77777777" w:rsidR="00842588" w:rsidRPr="00552373" w:rsidRDefault="00842588" w:rsidP="00AE55C5">
            <w:pPr>
              <w:pStyle w:val="Textotabela"/>
            </w:pPr>
          </w:p>
        </w:tc>
      </w:tr>
      <w:tr w:rsidR="00842588" w:rsidRPr="00552373" w14:paraId="7111D919" w14:textId="77777777" w:rsidTr="009B4C8C">
        <w:trPr>
          <w:trHeight w:val="216"/>
        </w:trPr>
        <w:tc>
          <w:tcPr>
            <w:tcW w:w="294" w:type="dxa"/>
            <w:noWrap/>
            <w:hideMark/>
          </w:tcPr>
          <w:p w14:paraId="212B0FF8" w14:textId="77777777" w:rsidR="00842588" w:rsidRPr="00552373" w:rsidRDefault="00842588" w:rsidP="00AE55C5">
            <w:pPr>
              <w:pStyle w:val="Textotabela"/>
            </w:pPr>
          </w:p>
        </w:tc>
        <w:tc>
          <w:tcPr>
            <w:tcW w:w="3039" w:type="dxa"/>
            <w:noWrap/>
            <w:hideMark/>
          </w:tcPr>
          <w:p w14:paraId="0C1051B2" w14:textId="77777777" w:rsidR="00842588" w:rsidRPr="00552373" w:rsidRDefault="00842588" w:rsidP="00AE55C5">
            <w:pPr>
              <w:pStyle w:val="Textotabela"/>
            </w:pPr>
            <w:r w:rsidRPr="00552373">
              <w:t>Separado</w:t>
            </w:r>
          </w:p>
        </w:tc>
        <w:tc>
          <w:tcPr>
            <w:tcW w:w="756" w:type="dxa"/>
            <w:noWrap/>
            <w:hideMark/>
          </w:tcPr>
          <w:p w14:paraId="691AE0C5" w14:textId="77777777" w:rsidR="00842588" w:rsidRPr="00552373" w:rsidRDefault="00842588" w:rsidP="00AE55C5">
            <w:pPr>
              <w:pStyle w:val="Textotabela"/>
            </w:pPr>
            <w:r w:rsidRPr="00552373">
              <w:t>1</w:t>
            </w:r>
          </w:p>
        </w:tc>
        <w:tc>
          <w:tcPr>
            <w:tcW w:w="1317" w:type="dxa"/>
            <w:noWrap/>
            <w:hideMark/>
          </w:tcPr>
          <w:p w14:paraId="5F03E1B2" w14:textId="77777777" w:rsidR="007B4F62" w:rsidRDefault="007B4F62" w:rsidP="00AE55C5">
            <w:pPr>
              <w:pStyle w:val="Textotabela"/>
              <w:rPr>
                <w:ins w:id="437" w:author="GSPLM" w:date="2025-01-20T18:27:00Z" w16du:dateUtc="2025-01-20T21:27:00Z"/>
              </w:rPr>
            </w:pPr>
            <w:ins w:id="438" w:author="GSPLM" w:date="2025-01-20T18:27:00Z" w16du:dateUtc="2025-01-20T21:27:00Z">
              <w:r>
                <w:t>2,7</w:t>
              </w:r>
            </w:ins>
          </w:p>
          <w:p w14:paraId="472DCDDE" w14:textId="6AA5358A" w:rsidR="00842588" w:rsidRPr="00552373" w:rsidRDefault="00842588" w:rsidP="00AE55C5">
            <w:pPr>
              <w:pStyle w:val="Textotabela"/>
            </w:pPr>
            <w:del w:id="439" w:author="GSPLM" w:date="2025-01-20T18:27:00Z" w16du:dateUtc="2025-01-20T21:27:00Z">
              <w:r w:rsidRPr="00552373" w:rsidDel="007B4F62">
                <w:delText>2.7</w:delText>
              </w:r>
            </w:del>
          </w:p>
        </w:tc>
        <w:tc>
          <w:tcPr>
            <w:tcW w:w="895" w:type="dxa"/>
            <w:noWrap/>
            <w:hideMark/>
          </w:tcPr>
          <w:p w14:paraId="433F917E" w14:textId="77777777" w:rsidR="00842588" w:rsidRPr="00552373" w:rsidRDefault="00842588" w:rsidP="00AE55C5">
            <w:pPr>
              <w:pStyle w:val="Textotabela"/>
            </w:pPr>
            <w:r w:rsidRPr="00552373">
              <w:t>0</w:t>
            </w:r>
          </w:p>
        </w:tc>
        <w:tc>
          <w:tcPr>
            <w:tcW w:w="1178" w:type="dxa"/>
            <w:noWrap/>
            <w:hideMark/>
          </w:tcPr>
          <w:p w14:paraId="78BD726D" w14:textId="77777777" w:rsidR="00842588" w:rsidRPr="00552373" w:rsidRDefault="00842588" w:rsidP="00AE55C5">
            <w:pPr>
              <w:pStyle w:val="Textotabela"/>
            </w:pPr>
            <w:r w:rsidRPr="00552373">
              <w:t>0</w:t>
            </w:r>
          </w:p>
        </w:tc>
        <w:tc>
          <w:tcPr>
            <w:tcW w:w="1003" w:type="dxa"/>
            <w:noWrap/>
            <w:hideMark/>
          </w:tcPr>
          <w:p w14:paraId="04F2C8E6" w14:textId="77777777" w:rsidR="00842588" w:rsidRPr="00552373" w:rsidRDefault="00842588" w:rsidP="00AE55C5">
            <w:pPr>
              <w:pStyle w:val="Textotabela"/>
            </w:pPr>
          </w:p>
        </w:tc>
      </w:tr>
      <w:tr w:rsidR="00842588" w:rsidRPr="00552373" w14:paraId="3C127F17" w14:textId="77777777" w:rsidTr="009B4C8C">
        <w:trPr>
          <w:trHeight w:val="216"/>
        </w:trPr>
        <w:tc>
          <w:tcPr>
            <w:tcW w:w="294" w:type="dxa"/>
            <w:noWrap/>
            <w:hideMark/>
          </w:tcPr>
          <w:p w14:paraId="54C2811A" w14:textId="77777777" w:rsidR="00842588" w:rsidRPr="00552373" w:rsidRDefault="00842588" w:rsidP="00AE55C5">
            <w:pPr>
              <w:pStyle w:val="Textotabela"/>
            </w:pPr>
          </w:p>
        </w:tc>
        <w:tc>
          <w:tcPr>
            <w:tcW w:w="3039" w:type="dxa"/>
            <w:noWrap/>
            <w:hideMark/>
          </w:tcPr>
          <w:p w14:paraId="44DFA760" w14:textId="77777777" w:rsidR="00842588" w:rsidRPr="00552373" w:rsidRDefault="00842588" w:rsidP="00AE55C5">
            <w:pPr>
              <w:pStyle w:val="Textotabela"/>
            </w:pPr>
            <w:r w:rsidRPr="00552373">
              <w:t>Solteiro</w:t>
            </w:r>
          </w:p>
        </w:tc>
        <w:tc>
          <w:tcPr>
            <w:tcW w:w="756" w:type="dxa"/>
            <w:noWrap/>
            <w:hideMark/>
          </w:tcPr>
          <w:p w14:paraId="5324DB0D" w14:textId="77777777" w:rsidR="00842588" w:rsidRPr="00552373" w:rsidRDefault="00842588" w:rsidP="00AE55C5">
            <w:pPr>
              <w:pStyle w:val="Textotabela"/>
            </w:pPr>
            <w:r w:rsidRPr="00552373">
              <w:t>5</w:t>
            </w:r>
          </w:p>
        </w:tc>
        <w:tc>
          <w:tcPr>
            <w:tcW w:w="1317" w:type="dxa"/>
            <w:noWrap/>
            <w:hideMark/>
          </w:tcPr>
          <w:p w14:paraId="37DD1361" w14:textId="77777777" w:rsidR="007B4F62" w:rsidRDefault="007B4F62" w:rsidP="00AE55C5">
            <w:pPr>
              <w:pStyle w:val="Textotabela"/>
              <w:rPr>
                <w:ins w:id="440" w:author="GSPLM" w:date="2025-01-20T18:27:00Z" w16du:dateUtc="2025-01-20T21:27:00Z"/>
              </w:rPr>
            </w:pPr>
            <w:ins w:id="441" w:author="GSPLM" w:date="2025-01-20T18:27:00Z" w16du:dateUtc="2025-01-20T21:27:00Z">
              <w:r>
                <w:t>13,5</w:t>
              </w:r>
            </w:ins>
          </w:p>
          <w:p w14:paraId="47F45F02" w14:textId="30B8AD4C" w:rsidR="00842588" w:rsidRPr="00552373" w:rsidRDefault="00842588" w:rsidP="00AE55C5">
            <w:pPr>
              <w:pStyle w:val="Textotabela"/>
            </w:pPr>
            <w:del w:id="442" w:author="GSPLM" w:date="2025-01-20T18:27:00Z" w16du:dateUtc="2025-01-20T21:27:00Z">
              <w:r w:rsidRPr="00552373" w:rsidDel="007B4F62">
                <w:delText>13.5</w:delText>
              </w:r>
            </w:del>
          </w:p>
        </w:tc>
        <w:tc>
          <w:tcPr>
            <w:tcW w:w="895" w:type="dxa"/>
            <w:noWrap/>
            <w:hideMark/>
          </w:tcPr>
          <w:p w14:paraId="04EDAF0A" w14:textId="77777777" w:rsidR="00842588" w:rsidRPr="00552373" w:rsidRDefault="00842588" w:rsidP="00AE55C5">
            <w:pPr>
              <w:pStyle w:val="Textotabela"/>
            </w:pPr>
            <w:r w:rsidRPr="00552373">
              <w:t>4</w:t>
            </w:r>
          </w:p>
        </w:tc>
        <w:tc>
          <w:tcPr>
            <w:tcW w:w="1178" w:type="dxa"/>
            <w:noWrap/>
            <w:hideMark/>
          </w:tcPr>
          <w:p w14:paraId="0498AB89" w14:textId="77777777" w:rsidR="007B4F62" w:rsidRDefault="007B4F62" w:rsidP="00AE55C5">
            <w:pPr>
              <w:pStyle w:val="Textotabela"/>
              <w:rPr>
                <w:ins w:id="443" w:author="GSPLM" w:date="2025-01-20T18:27:00Z" w16du:dateUtc="2025-01-20T21:27:00Z"/>
              </w:rPr>
            </w:pPr>
            <w:ins w:id="444" w:author="GSPLM" w:date="2025-01-20T18:27:00Z" w16du:dateUtc="2025-01-20T21:27:00Z">
              <w:r>
                <w:t>10,5</w:t>
              </w:r>
            </w:ins>
          </w:p>
          <w:p w14:paraId="2D60C7E9" w14:textId="41841EA6" w:rsidR="00842588" w:rsidRPr="00552373" w:rsidRDefault="00842588" w:rsidP="00AE55C5">
            <w:pPr>
              <w:pStyle w:val="Textotabela"/>
            </w:pPr>
            <w:del w:id="445" w:author="GSPLM" w:date="2025-01-20T18:27:00Z" w16du:dateUtc="2025-01-20T21:27:00Z">
              <w:r w:rsidRPr="00552373" w:rsidDel="007B4F62">
                <w:delText>10.5</w:delText>
              </w:r>
            </w:del>
          </w:p>
        </w:tc>
        <w:tc>
          <w:tcPr>
            <w:tcW w:w="1003" w:type="dxa"/>
            <w:noWrap/>
            <w:hideMark/>
          </w:tcPr>
          <w:p w14:paraId="1A90B23D" w14:textId="77777777" w:rsidR="00842588" w:rsidRPr="00552373" w:rsidRDefault="00842588" w:rsidP="00AE55C5">
            <w:pPr>
              <w:pStyle w:val="Textotabela"/>
            </w:pPr>
          </w:p>
        </w:tc>
      </w:tr>
      <w:tr w:rsidR="00842588" w:rsidRPr="00552373" w14:paraId="42798AF0" w14:textId="77777777" w:rsidTr="009B4C8C">
        <w:trPr>
          <w:trHeight w:val="216"/>
        </w:trPr>
        <w:tc>
          <w:tcPr>
            <w:tcW w:w="294" w:type="dxa"/>
            <w:noWrap/>
            <w:hideMark/>
          </w:tcPr>
          <w:p w14:paraId="2CA26049" w14:textId="77777777" w:rsidR="00842588" w:rsidRPr="00552373" w:rsidRDefault="00842588" w:rsidP="00AE55C5">
            <w:pPr>
              <w:pStyle w:val="Textotabela"/>
            </w:pPr>
          </w:p>
        </w:tc>
        <w:tc>
          <w:tcPr>
            <w:tcW w:w="3039" w:type="dxa"/>
            <w:noWrap/>
            <w:hideMark/>
          </w:tcPr>
          <w:p w14:paraId="6C549C92" w14:textId="77777777" w:rsidR="00842588" w:rsidRPr="00552373" w:rsidRDefault="00842588" w:rsidP="00AE55C5">
            <w:pPr>
              <w:pStyle w:val="Textotabela"/>
            </w:pPr>
            <w:r w:rsidRPr="00552373">
              <w:t>Viúvo</w:t>
            </w:r>
          </w:p>
        </w:tc>
        <w:tc>
          <w:tcPr>
            <w:tcW w:w="756" w:type="dxa"/>
            <w:noWrap/>
            <w:hideMark/>
          </w:tcPr>
          <w:p w14:paraId="050774E5" w14:textId="77777777" w:rsidR="00842588" w:rsidRPr="00552373" w:rsidRDefault="00842588" w:rsidP="00AE55C5">
            <w:pPr>
              <w:pStyle w:val="Textotabela"/>
            </w:pPr>
            <w:r w:rsidRPr="00552373">
              <w:t>1</w:t>
            </w:r>
          </w:p>
        </w:tc>
        <w:tc>
          <w:tcPr>
            <w:tcW w:w="1317" w:type="dxa"/>
            <w:noWrap/>
            <w:hideMark/>
          </w:tcPr>
          <w:p w14:paraId="5A13E338" w14:textId="77777777" w:rsidR="007B4F62" w:rsidRDefault="007B4F62" w:rsidP="00AE55C5">
            <w:pPr>
              <w:pStyle w:val="Textotabela"/>
              <w:rPr>
                <w:ins w:id="446" w:author="GSPLM" w:date="2025-01-20T18:27:00Z" w16du:dateUtc="2025-01-20T21:27:00Z"/>
              </w:rPr>
            </w:pPr>
            <w:ins w:id="447" w:author="GSPLM" w:date="2025-01-20T18:27:00Z" w16du:dateUtc="2025-01-20T21:27:00Z">
              <w:r>
                <w:t>2,7</w:t>
              </w:r>
            </w:ins>
          </w:p>
          <w:p w14:paraId="0A1C1F3B" w14:textId="4E4F7A4E" w:rsidR="00842588" w:rsidRPr="00552373" w:rsidRDefault="00842588" w:rsidP="00AE55C5">
            <w:pPr>
              <w:pStyle w:val="Textotabela"/>
            </w:pPr>
            <w:del w:id="448" w:author="GSPLM" w:date="2025-01-20T18:27:00Z" w16du:dateUtc="2025-01-20T21:27:00Z">
              <w:r w:rsidRPr="00552373" w:rsidDel="007B4F62">
                <w:delText>2.7</w:delText>
              </w:r>
            </w:del>
          </w:p>
        </w:tc>
        <w:tc>
          <w:tcPr>
            <w:tcW w:w="895" w:type="dxa"/>
            <w:noWrap/>
            <w:hideMark/>
          </w:tcPr>
          <w:p w14:paraId="73E6CA16" w14:textId="77777777" w:rsidR="00842588" w:rsidRPr="00552373" w:rsidRDefault="00842588" w:rsidP="00AE55C5">
            <w:pPr>
              <w:pStyle w:val="Textotabela"/>
            </w:pPr>
            <w:r w:rsidRPr="00552373">
              <w:t>0</w:t>
            </w:r>
          </w:p>
        </w:tc>
        <w:tc>
          <w:tcPr>
            <w:tcW w:w="1178" w:type="dxa"/>
            <w:noWrap/>
            <w:hideMark/>
          </w:tcPr>
          <w:p w14:paraId="77E39BE9" w14:textId="77777777" w:rsidR="00842588" w:rsidRPr="00552373" w:rsidRDefault="00842588" w:rsidP="00AE55C5">
            <w:pPr>
              <w:pStyle w:val="Textotabela"/>
            </w:pPr>
            <w:r w:rsidRPr="00552373">
              <w:t>0</w:t>
            </w:r>
          </w:p>
        </w:tc>
        <w:tc>
          <w:tcPr>
            <w:tcW w:w="1003" w:type="dxa"/>
            <w:noWrap/>
            <w:hideMark/>
          </w:tcPr>
          <w:p w14:paraId="65672EC1" w14:textId="77777777" w:rsidR="00842588" w:rsidRPr="00552373" w:rsidRDefault="00842588" w:rsidP="00AE55C5">
            <w:pPr>
              <w:pStyle w:val="Textotabela"/>
            </w:pPr>
          </w:p>
        </w:tc>
      </w:tr>
      <w:tr w:rsidR="00842588" w:rsidRPr="00552373" w14:paraId="696F2071" w14:textId="77777777" w:rsidTr="009B4C8C">
        <w:trPr>
          <w:trHeight w:val="216"/>
        </w:trPr>
        <w:tc>
          <w:tcPr>
            <w:tcW w:w="3333" w:type="dxa"/>
            <w:gridSpan w:val="2"/>
            <w:noWrap/>
            <w:hideMark/>
          </w:tcPr>
          <w:p w14:paraId="4BD3F772" w14:textId="77777777" w:rsidR="00842588" w:rsidRPr="00552373" w:rsidRDefault="00842588" w:rsidP="00AE55C5">
            <w:pPr>
              <w:pStyle w:val="Textotabela"/>
            </w:pPr>
            <w:r w:rsidRPr="00552373">
              <w:t>Situação de emprego</w:t>
            </w:r>
          </w:p>
        </w:tc>
        <w:tc>
          <w:tcPr>
            <w:tcW w:w="756" w:type="dxa"/>
            <w:noWrap/>
            <w:hideMark/>
          </w:tcPr>
          <w:p w14:paraId="1DC8BD96" w14:textId="77777777" w:rsidR="00842588" w:rsidRPr="00552373" w:rsidRDefault="00842588" w:rsidP="00AE55C5">
            <w:pPr>
              <w:pStyle w:val="Textotabela"/>
            </w:pPr>
          </w:p>
        </w:tc>
        <w:tc>
          <w:tcPr>
            <w:tcW w:w="1317" w:type="dxa"/>
            <w:noWrap/>
            <w:hideMark/>
          </w:tcPr>
          <w:p w14:paraId="391DEFEB" w14:textId="77777777" w:rsidR="00842588" w:rsidRPr="00552373" w:rsidRDefault="00842588" w:rsidP="00AE55C5">
            <w:pPr>
              <w:pStyle w:val="Textotabela"/>
            </w:pPr>
          </w:p>
        </w:tc>
        <w:tc>
          <w:tcPr>
            <w:tcW w:w="895" w:type="dxa"/>
            <w:noWrap/>
            <w:hideMark/>
          </w:tcPr>
          <w:p w14:paraId="4C89EEB3" w14:textId="77777777" w:rsidR="00842588" w:rsidRPr="00552373" w:rsidRDefault="00842588" w:rsidP="00AE55C5">
            <w:pPr>
              <w:pStyle w:val="Textotabela"/>
            </w:pPr>
          </w:p>
        </w:tc>
        <w:tc>
          <w:tcPr>
            <w:tcW w:w="1178" w:type="dxa"/>
            <w:noWrap/>
            <w:hideMark/>
          </w:tcPr>
          <w:p w14:paraId="62972B2E" w14:textId="77777777" w:rsidR="00842588" w:rsidRPr="00552373" w:rsidRDefault="00842588" w:rsidP="00AE55C5">
            <w:pPr>
              <w:pStyle w:val="Textotabela"/>
            </w:pPr>
          </w:p>
        </w:tc>
        <w:tc>
          <w:tcPr>
            <w:tcW w:w="1003" w:type="dxa"/>
            <w:noWrap/>
            <w:hideMark/>
          </w:tcPr>
          <w:p w14:paraId="67B02389" w14:textId="77777777" w:rsidR="007B4F62" w:rsidRDefault="007B4F62" w:rsidP="00AE55C5">
            <w:pPr>
              <w:pStyle w:val="Textotabela"/>
              <w:rPr>
                <w:ins w:id="449" w:author="GSPLM" w:date="2025-01-20T18:27:00Z" w16du:dateUtc="2025-01-20T21:27:00Z"/>
              </w:rPr>
            </w:pPr>
            <w:ins w:id="450" w:author="GSPLM" w:date="2025-01-20T18:27:00Z" w16du:dateUtc="2025-01-20T21:27:00Z">
              <w:r>
                <w:t>0,416</w:t>
              </w:r>
            </w:ins>
          </w:p>
          <w:p w14:paraId="7D66BD0A" w14:textId="5D6786ED" w:rsidR="00842588" w:rsidRPr="00552373" w:rsidRDefault="00842588" w:rsidP="00AE55C5">
            <w:pPr>
              <w:pStyle w:val="Textotabela"/>
            </w:pPr>
            <w:del w:id="451" w:author="GSPLM" w:date="2025-01-20T18:27:00Z" w16du:dateUtc="2025-01-20T21:27:00Z">
              <w:r w:rsidRPr="00552373" w:rsidDel="007B4F62">
                <w:delText>0.416</w:delText>
              </w:r>
            </w:del>
          </w:p>
        </w:tc>
      </w:tr>
      <w:tr w:rsidR="00842588" w:rsidRPr="00552373" w14:paraId="198CA598" w14:textId="77777777" w:rsidTr="009B4C8C">
        <w:trPr>
          <w:trHeight w:val="216"/>
        </w:trPr>
        <w:tc>
          <w:tcPr>
            <w:tcW w:w="294" w:type="dxa"/>
            <w:noWrap/>
            <w:hideMark/>
          </w:tcPr>
          <w:p w14:paraId="673C79F9" w14:textId="77777777" w:rsidR="00842588" w:rsidRPr="00552373" w:rsidRDefault="00842588" w:rsidP="00AE55C5">
            <w:pPr>
              <w:pStyle w:val="Textotabela"/>
            </w:pPr>
          </w:p>
        </w:tc>
        <w:tc>
          <w:tcPr>
            <w:tcW w:w="3039" w:type="dxa"/>
            <w:noWrap/>
            <w:hideMark/>
          </w:tcPr>
          <w:p w14:paraId="16202704" w14:textId="77777777" w:rsidR="00842588" w:rsidRPr="00552373" w:rsidRDefault="00842588" w:rsidP="00AE55C5">
            <w:pPr>
              <w:pStyle w:val="Textotabela"/>
            </w:pPr>
            <w:r w:rsidRPr="00552373">
              <w:t>Desempregado</w:t>
            </w:r>
          </w:p>
        </w:tc>
        <w:tc>
          <w:tcPr>
            <w:tcW w:w="756" w:type="dxa"/>
            <w:noWrap/>
            <w:hideMark/>
          </w:tcPr>
          <w:p w14:paraId="6A858AF5" w14:textId="77777777" w:rsidR="00842588" w:rsidRPr="00552373" w:rsidRDefault="00842588" w:rsidP="00AE55C5">
            <w:pPr>
              <w:pStyle w:val="Textotabela"/>
            </w:pPr>
            <w:r w:rsidRPr="00552373">
              <w:t>2</w:t>
            </w:r>
          </w:p>
        </w:tc>
        <w:tc>
          <w:tcPr>
            <w:tcW w:w="1317" w:type="dxa"/>
            <w:noWrap/>
            <w:hideMark/>
          </w:tcPr>
          <w:p w14:paraId="0BA7A72A" w14:textId="77777777" w:rsidR="007B4F62" w:rsidRDefault="007B4F62" w:rsidP="00AE55C5">
            <w:pPr>
              <w:pStyle w:val="Textotabela"/>
              <w:rPr>
                <w:ins w:id="452" w:author="GSPLM" w:date="2025-01-20T18:27:00Z" w16du:dateUtc="2025-01-20T21:27:00Z"/>
              </w:rPr>
            </w:pPr>
            <w:ins w:id="453" w:author="GSPLM" w:date="2025-01-20T18:27:00Z" w16du:dateUtc="2025-01-20T21:27:00Z">
              <w:r>
                <w:t>5,4</w:t>
              </w:r>
            </w:ins>
          </w:p>
          <w:p w14:paraId="2030D649" w14:textId="009267E0" w:rsidR="00842588" w:rsidRPr="00552373" w:rsidRDefault="00842588" w:rsidP="00AE55C5">
            <w:pPr>
              <w:pStyle w:val="Textotabela"/>
            </w:pPr>
            <w:del w:id="454" w:author="GSPLM" w:date="2025-01-20T18:27:00Z" w16du:dateUtc="2025-01-20T21:27:00Z">
              <w:r w:rsidRPr="00552373" w:rsidDel="007B4F62">
                <w:delText>5.4</w:delText>
              </w:r>
            </w:del>
          </w:p>
        </w:tc>
        <w:tc>
          <w:tcPr>
            <w:tcW w:w="895" w:type="dxa"/>
            <w:noWrap/>
            <w:hideMark/>
          </w:tcPr>
          <w:p w14:paraId="0C997CF9" w14:textId="77777777" w:rsidR="00842588" w:rsidRPr="00552373" w:rsidRDefault="00842588" w:rsidP="00AE55C5">
            <w:pPr>
              <w:pStyle w:val="Textotabela"/>
            </w:pPr>
            <w:r w:rsidRPr="00552373">
              <w:t>6</w:t>
            </w:r>
          </w:p>
        </w:tc>
        <w:tc>
          <w:tcPr>
            <w:tcW w:w="1178" w:type="dxa"/>
            <w:noWrap/>
            <w:hideMark/>
          </w:tcPr>
          <w:p w14:paraId="3DA8DF86" w14:textId="77777777" w:rsidR="007B4F62" w:rsidRDefault="007B4F62" w:rsidP="00AE55C5">
            <w:pPr>
              <w:pStyle w:val="Textotabela"/>
              <w:rPr>
                <w:ins w:id="455" w:author="GSPLM" w:date="2025-01-20T18:27:00Z" w16du:dateUtc="2025-01-20T21:27:00Z"/>
              </w:rPr>
            </w:pPr>
            <w:ins w:id="456" w:author="GSPLM" w:date="2025-01-20T18:27:00Z" w16du:dateUtc="2025-01-20T21:27:00Z">
              <w:r>
                <w:t>15,8</w:t>
              </w:r>
            </w:ins>
          </w:p>
          <w:p w14:paraId="775C16C0" w14:textId="470FA139" w:rsidR="00842588" w:rsidRPr="00552373" w:rsidRDefault="00842588" w:rsidP="00AE55C5">
            <w:pPr>
              <w:pStyle w:val="Textotabela"/>
            </w:pPr>
            <w:del w:id="457" w:author="GSPLM" w:date="2025-01-20T18:27:00Z" w16du:dateUtc="2025-01-20T21:27:00Z">
              <w:r w:rsidRPr="00552373" w:rsidDel="007B4F62">
                <w:delText>15.8</w:delText>
              </w:r>
            </w:del>
          </w:p>
        </w:tc>
        <w:tc>
          <w:tcPr>
            <w:tcW w:w="1003" w:type="dxa"/>
            <w:noWrap/>
            <w:hideMark/>
          </w:tcPr>
          <w:p w14:paraId="463926A7" w14:textId="77777777" w:rsidR="00842588" w:rsidRPr="00552373" w:rsidRDefault="00842588" w:rsidP="00AE55C5">
            <w:pPr>
              <w:pStyle w:val="Textotabela"/>
            </w:pPr>
          </w:p>
        </w:tc>
      </w:tr>
      <w:tr w:rsidR="00842588" w:rsidRPr="00552373" w14:paraId="5756C492" w14:textId="77777777" w:rsidTr="009B4C8C">
        <w:trPr>
          <w:trHeight w:val="216"/>
        </w:trPr>
        <w:tc>
          <w:tcPr>
            <w:tcW w:w="294" w:type="dxa"/>
            <w:noWrap/>
            <w:hideMark/>
          </w:tcPr>
          <w:p w14:paraId="43B9724A" w14:textId="77777777" w:rsidR="00842588" w:rsidRPr="00552373" w:rsidRDefault="00842588" w:rsidP="00AE55C5">
            <w:pPr>
              <w:pStyle w:val="Textotabela"/>
            </w:pPr>
          </w:p>
        </w:tc>
        <w:tc>
          <w:tcPr>
            <w:tcW w:w="3039" w:type="dxa"/>
            <w:noWrap/>
            <w:hideMark/>
          </w:tcPr>
          <w:p w14:paraId="3C6251F5" w14:textId="77777777" w:rsidR="00842588" w:rsidRPr="00552373" w:rsidRDefault="00842588" w:rsidP="00AE55C5">
            <w:pPr>
              <w:pStyle w:val="Textotabela"/>
            </w:pPr>
            <w:r w:rsidRPr="00552373">
              <w:t>Tempo integral</w:t>
            </w:r>
          </w:p>
        </w:tc>
        <w:tc>
          <w:tcPr>
            <w:tcW w:w="756" w:type="dxa"/>
            <w:noWrap/>
            <w:hideMark/>
          </w:tcPr>
          <w:p w14:paraId="22EEEC03" w14:textId="77777777" w:rsidR="00842588" w:rsidRPr="00552373" w:rsidRDefault="00842588" w:rsidP="00AE55C5">
            <w:pPr>
              <w:pStyle w:val="Textotabela"/>
            </w:pPr>
            <w:r w:rsidRPr="00552373">
              <w:t>27</w:t>
            </w:r>
          </w:p>
        </w:tc>
        <w:tc>
          <w:tcPr>
            <w:tcW w:w="1317" w:type="dxa"/>
            <w:noWrap/>
            <w:hideMark/>
          </w:tcPr>
          <w:p w14:paraId="42E0F7EC" w14:textId="77777777" w:rsidR="00842588" w:rsidRPr="00552373" w:rsidRDefault="00842588" w:rsidP="00AE55C5">
            <w:pPr>
              <w:pStyle w:val="Textotabela"/>
            </w:pPr>
            <w:r w:rsidRPr="00552373">
              <w:t>73</w:t>
            </w:r>
          </w:p>
        </w:tc>
        <w:tc>
          <w:tcPr>
            <w:tcW w:w="895" w:type="dxa"/>
            <w:noWrap/>
            <w:hideMark/>
          </w:tcPr>
          <w:p w14:paraId="4B93E17D" w14:textId="77777777" w:rsidR="00842588" w:rsidRPr="00552373" w:rsidRDefault="00842588" w:rsidP="00AE55C5">
            <w:pPr>
              <w:pStyle w:val="Textotabela"/>
            </w:pPr>
            <w:r w:rsidRPr="00552373">
              <w:t>25</w:t>
            </w:r>
          </w:p>
        </w:tc>
        <w:tc>
          <w:tcPr>
            <w:tcW w:w="1178" w:type="dxa"/>
            <w:noWrap/>
            <w:hideMark/>
          </w:tcPr>
          <w:p w14:paraId="18068DDD" w14:textId="77777777" w:rsidR="007B4F62" w:rsidRDefault="007B4F62" w:rsidP="00AE55C5">
            <w:pPr>
              <w:pStyle w:val="Textotabela"/>
              <w:rPr>
                <w:ins w:id="458" w:author="GSPLM" w:date="2025-01-20T18:27:00Z" w16du:dateUtc="2025-01-20T21:27:00Z"/>
              </w:rPr>
            </w:pPr>
            <w:ins w:id="459" w:author="GSPLM" w:date="2025-01-20T18:27:00Z" w16du:dateUtc="2025-01-20T21:27:00Z">
              <w:r>
                <w:t>65,8</w:t>
              </w:r>
            </w:ins>
          </w:p>
          <w:p w14:paraId="033E6091" w14:textId="4FF8D4BF" w:rsidR="00842588" w:rsidRPr="00552373" w:rsidRDefault="00842588" w:rsidP="00AE55C5">
            <w:pPr>
              <w:pStyle w:val="Textotabela"/>
            </w:pPr>
            <w:del w:id="460" w:author="GSPLM" w:date="2025-01-20T18:27:00Z" w16du:dateUtc="2025-01-20T21:27:00Z">
              <w:r w:rsidRPr="00552373" w:rsidDel="007B4F62">
                <w:delText>65.8</w:delText>
              </w:r>
            </w:del>
          </w:p>
        </w:tc>
        <w:tc>
          <w:tcPr>
            <w:tcW w:w="1003" w:type="dxa"/>
            <w:noWrap/>
            <w:hideMark/>
          </w:tcPr>
          <w:p w14:paraId="48C5623E" w14:textId="77777777" w:rsidR="00842588" w:rsidRPr="00552373" w:rsidRDefault="00842588" w:rsidP="00AE55C5">
            <w:pPr>
              <w:pStyle w:val="Textotabela"/>
            </w:pPr>
          </w:p>
        </w:tc>
      </w:tr>
      <w:tr w:rsidR="00842588" w:rsidRPr="00552373" w14:paraId="084ABEB9" w14:textId="77777777" w:rsidTr="009B4C8C">
        <w:trPr>
          <w:trHeight w:val="216"/>
        </w:trPr>
        <w:tc>
          <w:tcPr>
            <w:tcW w:w="294" w:type="dxa"/>
            <w:noWrap/>
            <w:hideMark/>
          </w:tcPr>
          <w:p w14:paraId="36C000B6" w14:textId="77777777" w:rsidR="00842588" w:rsidRPr="00552373" w:rsidRDefault="00842588" w:rsidP="00AE55C5">
            <w:pPr>
              <w:pStyle w:val="Textotabela"/>
            </w:pPr>
          </w:p>
        </w:tc>
        <w:tc>
          <w:tcPr>
            <w:tcW w:w="3039" w:type="dxa"/>
            <w:noWrap/>
            <w:hideMark/>
          </w:tcPr>
          <w:p w14:paraId="7EE820A1" w14:textId="77777777" w:rsidR="00842588" w:rsidRPr="00552373" w:rsidRDefault="00842588" w:rsidP="00AE55C5">
            <w:pPr>
              <w:pStyle w:val="Textotabela"/>
            </w:pPr>
            <w:r w:rsidRPr="00552373">
              <w:t>Tempo parcial</w:t>
            </w:r>
          </w:p>
        </w:tc>
        <w:tc>
          <w:tcPr>
            <w:tcW w:w="756" w:type="dxa"/>
            <w:noWrap/>
            <w:hideMark/>
          </w:tcPr>
          <w:p w14:paraId="2A38AA83" w14:textId="77777777" w:rsidR="00842588" w:rsidRPr="00552373" w:rsidRDefault="00842588" w:rsidP="00AE55C5">
            <w:pPr>
              <w:pStyle w:val="Textotabela"/>
            </w:pPr>
            <w:r w:rsidRPr="00552373">
              <w:t>8</w:t>
            </w:r>
          </w:p>
        </w:tc>
        <w:tc>
          <w:tcPr>
            <w:tcW w:w="1317" w:type="dxa"/>
            <w:noWrap/>
            <w:hideMark/>
          </w:tcPr>
          <w:p w14:paraId="2B1E8AC0" w14:textId="77777777" w:rsidR="007B4F62" w:rsidRDefault="007B4F62" w:rsidP="00AE55C5">
            <w:pPr>
              <w:pStyle w:val="Textotabela"/>
              <w:rPr>
                <w:ins w:id="461" w:author="GSPLM" w:date="2025-01-20T18:27:00Z" w16du:dateUtc="2025-01-20T21:27:00Z"/>
              </w:rPr>
            </w:pPr>
            <w:ins w:id="462" w:author="GSPLM" w:date="2025-01-20T18:27:00Z" w16du:dateUtc="2025-01-20T21:27:00Z">
              <w:r>
                <w:t>21,6</w:t>
              </w:r>
            </w:ins>
          </w:p>
          <w:p w14:paraId="5AF23E54" w14:textId="2EB68524" w:rsidR="00842588" w:rsidRPr="00552373" w:rsidRDefault="00842588" w:rsidP="00AE55C5">
            <w:pPr>
              <w:pStyle w:val="Textotabela"/>
            </w:pPr>
            <w:del w:id="463" w:author="GSPLM" w:date="2025-01-20T18:27:00Z" w16du:dateUtc="2025-01-20T21:27:00Z">
              <w:r w:rsidRPr="00552373" w:rsidDel="007B4F62">
                <w:delText>21.6</w:delText>
              </w:r>
            </w:del>
          </w:p>
        </w:tc>
        <w:tc>
          <w:tcPr>
            <w:tcW w:w="895" w:type="dxa"/>
            <w:noWrap/>
            <w:hideMark/>
          </w:tcPr>
          <w:p w14:paraId="1A4DF515" w14:textId="77777777" w:rsidR="00842588" w:rsidRPr="00552373" w:rsidRDefault="00842588" w:rsidP="00AE55C5">
            <w:pPr>
              <w:pStyle w:val="Textotabela"/>
            </w:pPr>
            <w:r w:rsidRPr="00552373">
              <w:t>7</w:t>
            </w:r>
          </w:p>
        </w:tc>
        <w:tc>
          <w:tcPr>
            <w:tcW w:w="1178" w:type="dxa"/>
            <w:noWrap/>
            <w:hideMark/>
          </w:tcPr>
          <w:p w14:paraId="4D550533" w14:textId="77777777" w:rsidR="007B4F62" w:rsidRDefault="007B4F62" w:rsidP="00AE55C5">
            <w:pPr>
              <w:pStyle w:val="Textotabela"/>
              <w:rPr>
                <w:ins w:id="464" w:author="GSPLM" w:date="2025-01-20T18:27:00Z" w16du:dateUtc="2025-01-20T21:27:00Z"/>
              </w:rPr>
            </w:pPr>
            <w:ins w:id="465" w:author="GSPLM" w:date="2025-01-20T18:27:00Z" w16du:dateUtc="2025-01-20T21:27:00Z">
              <w:r>
                <w:t>18,4</w:t>
              </w:r>
            </w:ins>
          </w:p>
          <w:p w14:paraId="3BBFF4EE" w14:textId="7F6E80ED" w:rsidR="00842588" w:rsidRPr="00552373" w:rsidRDefault="00842588" w:rsidP="00AE55C5">
            <w:pPr>
              <w:pStyle w:val="Textotabela"/>
            </w:pPr>
            <w:del w:id="466" w:author="GSPLM" w:date="2025-01-20T18:27:00Z" w16du:dateUtc="2025-01-20T21:27:00Z">
              <w:r w:rsidRPr="00552373" w:rsidDel="007B4F62">
                <w:delText>18.4</w:delText>
              </w:r>
            </w:del>
          </w:p>
        </w:tc>
        <w:tc>
          <w:tcPr>
            <w:tcW w:w="1003" w:type="dxa"/>
            <w:noWrap/>
            <w:hideMark/>
          </w:tcPr>
          <w:p w14:paraId="5B19CFEE" w14:textId="77777777" w:rsidR="00842588" w:rsidRPr="00552373" w:rsidRDefault="00842588" w:rsidP="00AE55C5">
            <w:pPr>
              <w:pStyle w:val="Textotabela"/>
            </w:pPr>
          </w:p>
        </w:tc>
      </w:tr>
      <w:tr w:rsidR="00842588" w:rsidRPr="00552373" w14:paraId="2862E1D6" w14:textId="77777777" w:rsidTr="009B4C8C">
        <w:trPr>
          <w:trHeight w:val="216"/>
        </w:trPr>
        <w:tc>
          <w:tcPr>
            <w:tcW w:w="3333" w:type="dxa"/>
            <w:gridSpan w:val="2"/>
            <w:noWrap/>
            <w:hideMark/>
          </w:tcPr>
          <w:p w14:paraId="368369D8" w14:textId="77777777" w:rsidR="00842588" w:rsidRPr="00552373" w:rsidRDefault="00842588" w:rsidP="00AE55C5">
            <w:pPr>
              <w:pStyle w:val="Textotabela"/>
            </w:pPr>
            <w:r w:rsidRPr="00552373">
              <w:t>Número de coabitantes (média e IC 95%)</w:t>
            </w:r>
          </w:p>
        </w:tc>
        <w:tc>
          <w:tcPr>
            <w:tcW w:w="756" w:type="dxa"/>
            <w:noWrap/>
            <w:hideMark/>
          </w:tcPr>
          <w:p w14:paraId="0183A56F" w14:textId="77777777" w:rsidR="007B4F62" w:rsidRDefault="007B4F62" w:rsidP="00AE55C5">
            <w:pPr>
              <w:pStyle w:val="Textotabela"/>
              <w:rPr>
                <w:ins w:id="467" w:author="GSPLM" w:date="2025-01-20T18:27:00Z" w16du:dateUtc="2025-01-20T21:27:00Z"/>
              </w:rPr>
            </w:pPr>
            <w:ins w:id="468" w:author="GSPLM" w:date="2025-01-20T18:27:00Z" w16du:dateUtc="2025-01-20T21:27:00Z">
              <w:r>
                <w:t>3,6</w:t>
              </w:r>
            </w:ins>
          </w:p>
          <w:p w14:paraId="6A804481" w14:textId="33849CE4" w:rsidR="00842588" w:rsidRPr="00552373" w:rsidRDefault="00842588" w:rsidP="00AE55C5">
            <w:pPr>
              <w:pStyle w:val="Textotabela"/>
            </w:pPr>
            <w:del w:id="469" w:author="GSPLM" w:date="2025-01-20T18:27:00Z" w16du:dateUtc="2025-01-20T21:27:00Z">
              <w:r w:rsidRPr="00552373" w:rsidDel="007B4F62">
                <w:delText>3.6</w:delText>
              </w:r>
            </w:del>
          </w:p>
        </w:tc>
        <w:tc>
          <w:tcPr>
            <w:tcW w:w="1317" w:type="dxa"/>
            <w:noWrap/>
            <w:hideMark/>
          </w:tcPr>
          <w:p w14:paraId="71FF5406" w14:textId="77777777" w:rsidR="007B4F62" w:rsidRDefault="007B4F62" w:rsidP="00AE55C5">
            <w:pPr>
              <w:pStyle w:val="Textotabela"/>
              <w:rPr>
                <w:ins w:id="470" w:author="GSPLM" w:date="2025-01-20T18:27:00Z" w16du:dateUtc="2025-01-20T21:27:00Z"/>
              </w:rPr>
            </w:pPr>
            <w:ins w:id="471" w:author="GSPLM" w:date="2025-01-20T18:27:00Z" w16du:dateUtc="2025-01-20T21:27:00Z">
              <w:r>
                <w:t>3,2–3,9</w:t>
              </w:r>
            </w:ins>
          </w:p>
          <w:p w14:paraId="55D0FC2D" w14:textId="48FB7689" w:rsidR="00842588" w:rsidRPr="00552373" w:rsidRDefault="00842588" w:rsidP="00AE55C5">
            <w:pPr>
              <w:pStyle w:val="Textotabela"/>
            </w:pPr>
            <w:del w:id="472" w:author="GSPLM" w:date="2025-01-20T18:27:00Z" w16du:dateUtc="2025-01-20T21:27:00Z">
              <w:r w:rsidRPr="00552373" w:rsidDel="007B4F62">
                <w:delText>3.2–3.9</w:delText>
              </w:r>
            </w:del>
          </w:p>
        </w:tc>
        <w:tc>
          <w:tcPr>
            <w:tcW w:w="895" w:type="dxa"/>
            <w:noWrap/>
            <w:hideMark/>
          </w:tcPr>
          <w:p w14:paraId="3150CDCB" w14:textId="77777777" w:rsidR="007B4F62" w:rsidRDefault="007B4F62" w:rsidP="00AE55C5">
            <w:pPr>
              <w:pStyle w:val="Textotabela"/>
              <w:rPr>
                <w:ins w:id="473" w:author="GSPLM" w:date="2025-01-20T18:27:00Z" w16du:dateUtc="2025-01-20T21:27:00Z"/>
              </w:rPr>
            </w:pPr>
            <w:ins w:id="474" w:author="GSPLM" w:date="2025-01-20T18:27:00Z" w16du:dateUtc="2025-01-20T21:27:00Z">
              <w:r>
                <w:t>3,4</w:t>
              </w:r>
            </w:ins>
          </w:p>
          <w:p w14:paraId="4D673917" w14:textId="2C8CD193" w:rsidR="00842588" w:rsidRPr="00552373" w:rsidRDefault="00842588" w:rsidP="00AE55C5">
            <w:pPr>
              <w:pStyle w:val="Textotabela"/>
            </w:pPr>
            <w:del w:id="475" w:author="GSPLM" w:date="2025-01-20T18:27:00Z" w16du:dateUtc="2025-01-20T21:27:00Z">
              <w:r w:rsidRPr="00552373" w:rsidDel="007B4F62">
                <w:delText>3.4</w:delText>
              </w:r>
            </w:del>
          </w:p>
        </w:tc>
        <w:tc>
          <w:tcPr>
            <w:tcW w:w="1178" w:type="dxa"/>
            <w:noWrap/>
            <w:hideMark/>
          </w:tcPr>
          <w:p w14:paraId="3F31D198" w14:textId="77777777" w:rsidR="007B4F62" w:rsidRDefault="007B4F62" w:rsidP="00AE55C5">
            <w:pPr>
              <w:pStyle w:val="Textotabela"/>
              <w:rPr>
                <w:ins w:id="476" w:author="GSPLM" w:date="2025-01-20T18:27:00Z" w16du:dateUtc="2025-01-20T21:27:00Z"/>
              </w:rPr>
            </w:pPr>
            <w:ins w:id="477" w:author="GSPLM" w:date="2025-01-20T18:27:00Z" w16du:dateUtc="2025-01-20T21:27:00Z">
              <w:r>
                <w:t>3–3,8</w:t>
              </w:r>
            </w:ins>
          </w:p>
          <w:p w14:paraId="0C061308" w14:textId="3725C636" w:rsidR="00842588" w:rsidRPr="00552373" w:rsidRDefault="00842588" w:rsidP="00AE55C5">
            <w:pPr>
              <w:pStyle w:val="Textotabela"/>
            </w:pPr>
            <w:del w:id="478" w:author="GSPLM" w:date="2025-01-20T18:27:00Z" w16du:dateUtc="2025-01-20T21:27:00Z">
              <w:r w:rsidRPr="00552373" w:rsidDel="007B4F62">
                <w:delText>3–3.8</w:delText>
              </w:r>
            </w:del>
          </w:p>
        </w:tc>
        <w:tc>
          <w:tcPr>
            <w:tcW w:w="1003" w:type="dxa"/>
            <w:noWrap/>
            <w:hideMark/>
          </w:tcPr>
          <w:p w14:paraId="50030B5F" w14:textId="77777777" w:rsidR="007B4F62" w:rsidRDefault="007B4F62" w:rsidP="00AE55C5">
            <w:pPr>
              <w:pStyle w:val="Textotabela"/>
              <w:rPr>
                <w:ins w:id="479" w:author="GSPLM" w:date="2025-01-20T18:27:00Z" w16du:dateUtc="2025-01-20T21:27:00Z"/>
              </w:rPr>
            </w:pPr>
            <w:ins w:id="480" w:author="GSPLM" w:date="2025-01-20T18:27:00Z" w16du:dateUtc="2025-01-20T21:27:00Z">
              <w:r>
                <w:t>0,4623</w:t>
              </w:r>
            </w:ins>
          </w:p>
          <w:p w14:paraId="1931D91D" w14:textId="165EDAF8" w:rsidR="00842588" w:rsidRPr="00552373" w:rsidRDefault="00842588" w:rsidP="00AE55C5">
            <w:pPr>
              <w:pStyle w:val="Textotabela"/>
            </w:pPr>
            <w:del w:id="481" w:author="GSPLM" w:date="2025-01-20T18:27:00Z" w16du:dateUtc="2025-01-20T21:27:00Z">
              <w:r w:rsidRPr="00552373" w:rsidDel="007B4F62">
                <w:delText>0.4623</w:delText>
              </w:r>
            </w:del>
          </w:p>
        </w:tc>
      </w:tr>
      <w:tr w:rsidR="00842588" w:rsidRPr="00552373" w14:paraId="651DAF16" w14:textId="77777777" w:rsidTr="009B4C8C">
        <w:trPr>
          <w:trHeight w:val="216"/>
        </w:trPr>
        <w:tc>
          <w:tcPr>
            <w:tcW w:w="3333"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56" w:type="dxa"/>
            <w:noWrap/>
            <w:hideMark/>
          </w:tcPr>
          <w:p w14:paraId="3F0B0E19" w14:textId="77777777" w:rsidR="007B4F62" w:rsidRDefault="007B4F62" w:rsidP="00AE55C5">
            <w:pPr>
              <w:pStyle w:val="Textotabela"/>
              <w:rPr>
                <w:ins w:id="482" w:author="GSPLM" w:date="2025-01-20T18:27:00Z" w16du:dateUtc="2025-01-20T21:27:00Z"/>
              </w:rPr>
            </w:pPr>
            <w:ins w:id="483" w:author="GSPLM" w:date="2025-01-20T18:27:00Z" w16du:dateUtc="2025-01-20T21:27:00Z">
              <w:r>
                <w:t>11,6</w:t>
              </w:r>
            </w:ins>
          </w:p>
          <w:p w14:paraId="38D9FC07" w14:textId="434166A1" w:rsidR="00842588" w:rsidRPr="00552373" w:rsidRDefault="00842588" w:rsidP="00AE55C5">
            <w:pPr>
              <w:pStyle w:val="Textotabela"/>
            </w:pPr>
            <w:del w:id="484" w:author="GSPLM" w:date="2025-01-20T18:27:00Z" w16du:dateUtc="2025-01-20T21:27:00Z">
              <w:r w:rsidRPr="00552373" w:rsidDel="007B4F62">
                <w:delText>11.6</w:delText>
              </w:r>
            </w:del>
          </w:p>
        </w:tc>
        <w:tc>
          <w:tcPr>
            <w:tcW w:w="1317" w:type="dxa"/>
            <w:noWrap/>
            <w:hideMark/>
          </w:tcPr>
          <w:p w14:paraId="7B1624DA" w14:textId="77777777" w:rsidR="007B4F62" w:rsidRDefault="007B4F62" w:rsidP="00AE55C5">
            <w:pPr>
              <w:pStyle w:val="Textotabela"/>
              <w:rPr>
                <w:ins w:id="485" w:author="GSPLM" w:date="2025-01-20T18:27:00Z" w16du:dateUtc="2025-01-20T21:27:00Z"/>
              </w:rPr>
            </w:pPr>
            <w:ins w:id="486" w:author="GSPLM" w:date="2025-01-20T18:27:00Z" w16du:dateUtc="2025-01-20T21:27:00Z">
              <w:r>
                <w:t>10,8–12,4</w:t>
              </w:r>
            </w:ins>
          </w:p>
          <w:p w14:paraId="1DA66AE4" w14:textId="007DF46A" w:rsidR="00842588" w:rsidRPr="00552373" w:rsidRDefault="00842588" w:rsidP="00AE55C5">
            <w:pPr>
              <w:pStyle w:val="Textotabela"/>
            </w:pPr>
            <w:del w:id="487" w:author="GSPLM" w:date="2025-01-20T18:27:00Z" w16du:dateUtc="2025-01-20T21:27:00Z">
              <w:r w:rsidRPr="00552373" w:rsidDel="007B4F62">
                <w:delText>10.8–12.4</w:delText>
              </w:r>
            </w:del>
          </w:p>
        </w:tc>
        <w:tc>
          <w:tcPr>
            <w:tcW w:w="895" w:type="dxa"/>
            <w:noWrap/>
            <w:hideMark/>
          </w:tcPr>
          <w:p w14:paraId="1547906E" w14:textId="77777777" w:rsidR="007B4F62" w:rsidRDefault="007B4F62" w:rsidP="00AE55C5">
            <w:pPr>
              <w:pStyle w:val="Textotabela"/>
              <w:rPr>
                <w:ins w:id="488" w:author="GSPLM" w:date="2025-01-20T18:27:00Z" w16du:dateUtc="2025-01-20T21:27:00Z"/>
              </w:rPr>
            </w:pPr>
            <w:ins w:id="489" w:author="GSPLM" w:date="2025-01-20T18:27:00Z" w16du:dateUtc="2025-01-20T21:27:00Z">
              <w:r>
                <w:t>10,5</w:t>
              </w:r>
            </w:ins>
          </w:p>
          <w:p w14:paraId="145F7835" w14:textId="188A861C" w:rsidR="00842588" w:rsidRPr="00552373" w:rsidRDefault="00842588" w:rsidP="00AE55C5">
            <w:pPr>
              <w:pStyle w:val="Textotabela"/>
            </w:pPr>
            <w:del w:id="490" w:author="GSPLM" w:date="2025-01-20T18:27:00Z" w16du:dateUtc="2025-01-20T21:27:00Z">
              <w:r w:rsidRPr="00552373" w:rsidDel="007B4F62">
                <w:delText>10.5</w:delText>
              </w:r>
            </w:del>
          </w:p>
        </w:tc>
        <w:tc>
          <w:tcPr>
            <w:tcW w:w="1178" w:type="dxa"/>
            <w:noWrap/>
            <w:hideMark/>
          </w:tcPr>
          <w:p w14:paraId="17ED5520" w14:textId="77777777" w:rsidR="007B4F62" w:rsidRDefault="007B4F62" w:rsidP="00AE55C5">
            <w:pPr>
              <w:pStyle w:val="Textotabela"/>
              <w:rPr>
                <w:ins w:id="491" w:author="GSPLM" w:date="2025-01-20T18:27:00Z" w16du:dateUtc="2025-01-20T21:27:00Z"/>
              </w:rPr>
            </w:pPr>
            <w:ins w:id="492" w:author="GSPLM" w:date="2025-01-20T18:27:00Z" w16du:dateUtc="2025-01-20T21:27:00Z">
              <w:r>
                <w:t>9,5–11,5</w:t>
              </w:r>
            </w:ins>
          </w:p>
          <w:p w14:paraId="2D9358C1" w14:textId="440F3EE9" w:rsidR="00842588" w:rsidRPr="00552373" w:rsidRDefault="00842588" w:rsidP="00AE55C5">
            <w:pPr>
              <w:pStyle w:val="Textotabela"/>
            </w:pPr>
            <w:del w:id="493" w:author="GSPLM" w:date="2025-01-20T18:27:00Z" w16du:dateUtc="2025-01-20T21:27:00Z">
              <w:r w:rsidRPr="00552373" w:rsidDel="007B4F62">
                <w:delText>9.5–11.5</w:delText>
              </w:r>
            </w:del>
          </w:p>
        </w:tc>
        <w:tc>
          <w:tcPr>
            <w:tcW w:w="1003" w:type="dxa"/>
            <w:noWrap/>
            <w:hideMark/>
          </w:tcPr>
          <w:p w14:paraId="38890CD1" w14:textId="77777777" w:rsidR="007B4F62" w:rsidRDefault="007B4F62" w:rsidP="00AE55C5">
            <w:pPr>
              <w:pStyle w:val="Textotabela"/>
              <w:rPr>
                <w:ins w:id="494" w:author="GSPLM" w:date="2025-01-20T18:27:00Z" w16du:dateUtc="2025-01-20T21:27:00Z"/>
              </w:rPr>
            </w:pPr>
            <w:ins w:id="495" w:author="GSPLM" w:date="2025-01-20T18:27:00Z" w16du:dateUtc="2025-01-20T21:27:00Z">
              <w:r>
                <w:t>0,1085</w:t>
              </w:r>
            </w:ins>
          </w:p>
          <w:p w14:paraId="63A8FDCE" w14:textId="78B450B4" w:rsidR="00842588" w:rsidRPr="00552373" w:rsidRDefault="00842588" w:rsidP="00AE55C5">
            <w:pPr>
              <w:pStyle w:val="Textotabela"/>
            </w:pPr>
            <w:del w:id="496" w:author="GSPLM" w:date="2025-01-20T18:27:00Z" w16du:dateUtc="2025-01-20T21:27:00Z">
              <w:r w:rsidRPr="00552373" w:rsidDel="007B4F62">
                <w:delText>0.1085</w:delText>
              </w:r>
            </w:del>
          </w:p>
        </w:tc>
      </w:tr>
      <w:tr w:rsidR="00842588" w:rsidRPr="00552373" w14:paraId="3958FF35" w14:textId="77777777" w:rsidTr="009B4C8C">
        <w:trPr>
          <w:trHeight w:val="216"/>
        </w:trPr>
        <w:tc>
          <w:tcPr>
            <w:tcW w:w="3333" w:type="dxa"/>
            <w:gridSpan w:val="2"/>
            <w:noWrap/>
            <w:hideMark/>
          </w:tcPr>
          <w:p w14:paraId="3ED2C45F" w14:textId="77777777" w:rsidR="00842588" w:rsidRPr="00552373" w:rsidRDefault="00842588" w:rsidP="00AE55C5">
            <w:pPr>
              <w:pStyle w:val="Textotabela"/>
            </w:pPr>
            <w:r w:rsidRPr="00552373">
              <w:t>Nível de renda</w:t>
            </w:r>
          </w:p>
        </w:tc>
        <w:tc>
          <w:tcPr>
            <w:tcW w:w="756" w:type="dxa"/>
            <w:noWrap/>
            <w:hideMark/>
          </w:tcPr>
          <w:p w14:paraId="36C44123" w14:textId="77777777" w:rsidR="00842588" w:rsidRPr="00552373" w:rsidRDefault="00842588" w:rsidP="00AE55C5">
            <w:pPr>
              <w:pStyle w:val="Textotabela"/>
            </w:pPr>
          </w:p>
        </w:tc>
        <w:tc>
          <w:tcPr>
            <w:tcW w:w="1317" w:type="dxa"/>
            <w:noWrap/>
            <w:hideMark/>
          </w:tcPr>
          <w:p w14:paraId="2203A047" w14:textId="77777777" w:rsidR="00842588" w:rsidRPr="00552373" w:rsidRDefault="00842588" w:rsidP="00AE55C5">
            <w:pPr>
              <w:pStyle w:val="Textotabela"/>
            </w:pPr>
          </w:p>
        </w:tc>
        <w:tc>
          <w:tcPr>
            <w:tcW w:w="895" w:type="dxa"/>
            <w:noWrap/>
            <w:hideMark/>
          </w:tcPr>
          <w:p w14:paraId="00287EFE" w14:textId="77777777" w:rsidR="00842588" w:rsidRPr="00552373" w:rsidRDefault="00842588" w:rsidP="00AE55C5">
            <w:pPr>
              <w:pStyle w:val="Textotabela"/>
            </w:pPr>
          </w:p>
        </w:tc>
        <w:tc>
          <w:tcPr>
            <w:tcW w:w="1178" w:type="dxa"/>
            <w:noWrap/>
            <w:hideMark/>
          </w:tcPr>
          <w:p w14:paraId="2C9C766B" w14:textId="77777777" w:rsidR="00842588" w:rsidRPr="00552373" w:rsidRDefault="00842588" w:rsidP="00AE55C5">
            <w:pPr>
              <w:pStyle w:val="Textotabela"/>
            </w:pPr>
          </w:p>
        </w:tc>
        <w:tc>
          <w:tcPr>
            <w:tcW w:w="1003" w:type="dxa"/>
            <w:noWrap/>
            <w:hideMark/>
          </w:tcPr>
          <w:p w14:paraId="1672A44A" w14:textId="77777777" w:rsidR="007B4F62" w:rsidRDefault="007B4F62" w:rsidP="00AE55C5">
            <w:pPr>
              <w:pStyle w:val="Textotabela"/>
              <w:rPr>
                <w:ins w:id="497" w:author="GSPLM" w:date="2025-01-20T18:27:00Z" w16du:dateUtc="2025-01-20T21:27:00Z"/>
              </w:rPr>
            </w:pPr>
            <w:ins w:id="498" w:author="GSPLM" w:date="2025-01-20T18:27:00Z" w16du:dateUtc="2025-01-20T21:27:00Z">
              <w:r>
                <w:t>0,0101*</w:t>
              </w:r>
            </w:ins>
          </w:p>
          <w:p w14:paraId="51B8CB38" w14:textId="0BBE1685" w:rsidR="00842588" w:rsidRPr="00552373" w:rsidRDefault="00842588" w:rsidP="00AE55C5">
            <w:pPr>
              <w:pStyle w:val="Textotabela"/>
            </w:pPr>
            <w:del w:id="499" w:author="GSPLM" w:date="2025-01-20T18:27:00Z" w16du:dateUtc="2025-01-20T21:27:00Z">
              <w:r w:rsidRPr="00552373" w:rsidDel="007B4F62">
                <w:delText>0.0101*</w:delText>
              </w:r>
            </w:del>
          </w:p>
        </w:tc>
      </w:tr>
      <w:tr w:rsidR="009B4C8C" w:rsidRPr="00552373" w14:paraId="69821DA2" w14:textId="77777777" w:rsidTr="009B4C8C">
        <w:trPr>
          <w:trHeight w:val="216"/>
        </w:trPr>
        <w:tc>
          <w:tcPr>
            <w:tcW w:w="294" w:type="dxa"/>
            <w:noWrap/>
            <w:hideMark/>
          </w:tcPr>
          <w:p w14:paraId="26436242" w14:textId="77777777" w:rsidR="009B4C8C" w:rsidRPr="00552373" w:rsidRDefault="009B4C8C" w:rsidP="009B4C8C">
            <w:pPr>
              <w:pStyle w:val="Textotabela"/>
            </w:pPr>
          </w:p>
        </w:tc>
        <w:tc>
          <w:tcPr>
            <w:tcW w:w="3039" w:type="dxa"/>
            <w:noWrap/>
            <w:hideMark/>
          </w:tcPr>
          <w:p w14:paraId="2B0BE0F5" w14:textId="77777777" w:rsidR="009B4C8C" w:rsidRDefault="009B4C8C" w:rsidP="009B4C8C">
            <w:pPr>
              <w:pStyle w:val="Textotabela"/>
              <w:rPr>
                <w:ins w:id="500" w:author="GSPLM" w:date="2025-01-20T18:28:00Z" w16du:dateUtc="2025-01-20T21:28:00Z"/>
              </w:rPr>
            </w:pPr>
            <w:ins w:id="501" w:author="GSPLM" w:date="2025-01-20T18:28:00Z" w16du:dateUtc="2025-01-20T21:28:00Z">
              <w:r>
                <w:t>Acima de R$10.000,00</w:t>
              </w:r>
            </w:ins>
          </w:p>
          <w:p w14:paraId="021D34D4" w14:textId="1DC2B3B4" w:rsidR="009B4C8C" w:rsidRPr="00552373" w:rsidRDefault="009B4C8C" w:rsidP="009B4C8C">
            <w:pPr>
              <w:pStyle w:val="Textotabela"/>
            </w:pPr>
            <w:del w:id="502" w:author="GSPLM" w:date="2025-01-20T18:27:00Z" w16du:dateUtc="2025-01-20T21:27:00Z">
              <w:r w:rsidRPr="00552373" w:rsidDel="007B4F62">
                <w:delText>Acima de R$10.000</w:delText>
              </w:r>
            </w:del>
          </w:p>
        </w:tc>
        <w:tc>
          <w:tcPr>
            <w:tcW w:w="756" w:type="dxa"/>
            <w:noWrap/>
            <w:hideMark/>
          </w:tcPr>
          <w:p w14:paraId="35805AFE" w14:textId="77777777" w:rsidR="009B4C8C" w:rsidRPr="00552373" w:rsidRDefault="009B4C8C" w:rsidP="009B4C8C">
            <w:pPr>
              <w:pStyle w:val="Textotabela"/>
            </w:pPr>
            <w:r w:rsidRPr="00552373">
              <w:t>1</w:t>
            </w:r>
          </w:p>
        </w:tc>
        <w:tc>
          <w:tcPr>
            <w:tcW w:w="1317" w:type="dxa"/>
            <w:noWrap/>
            <w:hideMark/>
          </w:tcPr>
          <w:p w14:paraId="202D9C57" w14:textId="77777777" w:rsidR="009B4C8C" w:rsidRDefault="009B4C8C" w:rsidP="009B4C8C">
            <w:pPr>
              <w:pStyle w:val="Textotabela"/>
              <w:rPr>
                <w:ins w:id="503" w:author="GSPLM" w:date="2025-01-20T18:27:00Z" w16du:dateUtc="2025-01-20T21:27:00Z"/>
              </w:rPr>
            </w:pPr>
            <w:ins w:id="504" w:author="GSPLM" w:date="2025-01-20T18:27:00Z" w16du:dateUtc="2025-01-20T21:27:00Z">
              <w:r>
                <w:t>2,7</w:t>
              </w:r>
            </w:ins>
          </w:p>
          <w:p w14:paraId="182FA209" w14:textId="71C4A652" w:rsidR="009B4C8C" w:rsidRPr="00552373" w:rsidRDefault="009B4C8C" w:rsidP="009B4C8C">
            <w:pPr>
              <w:pStyle w:val="Textotabela"/>
            </w:pPr>
            <w:del w:id="505" w:author="GSPLM" w:date="2025-01-20T18:27:00Z" w16du:dateUtc="2025-01-20T21:27:00Z">
              <w:r w:rsidRPr="00552373" w:rsidDel="007B4F62">
                <w:delText>2.7</w:delText>
              </w:r>
            </w:del>
          </w:p>
        </w:tc>
        <w:tc>
          <w:tcPr>
            <w:tcW w:w="895" w:type="dxa"/>
            <w:noWrap/>
            <w:hideMark/>
          </w:tcPr>
          <w:p w14:paraId="766802FE" w14:textId="77777777" w:rsidR="009B4C8C" w:rsidRPr="00552373" w:rsidRDefault="009B4C8C" w:rsidP="009B4C8C">
            <w:pPr>
              <w:pStyle w:val="Textotabela"/>
            </w:pPr>
            <w:r w:rsidRPr="00552373">
              <w:t>0</w:t>
            </w:r>
          </w:p>
        </w:tc>
        <w:tc>
          <w:tcPr>
            <w:tcW w:w="1178" w:type="dxa"/>
            <w:noWrap/>
            <w:hideMark/>
          </w:tcPr>
          <w:p w14:paraId="0F47AE4E" w14:textId="77777777" w:rsidR="009B4C8C" w:rsidRPr="00552373" w:rsidRDefault="009B4C8C" w:rsidP="009B4C8C">
            <w:pPr>
              <w:pStyle w:val="Textotabela"/>
            </w:pPr>
            <w:r w:rsidRPr="00552373">
              <w:t>0</w:t>
            </w:r>
          </w:p>
        </w:tc>
        <w:tc>
          <w:tcPr>
            <w:tcW w:w="1003" w:type="dxa"/>
            <w:noWrap/>
            <w:hideMark/>
          </w:tcPr>
          <w:p w14:paraId="514BF1A5" w14:textId="77777777" w:rsidR="009B4C8C" w:rsidRPr="00552373" w:rsidRDefault="009B4C8C" w:rsidP="009B4C8C">
            <w:pPr>
              <w:pStyle w:val="Textotabela"/>
            </w:pPr>
          </w:p>
        </w:tc>
      </w:tr>
      <w:tr w:rsidR="009B4C8C" w:rsidRPr="00552373" w14:paraId="1AA78A5E" w14:textId="77777777" w:rsidTr="009B4C8C">
        <w:trPr>
          <w:trHeight w:val="216"/>
        </w:trPr>
        <w:tc>
          <w:tcPr>
            <w:tcW w:w="294" w:type="dxa"/>
            <w:noWrap/>
            <w:hideMark/>
          </w:tcPr>
          <w:p w14:paraId="3FB7AFC3" w14:textId="77777777" w:rsidR="009B4C8C" w:rsidRPr="00552373" w:rsidRDefault="009B4C8C" w:rsidP="009B4C8C">
            <w:pPr>
              <w:pStyle w:val="Textotabela"/>
            </w:pPr>
          </w:p>
        </w:tc>
        <w:tc>
          <w:tcPr>
            <w:tcW w:w="3039" w:type="dxa"/>
            <w:noWrap/>
            <w:hideMark/>
          </w:tcPr>
          <w:p w14:paraId="01C1E4C9" w14:textId="77777777" w:rsidR="009B4C8C" w:rsidRDefault="009B4C8C" w:rsidP="009B4C8C">
            <w:pPr>
              <w:pStyle w:val="Textotabela"/>
              <w:rPr>
                <w:ins w:id="506" w:author="GSPLM" w:date="2025-01-20T18:28:00Z" w16du:dateUtc="2025-01-20T21:28:00Z"/>
              </w:rPr>
            </w:pPr>
            <w:ins w:id="507" w:author="GSPLM" w:date="2025-01-20T18:28:00Z" w16du:dateUtc="2025-01-20T21:28:00Z">
              <w:r>
                <w:t>Até R$1.000,00</w:t>
              </w:r>
            </w:ins>
          </w:p>
          <w:p w14:paraId="04DE9280" w14:textId="71BA3936" w:rsidR="009B4C8C" w:rsidRPr="00552373" w:rsidRDefault="009B4C8C" w:rsidP="009B4C8C">
            <w:pPr>
              <w:pStyle w:val="Textotabela"/>
            </w:pPr>
            <w:del w:id="508" w:author="GSPLM" w:date="2025-01-20T18:27:00Z" w16du:dateUtc="2025-01-20T21:27:00Z">
              <w:r w:rsidRPr="00552373" w:rsidDel="007B4F62">
                <w:delText>Até R$1.000</w:delText>
              </w:r>
            </w:del>
          </w:p>
        </w:tc>
        <w:tc>
          <w:tcPr>
            <w:tcW w:w="756" w:type="dxa"/>
            <w:noWrap/>
            <w:hideMark/>
          </w:tcPr>
          <w:p w14:paraId="69A6F6FD" w14:textId="77777777" w:rsidR="009B4C8C" w:rsidRPr="00552373" w:rsidRDefault="009B4C8C" w:rsidP="009B4C8C">
            <w:pPr>
              <w:pStyle w:val="Textotabela"/>
            </w:pPr>
            <w:r w:rsidRPr="00552373">
              <w:t>0</w:t>
            </w:r>
          </w:p>
        </w:tc>
        <w:tc>
          <w:tcPr>
            <w:tcW w:w="1317" w:type="dxa"/>
            <w:noWrap/>
            <w:hideMark/>
          </w:tcPr>
          <w:p w14:paraId="455E347B" w14:textId="77777777" w:rsidR="009B4C8C" w:rsidRPr="00552373" w:rsidRDefault="009B4C8C" w:rsidP="009B4C8C">
            <w:pPr>
              <w:pStyle w:val="Textotabela"/>
            </w:pPr>
            <w:r w:rsidRPr="00552373">
              <w:t>0</w:t>
            </w:r>
          </w:p>
        </w:tc>
        <w:tc>
          <w:tcPr>
            <w:tcW w:w="895" w:type="dxa"/>
            <w:noWrap/>
            <w:hideMark/>
          </w:tcPr>
          <w:p w14:paraId="4A103417" w14:textId="77777777" w:rsidR="009B4C8C" w:rsidRPr="00552373" w:rsidRDefault="009B4C8C" w:rsidP="009B4C8C">
            <w:pPr>
              <w:pStyle w:val="Textotabela"/>
            </w:pPr>
            <w:r w:rsidRPr="00552373">
              <w:t>5</w:t>
            </w:r>
          </w:p>
        </w:tc>
        <w:tc>
          <w:tcPr>
            <w:tcW w:w="1178" w:type="dxa"/>
            <w:noWrap/>
            <w:hideMark/>
          </w:tcPr>
          <w:p w14:paraId="3936F4F0" w14:textId="77777777" w:rsidR="009B4C8C" w:rsidRDefault="009B4C8C" w:rsidP="009B4C8C">
            <w:pPr>
              <w:pStyle w:val="Textotabela"/>
              <w:rPr>
                <w:ins w:id="509" w:author="GSPLM" w:date="2025-01-20T18:27:00Z" w16du:dateUtc="2025-01-20T21:27:00Z"/>
              </w:rPr>
            </w:pPr>
            <w:ins w:id="510" w:author="GSPLM" w:date="2025-01-20T18:27:00Z" w16du:dateUtc="2025-01-20T21:27:00Z">
              <w:r>
                <w:t>13,2</w:t>
              </w:r>
            </w:ins>
          </w:p>
          <w:p w14:paraId="6AAB354A" w14:textId="65D50BEA" w:rsidR="009B4C8C" w:rsidRPr="00552373" w:rsidRDefault="009B4C8C" w:rsidP="009B4C8C">
            <w:pPr>
              <w:pStyle w:val="Textotabela"/>
            </w:pPr>
            <w:del w:id="511" w:author="GSPLM" w:date="2025-01-20T18:27:00Z" w16du:dateUtc="2025-01-20T21:27:00Z">
              <w:r w:rsidRPr="00552373" w:rsidDel="007B4F62">
                <w:delText>13.2</w:delText>
              </w:r>
            </w:del>
          </w:p>
        </w:tc>
        <w:tc>
          <w:tcPr>
            <w:tcW w:w="1003" w:type="dxa"/>
            <w:noWrap/>
            <w:hideMark/>
          </w:tcPr>
          <w:p w14:paraId="32D46EB3" w14:textId="77777777" w:rsidR="009B4C8C" w:rsidRPr="00552373" w:rsidRDefault="009B4C8C" w:rsidP="009B4C8C">
            <w:pPr>
              <w:pStyle w:val="Textotabela"/>
            </w:pPr>
          </w:p>
        </w:tc>
      </w:tr>
      <w:tr w:rsidR="009B4C8C" w:rsidRPr="00552373" w14:paraId="0440CBD2" w14:textId="77777777" w:rsidTr="009B4C8C">
        <w:trPr>
          <w:trHeight w:val="216"/>
        </w:trPr>
        <w:tc>
          <w:tcPr>
            <w:tcW w:w="294" w:type="dxa"/>
            <w:noWrap/>
            <w:hideMark/>
          </w:tcPr>
          <w:p w14:paraId="2873FA9D" w14:textId="77777777" w:rsidR="009B4C8C" w:rsidRPr="00552373" w:rsidRDefault="009B4C8C" w:rsidP="009B4C8C">
            <w:pPr>
              <w:pStyle w:val="Textotabela"/>
            </w:pPr>
          </w:p>
        </w:tc>
        <w:tc>
          <w:tcPr>
            <w:tcW w:w="3039" w:type="dxa"/>
            <w:noWrap/>
            <w:hideMark/>
          </w:tcPr>
          <w:p w14:paraId="046210F0" w14:textId="067294F7" w:rsidR="009B4C8C" w:rsidRPr="00552373" w:rsidRDefault="009B4C8C" w:rsidP="009B4C8C">
            <w:pPr>
              <w:pStyle w:val="Textotabela"/>
            </w:pPr>
            <w:ins w:id="512" w:author="GSPLM" w:date="2025-01-20T18:28:00Z" w16du:dateUtc="2025-01-20T21:28:00Z">
              <w:r>
                <w:t>R$1.001,00 - R$3.000,00</w:t>
              </w:r>
            </w:ins>
            <w:del w:id="513" w:author="GSPLM" w:date="2025-01-20T18:27:00Z" w16du:dateUtc="2025-01-20T21:27:00Z">
              <w:r w:rsidRPr="00552373" w:rsidDel="007B4F62">
                <w:delText>R$1.001 - R$3.000</w:delText>
              </w:r>
            </w:del>
          </w:p>
        </w:tc>
        <w:tc>
          <w:tcPr>
            <w:tcW w:w="756" w:type="dxa"/>
            <w:noWrap/>
            <w:hideMark/>
          </w:tcPr>
          <w:p w14:paraId="413067A2" w14:textId="77777777" w:rsidR="009B4C8C" w:rsidRPr="00552373" w:rsidRDefault="009B4C8C" w:rsidP="009B4C8C">
            <w:pPr>
              <w:pStyle w:val="Textotabela"/>
            </w:pPr>
            <w:r w:rsidRPr="00552373">
              <w:t>18</w:t>
            </w:r>
          </w:p>
        </w:tc>
        <w:tc>
          <w:tcPr>
            <w:tcW w:w="1317" w:type="dxa"/>
            <w:noWrap/>
            <w:hideMark/>
          </w:tcPr>
          <w:p w14:paraId="71EC454B" w14:textId="77777777" w:rsidR="009B4C8C" w:rsidRDefault="009B4C8C" w:rsidP="009B4C8C">
            <w:pPr>
              <w:pStyle w:val="Textotabela"/>
              <w:rPr>
                <w:ins w:id="514" w:author="GSPLM" w:date="2025-01-20T18:27:00Z" w16du:dateUtc="2025-01-20T21:27:00Z"/>
              </w:rPr>
            </w:pPr>
            <w:ins w:id="515" w:author="GSPLM" w:date="2025-01-20T18:27:00Z" w16du:dateUtc="2025-01-20T21:27:00Z">
              <w:r>
                <w:t>48,6</w:t>
              </w:r>
            </w:ins>
          </w:p>
          <w:p w14:paraId="79047E46" w14:textId="0E8A7D0E" w:rsidR="009B4C8C" w:rsidRPr="00552373" w:rsidRDefault="009B4C8C" w:rsidP="009B4C8C">
            <w:pPr>
              <w:pStyle w:val="Textotabela"/>
            </w:pPr>
            <w:del w:id="516" w:author="GSPLM" w:date="2025-01-20T18:27:00Z" w16du:dateUtc="2025-01-20T21:27:00Z">
              <w:r w:rsidRPr="00552373" w:rsidDel="007B4F62">
                <w:delText>48.6</w:delText>
              </w:r>
            </w:del>
          </w:p>
        </w:tc>
        <w:tc>
          <w:tcPr>
            <w:tcW w:w="895" w:type="dxa"/>
            <w:noWrap/>
            <w:hideMark/>
          </w:tcPr>
          <w:p w14:paraId="3C6D4E1F" w14:textId="77777777" w:rsidR="009B4C8C" w:rsidRPr="00552373" w:rsidRDefault="009B4C8C" w:rsidP="009B4C8C">
            <w:pPr>
              <w:pStyle w:val="Textotabela"/>
            </w:pPr>
            <w:r w:rsidRPr="00552373">
              <w:t>25</w:t>
            </w:r>
          </w:p>
        </w:tc>
        <w:tc>
          <w:tcPr>
            <w:tcW w:w="1178" w:type="dxa"/>
            <w:noWrap/>
            <w:hideMark/>
          </w:tcPr>
          <w:p w14:paraId="33EC91FF" w14:textId="77777777" w:rsidR="009B4C8C" w:rsidRDefault="009B4C8C" w:rsidP="009B4C8C">
            <w:pPr>
              <w:pStyle w:val="Textotabela"/>
              <w:rPr>
                <w:ins w:id="517" w:author="GSPLM" w:date="2025-01-20T18:27:00Z" w16du:dateUtc="2025-01-20T21:27:00Z"/>
              </w:rPr>
            </w:pPr>
            <w:ins w:id="518" w:author="GSPLM" w:date="2025-01-20T18:27:00Z" w16du:dateUtc="2025-01-20T21:27:00Z">
              <w:r>
                <w:t>65,8</w:t>
              </w:r>
            </w:ins>
          </w:p>
          <w:p w14:paraId="485ADD7E" w14:textId="6808C7F9" w:rsidR="009B4C8C" w:rsidRPr="00552373" w:rsidRDefault="009B4C8C" w:rsidP="009B4C8C">
            <w:pPr>
              <w:pStyle w:val="Textotabela"/>
            </w:pPr>
            <w:del w:id="519" w:author="GSPLM" w:date="2025-01-20T18:27:00Z" w16du:dateUtc="2025-01-20T21:27:00Z">
              <w:r w:rsidRPr="00552373" w:rsidDel="007B4F62">
                <w:delText>65.8</w:delText>
              </w:r>
            </w:del>
          </w:p>
        </w:tc>
        <w:tc>
          <w:tcPr>
            <w:tcW w:w="1003" w:type="dxa"/>
            <w:noWrap/>
            <w:hideMark/>
          </w:tcPr>
          <w:p w14:paraId="73AE640A" w14:textId="77777777" w:rsidR="009B4C8C" w:rsidRPr="00552373" w:rsidRDefault="009B4C8C" w:rsidP="009B4C8C">
            <w:pPr>
              <w:pStyle w:val="Textotabela"/>
            </w:pPr>
          </w:p>
        </w:tc>
      </w:tr>
      <w:tr w:rsidR="009B4C8C" w:rsidRPr="00552373" w14:paraId="63605D4C" w14:textId="77777777" w:rsidTr="009B4C8C">
        <w:trPr>
          <w:trHeight w:val="216"/>
        </w:trPr>
        <w:tc>
          <w:tcPr>
            <w:tcW w:w="294" w:type="dxa"/>
            <w:noWrap/>
            <w:hideMark/>
          </w:tcPr>
          <w:p w14:paraId="44D7F840" w14:textId="77777777" w:rsidR="009B4C8C" w:rsidRPr="00552373" w:rsidRDefault="009B4C8C" w:rsidP="009B4C8C">
            <w:pPr>
              <w:pStyle w:val="Textotabela"/>
            </w:pPr>
          </w:p>
        </w:tc>
        <w:tc>
          <w:tcPr>
            <w:tcW w:w="3039" w:type="dxa"/>
            <w:noWrap/>
            <w:hideMark/>
          </w:tcPr>
          <w:p w14:paraId="74C98612" w14:textId="77777777" w:rsidR="009B4C8C" w:rsidRDefault="009B4C8C" w:rsidP="009B4C8C">
            <w:pPr>
              <w:pStyle w:val="Textotabela"/>
              <w:rPr>
                <w:ins w:id="520" w:author="GSPLM" w:date="2025-01-20T18:28:00Z" w16du:dateUtc="2025-01-20T21:28:00Z"/>
              </w:rPr>
            </w:pPr>
            <w:ins w:id="521" w:author="GSPLM" w:date="2025-01-20T18:28:00Z" w16du:dateUtc="2025-01-20T21:28:00Z">
              <w:r>
                <w:t>R$3.001,00 - R$5.000,00</w:t>
              </w:r>
            </w:ins>
          </w:p>
          <w:p w14:paraId="2C5B9B99" w14:textId="28222DAC" w:rsidR="009B4C8C" w:rsidRPr="00552373" w:rsidRDefault="009B4C8C" w:rsidP="009B4C8C">
            <w:pPr>
              <w:pStyle w:val="Textotabela"/>
            </w:pPr>
            <w:del w:id="522" w:author="GSPLM" w:date="2025-01-20T18:27:00Z" w16du:dateUtc="2025-01-20T21:27:00Z">
              <w:r w:rsidRPr="00552373" w:rsidDel="007B4F62">
                <w:delText>R$3.001 - R$5.000</w:delText>
              </w:r>
            </w:del>
          </w:p>
        </w:tc>
        <w:tc>
          <w:tcPr>
            <w:tcW w:w="756" w:type="dxa"/>
            <w:noWrap/>
            <w:hideMark/>
          </w:tcPr>
          <w:p w14:paraId="516D0915" w14:textId="77777777" w:rsidR="009B4C8C" w:rsidRPr="00552373" w:rsidRDefault="009B4C8C" w:rsidP="009B4C8C">
            <w:pPr>
              <w:pStyle w:val="Textotabela"/>
            </w:pPr>
            <w:r w:rsidRPr="00552373">
              <w:t>14</w:t>
            </w:r>
          </w:p>
        </w:tc>
        <w:tc>
          <w:tcPr>
            <w:tcW w:w="1317" w:type="dxa"/>
            <w:noWrap/>
            <w:hideMark/>
          </w:tcPr>
          <w:p w14:paraId="01BFB7D5" w14:textId="77777777" w:rsidR="009B4C8C" w:rsidRDefault="009B4C8C" w:rsidP="009B4C8C">
            <w:pPr>
              <w:pStyle w:val="Textotabela"/>
              <w:rPr>
                <w:ins w:id="523" w:author="GSPLM" w:date="2025-01-20T18:27:00Z" w16du:dateUtc="2025-01-20T21:27:00Z"/>
              </w:rPr>
            </w:pPr>
            <w:ins w:id="524" w:author="GSPLM" w:date="2025-01-20T18:27:00Z" w16du:dateUtc="2025-01-20T21:27:00Z">
              <w:r>
                <w:t>37,8</w:t>
              </w:r>
            </w:ins>
          </w:p>
          <w:p w14:paraId="5F0255ED" w14:textId="6C0E7587" w:rsidR="009B4C8C" w:rsidRPr="00552373" w:rsidRDefault="009B4C8C" w:rsidP="009B4C8C">
            <w:pPr>
              <w:pStyle w:val="Textotabela"/>
            </w:pPr>
            <w:del w:id="525" w:author="GSPLM" w:date="2025-01-20T18:27:00Z" w16du:dateUtc="2025-01-20T21:27:00Z">
              <w:r w:rsidRPr="00552373" w:rsidDel="007B4F62">
                <w:delText>37.8</w:delText>
              </w:r>
            </w:del>
          </w:p>
        </w:tc>
        <w:tc>
          <w:tcPr>
            <w:tcW w:w="895" w:type="dxa"/>
            <w:noWrap/>
            <w:hideMark/>
          </w:tcPr>
          <w:p w14:paraId="77A74321" w14:textId="77777777" w:rsidR="009B4C8C" w:rsidRPr="00552373" w:rsidRDefault="009B4C8C" w:rsidP="009B4C8C">
            <w:pPr>
              <w:pStyle w:val="Textotabela"/>
            </w:pPr>
            <w:r w:rsidRPr="00552373">
              <w:t>5</w:t>
            </w:r>
          </w:p>
        </w:tc>
        <w:tc>
          <w:tcPr>
            <w:tcW w:w="1178" w:type="dxa"/>
            <w:noWrap/>
            <w:hideMark/>
          </w:tcPr>
          <w:p w14:paraId="537E4E6A" w14:textId="77777777" w:rsidR="009B4C8C" w:rsidRDefault="009B4C8C" w:rsidP="009B4C8C">
            <w:pPr>
              <w:pStyle w:val="Textotabela"/>
              <w:rPr>
                <w:ins w:id="526" w:author="GSPLM" w:date="2025-01-20T18:27:00Z" w16du:dateUtc="2025-01-20T21:27:00Z"/>
              </w:rPr>
            </w:pPr>
            <w:ins w:id="527" w:author="GSPLM" w:date="2025-01-20T18:27:00Z" w16du:dateUtc="2025-01-20T21:27:00Z">
              <w:r>
                <w:t>13,2</w:t>
              </w:r>
            </w:ins>
          </w:p>
          <w:p w14:paraId="66C7479D" w14:textId="0A900E39" w:rsidR="009B4C8C" w:rsidRPr="00552373" w:rsidRDefault="009B4C8C" w:rsidP="009B4C8C">
            <w:pPr>
              <w:pStyle w:val="Textotabela"/>
            </w:pPr>
            <w:del w:id="528" w:author="GSPLM" w:date="2025-01-20T18:27:00Z" w16du:dateUtc="2025-01-20T21:27:00Z">
              <w:r w:rsidRPr="00552373" w:rsidDel="007B4F62">
                <w:delText>13.2</w:delText>
              </w:r>
            </w:del>
          </w:p>
        </w:tc>
        <w:tc>
          <w:tcPr>
            <w:tcW w:w="1003" w:type="dxa"/>
            <w:noWrap/>
            <w:hideMark/>
          </w:tcPr>
          <w:p w14:paraId="2E1E81A5" w14:textId="77777777" w:rsidR="009B4C8C" w:rsidRPr="00552373" w:rsidRDefault="009B4C8C" w:rsidP="009B4C8C">
            <w:pPr>
              <w:pStyle w:val="Textotabela"/>
            </w:pPr>
          </w:p>
        </w:tc>
      </w:tr>
      <w:tr w:rsidR="009B4C8C" w:rsidRPr="00552373" w14:paraId="552D96DF" w14:textId="77777777" w:rsidTr="009B4C8C">
        <w:trPr>
          <w:trHeight w:val="216"/>
        </w:trPr>
        <w:tc>
          <w:tcPr>
            <w:tcW w:w="294" w:type="dxa"/>
            <w:noWrap/>
            <w:hideMark/>
          </w:tcPr>
          <w:p w14:paraId="02E81BF5" w14:textId="77777777" w:rsidR="009B4C8C" w:rsidRPr="00552373" w:rsidRDefault="009B4C8C" w:rsidP="009B4C8C">
            <w:pPr>
              <w:pStyle w:val="Textotabela"/>
            </w:pPr>
          </w:p>
        </w:tc>
        <w:tc>
          <w:tcPr>
            <w:tcW w:w="3039" w:type="dxa"/>
            <w:noWrap/>
            <w:hideMark/>
          </w:tcPr>
          <w:p w14:paraId="7229562B" w14:textId="77777777" w:rsidR="009B4C8C" w:rsidRDefault="009B4C8C" w:rsidP="009B4C8C">
            <w:pPr>
              <w:pStyle w:val="Textotabela"/>
              <w:rPr>
                <w:ins w:id="529" w:author="GSPLM" w:date="2025-01-20T18:28:00Z" w16du:dateUtc="2025-01-20T21:28:00Z"/>
              </w:rPr>
            </w:pPr>
            <w:ins w:id="530" w:author="GSPLM" w:date="2025-01-20T18:28:00Z" w16du:dateUtc="2025-01-20T21:28:00Z">
              <w:r>
                <w:t>R$5.000,00 - R$10.000,00</w:t>
              </w:r>
            </w:ins>
          </w:p>
          <w:p w14:paraId="1D853656" w14:textId="370E7F32" w:rsidR="009B4C8C" w:rsidRPr="00552373" w:rsidRDefault="009B4C8C" w:rsidP="009B4C8C">
            <w:pPr>
              <w:pStyle w:val="Textotabela"/>
            </w:pPr>
            <w:del w:id="531" w:author="GSPLM" w:date="2025-01-20T18:27:00Z" w16du:dateUtc="2025-01-20T21:27:00Z">
              <w:r w:rsidRPr="00552373" w:rsidDel="007B4F62">
                <w:delText>R$5.000 - R$10.000</w:delText>
              </w:r>
            </w:del>
          </w:p>
        </w:tc>
        <w:tc>
          <w:tcPr>
            <w:tcW w:w="756" w:type="dxa"/>
            <w:noWrap/>
            <w:hideMark/>
          </w:tcPr>
          <w:p w14:paraId="1A823ACB" w14:textId="77777777" w:rsidR="009B4C8C" w:rsidRPr="00552373" w:rsidRDefault="009B4C8C" w:rsidP="009B4C8C">
            <w:pPr>
              <w:pStyle w:val="Textotabela"/>
            </w:pPr>
            <w:r w:rsidRPr="00552373">
              <w:t>4</w:t>
            </w:r>
          </w:p>
        </w:tc>
        <w:tc>
          <w:tcPr>
            <w:tcW w:w="1317" w:type="dxa"/>
            <w:noWrap/>
            <w:hideMark/>
          </w:tcPr>
          <w:p w14:paraId="22BCA4F2" w14:textId="77777777" w:rsidR="009B4C8C" w:rsidRDefault="009B4C8C" w:rsidP="009B4C8C">
            <w:pPr>
              <w:pStyle w:val="Textotabela"/>
              <w:rPr>
                <w:ins w:id="532" w:author="GSPLM" w:date="2025-01-20T18:28:00Z" w16du:dateUtc="2025-01-20T21:28:00Z"/>
              </w:rPr>
            </w:pPr>
            <w:ins w:id="533" w:author="GSPLM" w:date="2025-01-20T18:28:00Z" w16du:dateUtc="2025-01-20T21:28:00Z">
              <w:r>
                <w:t>10,8</w:t>
              </w:r>
            </w:ins>
          </w:p>
          <w:p w14:paraId="1116350C" w14:textId="4F5248B8" w:rsidR="009B4C8C" w:rsidRPr="00552373" w:rsidRDefault="009B4C8C" w:rsidP="009B4C8C">
            <w:pPr>
              <w:pStyle w:val="Textotabela"/>
            </w:pPr>
            <w:del w:id="534" w:author="GSPLM" w:date="2025-01-20T18:28:00Z" w16du:dateUtc="2025-01-20T21:28:00Z">
              <w:r w:rsidRPr="00552373" w:rsidDel="007B4F62">
                <w:delText>10.8</w:delText>
              </w:r>
            </w:del>
          </w:p>
        </w:tc>
        <w:tc>
          <w:tcPr>
            <w:tcW w:w="895" w:type="dxa"/>
            <w:noWrap/>
            <w:hideMark/>
          </w:tcPr>
          <w:p w14:paraId="1BFDC2C9" w14:textId="77777777" w:rsidR="009B4C8C" w:rsidRPr="00552373" w:rsidRDefault="009B4C8C" w:rsidP="009B4C8C">
            <w:pPr>
              <w:pStyle w:val="Textotabela"/>
            </w:pPr>
            <w:r w:rsidRPr="00552373">
              <w:t>3</w:t>
            </w:r>
          </w:p>
        </w:tc>
        <w:tc>
          <w:tcPr>
            <w:tcW w:w="1178" w:type="dxa"/>
            <w:noWrap/>
            <w:hideMark/>
          </w:tcPr>
          <w:p w14:paraId="63F1D704" w14:textId="77777777" w:rsidR="009B4C8C" w:rsidRDefault="009B4C8C" w:rsidP="009B4C8C">
            <w:pPr>
              <w:pStyle w:val="Textotabela"/>
              <w:rPr>
                <w:ins w:id="535" w:author="GSPLM" w:date="2025-01-20T18:28:00Z" w16du:dateUtc="2025-01-20T21:28:00Z"/>
              </w:rPr>
            </w:pPr>
            <w:ins w:id="536" w:author="GSPLM" w:date="2025-01-20T18:28:00Z" w16du:dateUtc="2025-01-20T21:28:00Z">
              <w:r>
                <w:t>7,9</w:t>
              </w:r>
            </w:ins>
          </w:p>
          <w:p w14:paraId="7126600D" w14:textId="28EB3F8D" w:rsidR="009B4C8C" w:rsidRPr="00552373" w:rsidRDefault="009B4C8C" w:rsidP="009B4C8C">
            <w:pPr>
              <w:pStyle w:val="Textotabela"/>
            </w:pPr>
            <w:del w:id="537" w:author="GSPLM" w:date="2025-01-20T18:28:00Z" w16du:dateUtc="2025-01-20T21:28:00Z">
              <w:r w:rsidRPr="00552373" w:rsidDel="007B4F62">
                <w:delText>7.9</w:delText>
              </w:r>
            </w:del>
          </w:p>
        </w:tc>
        <w:tc>
          <w:tcPr>
            <w:tcW w:w="1003" w:type="dxa"/>
            <w:noWrap/>
            <w:hideMark/>
          </w:tcPr>
          <w:p w14:paraId="6EEB5520" w14:textId="77777777" w:rsidR="009B4C8C" w:rsidRPr="00552373" w:rsidRDefault="009B4C8C" w:rsidP="009B4C8C">
            <w:pPr>
              <w:pStyle w:val="Textotabela"/>
            </w:pPr>
          </w:p>
        </w:tc>
      </w:tr>
      <w:tr w:rsidR="00842588" w:rsidRPr="00552373" w14:paraId="68F85310" w14:textId="77777777" w:rsidTr="009B4C8C">
        <w:trPr>
          <w:trHeight w:val="216"/>
        </w:trPr>
        <w:tc>
          <w:tcPr>
            <w:tcW w:w="3333" w:type="dxa"/>
            <w:gridSpan w:val="2"/>
            <w:noWrap/>
            <w:hideMark/>
          </w:tcPr>
          <w:p w14:paraId="5101D894" w14:textId="77777777" w:rsidR="00842588" w:rsidRPr="00552373" w:rsidRDefault="00842588" w:rsidP="00AE55C5">
            <w:pPr>
              <w:pStyle w:val="Textotabela"/>
            </w:pPr>
            <w:r w:rsidRPr="00552373">
              <w:t>Comorbidades</w:t>
            </w:r>
          </w:p>
        </w:tc>
        <w:tc>
          <w:tcPr>
            <w:tcW w:w="756" w:type="dxa"/>
            <w:noWrap/>
            <w:hideMark/>
          </w:tcPr>
          <w:p w14:paraId="4EDE915D" w14:textId="77777777" w:rsidR="00842588" w:rsidRPr="00552373" w:rsidRDefault="00842588" w:rsidP="00AE55C5">
            <w:pPr>
              <w:pStyle w:val="Textotabela"/>
            </w:pPr>
          </w:p>
        </w:tc>
        <w:tc>
          <w:tcPr>
            <w:tcW w:w="1317" w:type="dxa"/>
            <w:noWrap/>
            <w:hideMark/>
          </w:tcPr>
          <w:p w14:paraId="4B7B7054" w14:textId="77777777" w:rsidR="00842588" w:rsidRPr="00552373" w:rsidRDefault="00842588" w:rsidP="00AE55C5">
            <w:pPr>
              <w:pStyle w:val="Textotabela"/>
            </w:pPr>
          </w:p>
        </w:tc>
        <w:tc>
          <w:tcPr>
            <w:tcW w:w="895" w:type="dxa"/>
            <w:noWrap/>
            <w:hideMark/>
          </w:tcPr>
          <w:p w14:paraId="599134A9" w14:textId="77777777" w:rsidR="00842588" w:rsidRPr="00552373" w:rsidRDefault="00842588" w:rsidP="00AE55C5">
            <w:pPr>
              <w:pStyle w:val="Textotabela"/>
            </w:pPr>
          </w:p>
        </w:tc>
        <w:tc>
          <w:tcPr>
            <w:tcW w:w="1178" w:type="dxa"/>
            <w:noWrap/>
            <w:hideMark/>
          </w:tcPr>
          <w:p w14:paraId="329E11AF" w14:textId="77777777" w:rsidR="00842588" w:rsidRPr="00552373" w:rsidRDefault="00842588" w:rsidP="00AE55C5">
            <w:pPr>
              <w:pStyle w:val="Textotabela"/>
            </w:pPr>
          </w:p>
        </w:tc>
        <w:tc>
          <w:tcPr>
            <w:tcW w:w="1003" w:type="dxa"/>
            <w:noWrap/>
            <w:hideMark/>
          </w:tcPr>
          <w:p w14:paraId="6413DC53" w14:textId="77777777" w:rsidR="00842588" w:rsidRPr="00552373" w:rsidRDefault="00842588" w:rsidP="00AE55C5">
            <w:pPr>
              <w:pStyle w:val="Textotabela"/>
            </w:pPr>
          </w:p>
        </w:tc>
      </w:tr>
      <w:tr w:rsidR="00842588" w:rsidRPr="00552373" w14:paraId="06EB6A3D" w14:textId="77777777" w:rsidTr="009B4C8C">
        <w:trPr>
          <w:trHeight w:val="216"/>
        </w:trPr>
        <w:tc>
          <w:tcPr>
            <w:tcW w:w="294" w:type="dxa"/>
            <w:noWrap/>
            <w:hideMark/>
          </w:tcPr>
          <w:p w14:paraId="199770C5" w14:textId="77777777" w:rsidR="00842588" w:rsidRPr="00552373" w:rsidRDefault="00842588" w:rsidP="00AE55C5">
            <w:pPr>
              <w:pStyle w:val="Textotabela"/>
            </w:pPr>
          </w:p>
        </w:tc>
        <w:tc>
          <w:tcPr>
            <w:tcW w:w="3039" w:type="dxa"/>
            <w:noWrap/>
            <w:hideMark/>
          </w:tcPr>
          <w:p w14:paraId="61CDF4E1" w14:textId="77777777" w:rsidR="00842588" w:rsidRPr="00552373" w:rsidRDefault="00842588" w:rsidP="00AE55C5">
            <w:pPr>
              <w:pStyle w:val="Textotabela"/>
            </w:pPr>
            <w:r w:rsidRPr="00552373">
              <w:t>Hipertensão</w:t>
            </w:r>
          </w:p>
        </w:tc>
        <w:tc>
          <w:tcPr>
            <w:tcW w:w="756" w:type="dxa"/>
            <w:noWrap/>
            <w:hideMark/>
          </w:tcPr>
          <w:p w14:paraId="3538483C" w14:textId="77777777" w:rsidR="00842588" w:rsidRPr="00552373" w:rsidRDefault="00842588" w:rsidP="00AE55C5">
            <w:pPr>
              <w:pStyle w:val="Textotabela"/>
            </w:pPr>
            <w:r w:rsidRPr="00552373">
              <w:t>6</w:t>
            </w:r>
          </w:p>
        </w:tc>
        <w:tc>
          <w:tcPr>
            <w:tcW w:w="1317" w:type="dxa"/>
            <w:noWrap/>
            <w:hideMark/>
          </w:tcPr>
          <w:p w14:paraId="508D9EDA" w14:textId="77777777" w:rsidR="007B4F62" w:rsidRDefault="007B4F62" w:rsidP="00AE55C5">
            <w:pPr>
              <w:pStyle w:val="Textotabela"/>
              <w:rPr>
                <w:ins w:id="538" w:author="GSPLM" w:date="2025-01-20T18:28:00Z" w16du:dateUtc="2025-01-20T21:28:00Z"/>
              </w:rPr>
            </w:pPr>
            <w:ins w:id="539" w:author="GSPLM" w:date="2025-01-20T18:28:00Z" w16du:dateUtc="2025-01-20T21:28:00Z">
              <w:r>
                <w:t>16,2</w:t>
              </w:r>
            </w:ins>
          </w:p>
          <w:p w14:paraId="4B38003C" w14:textId="5FC2D5B6" w:rsidR="00842588" w:rsidRPr="00552373" w:rsidRDefault="00842588" w:rsidP="00AE55C5">
            <w:pPr>
              <w:pStyle w:val="Textotabela"/>
            </w:pPr>
            <w:del w:id="540" w:author="GSPLM" w:date="2025-01-20T18:28:00Z" w16du:dateUtc="2025-01-20T21:28:00Z">
              <w:r w:rsidRPr="00552373" w:rsidDel="007B4F62">
                <w:delText>16.2</w:delText>
              </w:r>
            </w:del>
          </w:p>
        </w:tc>
        <w:tc>
          <w:tcPr>
            <w:tcW w:w="895" w:type="dxa"/>
            <w:noWrap/>
            <w:hideMark/>
          </w:tcPr>
          <w:p w14:paraId="3E6DE0DA" w14:textId="77777777" w:rsidR="00842588" w:rsidRPr="00552373" w:rsidRDefault="00842588" w:rsidP="00AE55C5">
            <w:pPr>
              <w:pStyle w:val="Textotabela"/>
            </w:pPr>
            <w:r w:rsidRPr="00552373">
              <w:t>12</w:t>
            </w:r>
          </w:p>
        </w:tc>
        <w:tc>
          <w:tcPr>
            <w:tcW w:w="1178" w:type="dxa"/>
            <w:noWrap/>
            <w:hideMark/>
          </w:tcPr>
          <w:p w14:paraId="5F90294A" w14:textId="77777777" w:rsidR="007B4F62" w:rsidRDefault="007B4F62" w:rsidP="00AE55C5">
            <w:pPr>
              <w:pStyle w:val="Textotabela"/>
              <w:rPr>
                <w:ins w:id="541" w:author="GSPLM" w:date="2025-01-20T18:28:00Z" w16du:dateUtc="2025-01-20T21:28:00Z"/>
              </w:rPr>
            </w:pPr>
            <w:ins w:id="542" w:author="GSPLM" w:date="2025-01-20T18:28:00Z" w16du:dateUtc="2025-01-20T21:28:00Z">
              <w:r>
                <w:t>31,6</w:t>
              </w:r>
            </w:ins>
          </w:p>
          <w:p w14:paraId="1857E9FB" w14:textId="6CADB89C" w:rsidR="00842588" w:rsidRPr="00552373" w:rsidRDefault="00842588" w:rsidP="00AE55C5">
            <w:pPr>
              <w:pStyle w:val="Textotabela"/>
            </w:pPr>
            <w:del w:id="543" w:author="GSPLM" w:date="2025-01-20T18:28:00Z" w16du:dateUtc="2025-01-20T21:28:00Z">
              <w:r w:rsidRPr="00552373" w:rsidDel="007B4F62">
                <w:delText>31.6</w:delText>
              </w:r>
            </w:del>
          </w:p>
        </w:tc>
        <w:tc>
          <w:tcPr>
            <w:tcW w:w="1003" w:type="dxa"/>
            <w:noWrap/>
            <w:hideMark/>
          </w:tcPr>
          <w:p w14:paraId="015297B2" w14:textId="77777777" w:rsidR="007B4F62" w:rsidRDefault="007B4F62" w:rsidP="00AE55C5">
            <w:pPr>
              <w:pStyle w:val="Textotabela"/>
              <w:rPr>
                <w:ins w:id="544" w:author="GSPLM" w:date="2025-01-20T18:28:00Z" w16du:dateUtc="2025-01-20T21:28:00Z"/>
              </w:rPr>
            </w:pPr>
            <w:ins w:id="545" w:author="GSPLM" w:date="2025-01-20T18:28:00Z" w16du:dateUtc="2025-01-20T21:28:00Z">
              <w:r>
                <w:t>0,1981</w:t>
              </w:r>
            </w:ins>
          </w:p>
          <w:p w14:paraId="53CD52B9" w14:textId="0DFB6B5D" w:rsidR="00842588" w:rsidRPr="00552373" w:rsidRDefault="00842588" w:rsidP="00AE55C5">
            <w:pPr>
              <w:pStyle w:val="Textotabela"/>
            </w:pPr>
            <w:del w:id="546" w:author="GSPLM" w:date="2025-01-20T18:28:00Z" w16du:dateUtc="2025-01-20T21:28:00Z">
              <w:r w:rsidRPr="00552373" w:rsidDel="007B4F62">
                <w:delText>0.1981</w:delText>
              </w:r>
            </w:del>
          </w:p>
        </w:tc>
      </w:tr>
      <w:tr w:rsidR="00842588" w:rsidRPr="00552373" w14:paraId="600B2EAA" w14:textId="77777777" w:rsidTr="009B4C8C">
        <w:trPr>
          <w:trHeight w:val="216"/>
        </w:trPr>
        <w:tc>
          <w:tcPr>
            <w:tcW w:w="294" w:type="dxa"/>
            <w:noWrap/>
            <w:hideMark/>
          </w:tcPr>
          <w:p w14:paraId="10575046" w14:textId="77777777" w:rsidR="00842588" w:rsidRPr="00552373" w:rsidRDefault="00842588" w:rsidP="00AE55C5">
            <w:pPr>
              <w:pStyle w:val="Textotabela"/>
            </w:pPr>
          </w:p>
        </w:tc>
        <w:tc>
          <w:tcPr>
            <w:tcW w:w="3039" w:type="dxa"/>
            <w:noWrap/>
            <w:hideMark/>
          </w:tcPr>
          <w:p w14:paraId="00AF440E" w14:textId="77777777" w:rsidR="00842588" w:rsidRPr="00552373" w:rsidRDefault="00842588" w:rsidP="00AE55C5">
            <w:pPr>
              <w:pStyle w:val="Textotabela"/>
            </w:pPr>
            <w:r w:rsidRPr="00552373">
              <w:t>Dislipidemia</w:t>
            </w:r>
          </w:p>
        </w:tc>
        <w:tc>
          <w:tcPr>
            <w:tcW w:w="756" w:type="dxa"/>
            <w:noWrap/>
            <w:hideMark/>
          </w:tcPr>
          <w:p w14:paraId="5ED29085" w14:textId="77777777" w:rsidR="00842588" w:rsidRPr="00552373" w:rsidRDefault="00842588" w:rsidP="00AE55C5">
            <w:pPr>
              <w:pStyle w:val="Textotabela"/>
            </w:pPr>
            <w:r w:rsidRPr="00552373">
              <w:t>15</w:t>
            </w:r>
          </w:p>
        </w:tc>
        <w:tc>
          <w:tcPr>
            <w:tcW w:w="1317" w:type="dxa"/>
            <w:noWrap/>
            <w:hideMark/>
          </w:tcPr>
          <w:p w14:paraId="0308C45E" w14:textId="77777777" w:rsidR="007B4F62" w:rsidRDefault="007B4F62" w:rsidP="00AE55C5">
            <w:pPr>
              <w:pStyle w:val="Textotabela"/>
              <w:rPr>
                <w:ins w:id="547" w:author="GSPLM" w:date="2025-01-20T18:28:00Z" w16du:dateUtc="2025-01-20T21:28:00Z"/>
              </w:rPr>
            </w:pPr>
            <w:ins w:id="548" w:author="GSPLM" w:date="2025-01-20T18:28:00Z" w16du:dateUtc="2025-01-20T21:28:00Z">
              <w:r>
                <w:t>40,5</w:t>
              </w:r>
            </w:ins>
          </w:p>
          <w:p w14:paraId="4EFF2A70" w14:textId="7B6F9735" w:rsidR="00842588" w:rsidRPr="00552373" w:rsidRDefault="00842588" w:rsidP="00AE55C5">
            <w:pPr>
              <w:pStyle w:val="Textotabela"/>
            </w:pPr>
            <w:del w:id="549" w:author="GSPLM" w:date="2025-01-20T18:28:00Z" w16du:dateUtc="2025-01-20T21:28:00Z">
              <w:r w:rsidRPr="00552373" w:rsidDel="007B4F62">
                <w:delText>40.5</w:delText>
              </w:r>
            </w:del>
          </w:p>
        </w:tc>
        <w:tc>
          <w:tcPr>
            <w:tcW w:w="895" w:type="dxa"/>
            <w:noWrap/>
            <w:hideMark/>
          </w:tcPr>
          <w:p w14:paraId="2E0BF41D" w14:textId="77777777" w:rsidR="00842588" w:rsidRPr="00552373" w:rsidRDefault="00842588" w:rsidP="00AE55C5">
            <w:pPr>
              <w:pStyle w:val="Textotabela"/>
            </w:pPr>
            <w:r w:rsidRPr="00552373">
              <w:t>6</w:t>
            </w:r>
          </w:p>
        </w:tc>
        <w:tc>
          <w:tcPr>
            <w:tcW w:w="1178" w:type="dxa"/>
            <w:noWrap/>
            <w:hideMark/>
          </w:tcPr>
          <w:p w14:paraId="4F984CE0" w14:textId="77777777" w:rsidR="007B4F62" w:rsidRDefault="007B4F62" w:rsidP="00AE55C5">
            <w:pPr>
              <w:pStyle w:val="Textotabela"/>
              <w:rPr>
                <w:ins w:id="550" w:author="GSPLM" w:date="2025-01-20T18:28:00Z" w16du:dateUtc="2025-01-20T21:28:00Z"/>
              </w:rPr>
            </w:pPr>
            <w:ins w:id="551" w:author="GSPLM" w:date="2025-01-20T18:28:00Z" w16du:dateUtc="2025-01-20T21:28:00Z">
              <w:r>
                <w:t>15,8</w:t>
              </w:r>
            </w:ins>
          </w:p>
          <w:p w14:paraId="1BA0C5D1" w14:textId="0548A96C" w:rsidR="00842588" w:rsidRPr="00552373" w:rsidRDefault="00842588" w:rsidP="00AE55C5">
            <w:pPr>
              <w:pStyle w:val="Textotabela"/>
            </w:pPr>
            <w:del w:id="552" w:author="GSPLM" w:date="2025-01-20T18:28:00Z" w16du:dateUtc="2025-01-20T21:28:00Z">
              <w:r w:rsidRPr="00552373" w:rsidDel="007B4F62">
                <w:delText>15.8</w:delText>
              </w:r>
            </w:del>
          </w:p>
        </w:tc>
        <w:tc>
          <w:tcPr>
            <w:tcW w:w="1003" w:type="dxa"/>
            <w:noWrap/>
            <w:hideMark/>
          </w:tcPr>
          <w:p w14:paraId="7A8A6930" w14:textId="77777777" w:rsidR="007B4F62" w:rsidRDefault="007B4F62" w:rsidP="00AE55C5">
            <w:pPr>
              <w:pStyle w:val="Textotabela"/>
              <w:rPr>
                <w:ins w:id="553" w:author="GSPLM" w:date="2025-01-20T18:28:00Z" w16du:dateUtc="2025-01-20T21:28:00Z"/>
              </w:rPr>
            </w:pPr>
            <w:ins w:id="554" w:author="GSPLM" w:date="2025-01-20T18:28:00Z" w16du:dateUtc="2025-01-20T21:28:00Z">
              <w:r>
                <w:t>0,0332</w:t>
              </w:r>
            </w:ins>
          </w:p>
          <w:p w14:paraId="64385469" w14:textId="02365C95" w:rsidR="00842588" w:rsidRPr="00552373" w:rsidRDefault="00842588" w:rsidP="00AE55C5">
            <w:pPr>
              <w:pStyle w:val="Textotabela"/>
            </w:pPr>
            <w:del w:id="555" w:author="GSPLM" w:date="2025-01-20T18:28:00Z" w16du:dateUtc="2025-01-20T21:28:00Z">
              <w:r w:rsidRPr="00552373" w:rsidDel="007B4F62">
                <w:delText>0.0332</w:delText>
              </w:r>
            </w:del>
          </w:p>
        </w:tc>
      </w:tr>
      <w:tr w:rsidR="00842588" w:rsidRPr="00552373" w14:paraId="4577FC12" w14:textId="77777777" w:rsidTr="009B4C8C">
        <w:trPr>
          <w:trHeight w:val="216"/>
        </w:trPr>
        <w:tc>
          <w:tcPr>
            <w:tcW w:w="294" w:type="dxa"/>
            <w:noWrap/>
            <w:hideMark/>
          </w:tcPr>
          <w:p w14:paraId="280A1D88" w14:textId="77777777" w:rsidR="00842588" w:rsidRPr="00552373" w:rsidRDefault="00842588" w:rsidP="00AE55C5">
            <w:pPr>
              <w:pStyle w:val="Textotabela"/>
            </w:pPr>
          </w:p>
        </w:tc>
        <w:tc>
          <w:tcPr>
            <w:tcW w:w="3039" w:type="dxa"/>
            <w:noWrap/>
            <w:hideMark/>
          </w:tcPr>
          <w:p w14:paraId="271BA1DB" w14:textId="77777777" w:rsidR="00842588" w:rsidRPr="00552373" w:rsidRDefault="00842588" w:rsidP="00AE55C5">
            <w:pPr>
              <w:pStyle w:val="Textotabela"/>
            </w:pPr>
            <w:r w:rsidRPr="00552373">
              <w:t xml:space="preserve">Resistência Insulínica ou diabetes </w:t>
            </w:r>
            <w:proofErr w:type="spellStart"/>
            <w:r w:rsidRPr="00552373">
              <w:t>melitus</w:t>
            </w:r>
            <w:proofErr w:type="spellEnd"/>
          </w:p>
        </w:tc>
        <w:tc>
          <w:tcPr>
            <w:tcW w:w="756" w:type="dxa"/>
            <w:noWrap/>
            <w:hideMark/>
          </w:tcPr>
          <w:p w14:paraId="6A1D11EB" w14:textId="77777777" w:rsidR="00842588" w:rsidRPr="00552373" w:rsidRDefault="00842588" w:rsidP="00AE55C5">
            <w:pPr>
              <w:pStyle w:val="Textotabela"/>
            </w:pPr>
            <w:r w:rsidRPr="00552373">
              <w:t>9</w:t>
            </w:r>
          </w:p>
        </w:tc>
        <w:tc>
          <w:tcPr>
            <w:tcW w:w="1317" w:type="dxa"/>
            <w:noWrap/>
            <w:hideMark/>
          </w:tcPr>
          <w:p w14:paraId="2AF681BE" w14:textId="77777777" w:rsidR="007B4F62" w:rsidRDefault="007B4F62" w:rsidP="00AE55C5">
            <w:pPr>
              <w:pStyle w:val="Textotabela"/>
              <w:rPr>
                <w:ins w:id="556" w:author="GSPLM" w:date="2025-01-20T18:28:00Z" w16du:dateUtc="2025-01-20T21:28:00Z"/>
              </w:rPr>
            </w:pPr>
            <w:ins w:id="557" w:author="GSPLM" w:date="2025-01-20T18:28:00Z" w16du:dateUtc="2025-01-20T21:28:00Z">
              <w:r>
                <w:t>24,3</w:t>
              </w:r>
            </w:ins>
          </w:p>
          <w:p w14:paraId="78454985" w14:textId="2B4C58C7" w:rsidR="00842588" w:rsidRPr="00552373" w:rsidRDefault="00842588" w:rsidP="00AE55C5">
            <w:pPr>
              <w:pStyle w:val="Textotabela"/>
            </w:pPr>
            <w:del w:id="558" w:author="GSPLM" w:date="2025-01-20T18:28:00Z" w16du:dateUtc="2025-01-20T21:28:00Z">
              <w:r w:rsidRPr="00552373" w:rsidDel="007B4F62">
                <w:delText>24.3</w:delText>
              </w:r>
            </w:del>
          </w:p>
        </w:tc>
        <w:tc>
          <w:tcPr>
            <w:tcW w:w="895" w:type="dxa"/>
            <w:noWrap/>
            <w:hideMark/>
          </w:tcPr>
          <w:p w14:paraId="15227BC4" w14:textId="77777777" w:rsidR="00842588" w:rsidRPr="00552373" w:rsidRDefault="00842588" w:rsidP="00AE55C5">
            <w:pPr>
              <w:pStyle w:val="Textotabela"/>
            </w:pPr>
            <w:r w:rsidRPr="00552373">
              <w:t>9</w:t>
            </w:r>
          </w:p>
        </w:tc>
        <w:tc>
          <w:tcPr>
            <w:tcW w:w="1178" w:type="dxa"/>
            <w:noWrap/>
            <w:hideMark/>
          </w:tcPr>
          <w:p w14:paraId="536B3332" w14:textId="77777777" w:rsidR="007B4F62" w:rsidRDefault="007B4F62" w:rsidP="00AE55C5">
            <w:pPr>
              <w:pStyle w:val="Textotabela"/>
              <w:rPr>
                <w:ins w:id="559" w:author="GSPLM" w:date="2025-01-20T18:28:00Z" w16du:dateUtc="2025-01-20T21:28:00Z"/>
              </w:rPr>
            </w:pPr>
            <w:ins w:id="560" w:author="GSPLM" w:date="2025-01-20T18:28:00Z" w16du:dateUtc="2025-01-20T21:28:00Z">
              <w:r>
                <w:t>23,7</w:t>
              </w:r>
            </w:ins>
          </w:p>
          <w:p w14:paraId="66F2B8D6" w14:textId="0FC6A9C2" w:rsidR="00842588" w:rsidRPr="00552373" w:rsidRDefault="00842588" w:rsidP="00AE55C5">
            <w:pPr>
              <w:pStyle w:val="Textotabela"/>
            </w:pPr>
            <w:del w:id="561" w:author="GSPLM" w:date="2025-01-20T18:28:00Z" w16du:dateUtc="2025-01-20T21:28:00Z">
              <w:r w:rsidRPr="00552373" w:rsidDel="007B4F62">
                <w:delText>23.7</w:delText>
              </w:r>
            </w:del>
          </w:p>
        </w:tc>
        <w:tc>
          <w:tcPr>
            <w:tcW w:w="1003"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9B4C8C">
        <w:trPr>
          <w:trHeight w:val="216"/>
        </w:trPr>
        <w:tc>
          <w:tcPr>
            <w:tcW w:w="3333" w:type="dxa"/>
            <w:gridSpan w:val="2"/>
            <w:noWrap/>
            <w:hideMark/>
          </w:tcPr>
          <w:p w14:paraId="270E2A36" w14:textId="77777777" w:rsidR="00842588" w:rsidRPr="00552373" w:rsidRDefault="00842588" w:rsidP="00AE55C5">
            <w:pPr>
              <w:pStyle w:val="Textotabela"/>
            </w:pPr>
            <w:r w:rsidRPr="00552373">
              <w:t>Medicamentos</w:t>
            </w:r>
          </w:p>
        </w:tc>
        <w:tc>
          <w:tcPr>
            <w:tcW w:w="756" w:type="dxa"/>
            <w:noWrap/>
            <w:hideMark/>
          </w:tcPr>
          <w:p w14:paraId="65763421" w14:textId="77777777" w:rsidR="00842588" w:rsidRPr="00552373" w:rsidRDefault="00842588" w:rsidP="00AE55C5">
            <w:pPr>
              <w:pStyle w:val="Textotabela"/>
            </w:pPr>
          </w:p>
        </w:tc>
        <w:tc>
          <w:tcPr>
            <w:tcW w:w="1317" w:type="dxa"/>
            <w:noWrap/>
            <w:hideMark/>
          </w:tcPr>
          <w:p w14:paraId="02BAC004" w14:textId="77777777" w:rsidR="00842588" w:rsidRPr="00552373" w:rsidRDefault="00842588" w:rsidP="00AE55C5">
            <w:pPr>
              <w:pStyle w:val="Textotabela"/>
            </w:pPr>
          </w:p>
        </w:tc>
        <w:tc>
          <w:tcPr>
            <w:tcW w:w="895" w:type="dxa"/>
            <w:noWrap/>
            <w:hideMark/>
          </w:tcPr>
          <w:p w14:paraId="51650DC1" w14:textId="77777777" w:rsidR="00842588" w:rsidRPr="00552373" w:rsidRDefault="00842588" w:rsidP="00AE55C5">
            <w:pPr>
              <w:pStyle w:val="Textotabela"/>
            </w:pPr>
          </w:p>
        </w:tc>
        <w:tc>
          <w:tcPr>
            <w:tcW w:w="1178" w:type="dxa"/>
            <w:noWrap/>
            <w:hideMark/>
          </w:tcPr>
          <w:p w14:paraId="2CCD76B7" w14:textId="77777777" w:rsidR="00842588" w:rsidRPr="00552373" w:rsidRDefault="00842588" w:rsidP="00AE55C5">
            <w:pPr>
              <w:pStyle w:val="Textotabela"/>
            </w:pPr>
          </w:p>
        </w:tc>
        <w:tc>
          <w:tcPr>
            <w:tcW w:w="1003" w:type="dxa"/>
            <w:noWrap/>
            <w:hideMark/>
          </w:tcPr>
          <w:p w14:paraId="572456C6" w14:textId="77777777" w:rsidR="00842588" w:rsidRPr="00552373" w:rsidRDefault="00842588" w:rsidP="00AE55C5">
            <w:pPr>
              <w:pStyle w:val="Textotabela"/>
            </w:pPr>
          </w:p>
        </w:tc>
      </w:tr>
      <w:tr w:rsidR="00842588" w:rsidRPr="00552373" w14:paraId="266478C1" w14:textId="77777777" w:rsidTr="009B4C8C">
        <w:trPr>
          <w:trHeight w:val="216"/>
        </w:trPr>
        <w:tc>
          <w:tcPr>
            <w:tcW w:w="294" w:type="dxa"/>
            <w:noWrap/>
            <w:hideMark/>
          </w:tcPr>
          <w:p w14:paraId="3614C390" w14:textId="77777777" w:rsidR="00842588" w:rsidRPr="00552373" w:rsidRDefault="00842588" w:rsidP="00AE55C5">
            <w:pPr>
              <w:pStyle w:val="Textotabela"/>
            </w:pPr>
          </w:p>
        </w:tc>
        <w:tc>
          <w:tcPr>
            <w:tcW w:w="3039" w:type="dxa"/>
            <w:noWrap/>
            <w:hideMark/>
          </w:tcPr>
          <w:p w14:paraId="559F3378" w14:textId="77777777" w:rsidR="00842588" w:rsidRPr="00552373" w:rsidRDefault="00842588" w:rsidP="00AE55C5">
            <w:pPr>
              <w:pStyle w:val="Textotabela"/>
            </w:pPr>
            <w:r w:rsidRPr="00552373">
              <w:t>Uso de medicamentos associados a perda de peso</w:t>
            </w:r>
          </w:p>
        </w:tc>
        <w:tc>
          <w:tcPr>
            <w:tcW w:w="756" w:type="dxa"/>
            <w:noWrap/>
            <w:hideMark/>
          </w:tcPr>
          <w:p w14:paraId="5786595C" w14:textId="77777777" w:rsidR="00842588" w:rsidRPr="00552373" w:rsidRDefault="00842588" w:rsidP="00AE55C5">
            <w:pPr>
              <w:pStyle w:val="Textotabela"/>
            </w:pPr>
            <w:r w:rsidRPr="00552373">
              <w:t>8</w:t>
            </w:r>
          </w:p>
        </w:tc>
        <w:tc>
          <w:tcPr>
            <w:tcW w:w="1317" w:type="dxa"/>
            <w:noWrap/>
            <w:hideMark/>
          </w:tcPr>
          <w:p w14:paraId="72BA28AB" w14:textId="77777777" w:rsidR="007B4F62" w:rsidRDefault="007B4F62" w:rsidP="00AE55C5">
            <w:pPr>
              <w:pStyle w:val="Textotabela"/>
              <w:rPr>
                <w:ins w:id="562" w:author="GSPLM" w:date="2025-01-20T18:28:00Z" w16du:dateUtc="2025-01-20T21:28:00Z"/>
              </w:rPr>
            </w:pPr>
            <w:ins w:id="563" w:author="GSPLM" w:date="2025-01-20T18:28:00Z" w16du:dateUtc="2025-01-20T21:28:00Z">
              <w:r>
                <w:t>21,6</w:t>
              </w:r>
            </w:ins>
          </w:p>
          <w:p w14:paraId="581F054C" w14:textId="25FCEA6D" w:rsidR="00842588" w:rsidRPr="00552373" w:rsidRDefault="00842588" w:rsidP="00AE55C5">
            <w:pPr>
              <w:pStyle w:val="Textotabela"/>
            </w:pPr>
            <w:del w:id="564" w:author="GSPLM" w:date="2025-01-20T18:28:00Z" w16du:dateUtc="2025-01-20T21:28:00Z">
              <w:r w:rsidRPr="00552373" w:rsidDel="007B4F62">
                <w:delText>21.6</w:delText>
              </w:r>
            </w:del>
          </w:p>
        </w:tc>
        <w:tc>
          <w:tcPr>
            <w:tcW w:w="895" w:type="dxa"/>
            <w:noWrap/>
            <w:hideMark/>
          </w:tcPr>
          <w:p w14:paraId="391B1D82" w14:textId="77777777" w:rsidR="00842588" w:rsidRPr="00552373" w:rsidRDefault="00842588" w:rsidP="00AE55C5">
            <w:pPr>
              <w:pStyle w:val="Textotabela"/>
            </w:pPr>
            <w:r w:rsidRPr="00552373">
              <w:t>11</w:t>
            </w:r>
          </w:p>
        </w:tc>
        <w:tc>
          <w:tcPr>
            <w:tcW w:w="1178" w:type="dxa"/>
            <w:noWrap/>
            <w:hideMark/>
          </w:tcPr>
          <w:p w14:paraId="07E1EAF0" w14:textId="77777777" w:rsidR="007B4F62" w:rsidRDefault="007B4F62" w:rsidP="00AE55C5">
            <w:pPr>
              <w:pStyle w:val="Textotabela"/>
              <w:rPr>
                <w:ins w:id="565" w:author="GSPLM" w:date="2025-01-20T18:28:00Z" w16du:dateUtc="2025-01-20T21:28:00Z"/>
              </w:rPr>
            </w:pPr>
            <w:ins w:id="566" w:author="GSPLM" w:date="2025-01-20T18:28:00Z" w16du:dateUtc="2025-01-20T21:28:00Z">
              <w:r>
                <w:t>28,9</w:t>
              </w:r>
            </w:ins>
          </w:p>
          <w:p w14:paraId="6047E974" w14:textId="0CE6A8AF" w:rsidR="00842588" w:rsidRPr="00552373" w:rsidRDefault="00842588" w:rsidP="00AE55C5">
            <w:pPr>
              <w:pStyle w:val="Textotabela"/>
            </w:pPr>
            <w:del w:id="567" w:author="GSPLM" w:date="2025-01-20T18:28:00Z" w16du:dateUtc="2025-01-20T21:28:00Z">
              <w:r w:rsidRPr="00552373" w:rsidDel="007B4F62">
                <w:delText>28.9</w:delText>
              </w:r>
            </w:del>
          </w:p>
        </w:tc>
        <w:tc>
          <w:tcPr>
            <w:tcW w:w="1003" w:type="dxa"/>
            <w:noWrap/>
            <w:hideMark/>
          </w:tcPr>
          <w:p w14:paraId="5D81E17B" w14:textId="77777777" w:rsidR="007B4F62" w:rsidRDefault="007B4F62" w:rsidP="00AE55C5">
            <w:pPr>
              <w:pStyle w:val="Textotabela"/>
              <w:rPr>
                <w:ins w:id="568" w:author="GSPLM" w:date="2025-01-20T18:28:00Z" w16du:dateUtc="2025-01-20T21:28:00Z"/>
              </w:rPr>
            </w:pPr>
            <w:ins w:id="569" w:author="GSPLM" w:date="2025-01-20T18:28:00Z" w16du:dateUtc="2025-01-20T21:28:00Z">
              <w:r>
                <w:t>0,6428</w:t>
              </w:r>
            </w:ins>
          </w:p>
          <w:p w14:paraId="7AB25499" w14:textId="46B9B5D7" w:rsidR="00842588" w:rsidRPr="00552373" w:rsidRDefault="00842588" w:rsidP="00AE55C5">
            <w:pPr>
              <w:pStyle w:val="Textotabela"/>
            </w:pPr>
            <w:del w:id="570" w:author="GSPLM" w:date="2025-01-20T18:28:00Z" w16du:dateUtc="2025-01-20T21:28:00Z">
              <w:r w:rsidRPr="00552373" w:rsidDel="007B4F62">
                <w:delText>0.6428</w:delText>
              </w:r>
            </w:del>
          </w:p>
        </w:tc>
      </w:tr>
      <w:tr w:rsidR="00842588" w:rsidRPr="00552373" w14:paraId="12F58409" w14:textId="77777777" w:rsidTr="009B4C8C">
        <w:trPr>
          <w:cnfStyle w:val="010000000000" w:firstRow="0" w:lastRow="1" w:firstColumn="0" w:lastColumn="0" w:oddVBand="0" w:evenVBand="0" w:oddHBand="0" w:evenHBand="0" w:firstRowFirstColumn="0" w:firstRowLastColumn="0" w:lastRowFirstColumn="0" w:lastRowLastColumn="0"/>
          <w:trHeight w:val="216"/>
        </w:trPr>
        <w:tc>
          <w:tcPr>
            <w:tcW w:w="294" w:type="dxa"/>
            <w:noWrap/>
            <w:hideMark/>
          </w:tcPr>
          <w:p w14:paraId="777951A9" w14:textId="77777777" w:rsidR="00842588" w:rsidRPr="00552373" w:rsidRDefault="00842588" w:rsidP="00AE55C5">
            <w:pPr>
              <w:pStyle w:val="Textotabela"/>
            </w:pPr>
          </w:p>
        </w:tc>
        <w:tc>
          <w:tcPr>
            <w:tcW w:w="3039" w:type="dxa"/>
            <w:noWrap/>
            <w:hideMark/>
          </w:tcPr>
          <w:p w14:paraId="043EC087" w14:textId="77777777" w:rsidR="00842588" w:rsidRPr="00552373" w:rsidRDefault="00842588" w:rsidP="00AE55C5">
            <w:pPr>
              <w:pStyle w:val="Textotabela"/>
            </w:pPr>
            <w:r w:rsidRPr="00552373">
              <w:t>Uso de medicamentos associados a ganho de peso</w:t>
            </w:r>
          </w:p>
        </w:tc>
        <w:tc>
          <w:tcPr>
            <w:tcW w:w="756" w:type="dxa"/>
            <w:noWrap/>
            <w:hideMark/>
          </w:tcPr>
          <w:p w14:paraId="766C9F61" w14:textId="77777777" w:rsidR="00842588" w:rsidRPr="00552373" w:rsidRDefault="00842588" w:rsidP="00AE55C5">
            <w:pPr>
              <w:pStyle w:val="Textotabela"/>
            </w:pPr>
            <w:r w:rsidRPr="00552373">
              <w:t>1</w:t>
            </w:r>
          </w:p>
        </w:tc>
        <w:tc>
          <w:tcPr>
            <w:tcW w:w="1317" w:type="dxa"/>
            <w:noWrap/>
            <w:hideMark/>
          </w:tcPr>
          <w:p w14:paraId="33E37AF0" w14:textId="77777777" w:rsidR="007B4F62" w:rsidRDefault="007B4F62" w:rsidP="00AE55C5">
            <w:pPr>
              <w:pStyle w:val="Textotabela"/>
              <w:rPr>
                <w:ins w:id="571" w:author="GSPLM" w:date="2025-01-20T18:28:00Z" w16du:dateUtc="2025-01-20T21:28:00Z"/>
              </w:rPr>
            </w:pPr>
            <w:ins w:id="572" w:author="GSPLM" w:date="2025-01-20T18:28:00Z" w16du:dateUtc="2025-01-20T21:28:00Z">
              <w:r>
                <w:t>2,7</w:t>
              </w:r>
            </w:ins>
          </w:p>
          <w:p w14:paraId="402B501D" w14:textId="4921E1E2" w:rsidR="00842588" w:rsidRPr="00552373" w:rsidRDefault="00842588" w:rsidP="00AE55C5">
            <w:pPr>
              <w:pStyle w:val="Textotabela"/>
            </w:pPr>
            <w:del w:id="573" w:author="GSPLM" w:date="2025-01-20T18:28:00Z" w16du:dateUtc="2025-01-20T21:28:00Z">
              <w:r w:rsidRPr="00552373" w:rsidDel="007B4F62">
                <w:delText>2.7</w:delText>
              </w:r>
            </w:del>
          </w:p>
        </w:tc>
        <w:tc>
          <w:tcPr>
            <w:tcW w:w="895" w:type="dxa"/>
            <w:noWrap/>
            <w:hideMark/>
          </w:tcPr>
          <w:p w14:paraId="58AD3662" w14:textId="77777777" w:rsidR="00842588" w:rsidRPr="00552373" w:rsidRDefault="00842588" w:rsidP="00AE55C5">
            <w:pPr>
              <w:pStyle w:val="Textotabela"/>
            </w:pPr>
            <w:r w:rsidRPr="00552373">
              <w:t>3</w:t>
            </w:r>
          </w:p>
        </w:tc>
        <w:tc>
          <w:tcPr>
            <w:tcW w:w="1178" w:type="dxa"/>
            <w:noWrap/>
            <w:hideMark/>
          </w:tcPr>
          <w:p w14:paraId="4376DC87" w14:textId="77777777" w:rsidR="007B4F62" w:rsidRDefault="007B4F62" w:rsidP="00AE55C5">
            <w:pPr>
              <w:pStyle w:val="Textotabela"/>
              <w:rPr>
                <w:ins w:id="574" w:author="GSPLM" w:date="2025-01-20T18:28:00Z" w16du:dateUtc="2025-01-20T21:28:00Z"/>
              </w:rPr>
            </w:pPr>
            <w:ins w:id="575" w:author="GSPLM" w:date="2025-01-20T18:28:00Z" w16du:dateUtc="2025-01-20T21:28:00Z">
              <w:r>
                <w:t>7,9</w:t>
              </w:r>
            </w:ins>
          </w:p>
          <w:p w14:paraId="080C433E" w14:textId="6B916259" w:rsidR="00842588" w:rsidRPr="00552373" w:rsidRDefault="00842588" w:rsidP="00AE55C5">
            <w:pPr>
              <w:pStyle w:val="Textotabela"/>
            </w:pPr>
            <w:del w:id="576" w:author="GSPLM" w:date="2025-01-20T18:28:00Z" w16du:dateUtc="2025-01-20T21:28:00Z">
              <w:r w:rsidRPr="00552373" w:rsidDel="007B4F62">
                <w:delText>7.9</w:delText>
              </w:r>
            </w:del>
          </w:p>
        </w:tc>
        <w:tc>
          <w:tcPr>
            <w:tcW w:w="1003" w:type="dxa"/>
            <w:noWrap/>
            <w:hideMark/>
          </w:tcPr>
          <w:p w14:paraId="4FBE5023" w14:textId="77777777" w:rsidR="007B4F62" w:rsidRDefault="007B4F62" w:rsidP="00AE55C5">
            <w:pPr>
              <w:pStyle w:val="Textotabela"/>
              <w:rPr>
                <w:ins w:id="577" w:author="GSPLM" w:date="2025-01-20T18:28:00Z" w16du:dateUtc="2025-01-20T21:28:00Z"/>
              </w:rPr>
            </w:pPr>
            <w:ins w:id="578" w:author="GSPLM" w:date="2025-01-20T18:28:00Z" w16du:dateUtc="2025-01-20T21:28:00Z">
              <w:r>
                <w:t>0,6148</w:t>
              </w:r>
            </w:ins>
          </w:p>
          <w:p w14:paraId="12D86709" w14:textId="3D931CA2" w:rsidR="00842588" w:rsidRPr="00552373" w:rsidRDefault="00842588" w:rsidP="00AE55C5">
            <w:pPr>
              <w:pStyle w:val="Textotabela"/>
            </w:pPr>
            <w:del w:id="579" w:author="GSPLM" w:date="2025-01-20T18:28:00Z" w16du:dateUtc="2025-01-20T21:28:00Z">
              <w:r w:rsidRPr="00552373" w:rsidDel="007B4F62">
                <w:delText>0.6148</w:delText>
              </w:r>
            </w:del>
          </w:p>
        </w:tc>
      </w:tr>
    </w:tbl>
    <w:p w14:paraId="3DD62BA9" w14:textId="1EF786E6" w:rsidR="00C83186" w:rsidRPr="00552373" w:rsidRDefault="00C83186" w:rsidP="00AE55C5">
      <w:pPr>
        <w:pStyle w:val="Legenda1"/>
      </w:pPr>
      <w:r w:rsidRPr="00552373">
        <w:t xml:space="preserve">Legenda. A comparação entre os grupos foi realizada utilizando o Teste t de </w:t>
      </w:r>
      <w:proofErr w:type="spellStart"/>
      <w:r w:rsidRPr="00552373">
        <w:t>Student</w:t>
      </w:r>
      <w:proofErr w:type="spellEnd"/>
      <w:r w:rsidRPr="00552373">
        <w:t xml:space="preserve"> para variáveis contínuas e os testes </w:t>
      </w:r>
      <w:proofErr w:type="spellStart"/>
      <w:r w:rsidRPr="00552373">
        <w:t>qui</w:t>
      </w:r>
      <w:proofErr w:type="spellEnd"/>
      <w:r w:rsidRPr="00552373">
        <w:t>-quadrado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580" w:name="_Toc187787284"/>
      <w:r w:rsidRPr="00552373">
        <w:rPr>
          <w:lang w:val="pt-BR"/>
        </w:rPr>
        <w:t>Exames laboratoriais</w:t>
      </w:r>
      <w:bookmarkEnd w:id="580"/>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A02E9A">
      <w:pPr>
        <w:pStyle w:val="Ttulotabela"/>
      </w:pPr>
      <w:bookmarkStart w:id="581"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581"/>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357" w:type="dxa"/>
        <w:tblLayout w:type="fixed"/>
        <w:tblLook w:val="04E0" w:firstRow="1" w:lastRow="1" w:firstColumn="1" w:lastColumn="0" w:noHBand="0" w:noVBand="1"/>
        <w:tblPrChange w:id="582" w:author="GSPLM" w:date="2025-01-20T19:06:00Z" w16du:dateUtc="2025-01-20T22:06:00Z">
          <w:tblPr>
            <w:tblStyle w:val="Tabelapadro"/>
            <w:tblW w:w="8789" w:type="dxa"/>
            <w:tblLayout w:type="fixed"/>
            <w:tblLook w:val="04E0" w:firstRow="1" w:lastRow="1" w:firstColumn="1" w:lastColumn="0" w:noHBand="0" w:noVBand="1"/>
          </w:tblPr>
        </w:tblPrChange>
      </w:tblPr>
      <w:tblGrid>
        <w:gridCol w:w="2254"/>
        <w:gridCol w:w="2141"/>
        <w:gridCol w:w="2127"/>
        <w:gridCol w:w="1985"/>
        <w:gridCol w:w="850"/>
        <w:tblGridChange w:id="583">
          <w:tblGrid>
            <w:gridCol w:w="2254"/>
            <w:gridCol w:w="1715"/>
            <w:gridCol w:w="426"/>
            <w:gridCol w:w="1559"/>
            <w:gridCol w:w="568"/>
            <w:gridCol w:w="1417"/>
            <w:gridCol w:w="568"/>
            <w:gridCol w:w="282"/>
            <w:gridCol w:w="568"/>
          </w:tblGrid>
        </w:tblGridChange>
      </w:tblGrid>
      <w:tr w:rsidR="008323E3" w:rsidRPr="00552373" w14:paraId="650B6388" w14:textId="77777777" w:rsidTr="008323E3">
        <w:trPr>
          <w:cnfStyle w:val="100000000000" w:firstRow="1" w:lastRow="0" w:firstColumn="0" w:lastColumn="0" w:oddVBand="0" w:evenVBand="0" w:oddHBand="0" w:evenHBand="0" w:firstRowFirstColumn="0" w:firstRowLastColumn="0" w:lastRowFirstColumn="0" w:lastRowLastColumn="0"/>
          <w:trHeight w:val="160"/>
          <w:trPrChange w:id="584" w:author="GSPLM" w:date="2025-01-20T19:06:00Z" w16du:dateUtc="2025-01-20T22:06:00Z">
            <w:trPr>
              <w:gridAfter w:val="0"/>
              <w:trHeight w:val="160"/>
            </w:trPr>
          </w:trPrChange>
        </w:trPr>
        <w:tc>
          <w:tcPr>
            <w:tcW w:w="2254" w:type="dxa"/>
            <w:noWrap/>
            <w:vAlign w:val="top"/>
            <w:hideMark/>
            <w:tcPrChange w:id="585" w:author="GSPLM" w:date="2025-01-20T19:06:00Z" w16du:dateUtc="2025-01-20T22:06:00Z">
              <w:tcPr>
                <w:tcW w:w="2254" w:type="dxa"/>
                <w:noWrap/>
                <w:hideMark/>
              </w:tcPr>
            </w:tcPrChange>
          </w:tcPr>
          <w:p w14:paraId="79CEB928" w14:textId="77777777" w:rsidR="005335C1" w:rsidRPr="00552373" w:rsidRDefault="005335C1"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rPr>
                <w:rFonts w:eastAsiaTheme="minorHAnsi"/>
              </w:rPr>
              <w:t>Exame laboratorial</w:t>
            </w:r>
          </w:p>
        </w:tc>
        <w:tc>
          <w:tcPr>
            <w:tcW w:w="2141" w:type="dxa"/>
            <w:noWrap/>
            <w:vAlign w:val="top"/>
            <w:hideMark/>
            <w:tcPrChange w:id="586" w:author="GSPLM" w:date="2025-01-20T19:06:00Z" w16du:dateUtc="2025-01-20T22:06:00Z">
              <w:tcPr>
                <w:tcW w:w="1715" w:type="dxa"/>
                <w:noWrap/>
                <w:hideMark/>
              </w:tcPr>
            </w:tcPrChange>
          </w:tcPr>
          <w:p w14:paraId="0553920E" w14:textId="77777777" w:rsidR="005335C1" w:rsidRDefault="005335C1"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rPr>
                <w:rFonts w:eastAsiaTheme="minorHAnsi"/>
              </w:rPr>
              <w:t>Global (N=75)</w:t>
            </w:r>
          </w:p>
          <w:p w14:paraId="0AA22AAC" w14:textId="7216CB9F" w:rsidR="00495FF2" w:rsidRPr="00552373" w:rsidRDefault="00495FF2"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t>Média (IC 95%)</w:t>
            </w:r>
          </w:p>
        </w:tc>
        <w:tc>
          <w:tcPr>
            <w:tcW w:w="2127" w:type="dxa"/>
            <w:noWrap/>
            <w:vAlign w:val="top"/>
            <w:hideMark/>
            <w:tcPrChange w:id="587" w:author="GSPLM" w:date="2025-01-20T19:06:00Z" w16du:dateUtc="2025-01-20T22:06:00Z">
              <w:tcPr>
                <w:tcW w:w="1985" w:type="dxa"/>
                <w:gridSpan w:val="2"/>
                <w:noWrap/>
                <w:hideMark/>
              </w:tcPr>
            </w:tcPrChange>
          </w:tcPr>
          <w:p w14:paraId="0E59169C" w14:textId="77777777" w:rsidR="005335C1" w:rsidRDefault="005335C1"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rPr>
                <w:rFonts w:eastAsiaTheme="minorHAnsi"/>
              </w:rPr>
              <w:t>Grupo placebo (N=37)</w:t>
            </w:r>
          </w:p>
          <w:p w14:paraId="0A4BB49F" w14:textId="0AC50484" w:rsidR="00495FF2" w:rsidRPr="00552373" w:rsidRDefault="00495FF2"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t>Média (IC 95%)</w:t>
            </w:r>
          </w:p>
        </w:tc>
        <w:tc>
          <w:tcPr>
            <w:tcW w:w="1985" w:type="dxa"/>
            <w:noWrap/>
            <w:vAlign w:val="top"/>
            <w:hideMark/>
            <w:tcPrChange w:id="588" w:author="GSPLM" w:date="2025-01-20T19:06:00Z" w16du:dateUtc="2025-01-20T22:06:00Z">
              <w:tcPr>
                <w:tcW w:w="1985" w:type="dxa"/>
                <w:gridSpan w:val="2"/>
                <w:noWrap/>
                <w:hideMark/>
              </w:tcPr>
            </w:tcPrChange>
          </w:tcPr>
          <w:p w14:paraId="7E54B78A" w14:textId="77777777" w:rsidR="005335C1" w:rsidRDefault="005335C1"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rPr>
                <w:rFonts w:eastAsiaTheme="minorHAnsi"/>
              </w:rPr>
              <w:t xml:space="preserve">Grupo </w:t>
            </w:r>
            <w:proofErr w:type="spellStart"/>
            <w:r w:rsidR="00AD1BA4" w:rsidRPr="00552373">
              <w:rPr>
                <w:rFonts w:eastAsiaTheme="minorHAnsi"/>
                <w:i/>
              </w:rPr>
              <w:t>Eclipta</w:t>
            </w:r>
            <w:proofErr w:type="spellEnd"/>
            <w:r w:rsidRPr="00552373">
              <w:rPr>
                <w:rFonts w:eastAsiaTheme="minorHAnsi"/>
              </w:rPr>
              <w:t xml:space="preserve"> (N=38)</w:t>
            </w:r>
          </w:p>
          <w:p w14:paraId="155CEAB7" w14:textId="13123314" w:rsidR="00495FF2" w:rsidRPr="00552373" w:rsidRDefault="00495FF2"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r w:rsidRPr="00552373">
              <w:t>Média (IC 95%)</w:t>
            </w:r>
          </w:p>
        </w:tc>
        <w:tc>
          <w:tcPr>
            <w:tcW w:w="850" w:type="dxa"/>
            <w:noWrap/>
            <w:vAlign w:val="top"/>
            <w:hideMark/>
            <w:tcPrChange w:id="589" w:author="GSPLM" w:date="2025-01-20T19:06:00Z" w16du:dateUtc="2025-01-20T22:06:00Z">
              <w:tcPr>
                <w:tcW w:w="850" w:type="dxa"/>
                <w:gridSpan w:val="2"/>
                <w:noWrap/>
                <w:hideMark/>
              </w:tcPr>
            </w:tcPrChange>
          </w:tcPr>
          <w:p w14:paraId="28A535BD" w14:textId="30F83063" w:rsidR="005335C1" w:rsidRPr="00552373" w:rsidRDefault="005335C1" w:rsidP="008323E3">
            <w:pPr>
              <w:pStyle w:val="Textotabela"/>
              <w:cnfStyle w:val="100000000000" w:firstRow="1" w:lastRow="0" w:firstColumn="0" w:lastColumn="0" w:oddVBand="0" w:evenVBand="0" w:oddHBand="0" w:evenHBand="0" w:firstRowFirstColumn="0" w:firstRowLastColumn="0" w:lastRowFirstColumn="0" w:lastRowLastColumn="0"/>
              <w:rPr>
                <w:rFonts w:eastAsiaTheme="minorHAnsi"/>
              </w:rPr>
            </w:pPr>
            <w:commentRangeStart w:id="590"/>
            <w:commentRangeStart w:id="591"/>
            <w:commentRangeStart w:id="592"/>
            <w:del w:id="593" w:author="GSPLM" w:date="2025-01-20T19:03:00Z" w16du:dateUtc="2025-01-20T22:03:00Z">
              <w:r w:rsidRPr="00552373" w:rsidDel="005206F3">
                <w:rPr>
                  <w:rFonts w:eastAsiaTheme="minorHAnsi"/>
                </w:rPr>
                <w:delText>Teste T (</w:delText>
              </w:r>
            </w:del>
            <w:ins w:id="594" w:author="GSPLM" w:date="2025-01-20T19:03:00Z" w16du:dateUtc="2025-01-20T22:03:00Z">
              <w:r w:rsidR="005206F3">
                <w:rPr>
                  <w:rFonts w:eastAsiaTheme="minorHAnsi"/>
                </w:rPr>
                <w:t>V</w:t>
              </w:r>
            </w:ins>
            <w:del w:id="595" w:author="GSPLM" w:date="2025-01-20T19:03:00Z" w16du:dateUtc="2025-01-20T22:03:00Z">
              <w:r w:rsidRPr="00552373" w:rsidDel="005206F3">
                <w:rPr>
                  <w:rFonts w:eastAsiaTheme="minorHAnsi"/>
                </w:rPr>
                <w:delText>v</w:delText>
              </w:r>
            </w:del>
            <w:r w:rsidRPr="00552373">
              <w:rPr>
                <w:rFonts w:eastAsiaTheme="minorHAnsi"/>
              </w:rPr>
              <w:t>alor p</w:t>
            </w:r>
            <w:del w:id="596" w:author="GSPLM" w:date="2025-01-20T19:03:00Z" w16du:dateUtc="2025-01-20T22:03:00Z">
              <w:r w:rsidRPr="00552373" w:rsidDel="005206F3">
                <w:rPr>
                  <w:rFonts w:eastAsiaTheme="minorHAnsi"/>
                </w:rPr>
                <w:delText>)</w:delText>
              </w:r>
            </w:del>
            <w:commentRangeEnd w:id="590"/>
            <w:r w:rsidR="00D92618">
              <w:rPr>
                <w:rStyle w:val="CommentReference"/>
                <w:rFonts w:ascii="Aptos Light" w:hAnsi="Aptos Light" w:cs="Times New Roman"/>
                <w:iCs w:val="0"/>
              </w:rPr>
              <w:commentReference w:id="590"/>
            </w:r>
            <w:commentRangeEnd w:id="591"/>
            <w:r w:rsidR="0038543B">
              <w:rPr>
                <w:rStyle w:val="CommentReference"/>
                <w:rFonts w:ascii="Aptos Light" w:hAnsi="Aptos Light" w:cs="Times New Roman"/>
                <w:iCs w:val="0"/>
              </w:rPr>
              <w:commentReference w:id="591"/>
            </w:r>
            <w:commentRangeEnd w:id="592"/>
            <w:r w:rsidR="003F083E">
              <w:rPr>
                <w:rStyle w:val="CommentReference"/>
                <w:rFonts w:ascii="Aptos Light" w:hAnsi="Aptos Light" w:cs="Times New Roman"/>
                <w:iCs w:val="0"/>
              </w:rPr>
              <w:commentReference w:id="592"/>
            </w:r>
          </w:p>
        </w:tc>
      </w:tr>
      <w:tr w:rsidR="008323E3" w:rsidRPr="00552373" w14:paraId="63DAD35A" w14:textId="77777777" w:rsidTr="008323E3">
        <w:trPr>
          <w:trHeight w:val="160"/>
          <w:trPrChange w:id="597" w:author="GSPLM" w:date="2025-01-20T19:06:00Z" w16du:dateUtc="2025-01-20T22:06:00Z">
            <w:trPr>
              <w:gridAfter w:val="0"/>
              <w:trHeight w:val="160"/>
            </w:trPr>
          </w:trPrChange>
        </w:trPr>
        <w:tc>
          <w:tcPr>
            <w:tcW w:w="2254" w:type="dxa"/>
            <w:noWrap/>
            <w:vAlign w:val="top"/>
            <w:hideMark/>
            <w:tcPrChange w:id="598" w:author="GSPLM" w:date="2025-01-20T19:06:00Z" w16du:dateUtc="2025-01-20T22:06:00Z">
              <w:tcPr>
                <w:tcW w:w="2254" w:type="dxa"/>
                <w:noWrap/>
                <w:hideMark/>
              </w:tcPr>
            </w:tcPrChange>
          </w:tcPr>
          <w:p w14:paraId="00F64A60" w14:textId="77777777" w:rsidR="005206F3" w:rsidRPr="00552373" w:rsidRDefault="005206F3" w:rsidP="008323E3">
            <w:pPr>
              <w:pStyle w:val="Textotabela"/>
              <w:rPr>
                <w:rFonts w:eastAsiaTheme="minorHAnsi"/>
              </w:rPr>
            </w:pPr>
            <w:r w:rsidRPr="00552373">
              <w:rPr>
                <w:rFonts w:eastAsiaTheme="minorHAnsi"/>
              </w:rPr>
              <w:t>PCR (mg/L)</w:t>
            </w:r>
          </w:p>
        </w:tc>
        <w:tc>
          <w:tcPr>
            <w:tcW w:w="2141" w:type="dxa"/>
            <w:noWrap/>
            <w:vAlign w:val="top"/>
            <w:hideMark/>
            <w:tcPrChange w:id="599" w:author="GSPLM" w:date="2025-01-20T19:06:00Z" w16du:dateUtc="2025-01-20T22:06:00Z">
              <w:tcPr>
                <w:tcW w:w="1715" w:type="dxa"/>
                <w:noWrap/>
                <w:hideMark/>
              </w:tcPr>
            </w:tcPrChange>
          </w:tcPr>
          <w:p w14:paraId="5E816672" w14:textId="77777777" w:rsidR="005206F3" w:rsidRDefault="005206F3" w:rsidP="008323E3">
            <w:pPr>
              <w:pStyle w:val="Textotabela"/>
              <w:rPr>
                <w:ins w:id="600" w:author="GSPLM" w:date="2025-01-20T18:58:00Z" w16du:dateUtc="2025-01-20T21:58:00Z"/>
                <w:rFonts w:eastAsiaTheme="minorHAnsi"/>
              </w:rPr>
            </w:pPr>
            <w:ins w:id="601" w:author="GSPLM" w:date="2025-01-20T18:58:00Z" w16du:dateUtc="2025-01-20T21:58:00Z">
              <w:r>
                <w:rPr>
                  <w:rFonts w:eastAsiaTheme="minorHAnsi"/>
                </w:rPr>
                <w:t>7,4 (5,4–9,4)</w:t>
              </w:r>
            </w:ins>
          </w:p>
          <w:p w14:paraId="039002EB" w14:textId="5F6FC910" w:rsidR="005206F3" w:rsidRPr="00552373" w:rsidRDefault="005206F3" w:rsidP="008323E3">
            <w:pPr>
              <w:pStyle w:val="Textotabela"/>
              <w:rPr>
                <w:rFonts w:eastAsiaTheme="minorHAnsi"/>
              </w:rPr>
            </w:pPr>
            <w:commentRangeStart w:id="602"/>
            <w:del w:id="603" w:author="GSPLM" w:date="2025-01-20T18:58:00Z" w16du:dateUtc="2025-01-20T21:58:00Z">
              <w:r w:rsidRPr="00552373" w:rsidDel="005206F3">
                <w:rPr>
                  <w:rFonts w:eastAsiaTheme="minorHAnsi"/>
                </w:rPr>
                <w:delText>7.4 (5.4–9.4)</w:delText>
              </w:r>
              <w:commentRangeEnd w:id="602"/>
              <w:r w:rsidDel="005206F3">
                <w:rPr>
                  <w:rStyle w:val="CommentReference"/>
                  <w:rFonts w:ascii="Aptos Light" w:hAnsi="Aptos Light" w:cs="Times New Roman"/>
                  <w:iCs w:val="0"/>
                </w:rPr>
                <w:commentReference w:id="602"/>
              </w:r>
            </w:del>
          </w:p>
        </w:tc>
        <w:tc>
          <w:tcPr>
            <w:tcW w:w="2127" w:type="dxa"/>
            <w:noWrap/>
            <w:vAlign w:val="top"/>
            <w:hideMark/>
            <w:tcPrChange w:id="604" w:author="GSPLM" w:date="2025-01-20T19:06:00Z" w16du:dateUtc="2025-01-20T22:06:00Z">
              <w:tcPr>
                <w:tcW w:w="1985" w:type="dxa"/>
                <w:gridSpan w:val="2"/>
                <w:noWrap/>
                <w:hideMark/>
              </w:tcPr>
            </w:tcPrChange>
          </w:tcPr>
          <w:p w14:paraId="23DD52BF" w14:textId="77777777" w:rsidR="005206F3" w:rsidRDefault="005206F3" w:rsidP="008323E3">
            <w:pPr>
              <w:pStyle w:val="Textotabela"/>
              <w:rPr>
                <w:ins w:id="605" w:author="GSPLM" w:date="2025-01-20T18:58:00Z" w16du:dateUtc="2025-01-20T21:58:00Z"/>
                <w:rFonts w:eastAsiaTheme="minorHAnsi"/>
              </w:rPr>
            </w:pPr>
            <w:ins w:id="606" w:author="GSPLM" w:date="2025-01-20T18:58:00Z" w16du:dateUtc="2025-01-20T21:58:00Z">
              <w:r>
                <w:rPr>
                  <w:rFonts w:eastAsiaTheme="minorHAnsi"/>
                </w:rPr>
                <w:t>6,5 (4,4–8,7)</w:t>
              </w:r>
            </w:ins>
          </w:p>
          <w:p w14:paraId="46CCB422" w14:textId="3E1AC3FB" w:rsidR="005206F3" w:rsidRPr="00552373" w:rsidRDefault="005206F3" w:rsidP="008323E3">
            <w:pPr>
              <w:pStyle w:val="Textotabela"/>
              <w:rPr>
                <w:rFonts w:eastAsiaTheme="minorHAnsi"/>
              </w:rPr>
            </w:pPr>
            <w:del w:id="607" w:author="GSPLM" w:date="2025-01-20T18:58:00Z" w16du:dateUtc="2025-01-20T21:58:00Z">
              <w:r w:rsidRPr="00552373" w:rsidDel="005206F3">
                <w:rPr>
                  <w:rFonts w:eastAsiaTheme="minorHAnsi"/>
                </w:rPr>
                <w:delText>6.5 (4.4–8.7)</w:delText>
              </w:r>
            </w:del>
          </w:p>
        </w:tc>
        <w:tc>
          <w:tcPr>
            <w:tcW w:w="1985" w:type="dxa"/>
            <w:noWrap/>
            <w:vAlign w:val="top"/>
            <w:hideMark/>
            <w:tcPrChange w:id="608" w:author="GSPLM" w:date="2025-01-20T19:06:00Z" w16du:dateUtc="2025-01-20T22:06:00Z">
              <w:tcPr>
                <w:tcW w:w="1985" w:type="dxa"/>
                <w:gridSpan w:val="2"/>
                <w:noWrap/>
                <w:hideMark/>
              </w:tcPr>
            </w:tcPrChange>
          </w:tcPr>
          <w:p w14:paraId="552E2E7E" w14:textId="77777777" w:rsidR="005206F3" w:rsidRDefault="005206F3" w:rsidP="008323E3">
            <w:pPr>
              <w:pStyle w:val="Textotabela"/>
              <w:rPr>
                <w:ins w:id="609" w:author="GSPLM" w:date="2025-01-20T18:58:00Z" w16du:dateUtc="2025-01-20T21:58:00Z"/>
                <w:rFonts w:eastAsiaTheme="minorHAnsi"/>
              </w:rPr>
            </w:pPr>
            <w:ins w:id="610" w:author="GSPLM" w:date="2025-01-20T18:58:00Z" w16du:dateUtc="2025-01-20T21:58:00Z">
              <w:r>
                <w:rPr>
                  <w:rFonts w:eastAsiaTheme="minorHAnsi"/>
                </w:rPr>
                <w:t>8,3 (5–11,6)</w:t>
              </w:r>
            </w:ins>
          </w:p>
          <w:p w14:paraId="36275BA0" w14:textId="58FF4CB2" w:rsidR="005206F3" w:rsidRPr="00552373" w:rsidRDefault="005206F3" w:rsidP="008323E3">
            <w:pPr>
              <w:pStyle w:val="Textotabela"/>
              <w:rPr>
                <w:rFonts w:eastAsiaTheme="minorHAnsi"/>
              </w:rPr>
            </w:pPr>
            <w:del w:id="611" w:author="GSPLM" w:date="2025-01-20T18:58:00Z" w16du:dateUtc="2025-01-20T21:58:00Z">
              <w:r w:rsidRPr="00552373" w:rsidDel="005206F3">
                <w:rPr>
                  <w:rFonts w:eastAsiaTheme="minorHAnsi"/>
                </w:rPr>
                <w:delText>8.3 (5–11.6)</w:delText>
              </w:r>
            </w:del>
          </w:p>
        </w:tc>
        <w:tc>
          <w:tcPr>
            <w:tcW w:w="850" w:type="dxa"/>
            <w:noWrap/>
            <w:vAlign w:val="top"/>
            <w:hideMark/>
            <w:tcPrChange w:id="612" w:author="GSPLM" w:date="2025-01-20T19:06:00Z" w16du:dateUtc="2025-01-20T22:06:00Z">
              <w:tcPr>
                <w:tcW w:w="850" w:type="dxa"/>
                <w:gridSpan w:val="2"/>
                <w:noWrap/>
                <w:vAlign w:val="bottom"/>
                <w:hideMark/>
              </w:tcPr>
            </w:tcPrChange>
          </w:tcPr>
          <w:p w14:paraId="258D10ED" w14:textId="77777777" w:rsidR="005206F3" w:rsidRDefault="005206F3" w:rsidP="008323E3">
            <w:pPr>
              <w:pStyle w:val="Textotabela"/>
              <w:rPr>
                <w:ins w:id="613" w:author="GSPLM" w:date="2025-01-20T19:04:00Z" w16du:dateUtc="2025-01-20T22:04:00Z"/>
                <w:rFonts w:ascii="Aptos Narrow" w:hAnsi="Aptos Narrow"/>
                <w:color w:val="000000"/>
              </w:rPr>
            </w:pPr>
            <w:ins w:id="614" w:author="GSPLM" w:date="2025-01-20T19:04:00Z" w16du:dateUtc="2025-01-20T22:04:00Z">
              <w:r>
                <w:rPr>
                  <w:rFonts w:ascii="Aptos Narrow" w:hAnsi="Aptos Narrow"/>
                  <w:color w:val="000000"/>
                </w:rPr>
                <w:t>0,385</w:t>
              </w:r>
            </w:ins>
          </w:p>
          <w:p w14:paraId="1EF2CE23" w14:textId="18AFA657" w:rsidR="005206F3" w:rsidRPr="00552373" w:rsidRDefault="005206F3" w:rsidP="008323E3">
            <w:pPr>
              <w:pStyle w:val="Textotabela"/>
              <w:rPr>
                <w:rFonts w:eastAsiaTheme="minorHAnsi"/>
              </w:rPr>
            </w:pPr>
            <w:del w:id="615" w:author="GSPLM" w:date="2025-01-20T18:58:00Z" w16du:dateUtc="2025-01-20T21:58:00Z">
              <w:r w:rsidRPr="00552373" w:rsidDel="005206F3">
                <w:rPr>
                  <w:rFonts w:eastAsiaTheme="minorHAnsi"/>
                </w:rPr>
                <w:delText>-0.87 (0.385)</w:delText>
              </w:r>
            </w:del>
          </w:p>
        </w:tc>
      </w:tr>
      <w:tr w:rsidR="008323E3" w:rsidRPr="00552373" w14:paraId="5F613C0B" w14:textId="77777777" w:rsidTr="008323E3">
        <w:trPr>
          <w:trHeight w:val="160"/>
          <w:trPrChange w:id="616" w:author="GSPLM" w:date="2025-01-20T19:06:00Z" w16du:dateUtc="2025-01-20T22:06:00Z">
            <w:trPr>
              <w:gridAfter w:val="0"/>
              <w:trHeight w:val="160"/>
            </w:trPr>
          </w:trPrChange>
        </w:trPr>
        <w:tc>
          <w:tcPr>
            <w:tcW w:w="2254" w:type="dxa"/>
            <w:noWrap/>
            <w:vAlign w:val="top"/>
            <w:hideMark/>
            <w:tcPrChange w:id="617" w:author="GSPLM" w:date="2025-01-20T19:06:00Z" w16du:dateUtc="2025-01-20T22:06:00Z">
              <w:tcPr>
                <w:tcW w:w="2254" w:type="dxa"/>
                <w:noWrap/>
                <w:hideMark/>
              </w:tcPr>
            </w:tcPrChange>
          </w:tcPr>
          <w:p w14:paraId="5CEB1E34" w14:textId="77777777" w:rsidR="005206F3" w:rsidRPr="00552373" w:rsidRDefault="005206F3" w:rsidP="008323E3">
            <w:pPr>
              <w:pStyle w:val="Textotabela"/>
              <w:rPr>
                <w:rFonts w:eastAsiaTheme="minorHAnsi"/>
              </w:rPr>
            </w:pPr>
            <w:r w:rsidRPr="00552373">
              <w:rPr>
                <w:rFonts w:eastAsiaTheme="minorHAnsi"/>
              </w:rPr>
              <w:t>AST (U/L)</w:t>
            </w:r>
          </w:p>
        </w:tc>
        <w:tc>
          <w:tcPr>
            <w:tcW w:w="2141" w:type="dxa"/>
            <w:noWrap/>
            <w:vAlign w:val="top"/>
            <w:hideMark/>
            <w:tcPrChange w:id="618" w:author="GSPLM" w:date="2025-01-20T19:06:00Z" w16du:dateUtc="2025-01-20T22:06:00Z">
              <w:tcPr>
                <w:tcW w:w="1715" w:type="dxa"/>
                <w:noWrap/>
                <w:hideMark/>
              </w:tcPr>
            </w:tcPrChange>
          </w:tcPr>
          <w:p w14:paraId="66AAE4AF" w14:textId="77777777" w:rsidR="005206F3" w:rsidRDefault="005206F3" w:rsidP="008323E3">
            <w:pPr>
              <w:pStyle w:val="Textotabela"/>
              <w:rPr>
                <w:ins w:id="619" w:author="GSPLM" w:date="2025-01-20T18:58:00Z" w16du:dateUtc="2025-01-20T21:58:00Z"/>
                <w:rFonts w:eastAsiaTheme="minorHAnsi"/>
              </w:rPr>
            </w:pPr>
            <w:ins w:id="620" w:author="GSPLM" w:date="2025-01-20T18:58:00Z" w16du:dateUtc="2025-01-20T21:58:00Z">
              <w:r>
                <w:rPr>
                  <w:rFonts w:eastAsiaTheme="minorHAnsi"/>
                </w:rPr>
                <w:t>24 (22,8–25,9)</w:t>
              </w:r>
            </w:ins>
          </w:p>
          <w:p w14:paraId="42F28A0E" w14:textId="1F5A4F8F" w:rsidR="005206F3" w:rsidRPr="00552373" w:rsidRDefault="005206F3" w:rsidP="008323E3">
            <w:pPr>
              <w:pStyle w:val="Textotabela"/>
              <w:rPr>
                <w:rFonts w:eastAsiaTheme="minorHAnsi"/>
              </w:rPr>
            </w:pPr>
            <w:del w:id="621" w:author="GSPLM" w:date="2025-01-20T18:58:00Z" w16du:dateUtc="2025-01-20T21:58:00Z">
              <w:r w:rsidRPr="00552373" w:rsidDel="005206F3">
                <w:rPr>
                  <w:rFonts w:eastAsiaTheme="minorHAnsi"/>
                </w:rPr>
                <w:delText>24 (22.8–25.9)</w:delText>
              </w:r>
            </w:del>
          </w:p>
        </w:tc>
        <w:tc>
          <w:tcPr>
            <w:tcW w:w="2127" w:type="dxa"/>
            <w:noWrap/>
            <w:vAlign w:val="top"/>
            <w:hideMark/>
            <w:tcPrChange w:id="622" w:author="GSPLM" w:date="2025-01-20T19:06:00Z" w16du:dateUtc="2025-01-20T22:06:00Z">
              <w:tcPr>
                <w:tcW w:w="1985" w:type="dxa"/>
                <w:gridSpan w:val="2"/>
                <w:noWrap/>
                <w:hideMark/>
              </w:tcPr>
            </w:tcPrChange>
          </w:tcPr>
          <w:p w14:paraId="4AFF85BB" w14:textId="77777777" w:rsidR="005206F3" w:rsidRDefault="005206F3" w:rsidP="008323E3">
            <w:pPr>
              <w:pStyle w:val="Textotabela"/>
              <w:rPr>
                <w:ins w:id="623" w:author="GSPLM" w:date="2025-01-20T18:58:00Z" w16du:dateUtc="2025-01-20T21:58:00Z"/>
                <w:rFonts w:eastAsiaTheme="minorHAnsi"/>
              </w:rPr>
            </w:pPr>
            <w:ins w:id="624" w:author="GSPLM" w:date="2025-01-20T18:58:00Z" w16du:dateUtc="2025-01-20T21:58:00Z">
              <w:r>
                <w:rPr>
                  <w:rFonts w:eastAsiaTheme="minorHAnsi"/>
                </w:rPr>
                <w:t>25 (22,3–27,3)</w:t>
              </w:r>
            </w:ins>
          </w:p>
          <w:p w14:paraId="6DA71AC4" w14:textId="28CC91BB" w:rsidR="005206F3" w:rsidRPr="00552373" w:rsidRDefault="005206F3" w:rsidP="008323E3">
            <w:pPr>
              <w:pStyle w:val="Textotabela"/>
              <w:rPr>
                <w:rFonts w:eastAsiaTheme="minorHAnsi"/>
              </w:rPr>
            </w:pPr>
            <w:del w:id="625" w:author="GSPLM" w:date="2025-01-20T18:58:00Z" w16du:dateUtc="2025-01-20T21:58:00Z">
              <w:r w:rsidRPr="00552373" w:rsidDel="005206F3">
                <w:rPr>
                  <w:rFonts w:eastAsiaTheme="minorHAnsi"/>
                </w:rPr>
                <w:delText>25 (22.3–27.3)</w:delText>
              </w:r>
            </w:del>
          </w:p>
        </w:tc>
        <w:tc>
          <w:tcPr>
            <w:tcW w:w="1985" w:type="dxa"/>
            <w:noWrap/>
            <w:vAlign w:val="top"/>
            <w:hideMark/>
            <w:tcPrChange w:id="626" w:author="GSPLM" w:date="2025-01-20T19:06:00Z" w16du:dateUtc="2025-01-20T22:06:00Z">
              <w:tcPr>
                <w:tcW w:w="1985" w:type="dxa"/>
                <w:gridSpan w:val="2"/>
                <w:noWrap/>
                <w:hideMark/>
              </w:tcPr>
            </w:tcPrChange>
          </w:tcPr>
          <w:p w14:paraId="0C523869" w14:textId="77777777" w:rsidR="005206F3" w:rsidRDefault="005206F3" w:rsidP="008323E3">
            <w:pPr>
              <w:pStyle w:val="Textotabela"/>
              <w:rPr>
                <w:ins w:id="627" w:author="GSPLM" w:date="2025-01-20T18:58:00Z" w16du:dateUtc="2025-01-20T21:58:00Z"/>
                <w:rFonts w:eastAsiaTheme="minorHAnsi"/>
              </w:rPr>
            </w:pPr>
            <w:ins w:id="628" w:author="GSPLM" w:date="2025-01-20T18:58:00Z" w16du:dateUtc="2025-01-20T21:58:00Z">
              <w:r>
                <w:rPr>
                  <w:rFonts w:eastAsiaTheme="minorHAnsi"/>
                </w:rPr>
                <w:t>24 (22,1–25,7)</w:t>
              </w:r>
            </w:ins>
          </w:p>
          <w:p w14:paraId="3EBACFAF" w14:textId="4B47609D" w:rsidR="005206F3" w:rsidRPr="00552373" w:rsidRDefault="005206F3" w:rsidP="008323E3">
            <w:pPr>
              <w:pStyle w:val="Textotabela"/>
              <w:rPr>
                <w:rFonts w:eastAsiaTheme="minorHAnsi"/>
              </w:rPr>
            </w:pPr>
            <w:del w:id="629" w:author="GSPLM" w:date="2025-01-20T18:58:00Z" w16du:dateUtc="2025-01-20T21:58:00Z">
              <w:r w:rsidRPr="00552373" w:rsidDel="005206F3">
                <w:rPr>
                  <w:rFonts w:eastAsiaTheme="minorHAnsi"/>
                </w:rPr>
                <w:delText>24 (22.1–25.7)</w:delText>
              </w:r>
            </w:del>
          </w:p>
        </w:tc>
        <w:tc>
          <w:tcPr>
            <w:tcW w:w="850" w:type="dxa"/>
            <w:noWrap/>
            <w:vAlign w:val="top"/>
            <w:hideMark/>
            <w:tcPrChange w:id="630" w:author="GSPLM" w:date="2025-01-20T19:06:00Z" w16du:dateUtc="2025-01-20T22:06:00Z">
              <w:tcPr>
                <w:tcW w:w="850" w:type="dxa"/>
                <w:gridSpan w:val="2"/>
                <w:noWrap/>
                <w:vAlign w:val="bottom"/>
                <w:hideMark/>
              </w:tcPr>
            </w:tcPrChange>
          </w:tcPr>
          <w:p w14:paraId="62264AD3" w14:textId="77777777" w:rsidR="005206F3" w:rsidRDefault="005206F3" w:rsidP="008323E3">
            <w:pPr>
              <w:pStyle w:val="Textotabela"/>
              <w:rPr>
                <w:ins w:id="631" w:author="GSPLM" w:date="2025-01-20T19:04:00Z" w16du:dateUtc="2025-01-20T22:04:00Z"/>
                <w:rFonts w:ascii="Aptos Narrow" w:hAnsi="Aptos Narrow"/>
                <w:color w:val="000000"/>
              </w:rPr>
            </w:pPr>
            <w:ins w:id="632" w:author="GSPLM" w:date="2025-01-20T19:04:00Z" w16du:dateUtc="2025-01-20T22:04:00Z">
              <w:r>
                <w:rPr>
                  <w:rFonts w:ascii="Aptos Narrow" w:hAnsi="Aptos Narrow"/>
                  <w:color w:val="000000"/>
                </w:rPr>
                <w:t>0,549</w:t>
              </w:r>
            </w:ins>
          </w:p>
          <w:p w14:paraId="1FBE376E" w14:textId="39E004D6" w:rsidR="005206F3" w:rsidRPr="00552373" w:rsidRDefault="005206F3" w:rsidP="008323E3">
            <w:pPr>
              <w:pStyle w:val="Textotabela"/>
              <w:rPr>
                <w:rFonts w:eastAsiaTheme="minorHAnsi"/>
              </w:rPr>
            </w:pPr>
            <w:del w:id="633" w:author="GSPLM" w:date="2025-01-20T18:58:00Z" w16du:dateUtc="2025-01-20T21:58:00Z">
              <w:r w:rsidRPr="00552373" w:rsidDel="005206F3">
                <w:rPr>
                  <w:rFonts w:eastAsiaTheme="minorHAnsi"/>
                </w:rPr>
                <w:delText>0.6 (0.549)</w:delText>
              </w:r>
            </w:del>
          </w:p>
        </w:tc>
      </w:tr>
      <w:tr w:rsidR="008323E3" w:rsidRPr="00552373" w14:paraId="3707917B" w14:textId="77777777" w:rsidTr="008323E3">
        <w:trPr>
          <w:trHeight w:val="160"/>
          <w:trPrChange w:id="634" w:author="GSPLM" w:date="2025-01-20T19:06:00Z" w16du:dateUtc="2025-01-20T22:06:00Z">
            <w:trPr>
              <w:gridAfter w:val="0"/>
              <w:trHeight w:val="160"/>
            </w:trPr>
          </w:trPrChange>
        </w:trPr>
        <w:tc>
          <w:tcPr>
            <w:tcW w:w="2254" w:type="dxa"/>
            <w:noWrap/>
            <w:vAlign w:val="top"/>
            <w:hideMark/>
            <w:tcPrChange w:id="635" w:author="GSPLM" w:date="2025-01-20T19:06:00Z" w16du:dateUtc="2025-01-20T22:06:00Z">
              <w:tcPr>
                <w:tcW w:w="2254" w:type="dxa"/>
                <w:noWrap/>
                <w:hideMark/>
              </w:tcPr>
            </w:tcPrChange>
          </w:tcPr>
          <w:p w14:paraId="30495DF8" w14:textId="77777777" w:rsidR="005206F3" w:rsidRPr="00552373" w:rsidRDefault="005206F3" w:rsidP="008323E3">
            <w:pPr>
              <w:pStyle w:val="Textotabela"/>
              <w:rPr>
                <w:rFonts w:eastAsiaTheme="minorHAnsi"/>
              </w:rPr>
            </w:pPr>
            <w:r w:rsidRPr="00552373">
              <w:rPr>
                <w:rFonts w:eastAsiaTheme="minorHAnsi"/>
              </w:rPr>
              <w:t>ALT (U/L)</w:t>
            </w:r>
          </w:p>
        </w:tc>
        <w:tc>
          <w:tcPr>
            <w:tcW w:w="2141" w:type="dxa"/>
            <w:noWrap/>
            <w:vAlign w:val="top"/>
            <w:hideMark/>
            <w:tcPrChange w:id="636" w:author="GSPLM" w:date="2025-01-20T19:06:00Z" w16du:dateUtc="2025-01-20T22:06:00Z">
              <w:tcPr>
                <w:tcW w:w="1715" w:type="dxa"/>
                <w:noWrap/>
                <w:hideMark/>
              </w:tcPr>
            </w:tcPrChange>
          </w:tcPr>
          <w:p w14:paraId="14C88CAB" w14:textId="77777777" w:rsidR="005206F3" w:rsidRDefault="005206F3" w:rsidP="008323E3">
            <w:pPr>
              <w:pStyle w:val="Textotabela"/>
              <w:rPr>
                <w:ins w:id="637" w:author="GSPLM" w:date="2025-01-20T18:58:00Z" w16du:dateUtc="2025-01-20T21:58:00Z"/>
                <w:rFonts w:eastAsiaTheme="minorHAnsi"/>
              </w:rPr>
            </w:pPr>
            <w:ins w:id="638" w:author="GSPLM" w:date="2025-01-20T18:58:00Z" w16du:dateUtc="2025-01-20T21:58:00Z">
              <w:r>
                <w:rPr>
                  <w:rFonts w:eastAsiaTheme="minorHAnsi"/>
                </w:rPr>
                <w:t>28 (25,3–31,7)</w:t>
              </w:r>
            </w:ins>
          </w:p>
          <w:p w14:paraId="09A6C31F" w14:textId="3042FBF4" w:rsidR="005206F3" w:rsidRPr="00552373" w:rsidRDefault="005206F3" w:rsidP="008323E3">
            <w:pPr>
              <w:pStyle w:val="Textotabela"/>
              <w:rPr>
                <w:rFonts w:eastAsiaTheme="minorHAnsi"/>
              </w:rPr>
            </w:pPr>
            <w:del w:id="639" w:author="GSPLM" w:date="2025-01-20T18:58:00Z" w16du:dateUtc="2025-01-20T21:58:00Z">
              <w:r w:rsidRPr="00552373" w:rsidDel="005206F3">
                <w:rPr>
                  <w:rFonts w:eastAsiaTheme="minorHAnsi"/>
                </w:rPr>
                <w:delText>28 (25.3–31.7)</w:delText>
              </w:r>
            </w:del>
          </w:p>
        </w:tc>
        <w:tc>
          <w:tcPr>
            <w:tcW w:w="2127" w:type="dxa"/>
            <w:noWrap/>
            <w:vAlign w:val="top"/>
            <w:hideMark/>
            <w:tcPrChange w:id="640" w:author="GSPLM" w:date="2025-01-20T19:06:00Z" w16du:dateUtc="2025-01-20T22:06:00Z">
              <w:tcPr>
                <w:tcW w:w="1985" w:type="dxa"/>
                <w:gridSpan w:val="2"/>
                <w:noWrap/>
                <w:hideMark/>
              </w:tcPr>
            </w:tcPrChange>
          </w:tcPr>
          <w:p w14:paraId="0667C055" w14:textId="77777777" w:rsidR="005206F3" w:rsidRDefault="005206F3" w:rsidP="008323E3">
            <w:pPr>
              <w:pStyle w:val="Textotabela"/>
              <w:rPr>
                <w:ins w:id="641" w:author="GSPLM" w:date="2025-01-20T18:58:00Z" w16du:dateUtc="2025-01-20T21:58:00Z"/>
                <w:rFonts w:eastAsiaTheme="minorHAnsi"/>
              </w:rPr>
            </w:pPr>
            <w:ins w:id="642" w:author="GSPLM" w:date="2025-01-20T18:58:00Z" w16du:dateUtc="2025-01-20T21:58:00Z">
              <w:r>
                <w:rPr>
                  <w:rFonts w:eastAsiaTheme="minorHAnsi"/>
                </w:rPr>
                <w:t>31 (25,5–36,2)</w:t>
              </w:r>
            </w:ins>
          </w:p>
          <w:p w14:paraId="5D982F70" w14:textId="01612226" w:rsidR="005206F3" w:rsidRPr="00552373" w:rsidRDefault="005206F3" w:rsidP="008323E3">
            <w:pPr>
              <w:pStyle w:val="Textotabela"/>
              <w:rPr>
                <w:rFonts w:eastAsiaTheme="minorHAnsi"/>
              </w:rPr>
            </w:pPr>
            <w:del w:id="643" w:author="GSPLM" w:date="2025-01-20T18:58:00Z" w16du:dateUtc="2025-01-20T21:58:00Z">
              <w:r w:rsidRPr="00552373" w:rsidDel="005206F3">
                <w:rPr>
                  <w:rFonts w:eastAsiaTheme="minorHAnsi"/>
                </w:rPr>
                <w:delText>31 (25.5–36.2)</w:delText>
              </w:r>
            </w:del>
          </w:p>
        </w:tc>
        <w:tc>
          <w:tcPr>
            <w:tcW w:w="1985" w:type="dxa"/>
            <w:noWrap/>
            <w:vAlign w:val="top"/>
            <w:hideMark/>
            <w:tcPrChange w:id="644" w:author="GSPLM" w:date="2025-01-20T19:06:00Z" w16du:dateUtc="2025-01-20T22:06:00Z">
              <w:tcPr>
                <w:tcW w:w="1985" w:type="dxa"/>
                <w:gridSpan w:val="2"/>
                <w:noWrap/>
                <w:hideMark/>
              </w:tcPr>
            </w:tcPrChange>
          </w:tcPr>
          <w:p w14:paraId="3BE1D708" w14:textId="77777777" w:rsidR="005206F3" w:rsidRDefault="005206F3" w:rsidP="008323E3">
            <w:pPr>
              <w:pStyle w:val="Textotabela"/>
              <w:rPr>
                <w:ins w:id="645" w:author="GSPLM" w:date="2025-01-20T18:58:00Z" w16du:dateUtc="2025-01-20T21:58:00Z"/>
                <w:rFonts w:eastAsiaTheme="minorHAnsi"/>
              </w:rPr>
            </w:pPr>
            <w:ins w:id="646" w:author="GSPLM" w:date="2025-01-20T18:58:00Z" w16du:dateUtc="2025-01-20T21:58:00Z">
              <w:r>
                <w:rPr>
                  <w:rFonts w:eastAsiaTheme="minorHAnsi"/>
                </w:rPr>
                <w:t>26 (22,9–29,6)</w:t>
              </w:r>
            </w:ins>
          </w:p>
          <w:p w14:paraId="3260B7DA" w14:textId="1C13BA61" w:rsidR="005206F3" w:rsidRPr="00552373" w:rsidRDefault="005206F3" w:rsidP="008323E3">
            <w:pPr>
              <w:pStyle w:val="Textotabela"/>
              <w:rPr>
                <w:rFonts w:eastAsiaTheme="minorHAnsi"/>
              </w:rPr>
            </w:pPr>
            <w:del w:id="647" w:author="GSPLM" w:date="2025-01-20T18:58:00Z" w16du:dateUtc="2025-01-20T21:58:00Z">
              <w:r w:rsidRPr="00552373" w:rsidDel="005206F3">
                <w:rPr>
                  <w:rFonts w:eastAsiaTheme="minorHAnsi"/>
                </w:rPr>
                <w:delText>26 (22.9–29.6)</w:delText>
              </w:r>
            </w:del>
          </w:p>
        </w:tc>
        <w:tc>
          <w:tcPr>
            <w:tcW w:w="850" w:type="dxa"/>
            <w:noWrap/>
            <w:vAlign w:val="top"/>
            <w:hideMark/>
            <w:tcPrChange w:id="648" w:author="GSPLM" w:date="2025-01-20T19:06:00Z" w16du:dateUtc="2025-01-20T22:06:00Z">
              <w:tcPr>
                <w:tcW w:w="850" w:type="dxa"/>
                <w:gridSpan w:val="2"/>
                <w:noWrap/>
                <w:vAlign w:val="bottom"/>
                <w:hideMark/>
              </w:tcPr>
            </w:tcPrChange>
          </w:tcPr>
          <w:p w14:paraId="6DD5B957" w14:textId="77777777" w:rsidR="005206F3" w:rsidRDefault="005206F3" w:rsidP="008323E3">
            <w:pPr>
              <w:pStyle w:val="Textotabela"/>
              <w:rPr>
                <w:ins w:id="649" w:author="GSPLM" w:date="2025-01-20T19:04:00Z" w16du:dateUtc="2025-01-20T22:04:00Z"/>
                <w:rFonts w:ascii="Aptos Narrow" w:hAnsi="Aptos Narrow"/>
                <w:color w:val="000000"/>
              </w:rPr>
            </w:pPr>
            <w:ins w:id="650" w:author="GSPLM" w:date="2025-01-20T19:04:00Z" w16du:dateUtc="2025-01-20T22:04:00Z">
              <w:r>
                <w:rPr>
                  <w:rFonts w:ascii="Aptos Narrow" w:hAnsi="Aptos Narrow"/>
                  <w:color w:val="000000"/>
                </w:rPr>
                <w:t>0,158</w:t>
              </w:r>
            </w:ins>
          </w:p>
          <w:p w14:paraId="4379E9B5" w14:textId="21810627" w:rsidR="005206F3" w:rsidRPr="00552373" w:rsidRDefault="005206F3" w:rsidP="008323E3">
            <w:pPr>
              <w:pStyle w:val="Textotabela"/>
              <w:rPr>
                <w:rFonts w:eastAsiaTheme="minorHAnsi"/>
              </w:rPr>
            </w:pPr>
            <w:del w:id="651" w:author="GSPLM" w:date="2025-01-20T18:58:00Z" w16du:dateUtc="2025-01-20T21:58:00Z">
              <w:r w:rsidRPr="00552373" w:rsidDel="005206F3">
                <w:rPr>
                  <w:rFonts w:eastAsiaTheme="minorHAnsi"/>
                </w:rPr>
                <w:delText>1.43 (0.158)</w:delText>
              </w:r>
            </w:del>
          </w:p>
        </w:tc>
      </w:tr>
      <w:tr w:rsidR="008323E3" w:rsidRPr="00552373" w14:paraId="1E35AA23" w14:textId="77777777" w:rsidTr="008323E3">
        <w:trPr>
          <w:trHeight w:val="160"/>
          <w:trPrChange w:id="652" w:author="GSPLM" w:date="2025-01-20T19:06:00Z" w16du:dateUtc="2025-01-20T22:06:00Z">
            <w:trPr>
              <w:gridAfter w:val="0"/>
              <w:trHeight w:val="160"/>
            </w:trPr>
          </w:trPrChange>
        </w:trPr>
        <w:tc>
          <w:tcPr>
            <w:tcW w:w="2254" w:type="dxa"/>
            <w:noWrap/>
            <w:vAlign w:val="top"/>
            <w:hideMark/>
            <w:tcPrChange w:id="653" w:author="GSPLM" w:date="2025-01-20T19:06:00Z" w16du:dateUtc="2025-01-20T22:06:00Z">
              <w:tcPr>
                <w:tcW w:w="2254" w:type="dxa"/>
                <w:noWrap/>
                <w:hideMark/>
              </w:tcPr>
            </w:tcPrChange>
          </w:tcPr>
          <w:p w14:paraId="3864F586" w14:textId="77777777" w:rsidR="005206F3" w:rsidRPr="00552373" w:rsidRDefault="005206F3" w:rsidP="008323E3">
            <w:pPr>
              <w:pStyle w:val="Textotabela"/>
              <w:rPr>
                <w:rFonts w:eastAsiaTheme="minorHAnsi"/>
              </w:rPr>
            </w:pPr>
            <w:r w:rsidRPr="00552373">
              <w:rPr>
                <w:rFonts w:eastAsiaTheme="minorHAnsi"/>
              </w:rPr>
              <w:lastRenderedPageBreak/>
              <w:t>GGT (U/L)</w:t>
            </w:r>
          </w:p>
        </w:tc>
        <w:tc>
          <w:tcPr>
            <w:tcW w:w="2141" w:type="dxa"/>
            <w:noWrap/>
            <w:vAlign w:val="top"/>
            <w:hideMark/>
            <w:tcPrChange w:id="654" w:author="GSPLM" w:date="2025-01-20T19:06:00Z" w16du:dateUtc="2025-01-20T22:06:00Z">
              <w:tcPr>
                <w:tcW w:w="1715" w:type="dxa"/>
                <w:noWrap/>
                <w:hideMark/>
              </w:tcPr>
            </w:tcPrChange>
          </w:tcPr>
          <w:p w14:paraId="13E73944" w14:textId="77777777" w:rsidR="005206F3" w:rsidRDefault="005206F3" w:rsidP="008323E3">
            <w:pPr>
              <w:pStyle w:val="Textotabela"/>
              <w:rPr>
                <w:ins w:id="655" w:author="GSPLM" w:date="2025-01-20T18:58:00Z" w16du:dateUtc="2025-01-20T21:58:00Z"/>
                <w:rFonts w:eastAsiaTheme="minorHAnsi"/>
              </w:rPr>
            </w:pPr>
            <w:ins w:id="656" w:author="GSPLM" w:date="2025-01-20T18:58:00Z" w16du:dateUtc="2025-01-20T21:58:00Z">
              <w:r>
                <w:rPr>
                  <w:rFonts w:eastAsiaTheme="minorHAnsi"/>
                </w:rPr>
                <w:t>38 (27,7–48)</w:t>
              </w:r>
            </w:ins>
          </w:p>
          <w:p w14:paraId="142BE75B" w14:textId="7CEFBB09" w:rsidR="005206F3" w:rsidRPr="00552373" w:rsidRDefault="005206F3" w:rsidP="008323E3">
            <w:pPr>
              <w:pStyle w:val="Textotabela"/>
              <w:rPr>
                <w:rFonts w:eastAsiaTheme="minorHAnsi"/>
              </w:rPr>
            </w:pPr>
            <w:del w:id="657" w:author="GSPLM" w:date="2025-01-20T18:58:00Z" w16du:dateUtc="2025-01-20T21:58:00Z">
              <w:r w:rsidRPr="00552373" w:rsidDel="005206F3">
                <w:rPr>
                  <w:rFonts w:eastAsiaTheme="minorHAnsi"/>
                </w:rPr>
                <w:delText>38 (27.7–48)</w:delText>
              </w:r>
            </w:del>
          </w:p>
        </w:tc>
        <w:tc>
          <w:tcPr>
            <w:tcW w:w="2127" w:type="dxa"/>
            <w:noWrap/>
            <w:vAlign w:val="top"/>
            <w:hideMark/>
            <w:tcPrChange w:id="658" w:author="GSPLM" w:date="2025-01-20T19:06:00Z" w16du:dateUtc="2025-01-20T22:06:00Z">
              <w:tcPr>
                <w:tcW w:w="1985" w:type="dxa"/>
                <w:gridSpan w:val="2"/>
                <w:noWrap/>
                <w:hideMark/>
              </w:tcPr>
            </w:tcPrChange>
          </w:tcPr>
          <w:p w14:paraId="348794CE" w14:textId="77777777" w:rsidR="005206F3" w:rsidRDefault="005206F3" w:rsidP="008323E3">
            <w:pPr>
              <w:pStyle w:val="Textotabela"/>
              <w:rPr>
                <w:ins w:id="659" w:author="GSPLM" w:date="2025-01-20T18:58:00Z" w16du:dateUtc="2025-01-20T21:58:00Z"/>
                <w:rFonts w:eastAsiaTheme="minorHAnsi"/>
              </w:rPr>
            </w:pPr>
            <w:ins w:id="660" w:author="GSPLM" w:date="2025-01-20T18:58:00Z" w16du:dateUtc="2025-01-20T21:58:00Z">
              <w:r>
                <w:rPr>
                  <w:rFonts w:eastAsiaTheme="minorHAnsi"/>
                </w:rPr>
                <w:t>40 (21–58,7)</w:t>
              </w:r>
            </w:ins>
          </w:p>
          <w:p w14:paraId="73574115" w14:textId="345ED113" w:rsidR="005206F3" w:rsidRPr="00552373" w:rsidRDefault="005206F3" w:rsidP="008323E3">
            <w:pPr>
              <w:pStyle w:val="Textotabela"/>
              <w:rPr>
                <w:rFonts w:eastAsiaTheme="minorHAnsi"/>
              </w:rPr>
            </w:pPr>
            <w:del w:id="661" w:author="GSPLM" w:date="2025-01-20T18:58:00Z" w16du:dateUtc="2025-01-20T21:58:00Z">
              <w:r w:rsidRPr="00552373" w:rsidDel="005206F3">
                <w:rPr>
                  <w:rFonts w:eastAsiaTheme="minorHAnsi"/>
                </w:rPr>
                <w:delText>40 (21–58.7)</w:delText>
              </w:r>
            </w:del>
          </w:p>
        </w:tc>
        <w:tc>
          <w:tcPr>
            <w:tcW w:w="1985" w:type="dxa"/>
            <w:noWrap/>
            <w:vAlign w:val="top"/>
            <w:hideMark/>
            <w:tcPrChange w:id="662" w:author="GSPLM" w:date="2025-01-20T19:06:00Z" w16du:dateUtc="2025-01-20T22:06:00Z">
              <w:tcPr>
                <w:tcW w:w="1985" w:type="dxa"/>
                <w:gridSpan w:val="2"/>
                <w:noWrap/>
                <w:hideMark/>
              </w:tcPr>
            </w:tcPrChange>
          </w:tcPr>
          <w:p w14:paraId="01B40CB6" w14:textId="77777777" w:rsidR="005206F3" w:rsidRDefault="005206F3" w:rsidP="008323E3">
            <w:pPr>
              <w:pStyle w:val="Textotabela"/>
              <w:rPr>
                <w:ins w:id="663" w:author="GSPLM" w:date="2025-01-20T18:58:00Z" w16du:dateUtc="2025-01-20T21:58:00Z"/>
                <w:rFonts w:eastAsiaTheme="minorHAnsi"/>
              </w:rPr>
            </w:pPr>
            <w:ins w:id="664" w:author="GSPLM" w:date="2025-01-20T18:58:00Z" w16du:dateUtc="2025-01-20T21:58:00Z">
              <w:r>
                <w:rPr>
                  <w:rFonts w:eastAsiaTheme="minorHAnsi"/>
                </w:rPr>
                <w:t>36 (27,5–44,3)</w:t>
              </w:r>
            </w:ins>
          </w:p>
          <w:p w14:paraId="7568B737" w14:textId="35D9DB05" w:rsidR="005206F3" w:rsidRPr="00552373" w:rsidRDefault="005206F3" w:rsidP="008323E3">
            <w:pPr>
              <w:pStyle w:val="Textotabela"/>
              <w:rPr>
                <w:rFonts w:eastAsiaTheme="minorHAnsi"/>
              </w:rPr>
            </w:pPr>
            <w:del w:id="665" w:author="GSPLM" w:date="2025-01-20T18:58:00Z" w16du:dateUtc="2025-01-20T21:58:00Z">
              <w:r w:rsidRPr="00552373" w:rsidDel="005206F3">
                <w:rPr>
                  <w:rFonts w:eastAsiaTheme="minorHAnsi"/>
                </w:rPr>
                <w:delText>36 (27.5–44.3)</w:delText>
              </w:r>
            </w:del>
          </w:p>
        </w:tc>
        <w:tc>
          <w:tcPr>
            <w:tcW w:w="850" w:type="dxa"/>
            <w:noWrap/>
            <w:vAlign w:val="top"/>
            <w:hideMark/>
            <w:tcPrChange w:id="666" w:author="GSPLM" w:date="2025-01-20T19:06:00Z" w16du:dateUtc="2025-01-20T22:06:00Z">
              <w:tcPr>
                <w:tcW w:w="850" w:type="dxa"/>
                <w:gridSpan w:val="2"/>
                <w:noWrap/>
                <w:vAlign w:val="bottom"/>
                <w:hideMark/>
              </w:tcPr>
            </w:tcPrChange>
          </w:tcPr>
          <w:p w14:paraId="26308303" w14:textId="77777777" w:rsidR="005206F3" w:rsidRDefault="005206F3" w:rsidP="008323E3">
            <w:pPr>
              <w:pStyle w:val="Textotabela"/>
              <w:rPr>
                <w:ins w:id="667" w:author="GSPLM" w:date="2025-01-20T19:04:00Z" w16du:dateUtc="2025-01-20T22:04:00Z"/>
                <w:rFonts w:ascii="Aptos Narrow" w:hAnsi="Aptos Narrow"/>
                <w:color w:val="000000"/>
              </w:rPr>
            </w:pPr>
            <w:ins w:id="668" w:author="GSPLM" w:date="2025-01-20T19:04:00Z" w16du:dateUtc="2025-01-20T22:04:00Z">
              <w:r>
                <w:rPr>
                  <w:rFonts w:ascii="Aptos Narrow" w:hAnsi="Aptos Narrow"/>
                  <w:color w:val="000000"/>
                </w:rPr>
                <w:t>0,71</w:t>
              </w:r>
            </w:ins>
          </w:p>
          <w:p w14:paraId="4D49AB19" w14:textId="5EB378DC" w:rsidR="005206F3" w:rsidRPr="00552373" w:rsidRDefault="005206F3" w:rsidP="008323E3">
            <w:pPr>
              <w:pStyle w:val="Textotabela"/>
              <w:rPr>
                <w:rFonts w:eastAsiaTheme="minorHAnsi"/>
              </w:rPr>
            </w:pPr>
            <w:del w:id="669" w:author="GSPLM" w:date="2025-01-20T18:58:00Z" w16du:dateUtc="2025-01-20T21:58:00Z">
              <w:r w:rsidRPr="00552373" w:rsidDel="005206F3">
                <w:rPr>
                  <w:rFonts w:eastAsiaTheme="minorHAnsi"/>
                </w:rPr>
                <w:delText>0.37 (0.71)</w:delText>
              </w:r>
            </w:del>
          </w:p>
        </w:tc>
      </w:tr>
      <w:tr w:rsidR="008323E3" w:rsidRPr="00552373" w14:paraId="6B33A1DF" w14:textId="77777777" w:rsidTr="008323E3">
        <w:trPr>
          <w:trHeight w:val="160"/>
          <w:trPrChange w:id="670" w:author="GSPLM" w:date="2025-01-20T19:06:00Z" w16du:dateUtc="2025-01-20T22:06:00Z">
            <w:trPr>
              <w:gridAfter w:val="0"/>
              <w:trHeight w:val="160"/>
            </w:trPr>
          </w:trPrChange>
        </w:trPr>
        <w:tc>
          <w:tcPr>
            <w:tcW w:w="2254" w:type="dxa"/>
            <w:noWrap/>
            <w:vAlign w:val="top"/>
            <w:hideMark/>
            <w:tcPrChange w:id="671" w:author="GSPLM" w:date="2025-01-20T19:06:00Z" w16du:dateUtc="2025-01-20T22:06:00Z">
              <w:tcPr>
                <w:tcW w:w="2254" w:type="dxa"/>
                <w:noWrap/>
                <w:hideMark/>
              </w:tcPr>
            </w:tcPrChange>
          </w:tcPr>
          <w:p w14:paraId="0BCCC235" w14:textId="77777777" w:rsidR="005206F3" w:rsidRPr="00552373" w:rsidRDefault="005206F3" w:rsidP="008323E3">
            <w:pPr>
              <w:pStyle w:val="Textotabela"/>
              <w:rPr>
                <w:rFonts w:eastAsiaTheme="minorHAnsi"/>
              </w:rPr>
            </w:pPr>
            <w:r w:rsidRPr="00552373">
              <w:rPr>
                <w:rFonts w:eastAsiaTheme="minorHAnsi"/>
              </w:rPr>
              <w:t>Fosfatase alcalina (U/L)</w:t>
            </w:r>
          </w:p>
        </w:tc>
        <w:tc>
          <w:tcPr>
            <w:tcW w:w="2141" w:type="dxa"/>
            <w:noWrap/>
            <w:vAlign w:val="top"/>
            <w:hideMark/>
            <w:tcPrChange w:id="672" w:author="GSPLM" w:date="2025-01-20T19:06:00Z" w16du:dateUtc="2025-01-20T22:06:00Z">
              <w:tcPr>
                <w:tcW w:w="1715" w:type="dxa"/>
                <w:noWrap/>
                <w:hideMark/>
              </w:tcPr>
            </w:tcPrChange>
          </w:tcPr>
          <w:p w14:paraId="52B76516" w14:textId="77777777" w:rsidR="005206F3" w:rsidRDefault="005206F3" w:rsidP="008323E3">
            <w:pPr>
              <w:pStyle w:val="Textotabela"/>
              <w:rPr>
                <w:ins w:id="673" w:author="GSPLM" w:date="2025-01-20T18:58:00Z" w16du:dateUtc="2025-01-20T21:58:00Z"/>
                <w:rFonts w:eastAsiaTheme="minorHAnsi"/>
              </w:rPr>
            </w:pPr>
            <w:ins w:id="674" w:author="GSPLM" w:date="2025-01-20T18:58:00Z" w16du:dateUtc="2025-01-20T21:58:00Z">
              <w:r>
                <w:rPr>
                  <w:rFonts w:eastAsiaTheme="minorHAnsi"/>
                </w:rPr>
                <w:t>70 (65,6–74,6)</w:t>
              </w:r>
            </w:ins>
          </w:p>
          <w:p w14:paraId="4943154A" w14:textId="5C5C0EFA" w:rsidR="005206F3" w:rsidRPr="00552373" w:rsidRDefault="005206F3" w:rsidP="008323E3">
            <w:pPr>
              <w:pStyle w:val="Textotabela"/>
              <w:rPr>
                <w:rFonts w:eastAsiaTheme="minorHAnsi"/>
              </w:rPr>
            </w:pPr>
            <w:del w:id="675" w:author="GSPLM" w:date="2025-01-20T18:58:00Z" w16du:dateUtc="2025-01-20T21:58:00Z">
              <w:r w:rsidRPr="00552373" w:rsidDel="005206F3">
                <w:rPr>
                  <w:rFonts w:eastAsiaTheme="minorHAnsi"/>
                </w:rPr>
                <w:delText>70 (65.6–74.6)</w:delText>
              </w:r>
            </w:del>
          </w:p>
        </w:tc>
        <w:tc>
          <w:tcPr>
            <w:tcW w:w="2127" w:type="dxa"/>
            <w:noWrap/>
            <w:vAlign w:val="top"/>
            <w:hideMark/>
            <w:tcPrChange w:id="676" w:author="GSPLM" w:date="2025-01-20T19:06:00Z" w16du:dateUtc="2025-01-20T22:06:00Z">
              <w:tcPr>
                <w:tcW w:w="1985" w:type="dxa"/>
                <w:gridSpan w:val="2"/>
                <w:noWrap/>
                <w:hideMark/>
              </w:tcPr>
            </w:tcPrChange>
          </w:tcPr>
          <w:p w14:paraId="7FFEB0A4" w14:textId="77777777" w:rsidR="005206F3" w:rsidRDefault="005206F3" w:rsidP="008323E3">
            <w:pPr>
              <w:pStyle w:val="Textotabela"/>
              <w:rPr>
                <w:ins w:id="677" w:author="GSPLM" w:date="2025-01-20T18:58:00Z" w16du:dateUtc="2025-01-20T21:58:00Z"/>
                <w:rFonts w:eastAsiaTheme="minorHAnsi"/>
              </w:rPr>
            </w:pPr>
            <w:ins w:id="678" w:author="GSPLM" w:date="2025-01-20T18:58:00Z" w16du:dateUtc="2025-01-20T21:58:00Z">
              <w:r>
                <w:rPr>
                  <w:rFonts w:eastAsiaTheme="minorHAnsi"/>
                </w:rPr>
                <w:t>68 (63,3–72,2)</w:t>
              </w:r>
            </w:ins>
          </w:p>
          <w:p w14:paraId="2D948DE7" w14:textId="07EF3CDD" w:rsidR="005206F3" w:rsidRPr="00552373" w:rsidRDefault="005206F3" w:rsidP="008323E3">
            <w:pPr>
              <w:pStyle w:val="Textotabela"/>
              <w:rPr>
                <w:rFonts w:eastAsiaTheme="minorHAnsi"/>
              </w:rPr>
            </w:pPr>
            <w:del w:id="679" w:author="GSPLM" w:date="2025-01-20T18:58:00Z" w16du:dateUtc="2025-01-20T21:58:00Z">
              <w:r w:rsidRPr="00552373" w:rsidDel="005206F3">
                <w:rPr>
                  <w:rFonts w:eastAsiaTheme="minorHAnsi"/>
                </w:rPr>
                <w:delText>68 (63.3–72.2)</w:delText>
              </w:r>
            </w:del>
          </w:p>
        </w:tc>
        <w:tc>
          <w:tcPr>
            <w:tcW w:w="1985" w:type="dxa"/>
            <w:noWrap/>
            <w:vAlign w:val="top"/>
            <w:hideMark/>
            <w:tcPrChange w:id="680" w:author="GSPLM" w:date="2025-01-20T19:06:00Z" w16du:dateUtc="2025-01-20T22:06:00Z">
              <w:tcPr>
                <w:tcW w:w="1985" w:type="dxa"/>
                <w:gridSpan w:val="2"/>
                <w:noWrap/>
                <w:hideMark/>
              </w:tcPr>
            </w:tcPrChange>
          </w:tcPr>
          <w:p w14:paraId="78E090E1" w14:textId="77777777" w:rsidR="005206F3" w:rsidRDefault="005206F3" w:rsidP="008323E3">
            <w:pPr>
              <w:pStyle w:val="Textotabela"/>
              <w:rPr>
                <w:ins w:id="681" w:author="GSPLM" w:date="2025-01-20T18:58:00Z" w16du:dateUtc="2025-01-20T21:58:00Z"/>
                <w:rFonts w:eastAsiaTheme="minorHAnsi"/>
              </w:rPr>
            </w:pPr>
            <w:ins w:id="682" w:author="GSPLM" w:date="2025-01-20T18:58:00Z" w16du:dateUtc="2025-01-20T21:58:00Z">
              <w:r>
                <w:rPr>
                  <w:rFonts w:eastAsiaTheme="minorHAnsi"/>
                </w:rPr>
                <w:t>72 (64,7–80,2)</w:t>
              </w:r>
            </w:ins>
          </w:p>
          <w:p w14:paraId="37149E7A" w14:textId="2C3E9B82" w:rsidR="005206F3" w:rsidRPr="00552373" w:rsidRDefault="005206F3" w:rsidP="008323E3">
            <w:pPr>
              <w:pStyle w:val="Textotabela"/>
              <w:rPr>
                <w:rFonts w:eastAsiaTheme="minorHAnsi"/>
              </w:rPr>
            </w:pPr>
            <w:del w:id="683" w:author="GSPLM" w:date="2025-01-20T18:58:00Z" w16du:dateUtc="2025-01-20T21:58:00Z">
              <w:r w:rsidRPr="00552373" w:rsidDel="005206F3">
                <w:rPr>
                  <w:rFonts w:eastAsiaTheme="minorHAnsi"/>
                </w:rPr>
                <w:delText>72 (64.7–80.2)</w:delText>
              </w:r>
            </w:del>
          </w:p>
        </w:tc>
        <w:tc>
          <w:tcPr>
            <w:tcW w:w="850" w:type="dxa"/>
            <w:noWrap/>
            <w:vAlign w:val="top"/>
            <w:hideMark/>
            <w:tcPrChange w:id="684" w:author="GSPLM" w:date="2025-01-20T19:06:00Z" w16du:dateUtc="2025-01-20T22:06:00Z">
              <w:tcPr>
                <w:tcW w:w="850" w:type="dxa"/>
                <w:gridSpan w:val="2"/>
                <w:noWrap/>
                <w:vAlign w:val="bottom"/>
                <w:hideMark/>
              </w:tcPr>
            </w:tcPrChange>
          </w:tcPr>
          <w:p w14:paraId="0EEE38BF" w14:textId="77777777" w:rsidR="005206F3" w:rsidRDefault="005206F3" w:rsidP="008323E3">
            <w:pPr>
              <w:pStyle w:val="Textotabela"/>
              <w:rPr>
                <w:ins w:id="685" w:author="GSPLM" w:date="2025-01-20T19:04:00Z" w16du:dateUtc="2025-01-20T22:04:00Z"/>
                <w:rFonts w:ascii="Aptos Narrow" w:hAnsi="Aptos Narrow"/>
                <w:color w:val="000000"/>
              </w:rPr>
            </w:pPr>
            <w:ins w:id="686" w:author="GSPLM" w:date="2025-01-20T19:04:00Z" w16du:dateUtc="2025-01-20T22:04:00Z">
              <w:r>
                <w:rPr>
                  <w:rFonts w:ascii="Aptos Narrow" w:hAnsi="Aptos Narrow"/>
                  <w:color w:val="000000"/>
                </w:rPr>
                <w:t>0,307</w:t>
              </w:r>
            </w:ins>
          </w:p>
          <w:p w14:paraId="2D1073B5" w14:textId="721AF321" w:rsidR="005206F3" w:rsidRPr="00552373" w:rsidRDefault="005206F3" w:rsidP="008323E3">
            <w:pPr>
              <w:pStyle w:val="Textotabela"/>
              <w:rPr>
                <w:rFonts w:eastAsiaTheme="minorHAnsi"/>
              </w:rPr>
            </w:pPr>
            <w:del w:id="687" w:author="GSPLM" w:date="2025-01-20T18:58:00Z" w16du:dateUtc="2025-01-20T21:58:00Z">
              <w:r w:rsidRPr="00552373" w:rsidDel="005206F3">
                <w:rPr>
                  <w:rFonts w:eastAsiaTheme="minorHAnsi"/>
                </w:rPr>
                <w:delText>-1.03 (0.307)</w:delText>
              </w:r>
            </w:del>
          </w:p>
        </w:tc>
      </w:tr>
      <w:tr w:rsidR="008323E3" w:rsidRPr="00552373" w14:paraId="401B77B5" w14:textId="77777777" w:rsidTr="008323E3">
        <w:trPr>
          <w:trHeight w:val="160"/>
          <w:trPrChange w:id="688" w:author="GSPLM" w:date="2025-01-20T19:06:00Z" w16du:dateUtc="2025-01-20T22:06:00Z">
            <w:trPr>
              <w:gridAfter w:val="0"/>
              <w:trHeight w:val="160"/>
            </w:trPr>
          </w:trPrChange>
        </w:trPr>
        <w:tc>
          <w:tcPr>
            <w:tcW w:w="2254" w:type="dxa"/>
            <w:noWrap/>
            <w:vAlign w:val="top"/>
            <w:hideMark/>
            <w:tcPrChange w:id="689" w:author="GSPLM" w:date="2025-01-20T19:06:00Z" w16du:dateUtc="2025-01-20T22:06:00Z">
              <w:tcPr>
                <w:tcW w:w="2254" w:type="dxa"/>
                <w:noWrap/>
                <w:hideMark/>
              </w:tcPr>
            </w:tcPrChange>
          </w:tcPr>
          <w:p w14:paraId="36D5CDEA" w14:textId="77777777" w:rsidR="005206F3" w:rsidRPr="00552373" w:rsidRDefault="005206F3" w:rsidP="008323E3">
            <w:pPr>
              <w:pStyle w:val="Textotabela"/>
              <w:rPr>
                <w:rFonts w:eastAsiaTheme="minorHAnsi"/>
              </w:rPr>
            </w:pPr>
            <w:r w:rsidRPr="00552373">
              <w:rPr>
                <w:rFonts w:eastAsiaTheme="minorHAnsi"/>
              </w:rPr>
              <w:t>Bilirrubina total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690" w:author="GSPLM" w:date="2025-01-20T19:06:00Z" w16du:dateUtc="2025-01-20T22:06:00Z">
              <w:tcPr>
                <w:tcW w:w="1715" w:type="dxa"/>
                <w:noWrap/>
                <w:hideMark/>
              </w:tcPr>
            </w:tcPrChange>
          </w:tcPr>
          <w:p w14:paraId="3328963D" w14:textId="77777777" w:rsidR="005206F3" w:rsidRDefault="005206F3" w:rsidP="008323E3">
            <w:pPr>
              <w:pStyle w:val="Textotabela"/>
              <w:rPr>
                <w:ins w:id="691" w:author="GSPLM" w:date="2025-01-20T18:58:00Z" w16du:dateUtc="2025-01-20T21:58:00Z"/>
                <w:rFonts w:eastAsiaTheme="minorHAnsi"/>
              </w:rPr>
            </w:pPr>
            <w:ins w:id="692" w:author="GSPLM" w:date="2025-01-20T18:58:00Z" w16du:dateUtc="2025-01-20T21:58:00Z">
              <w:r>
                <w:rPr>
                  <w:rFonts w:eastAsiaTheme="minorHAnsi"/>
                </w:rPr>
                <w:t>0,6 (0,6–0,7)</w:t>
              </w:r>
            </w:ins>
          </w:p>
          <w:p w14:paraId="4349650C" w14:textId="2C1B6CC5" w:rsidR="005206F3" w:rsidRPr="00552373" w:rsidRDefault="005206F3" w:rsidP="008323E3">
            <w:pPr>
              <w:pStyle w:val="Textotabela"/>
              <w:rPr>
                <w:rFonts w:eastAsiaTheme="minorHAnsi"/>
              </w:rPr>
            </w:pPr>
            <w:del w:id="693" w:author="GSPLM" w:date="2025-01-20T18:58:00Z" w16du:dateUtc="2025-01-20T21:58:00Z">
              <w:r w:rsidRPr="00552373" w:rsidDel="005206F3">
                <w:rPr>
                  <w:rFonts w:eastAsiaTheme="minorHAnsi"/>
                </w:rPr>
                <w:delText>0.6 (0.6–0.7)</w:delText>
              </w:r>
            </w:del>
          </w:p>
        </w:tc>
        <w:tc>
          <w:tcPr>
            <w:tcW w:w="2127" w:type="dxa"/>
            <w:noWrap/>
            <w:vAlign w:val="top"/>
            <w:hideMark/>
            <w:tcPrChange w:id="694" w:author="GSPLM" w:date="2025-01-20T19:06:00Z" w16du:dateUtc="2025-01-20T22:06:00Z">
              <w:tcPr>
                <w:tcW w:w="1985" w:type="dxa"/>
                <w:gridSpan w:val="2"/>
                <w:noWrap/>
                <w:hideMark/>
              </w:tcPr>
            </w:tcPrChange>
          </w:tcPr>
          <w:p w14:paraId="2287E6A5" w14:textId="77777777" w:rsidR="005206F3" w:rsidRDefault="005206F3" w:rsidP="008323E3">
            <w:pPr>
              <w:pStyle w:val="Textotabela"/>
              <w:rPr>
                <w:ins w:id="695" w:author="GSPLM" w:date="2025-01-20T18:58:00Z" w16du:dateUtc="2025-01-20T21:58:00Z"/>
                <w:rFonts w:eastAsiaTheme="minorHAnsi"/>
              </w:rPr>
            </w:pPr>
            <w:ins w:id="696" w:author="GSPLM" w:date="2025-01-20T18:58:00Z" w16du:dateUtc="2025-01-20T21:58:00Z">
              <w:r>
                <w:rPr>
                  <w:rFonts w:eastAsiaTheme="minorHAnsi"/>
                </w:rPr>
                <w:t>0,6 (0,5–0,7)</w:t>
              </w:r>
            </w:ins>
          </w:p>
          <w:p w14:paraId="71B64B6F" w14:textId="3D0FCF13" w:rsidR="005206F3" w:rsidRPr="00552373" w:rsidRDefault="005206F3" w:rsidP="008323E3">
            <w:pPr>
              <w:pStyle w:val="Textotabela"/>
              <w:rPr>
                <w:rFonts w:eastAsiaTheme="minorHAnsi"/>
              </w:rPr>
            </w:pPr>
            <w:del w:id="697" w:author="GSPLM" w:date="2025-01-20T18:58:00Z" w16du:dateUtc="2025-01-20T21:58:00Z">
              <w:r w:rsidRPr="00552373" w:rsidDel="005206F3">
                <w:rPr>
                  <w:rFonts w:eastAsiaTheme="minorHAnsi"/>
                </w:rPr>
                <w:delText>0.6 (0.5–0.7)</w:delText>
              </w:r>
            </w:del>
          </w:p>
        </w:tc>
        <w:tc>
          <w:tcPr>
            <w:tcW w:w="1985" w:type="dxa"/>
            <w:noWrap/>
            <w:vAlign w:val="top"/>
            <w:hideMark/>
            <w:tcPrChange w:id="698" w:author="GSPLM" w:date="2025-01-20T19:06:00Z" w16du:dateUtc="2025-01-20T22:06:00Z">
              <w:tcPr>
                <w:tcW w:w="1985" w:type="dxa"/>
                <w:gridSpan w:val="2"/>
                <w:noWrap/>
                <w:hideMark/>
              </w:tcPr>
            </w:tcPrChange>
          </w:tcPr>
          <w:p w14:paraId="197EEABF" w14:textId="77777777" w:rsidR="005206F3" w:rsidRDefault="005206F3" w:rsidP="008323E3">
            <w:pPr>
              <w:pStyle w:val="Textotabela"/>
              <w:rPr>
                <w:ins w:id="699" w:author="GSPLM" w:date="2025-01-20T18:58:00Z" w16du:dateUtc="2025-01-20T21:58:00Z"/>
                <w:rFonts w:eastAsiaTheme="minorHAnsi"/>
              </w:rPr>
            </w:pPr>
            <w:ins w:id="700" w:author="GSPLM" w:date="2025-01-20T18:58:00Z" w16du:dateUtc="2025-01-20T21:58:00Z">
              <w:r>
                <w:rPr>
                  <w:rFonts w:eastAsiaTheme="minorHAnsi"/>
                </w:rPr>
                <w:t>0,7 (0,6–0,7)</w:t>
              </w:r>
            </w:ins>
          </w:p>
          <w:p w14:paraId="7978C580" w14:textId="11342BBF" w:rsidR="005206F3" w:rsidRPr="00552373" w:rsidRDefault="005206F3" w:rsidP="008323E3">
            <w:pPr>
              <w:pStyle w:val="Textotabela"/>
              <w:rPr>
                <w:rFonts w:eastAsiaTheme="minorHAnsi"/>
              </w:rPr>
            </w:pPr>
            <w:del w:id="701" w:author="GSPLM" w:date="2025-01-20T18:58:00Z" w16du:dateUtc="2025-01-20T21:58:00Z">
              <w:r w:rsidRPr="00552373" w:rsidDel="005206F3">
                <w:rPr>
                  <w:rFonts w:eastAsiaTheme="minorHAnsi"/>
                </w:rPr>
                <w:delText>0.7 (0.6–0.7)</w:delText>
              </w:r>
            </w:del>
          </w:p>
        </w:tc>
        <w:tc>
          <w:tcPr>
            <w:tcW w:w="850" w:type="dxa"/>
            <w:noWrap/>
            <w:vAlign w:val="top"/>
            <w:hideMark/>
            <w:tcPrChange w:id="702" w:author="GSPLM" w:date="2025-01-20T19:06:00Z" w16du:dateUtc="2025-01-20T22:06:00Z">
              <w:tcPr>
                <w:tcW w:w="850" w:type="dxa"/>
                <w:gridSpan w:val="2"/>
                <w:noWrap/>
                <w:vAlign w:val="bottom"/>
                <w:hideMark/>
              </w:tcPr>
            </w:tcPrChange>
          </w:tcPr>
          <w:p w14:paraId="07622A3C" w14:textId="77777777" w:rsidR="005206F3" w:rsidRDefault="005206F3" w:rsidP="008323E3">
            <w:pPr>
              <w:pStyle w:val="Textotabela"/>
              <w:rPr>
                <w:ins w:id="703" w:author="GSPLM" w:date="2025-01-20T19:04:00Z" w16du:dateUtc="2025-01-20T22:04:00Z"/>
                <w:rFonts w:ascii="Aptos Narrow" w:hAnsi="Aptos Narrow"/>
                <w:color w:val="000000"/>
              </w:rPr>
            </w:pPr>
            <w:ins w:id="704" w:author="GSPLM" w:date="2025-01-20T19:04:00Z" w16du:dateUtc="2025-01-20T22:04:00Z">
              <w:r>
                <w:rPr>
                  <w:rFonts w:ascii="Aptos Narrow" w:hAnsi="Aptos Narrow"/>
                  <w:color w:val="000000"/>
                </w:rPr>
                <w:t>0,367</w:t>
              </w:r>
            </w:ins>
          </w:p>
          <w:p w14:paraId="293DBA29" w14:textId="7A0405DF" w:rsidR="005206F3" w:rsidRPr="00552373" w:rsidRDefault="005206F3" w:rsidP="008323E3">
            <w:pPr>
              <w:pStyle w:val="Textotabela"/>
              <w:rPr>
                <w:rFonts w:eastAsiaTheme="minorHAnsi"/>
              </w:rPr>
            </w:pPr>
            <w:del w:id="705" w:author="GSPLM" w:date="2025-01-20T18:58:00Z" w16du:dateUtc="2025-01-20T21:58:00Z">
              <w:r w:rsidRPr="00552373" w:rsidDel="005206F3">
                <w:rPr>
                  <w:rFonts w:eastAsiaTheme="minorHAnsi"/>
                </w:rPr>
                <w:delText>-0.91 (0.367)</w:delText>
              </w:r>
            </w:del>
          </w:p>
        </w:tc>
      </w:tr>
      <w:tr w:rsidR="008323E3" w:rsidRPr="00552373" w14:paraId="4402874B" w14:textId="77777777" w:rsidTr="008323E3">
        <w:trPr>
          <w:trHeight w:val="160"/>
          <w:trPrChange w:id="706" w:author="GSPLM" w:date="2025-01-20T19:06:00Z" w16du:dateUtc="2025-01-20T22:06:00Z">
            <w:trPr>
              <w:gridAfter w:val="0"/>
              <w:trHeight w:val="160"/>
            </w:trPr>
          </w:trPrChange>
        </w:trPr>
        <w:tc>
          <w:tcPr>
            <w:tcW w:w="2254" w:type="dxa"/>
            <w:noWrap/>
            <w:vAlign w:val="top"/>
            <w:hideMark/>
            <w:tcPrChange w:id="707" w:author="GSPLM" w:date="2025-01-20T19:06:00Z" w16du:dateUtc="2025-01-20T22:06:00Z">
              <w:tcPr>
                <w:tcW w:w="2254" w:type="dxa"/>
                <w:noWrap/>
                <w:hideMark/>
              </w:tcPr>
            </w:tcPrChange>
          </w:tcPr>
          <w:p w14:paraId="78CC3929" w14:textId="77777777" w:rsidR="005206F3" w:rsidRPr="00552373" w:rsidRDefault="005206F3" w:rsidP="008323E3">
            <w:pPr>
              <w:pStyle w:val="Textotabela"/>
              <w:rPr>
                <w:rFonts w:eastAsiaTheme="minorHAnsi"/>
              </w:rPr>
            </w:pPr>
            <w:r w:rsidRPr="00552373">
              <w:rPr>
                <w:rFonts w:eastAsiaTheme="minorHAnsi"/>
              </w:rPr>
              <w:t>Bilirrubina direta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708" w:author="GSPLM" w:date="2025-01-20T19:06:00Z" w16du:dateUtc="2025-01-20T22:06:00Z">
              <w:tcPr>
                <w:tcW w:w="1715" w:type="dxa"/>
                <w:noWrap/>
                <w:hideMark/>
              </w:tcPr>
            </w:tcPrChange>
          </w:tcPr>
          <w:p w14:paraId="532331FD" w14:textId="77777777" w:rsidR="005206F3" w:rsidRDefault="005206F3" w:rsidP="008323E3">
            <w:pPr>
              <w:pStyle w:val="Textotabela"/>
              <w:rPr>
                <w:ins w:id="709" w:author="GSPLM" w:date="2025-01-20T18:58:00Z" w16du:dateUtc="2025-01-20T21:58:00Z"/>
                <w:rFonts w:eastAsiaTheme="minorHAnsi"/>
              </w:rPr>
            </w:pPr>
            <w:ins w:id="710" w:author="GSPLM" w:date="2025-01-20T18:58:00Z" w16du:dateUtc="2025-01-20T21:58:00Z">
              <w:r>
                <w:rPr>
                  <w:rFonts w:eastAsiaTheme="minorHAnsi"/>
                </w:rPr>
                <w:t>0,2 (0,2–0,2)</w:t>
              </w:r>
            </w:ins>
          </w:p>
          <w:p w14:paraId="4DB9D500" w14:textId="54C6366F" w:rsidR="005206F3" w:rsidRPr="00552373" w:rsidRDefault="005206F3" w:rsidP="008323E3">
            <w:pPr>
              <w:pStyle w:val="Textotabela"/>
              <w:rPr>
                <w:rFonts w:eastAsiaTheme="minorHAnsi"/>
              </w:rPr>
            </w:pPr>
            <w:del w:id="711" w:author="GSPLM" w:date="2025-01-20T18:58:00Z" w16du:dateUtc="2025-01-20T21:58:00Z">
              <w:r w:rsidRPr="00552373" w:rsidDel="005206F3">
                <w:rPr>
                  <w:rFonts w:eastAsiaTheme="minorHAnsi"/>
                </w:rPr>
                <w:delText>0.2 (0.2–0.2)</w:delText>
              </w:r>
            </w:del>
          </w:p>
        </w:tc>
        <w:tc>
          <w:tcPr>
            <w:tcW w:w="2127" w:type="dxa"/>
            <w:noWrap/>
            <w:vAlign w:val="top"/>
            <w:hideMark/>
            <w:tcPrChange w:id="712" w:author="GSPLM" w:date="2025-01-20T19:06:00Z" w16du:dateUtc="2025-01-20T22:06:00Z">
              <w:tcPr>
                <w:tcW w:w="1985" w:type="dxa"/>
                <w:gridSpan w:val="2"/>
                <w:noWrap/>
                <w:hideMark/>
              </w:tcPr>
            </w:tcPrChange>
          </w:tcPr>
          <w:p w14:paraId="03B72EE7" w14:textId="77777777" w:rsidR="005206F3" w:rsidRDefault="005206F3" w:rsidP="008323E3">
            <w:pPr>
              <w:pStyle w:val="Textotabela"/>
              <w:rPr>
                <w:ins w:id="713" w:author="GSPLM" w:date="2025-01-20T18:58:00Z" w16du:dateUtc="2025-01-20T21:58:00Z"/>
                <w:rFonts w:eastAsiaTheme="minorHAnsi"/>
              </w:rPr>
            </w:pPr>
            <w:ins w:id="714" w:author="GSPLM" w:date="2025-01-20T18:58:00Z" w16du:dateUtc="2025-01-20T21:58:00Z">
              <w:r>
                <w:rPr>
                  <w:rFonts w:eastAsiaTheme="minorHAnsi"/>
                </w:rPr>
                <w:t>0,2 (0,1–0,2)</w:t>
              </w:r>
            </w:ins>
          </w:p>
          <w:p w14:paraId="6D2D4B9F" w14:textId="5982A314" w:rsidR="005206F3" w:rsidRPr="00552373" w:rsidRDefault="005206F3" w:rsidP="008323E3">
            <w:pPr>
              <w:pStyle w:val="Textotabela"/>
              <w:rPr>
                <w:rFonts w:eastAsiaTheme="minorHAnsi"/>
              </w:rPr>
            </w:pPr>
            <w:del w:id="715" w:author="GSPLM" w:date="2025-01-20T18:58:00Z" w16du:dateUtc="2025-01-20T21:58:00Z">
              <w:r w:rsidRPr="00552373" w:rsidDel="005206F3">
                <w:rPr>
                  <w:rFonts w:eastAsiaTheme="minorHAnsi"/>
                </w:rPr>
                <w:delText>0.2 (0.1–0.2)</w:delText>
              </w:r>
            </w:del>
          </w:p>
        </w:tc>
        <w:tc>
          <w:tcPr>
            <w:tcW w:w="1985" w:type="dxa"/>
            <w:noWrap/>
            <w:vAlign w:val="top"/>
            <w:hideMark/>
            <w:tcPrChange w:id="716" w:author="GSPLM" w:date="2025-01-20T19:06:00Z" w16du:dateUtc="2025-01-20T22:06:00Z">
              <w:tcPr>
                <w:tcW w:w="1985" w:type="dxa"/>
                <w:gridSpan w:val="2"/>
                <w:noWrap/>
                <w:hideMark/>
              </w:tcPr>
            </w:tcPrChange>
          </w:tcPr>
          <w:p w14:paraId="431B6777" w14:textId="77777777" w:rsidR="005206F3" w:rsidRDefault="005206F3" w:rsidP="008323E3">
            <w:pPr>
              <w:pStyle w:val="Textotabela"/>
              <w:rPr>
                <w:ins w:id="717" w:author="GSPLM" w:date="2025-01-20T18:58:00Z" w16du:dateUtc="2025-01-20T21:58:00Z"/>
                <w:rFonts w:eastAsiaTheme="minorHAnsi"/>
              </w:rPr>
            </w:pPr>
            <w:ins w:id="718" w:author="GSPLM" w:date="2025-01-20T18:58:00Z" w16du:dateUtc="2025-01-20T21:58:00Z">
              <w:r>
                <w:rPr>
                  <w:rFonts w:eastAsiaTheme="minorHAnsi"/>
                </w:rPr>
                <w:t>0,2 (0,2–0,2)</w:t>
              </w:r>
            </w:ins>
          </w:p>
          <w:p w14:paraId="7DBAFECE" w14:textId="7DA52222" w:rsidR="005206F3" w:rsidRPr="00552373" w:rsidRDefault="005206F3" w:rsidP="008323E3">
            <w:pPr>
              <w:pStyle w:val="Textotabela"/>
              <w:rPr>
                <w:rFonts w:eastAsiaTheme="minorHAnsi"/>
              </w:rPr>
            </w:pPr>
            <w:del w:id="719" w:author="GSPLM" w:date="2025-01-20T18:58:00Z" w16du:dateUtc="2025-01-20T21:58:00Z">
              <w:r w:rsidRPr="00552373" w:rsidDel="005206F3">
                <w:rPr>
                  <w:rFonts w:eastAsiaTheme="minorHAnsi"/>
                </w:rPr>
                <w:delText>0.2 (0.2–0.2)</w:delText>
              </w:r>
            </w:del>
          </w:p>
        </w:tc>
        <w:tc>
          <w:tcPr>
            <w:tcW w:w="850" w:type="dxa"/>
            <w:noWrap/>
            <w:vAlign w:val="top"/>
            <w:hideMark/>
            <w:tcPrChange w:id="720" w:author="GSPLM" w:date="2025-01-20T19:06:00Z" w16du:dateUtc="2025-01-20T22:06:00Z">
              <w:tcPr>
                <w:tcW w:w="850" w:type="dxa"/>
                <w:gridSpan w:val="2"/>
                <w:noWrap/>
                <w:vAlign w:val="bottom"/>
                <w:hideMark/>
              </w:tcPr>
            </w:tcPrChange>
          </w:tcPr>
          <w:p w14:paraId="463399E7" w14:textId="77777777" w:rsidR="005206F3" w:rsidRDefault="005206F3" w:rsidP="008323E3">
            <w:pPr>
              <w:pStyle w:val="Textotabela"/>
              <w:rPr>
                <w:ins w:id="721" w:author="GSPLM" w:date="2025-01-20T19:04:00Z" w16du:dateUtc="2025-01-20T22:04:00Z"/>
                <w:rFonts w:ascii="Aptos Narrow" w:hAnsi="Aptos Narrow"/>
                <w:color w:val="000000"/>
              </w:rPr>
            </w:pPr>
            <w:ins w:id="722" w:author="GSPLM" w:date="2025-01-20T19:04:00Z" w16du:dateUtc="2025-01-20T22:04:00Z">
              <w:r>
                <w:rPr>
                  <w:rFonts w:ascii="Aptos Narrow" w:hAnsi="Aptos Narrow"/>
                  <w:color w:val="000000"/>
                </w:rPr>
                <w:t>0,296</w:t>
              </w:r>
            </w:ins>
          </w:p>
          <w:p w14:paraId="09CE2232" w14:textId="4673092B" w:rsidR="005206F3" w:rsidRPr="00552373" w:rsidRDefault="005206F3" w:rsidP="008323E3">
            <w:pPr>
              <w:pStyle w:val="Textotabela"/>
              <w:rPr>
                <w:rFonts w:eastAsiaTheme="minorHAnsi"/>
              </w:rPr>
            </w:pPr>
            <w:del w:id="723" w:author="GSPLM" w:date="2025-01-20T18:58:00Z" w16du:dateUtc="2025-01-20T21:58:00Z">
              <w:r w:rsidRPr="00552373" w:rsidDel="005206F3">
                <w:rPr>
                  <w:rFonts w:eastAsiaTheme="minorHAnsi"/>
                </w:rPr>
                <w:delText>-1.05 (0.296)</w:delText>
              </w:r>
            </w:del>
          </w:p>
        </w:tc>
      </w:tr>
      <w:tr w:rsidR="008323E3" w:rsidRPr="00552373" w14:paraId="3B08624E" w14:textId="77777777" w:rsidTr="008323E3">
        <w:trPr>
          <w:trHeight w:val="160"/>
          <w:trPrChange w:id="724" w:author="GSPLM" w:date="2025-01-20T19:06:00Z" w16du:dateUtc="2025-01-20T22:06:00Z">
            <w:trPr>
              <w:gridAfter w:val="0"/>
              <w:trHeight w:val="160"/>
            </w:trPr>
          </w:trPrChange>
        </w:trPr>
        <w:tc>
          <w:tcPr>
            <w:tcW w:w="2254" w:type="dxa"/>
            <w:noWrap/>
            <w:vAlign w:val="top"/>
            <w:hideMark/>
            <w:tcPrChange w:id="725" w:author="GSPLM" w:date="2025-01-20T19:06:00Z" w16du:dateUtc="2025-01-20T22:06:00Z">
              <w:tcPr>
                <w:tcW w:w="2254" w:type="dxa"/>
                <w:noWrap/>
                <w:hideMark/>
              </w:tcPr>
            </w:tcPrChange>
          </w:tcPr>
          <w:p w14:paraId="300D2BC1" w14:textId="77777777" w:rsidR="005206F3" w:rsidRPr="00552373" w:rsidRDefault="005206F3" w:rsidP="008323E3">
            <w:pPr>
              <w:pStyle w:val="Textotabela"/>
              <w:rPr>
                <w:rFonts w:eastAsiaTheme="minorHAnsi"/>
              </w:rPr>
            </w:pPr>
            <w:r w:rsidRPr="00552373">
              <w:rPr>
                <w:rFonts w:eastAsiaTheme="minorHAnsi"/>
              </w:rPr>
              <w:t>Bilirrubina indireta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726" w:author="GSPLM" w:date="2025-01-20T19:06:00Z" w16du:dateUtc="2025-01-20T22:06:00Z">
              <w:tcPr>
                <w:tcW w:w="1715" w:type="dxa"/>
                <w:noWrap/>
                <w:hideMark/>
              </w:tcPr>
            </w:tcPrChange>
          </w:tcPr>
          <w:p w14:paraId="52C1C429" w14:textId="77777777" w:rsidR="005206F3" w:rsidRDefault="005206F3" w:rsidP="008323E3">
            <w:pPr>
              <w:pStyle w:val="Textotabela"/>
              <w:rPr>
                <w:ins w:id="727" w:author="GSPLM" w:date="2025-01-20T18:58:00Z" w16du:dateUtc="2025-01-20T21:58:00Z"/>
                <w:rFonts w:eastAsiaTheme="minorHAnsi"/>
              </w:rPr>
            </w:pPr>
            <w:ins w:id="728" w:author="GSPLM" w:date="2025-01-20T18:58:00Z" w16du:dateUtc="2025-01-20T21:58:00Z">
              <w:r>
                <w:rPr>
                  <w:rFonts w:eastAsiaTheme="minorHAnsi"/>
                </w:rPr>
                <w:t>0,4 (0,4–0,5)</w:t>
              </w:r>
            </w:ins>
          </w:p>
          <w:p w14:paraId="045446FC" w14:textId="3BEB73AF" w:rsidR="005206F3" w:rsidRPr="00552373" w:rsidRDefault="005206F3" w:rsidP="008323E3">
            <w:pPr>
              <w:pStyle w:val="Textotabela"/>
              <w:rPr>
                <w:rFonts w:eastAsiaTheme="minorHAnsi"/>
              </w:rPr>
            </w:pPr>
            <w:del w:id="729" w:author="GSPLM" w:date="2025-01-20T18:58:00Z" w16du:dateUtc="2025-01-20T21:58:00Z">
              <w:r w:rsidRPr="00552373" w:rsidDel="005206F3">
                <w:rPr>
                  <w:rFonts w:eastAsiaTheme="minorHAnsi"/>
                </w:rPr>
                <w:delText>0.4 (0.4–0.5)</w:delText>
              </w:r>
            </w:del>
          </w:p>
        </w:tc>
        <w:tc>
          <w:tcPr>
            <w:tcW w:w="2127" w:type="dxa"/>
            <w:noWrap/>
            <w:vAlign w:val="top"/>
            <w:hideMark/>
            <w:tcPrChange w:id="730" w:author="GSPLM" w:date="2025-01-20T19:06:00Z" w16du:dateUtc="2025-01-20T22:06:00Z">
              <w:tcPr>
                <w:tcW w:w="1985" w:type="dxa"/>
                <w:gridSpan w:val="2"/>
                <w:noWrap/>
                <w:hideMark/>
              </w:tcPr>
            </w:tcPrChange>
          </w:tcPr>
          <w:p w14:paraId="106E4374" w14:textId="77777777" w:rsidR="005206F3" w:rsidRDefault="005206F3" w:rsidP="008323E3">
            <w:pPr>
              <w:pStyle w:val="Textotabela"/>
              <w:rPr>
                <w:ins w:id="731" w:author="GSPLM" w:date="2025-01-20T18:58:00Z" w16du:dateUtc="2025-01-20T21:58:00Z"/>
                <w:rFonts w:eastAsiaTheme="minorHAnsi"/>
              </w:rPr>
            </w:pPr>
            <w:ins w:id="732" w:author="GSPLM" w:date="2025-01-20T18:58:00Z" w16du:dateUtc="2025-01-20T21:58:00Z">
              <w:r>
                <w:rPr>
                  <w:rFonts w:eastAsiaTheme="minorHAnsi"/>
                </w:rPr>
                <w:t>0,4 (0,3–0,5)</w:t>
              </w:r>
            </w:ins>
          </w:p>
          <w:p w14:paraId="3033EA0B" w14:textId="05AE7294" w:rsidR="005206F3" w:rsidRPr="00552373" w:rsidRDefault="005206F3" w:rsidP="008323E3">
            <w:pPr>
              <w:pStyle w:val="Textotabela"/>
              <w:rPr>
                <w:rFonts w:eastAsiaTheme="minorHAnsi"/>
              </w:rPr>
            </w:pPr>
            <w:del w:id="733" w:author="GSPLM" w:date="2025-01-20T18:58:00Z" w16du:dateUtc="2025-01-20T21:58:00Z">
              <w:r w:rsidRPr="00552373" w:rsidDel="005206F3">
                <w:rPr>
                  <w:rFonts w:eastAsiaTheme="minorHAnsi"/>
                </w:rPr>
                <w:delText>0.4 (0.3–0.5)</w:delText>
              </w:r>
            </w:del>
          </w:p>
        </w:tc>
        <w:tc>
          <w:tcPr>
            <w:tcW w:w="1985" w:type="dxa"/>
            <w:noWrap/>
            <w:vAlign w:val="top"/>
            <w:hideMark/>
            <w:tcPrChange w:id="734" w:author="GSPLM" w:date="2025-01-20T19:06:00Z" w16du:dateUtc="2025-01-20T22:06:00Z">
              <w:tcPr>
                <w:tcW w:w="1985" w:type="dxa"/>
                <w:gridSpan w:val="2"/>
                <w:noWrap/>
                <w:hideMark/>
              </w:tcPr>
            </w:tcPrChange>
          </w:tcPr>
          <w:p w14:paraId="68368ECC" w14:textId="77777777" w:rsidR="005206F3" w:rsidRDefault="005206F3" w:rsidP="008323E3">
            <w:pPr>
              <w:pStyle w:val="Textotabela"/>
              <w:rPr>
                <w:ins w:id="735" w:author="GSPLM" w:date="2025-01-20T18:58:00Z" w16du:dateUtc="2025-01-20T21:58:00Z"/>
                <w:rFonts w:eastAsiaTheme="minorHAnsi"/>
              </w:rPr>
            </w:pPr>
            <w:ins w:id="736" w:author="GSPLM" w:date="2025-01-20T18:58:00Z" w16du:dateUtc="2025-01-20T21:58:00Z">
              <w:r>
                <w:rPr>
                  <w:rFonts w:eastAsiaTheme="minorHAnsi"/>
                </w:rPr>
                <w:t>0,5 (0,4–0,5)</w:t>
              </w:r>
            </w:ins>
          </w:p>
          <w:p w14:paraId="52A68030" w14:textId="36A161ED" w:rsidR="005206F3" w:rsidRPr="00552373" w:rsidRDefault="005206F3" w:rsidP="008323E3">
            <w:pPr>
              <w:pStyle w:val="Textotabela"/>
              <w:rPr>
                <w:rFonts w:eastAsiaTheme="minorHAnsi"/>
              </w:rPr>
            </w:pPr>
            <w:del w:id="737" w:author="GSPLM" w:date="2025-01-20T18:58:00Z" w16du:dateUtc="2025-01-20T21:58:00Z">
              <w:r w:rsidRPr="00552373" w:rsidDel="005206F3">
                <w:rPr>
                  <w:rFonts w:eastAsiaTheme="minorHAnsi"/>
                </w:rPr>
                <w:delText>0.5 (0.4–0.5)</w:delText>
              </w:r>
            </w:del>
          </w:p>
        </w:tc>
        <w:tc>
          <w:tcPr>
            <w:tcW w:w="850" w:type="dxa"/>
            <w:noWrap/>
            <w:vAlign w:val="top"/>
            <w:hideMark/>
            <w:tcPrChange w:id="738" w:author="GSPLM" w:date="2025-01-20T19:06:00Z" w16du:dateUtc="2025-01-20T22:06:00Z">
              <w:tcPr>
                <w:tcW w:w="850" w:type="dxa"/>
                <w:gridSpan w:val="2"/>
                <w:noWrap/>
                <w:vAlign w:val="bottom"/>
                <w:hideMark/>
              </w:tcPr>
            </w:tcPrChange>
          </w:tcPr>
          <w:p w14:paraId="36DCB774" w14:textId="77777777" w:rsidR="005206F3" w:rsidRDefault="005206F3" w:rsidP="008323E3">
            <w:pPr>
              <w:pStyle w:val="Textotabela"/>
              <w:rPr>
                <w:ins w:id="739" w:author="GSPLM" w:date="2025-01-20T19:04:00Z" w16du:dateUtc="2025-01-20T22:04:00Z"/>
                <w:rFonts w:ascii="Aptos Narrow" w:hAnsi="Aptos Narrow"/>
                <w:color w:val="000000"/>
              </w:rPr>
            </w:pPr>
            <w:ins w:id="740" w:author="GSPLM" w:date="2025-01-20T19:04:00Z" w16du:dateUtc="2025-01-20T22:04:00Z">
              <w:r>
                <w:rPr>
                  <w:rFonts w:ascii="Aptos Narrow" w:hAnsi="Aptos Narrow"/>
                  <w:color w:val="000000"/>
                </w:rPr>
                <w:t>0,412</w:t>
              </w:r>
            </w:ins>
          </w:p>
          <w:p w14:paraId="58908342" w14:textId="62AA35BE" w:rsidR="005206F3" w:rsidRPr="00552373" w:rsidRDefault="005206F3" w:rsidP="008323E3">
            <w:pPr>
              <w:pStyle w:val="Textotabela"/>
              <w:rPr>
                <w:rFonts w:eastAsiaTheme="minorHAnsi"/>
              </w:rPr>
            </w:pPr>
            <w:del w:id="741" w:author="GSPLM" w:date="2025-01-20T18:58:00Z" w16du:dateUtc="2025-01-20T21:58:00Z">
              <w:r w:rsidRPr="00552373" w:rsidDel="005206F3">
                <w:rPr>
                  <w:rFonts w:eastAsiaTheme="minorHAnsi"/>
                </w:rPr>
                <w:delText>-0.82 (0.412)</w:delText>
              </w:r>
            </w:del>
          </w:p>
        </w:tc>
      </w:tr>
      <w:tr w:rsidR="008323E3" w:rsidRPr="00552373" w14:paraId="5BB93C75" w14:textId="77777777" w:rsidTr="008323E3">
        <w:trPr>
          <w:trHeight w:val="160"/>
          <w:trPrChange w:id="742" w:author="GSPLM" w:date="2025-01-20T19:06:00Z" w16du:dateUtc="2025-01-20T22:06:00Z">
            <w:trPr>
              <w:gridAfter w:val="0"/>
              <w:trHeight w:val="160"/>
            </w:trPr>
          </w:trPrChange>
        </w:trPr>
        <w:tc>
          <w:tcPr>
            <w:tcW w:w="2254" w:type="dxa"/>
            <w:noWrap/>
            <w:vAlign w:val="top"/>
            <w:hideMark/>
            <w:tcPrChange w:id="743" w:author="GSPLM" w:date="2025-01-20T19:06:00Z" w16du:dateUtc="2025-01-20T22:06:00Z">
              <w:tcPr>
                <w:tcW w:w="2254" w:type="dxa"/>
                <w:noWrap/>
                <w:hideMark/>
              </w:tcPr>
            </w:tcPrChange>
          </w:tcPr>
          <w:p w14:paraId="4BB01052" w14:textId="77777777" w:rsidR="005206F3" w:rsidRPr="00552373" w:rsidRDefault="005206F3" w:rsidP="008323E3">
            <w:pPr>
              <w:pStyle w:val="Textotabela"/>
              <w:rPr>
                <w:rFonts w:eastAsiaTheme="minorHAnsi"/>
              </w:rPr>
            </w:pPr>
            <w:r w:rsidRPr="00552373">
              <w:rPr>
                <w:rFonts w:eastAsiaTheme="minorHAnsi"/>
              </w:rPr>
              <w:t>Amilase (U/L)</w:t>
            </w:r>
          </w:p>
        </w:tc>
        <w:tc>
          <w:tcPr>
            <w:tcW w:w="2141" w:type="dxa"/>
            <w:noWrap/>
            <w:vAlign w:val="top"/>
            <w:hideMark/>
            <w:tcPrChange w:id="744" w:author="GSPLM" w:date="2025-01-20T19:06:00Z" w16du:dateUtc="2025-01-20T22:06:00Z">
              <w:tcPr>
                <w:tcW w:w="1715" w:type="dxa"/>
                <w:noWrap/>
                <w:hideMark/>
              </w:tcPr>
            </w:tcPrChange>
          </w:tcPr>
          <w:p w14:paraId="3C6EE64B" w14:textId="77777777" w:rsidR="005206F3" w:rsidRPr="00552373" w:rsidRDefault="005206F3" w:rsidP="008323E3">
            <w:pPr>
              <w:pStyle w:val="Textotabela"/>
              <w:rPr>
                <w:rFonts w:eastAsiaTheme="minorHAnsi"/>
              </w:rPr>
            </w:pPr>
            <w:r w:rsidRPr="00552373">
              <w:rPr>
                <w:rFonts w:eastAsiaTheme="minorHAnsi"/>
              </w:rPr>
              <w:t>55 (51–59)</w:t>
            </w:r>
          </w:p>
        </w:tc>
        <w:tc>
          <w:tcPr>
            <w:tcW w:w="2127" w:type="dxa"/>
            <w:noWrap/>
            <w:vAlign w:val="top"/>
            <w:hideMark/>
            <w:tcPrChange w:id="745" w:author="GSPLM" w:date="2025-01-20T19:06:00Z" w16du:dateUtc="2025-01-20T22:06:00Z">
              <w:tcPr>
                <w:tcW w:w="1985" w:type="dxa"/>
                <w:gridSpan w:val="2"/>
                <w:noWrap/>
                <w:hideMark/>
              </w:tcPr>
            </w:tcPrChange>
          </w:tcPr>
          <w:p w14:paraId="129990AA" w14:textId="77777777" w:rsidR="005206F3" w:rsidRDefault="005206F3" w:rsidP="008323E3">
            <w:pPr>
              <w:pStyle w:val="Textotabela"/>
              <w:rPr>
                <w:ins w:id="746" w:author="GSPLM" w:date="2025-01-20T18:58:00Z" w16du:dateUtc="2025-01-20T21:58:00Z"/>
                <w:rFonts w:eastAsiaTheme="minorHAnsi"/>
              </w:rPr>
            </w:pPr>
            <w:ins w:id="747" w:author="GSPLM" w:date="2025-01-20T18:58:00Z" w16du:dateUtc="2025-01-20T21:58:00Z">
              <w:r>
                <w:rPr>
                  <w:rFonts w:eastAsiaTheme="minorHAnsi"/>
                </w:rPr>
                <w:t>56 (50,1–62,3)</w:t>
              </w:r>
            </w:ins>
          </w:p>
          <w:p w14:paraId="0585902F" w14:textId="601B4E59" w:rsidR="005206F3" w:rsidRPr="00552373" w:rsidRDefault="005206F3" w:rsidP="008323E3">
            <w:pPr>
              <w:pStyle w:val="Textotabela"/>
              <w:rPr>
                <w:rFonts w:eastAsiaTheme="minorHAnsi"/>
              </w:rPr>
            </w:pPr>
            <w:del w:id="748" w:author="GSPLM" w:date="2025-01-20T18:58:00Z" w16du:dateUtc="2025-01-20T21:58:00Z">
              <w:r w:rsidRPr="00552373" w:rsidDel="005206F3">
                <w:rPr>
                  <w:rFonts w:eastAsiaTheme="minorHAnsi"/>
                </w:rPr>
                <w:delText>56 (50.1–62.3)</w:delText>
              </w:r>
            </w:del>
          </w:p>
        </w:tc>
        <w:tc>
          <w:tcPr>
            <w:tcW w:w="1985" w:type="dxa"/>
            <w:noWrap/>
            <w:vAlign w:val="top"/>
            <w:hideMark/>
            <w:tcPrChange w:id="749" w:author="GSPLM" w:date="2025-01-20T19:06:00Z" w16du:dateUtc="2025-01-20T22:06:00Z">
              <w:tcPr>
                <w:tcW w:w="1985" w:type="dxa"/>
                <w:gridSpan w:val="2"/>
                <w:noWrap/>
                <w:hideMark/>
              </w:tcPr>
            </w:tcPrChange>
          </w:tcPr>
          <w:p w14:paraId="17FF16D9" w14:textId="77777777" w:rsidR="005206F3" w:rsidRDefault="005206F3" w:rsidP="008323E3">
            <w:pPr>
              <w:pStyle w:val="Textotabela"/>
              <w:rPr>
                <w:ins w:id="750" w:author="GSPLM" w:date="2025-01-20T18:58:00Z" w16du:dateUtc="2025-01-20T21:58:00Z"/>
                <w:rFonts w:eastAsiaTheme="minorHAnsi"/>
              </w:rPr>
            </w:pPr>
            <w:ins w:id="751" w:author="GSPLM" w:date="2025-01-20T18:58:00Z" w16du:dateUtc="2025-01-20T21:58:00Z">
              <w:r>
                <w:rPr>
                  <w:rFonts w:eastAsiaTheme="minorHAnsi"/>
                </w:rPr>
                <w:t>54 (49,4–58,5)</w:t>
              </w:r>
            </w:ins>
          </w:p>
          <w:p w14:paraId="6FF912BE" w14:textId="0DC34A1E" w:rsidR="005206F3" w:rsidRPr="00552373" w:rsidRDefault="005206F3" w:rsidP="008323E3">
            <w:pPr>
              <w:pStyle w:val="Textotabela"/>
              <w:rPr>
                <w:rFonts w:eastAsiaTheme="minorHAnsi"/>
              </w:rPr>
            </w:pPr>
            <w:del w:id="752" w:author="GSPLM" w:date="2025-01-20T18:58:00Z" w16du:dateUtc="2025-01-20T21:58:00Z">
              <w:r w:rsidRPr="00552373" w:rsidDel="005206F3">
                <w:rPr>
                  <w:rFonts w:eastAsiaTheme="minorHAnsi"/>
                </w:rPr>
                <w:delText>54 (49.4–58.5)</w:delText>
              </w:r>
            </w:del>
          </w:p>
        </w:tc>
        <w:tc>
          <w:tcPr>
            <w:tcW w:w="850" w:type="dxa"/>
            <w:noWrap/>
            <w:vAlign w:val="top"/>
            <w:hideMark/>
            <w:tcPrChange w:id="753" w:author="GSPLM" w:date="2025-01-20T19:06:00Z" w16du:dateUtc="2025-01-20T22:06:00Z">
              <w:tcPr>
                <w:tcW w:w="850" w:type="dxa"/>
                <w:gridSpan w:val="2"/>
                <w:noWrap/>
                <w:vAlign w:val="bottom"/>
                <w:hideMark/>
              </w:tcPr>
            </w:tcPrChange>
          </w:tcPr>
          <w:p w14:paraId="15C0973C" w14:textId="77777777" w:rsidR="005206F3" w:rsidRDefault="005206F3" w:rsidP="008323E3">
            <w:pPr>
              <w:pStyle w:val="Textotabela"/>
              <w:rPr>
                <w:ins w:id="754" w:author="GSPLM" w:date="2025-01-20T19:04:00Z" w16du:dateUtc="2025-01-20T22:04:00Z"/>
                <w:rFonts w:ascii="Aptos Narrow" w:hAnsi="Aptos Narrow"/>
                <w:color w:val="000000"/>
              </w:rPr>
            </w:pPr>
            <w:ins w:id="755" w:author="GSPLM" w:date="2025-01-20T19:04:00Z" w16du:dateUtc="2025-01-20T22:04:00Z">
              <w:r>
                <w:rPr>
                  <w:rFonts w:ascii="Aptos Narrow" w:hAnsi="Aptos Narrow"/>
                  <w:color w:val="000000"/>
                </w:rPr>
                <w:t>0,564</w:t>
              </w:r>
            </w:ins>
          </w:p>
          <w:p w14:paraId="415101A7" w14:textId="01B84876" w:rsidR="005206F3" w:rsidRPr="00552373" w:rsidRDefault="005206F3" w:rsidP="008323E3">
            <w:pPr>
              <w:pStyle w:val="Textotabela"/>
              <w:rPr>
                <w:rFonts w:eastAsiaTheme="minorHAnsi"/>
              </w:rPr>
            </w:pPr>
            <w:del w:id="756" w:author="GSPLM" w:date="2025-01-20T18:58:00Z" w16du:dateUtc="2025-01-20T21:58:00Z">
              <w:r w:rsidRPr="00552373" w:rsidDel="005206F3">
                <w:rPr>
                  <w:rFonts w:eastAsiaTheme="minorHAnsi"/>
                </w:rPr>
                <w:delText>0.58 (0.564)</w:delText>
              </w:r>
            </w:del>
          </w:p>
        </w:tc>
      </w:tr>
      <w:tr w:rsidR="008323E3" w:rsidRPr="00552373" w14:paraId="7B071067" w14:textId="77777777" w:rsidTr="008323E3">
        <w:trPr>
          <w:trHeight w:val="160"/>
          <w:trPrChange w:id="757" w:author="GSPLM" w:date="2025-01-20T19:06:00Z" w16du:dateUtc="2025-01-20T22:06:00Z">
            <w:trPr>
              <w:gridAfter w:val="0"/>
              <w:trHeight w:val="160"/>
            </w:trPr>
          </w:trPrChange>
        </w:trPr>
        <w:tc>
          <w:tcPr>
            <w:tcW w:w="2254" w:type="dxa"/>
            <w:noWrap/>
            <w:vAlign w:val="top"/>
            <w:hideMark/>
            <w:tcPrChange w:id="758" w:author="GSPLM" w:date="2025-01-20T19:06:00Z" w16du:dateUtc="2025-01-20T22:06:00Z">
              <w:tcPr>
                <w:tcW w:w="2254" w:type="dxa"/>
                <w:noWrap/>
                <w:hideMark/>
              </w:tcPr>
            </w:tcPrChange>
          </w:tcPr>
          <w:p w14:paraId="6C5137B5" w14:textId="77777777" w:rsidR="005206F3" w:rsidRPr="00552373" w:rsidRDefault="005206F3" w:rsidP="008323E3">
            <w:pPr>
              <w:pStyle w:val="Textotabela"/>
              <w:rPr>
                <w:rFonts w:eastAsiaTheme="minorHAnsi"/>
              </w:rPr>
            </w:pPr>
            <w:r w:rsidRPr="00552373">
              <w:rPr>
                <w:rFonts w:eastAsiaTheme="minorHAnsi"/>
              </w:rPr>
              <w:t>Proteínas totais (g/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759" w:author="GSPLM" w:date="2025-01-20T19:06:00Z" w16du:dateUtc="2025-01-20T22:06:00Z">
              <w:tcPr>
                <w:tcW w:w="1715" w:type="dxa"/>
                <w:noWrap/>
                <w:hideMark/>
              </w:tcPr>
            </w:tcPrChange>
          </w:tcPr>
          <w:p w14:paraId="37D6CACB" w14:textId="77777777" w:rsidR="005206F3" w:rsidRDefault="005206F3" w:rsidP="008323E3">
            <w:pPr>
              <w:pStyle w:val="Textotabela"/>
              <w:rPr>
                <w:ins w:id="760" w:author="GSPLM" w:date="2025-01-20T18:58:00Z" w16du:dateUtc="2025-01-20T21:58:00Z"/>
                <w:rFonts w:eastAsiaTheme="minorHAnsi"/>
              </w:rPr>
            </w:pPr>
            <w:ins w:id="761" w:author="GSPLM" w:date="2025-01-20T18:58:00Z" w16du:dateUtc="2025-01-20T21:58:00Z">
              <w:r>
                <w:rPr>
                  <w:rFonts w:eastAsiaTheme="minorHAnsi"/>
                </w:rPr>
                <w:t>7,2 (7,1–7,3)</w:t>
              </w:r>
            </w:ins>
          </w:p>
          <w:p w14:paraId="02D3077B" w14:textId="75E6F1CA" w:rsidR="005206F3" w:rsidRPr="00552373" w:rsidRDefault="005206F3" w:rsidP="008323E3">
            <w:pPr>
              <w:pStyle w:val="Textotabela"/>
              <w:rPr>
                <w:rFonts w:eastAsiaTheme="minorHAnsi"/>
              </w:rPr>
            </w:pPr>
            <w:del w:id="762" w:author="GSPLM" w:date="2025-01-20T18:58:00Z" w16du:dateUtc="2025-01-20T21:58:00Z">
              <w:r w:rsidRPr="00552373" w:rsidDel="005206F3">
                <w:rPr>
                  <w:rFonts w:eastAsiaTheme="minorHAnsi"/>
                </w:rPr>
                <w:delText>7.2 (7.1–7.3)</w:delText>
              </w:r>
            </w:del>
          </w:p>
        </w:tc>
        <w:tc>
          <w:tcPr>
            <w:tcW w:w="2127" w:type="dxa"/>
            <w:noWrap/>
            <w:vAlign w:val="top"/>
            <w:hideMark/>
            <w:tcPrChange w:id="763" w:author="GSPLM" w:date="2025-01-20T19:06:00Z" w16du:dateUtc="2025-01-20T22:06:00Z">
              <w:tcPr>
                <w:tcW w:w="1985" w:type="dxa"/>
                <w:gridSpan w:val="2"/>
                <w:noWrap/>
                <w:hideMark/>
              </w:tcPr>
            </w:tcPrChange>
          </w:tcPr>
          <w:p w14:paraId="72CC5D54" w14:textId="77777777" w:rsidR="005206F3" w:rsidRDefault="005206F3" w:rsidP="008323E3">
            <w:pPr>
              <w:pStyle w:val="Textotabela"/>
              <w:rPr>
                <w:ins w:id="764" w:author="GSPLM" w:date="2025-01-20T18:58:00Z" w16du:dateUtc="2025-01-20T21:58:00Z"/>
                <w:rFonts w:eastAsiaTheme="minorHAnsi"/>
              </w:rPr>
            </w:pPr>
            <w:ins w:id="765" w:author="GSPLM" w:date="2025-01-20T18:58:00Z" w16du:dateUtc="2025-01-20T21:58:00Z">
              <w:r>
                <w:rPr>
                  <w:rFonts w:eastAsiaTheme="minorHAnsi"/>
                </w:rPr>
                <w:t>7,2 (7–7,4)</w:t>
              </w:r>
            </w:ins>
          </w:p>
          <w:p w14:paraId="74D29C5F" w14:textId="064A7DE5" w:rsidR="005206F3" w:rsidRPr="00552373" w:rsidRDefault="005206F3" w:rsidP="008323E3">
            <w:pPr>
              <w:pStyle w:val="Textotabela"/>
              <w:rPr>
                <w:rFonts w:eastAsiaTheme="minorHAnsi"/>
              </w:rPr>
            </w:pPr>
            <w:del w:id="766" w:author="GSPLM" w:date="2025-01-20T18:58:00Z" w16du:dateUtc="2025-01-20T21:58:00Z">
              <w:r w:rsidRPr="00552373" w:rsidDel="005206F3">
                <w:rPr>
                  <w:rFonts w:eastAsiaTheme="minorHAnsi"/>
                </w:rPr>
                <w:delText>7.2 (7–7.4)</w:delText>
              </w:r>
            </w:del>
          </w:p>
        </w:tc>
        <w:tc>
          <w:tcPr>
            <w:tcW w:w="1985" w:type="dxa"/>
            <w:noWrap/>
            <w:vAlign w:val="top"/>
            <w:hideMark/>
            <w:tcPrChange w:id="767" w:author="GSPLM" w:date="2025-01-20T19:06:00Z" w16du:dateUtc="2025-01-20T22:06:00Z">
              <w:tcPr>
                <w:tcW w:w="1985" w:type="dxa"/>
                <w:gridSpan w:val="2"/>
                <w:noWrap/>
                <w:hideMark/>
              </w:tcPr>
            </w:tcPrChange>
          </w:tcPr>
          <w:p w14:paraId="62CDABBC" w14:textId="77777777" w:rsidR="005206F3" w:rsidRDefault="005206F3" w:rsidP="008323E3">
            <w:pPr>
              <w:pStyle w:val="Textotabela"/>
              <w:rPr>
                <w:ins w:id="768" w:author="GSPLM" w:date="2025-01-20T18:58:00Z" w16du:dateUtc="2025-01-20T21:58:00Z"/>
                <w:rFonts w:eastAsiaTheme="minorHAnsi"/>
              </w:rPr>
            </w:pPr>
            <w:ins w:id="769" w:author="GSPLM" w:date="2025-01-20T18:58:00Z" w16du:dateUtc="2025-01-20T21:58:00Z">
              <w:r>
                <w:rPr>
                  <w:rFonts w:eastAsiaTheme="minorHAnsi"/>
                </w:rPr>
                <w:t>7,2 (7–7,4)</w:t>
              </w:r>
            </w:ins>
          </w:p>
          <w:p w14:paraId="4EC5EC8A" w14:textId="26ECBAF9" w:rsidR="005206F3" w:rsidRPr="00552373" w:rsidRDefault="005206F3" w:rsidP="008323E3">
            <w:pPr>
              <w:pStyle w:val="Textotabela"/>
              <w:rPr>
                <w:rFonts w:eastAsiaTheme="minorHAnsi"/>
              </w:rPr>
            </w:pPr>
            <w:del w:id="770" w:author="GSPLM" w:date="2025-01-20T18:58:00Z" w16du:dateUtc="2025-01-20T21:58:00Z">
              <w:r w:rsidRPr="00552373" w:rsidDel="005206F3">
                <w:rPr>
                  <w:rFonts w:eastAsiaTheme="minorHAnsi"/>
                </w:rPr>
                <w:delText>7.2 (7–7.4)</w:delText>
              </w:r>
            </w:del>
          </w:p>
        </w:tc>
        <w:tc>
          <w:tcPr>
            <w:tcW w:w="850" w:type="dxa"/>
            <w:noWrap/>
            <w:vAlign w:val="top"/>
            <w:hideMark/>
            <w:tcPrChange w:id="771" w:author="GSPLM" w:date="2025-01-20T19:06:00Z" w16du:dateUtc="2025-01-20T22:06:00Z">
              <w:tcPr>
                <w:tcW w:w="850" w:type="dxa"/>
                <w:gridSpan w:val="2"/>
                <w:noWrap/>
                <w:vAlign w:val="bottom"/>
                <w:hideMark/>
              </w:tcPr>
            </w:tcPrChange>
          </w:tcPr>
          <w:p w14:paraId="10450A7F" w14:textId="77777777" w:rsidR="005206F3" w:rsidRDefault="005206F3" w:rsidP="008323E3">
            <w:pPr>
              <w:pStyle w:val="Textotabela"/>
              <w:rPr>
                <w:ins w:id="772" w:author="GSPLM" w:date="2025-01-20T19:04:00Z" w16du:dateUtc="2025-01-20T22:04:00Z"/>
                <w:rFonts w:ascii="Aptos Narrow" w:hAnsi="Aptos Narrow"/>
                <w:color w:val="000000"/>
              </w:rPr>
            </w:pPr>
            <w:ins w:id="773" w:author="GSPLM" w:date="2025-01-20T19:04:00Z" w16du:dateUtc="2025-01-20T22:04:00Z">
              <w:r>
                <w:rPr>
                  <w:rFonts w:ascii="Aptos Narrow" w:hAnsi="Aptos Narrow"/>
                  <w:color w:val="000000"/>
                </w:rPr>
                <w:t>0,925</w:t>
              </w:r>
            </w:ins>
          </w:p>
          <w:p w14:paraId="1A10367D" w14:textId="171B602B" w:rsidR="005206F3" w:rsidRPr="00552373" w:rsidRDefault="005206F3" w:rsidP="008323E3">
            <w:pPr>
              <w:pStyle w:val="Textotabela"/>
              <w:rPr>
                <w:rFonts w:eastAsiaTheme="minorHAnsi"/>
              </w:rPr>
            </w:pPr>
            <w:del w:id="774" w:author="GSPLM" w:date="2025-01-20T18:58:00Z" w16du:dateUtc="2025-01-20T21:58:00Z">
              <w:r w:rsidRPr="00552373" w:rsidDel="005206F3">
                <w:rPr>
                  <w:rFonts w:eastAsiaTheme="minorHAnsi"/>
                </w:rPr>
                <w:delText>-0.09 (0.925)</w:delText>
              </w:r>
            </w:del>
          </w:p>
        </w:tc>
      </w:tr>
      <w:tr w:rsidR="008323E3" w:rsidRPr="00552373" w14:paraId="1F5AD90B" w14:textId="77777777" w:rsidTr="008323E3">
        <w:trPr>
          <w:trHeight w:val="160"/>
          <w:trPrChange w:id="775" w:author="GSPLM" w:date="2025-01-20T19:06:00Z" w16du:dateUtc="2025-01-20T22:06:00Z">
            <w:trPr>
              <w:gridAfter w:val="0"/>
              <w:trHeight w:val="160"/>
            </w:trPr>
          </w:trPrChange>
        </w:trPr>
        <w:tc>
          <w:tcPr>
            <w:tcW w:w="2254" w:type="dxa"/>
            <w:noWrap/>
            <w:vAlign w:val="top"/>
            <w:hideMark/>
            <w:tcPrChange w:id="776" w:author="GSPLM" w:date="2025-01-20T19:06:00Z" w16du:dateUtc="2025-01-20T22:06:00Z">
              <w:tcPr>
                <w:tcW w:w="2254" w:type="dxa"/>
                <w:noWrap/>
                <w:hideMark/>
              </w:tcPr>
            </w:tcPrChange>
          </w:tcPr>
          <w:p w14:paraId="590D4C0F" w14:textId="77777777" w:rsidR="005206F3" w:rsidRPr="00552373" w:rsidRDefault="005206F3" w:rsidP="008323E3">
            <w:pPr>
              <w:pStyle w:val="Textotabela"/>
              <w:rPr>
                <w:rFonts w:eastAsiaTheme="minorHAnsi"/>
              </w:rPr>
            </w:pPr>
            <w:r w:rsidRPr="00552373">
              <w:rPr>
                <w:rFonts w:eastAsiaTheme="minorHAnsi"/>
              </w:rPr>
              <w:t>Albumina (g/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777" w:author="GSPLM" w:date="2025-01-20T19:06:00Z" w16du:dateUtc="2025-01-20T22:06:00Z">
              <w:tcPr>
                <w:tcW w:w="1715" w:type="dxa"/>
                <w:noWrap/>
                <w:hideMark/>
              </w:tcPr>
            </w:tcPrChange>
          </w:tcPr>
          <w:p w14:paraId="1D7A4989" w14:textId="77777777" w:rsidR="005206F3" w:rsidRDefault="005206F3" w:rsidP="008323E3">
            <w:pPr>
              <w:pStyle w:val="Textotabela"/>
              <w:rPr>
                <w:ins w:id="778" w:author="GSPLM" w:date="2025-01-20T18:58:00Z" w16du:dateUtc="2025-01-20T21:58:00Z"/>
                <w:rFonts w:eastAsiaTheme="minorHAnsi"/>
              </w:rPr>
            </w:pPr>
            <w:ins w:id="779" w:author="GSPLM" w:date="2025-01-20T18:58:00Z" w16du:dateUtc="2025-01-20T21:58:00Z">
              <w:r>
                <w:rPr>
                  <w:rFonts w:eastAsiaTheme="minorHAnsi"/>
                </w:rPr>
                <w:t>4,5 (4,4–4,5)</w:t>
              </w:r>
            </w:ins>
          </w:p>
          <w:p w14:paraId="6E2BB30A" w14:textId="337B550B" w:rsidR="005206F3" w:rsidRPr="00552373" w:rsidRDefault="005206F3" w:rsidP="008323E3">
            <w:pPr>
              <w:pStyle w:val="Textotabela"/>
              <w:rPr>
                <w:rFonts w:eastAsiaTheme="minorHAnsi"/>
              </w:rPr>
            </w:pPr>
            <w:del w:id="780" w:author="GSPLM" w:date="2025-01-20T18:58:00Z" w16du:dateUtc="2025-01-20T21:58:00Z">
              <w:r w:rsidRPr="00552373" w:rsidDel="005206F3">
                <w:rPr>
                  <w:rFonts w:eastAsiaTheme="minorHAnsi"/>
                </w:rPr>
                <w:delText>4.5 (4.4–4.5)</w:delText>
              </w:r>
            </w:del>
          </w:p>
        </w:tc>
        <w:tc>
          <w:tcPr>
            <w:tcW w:w="2127" w:type="dxa"/>
            <w:noWrap/>
            <w:vAlign w:val="top"/>
            <w:hideMark/>
            <w:tcPrChange w:id="781" w:author="GSPLM" w:date="2025-01-20T19:06:00Z" w16du:dateUtc="2025-01-20T22:06:00Z">
              <w:tcPr>
                <w:tcW w:w="1985" w:type="dxa"/>
                <w:gridSpan w:val="2"/>
                <w:noWrap/>
                <w:hideMark/>
              </w:tcPr>
            </w:tcPrChange>
          </w:tcPr>
          <w:p w14:paraId="5BE4E0B8" w14:textId="77777777" w:rsidR="005206F3" w:rsidRDefault="005206F3" w:rsidP="008323E3">
            <w:pPr>
              <w:pStyle w:val="Textotabela"/>
              <w:rPr>
                <w:ins w:id="782" w:author="GSPLM" w:date="2025-01-20T18:58:00Z" w16du:dateUtc="2025-01-20T21:58:00Z"/>
                <w:rFonts w:eastAsiaTheme="minorHAnsi"/>
              </w:rPr>
            </w:pPr>
            <w:ins w:id="783" w:author="GSPLM" w:date="2025-01-20T18:58:00Z" w16du:dateUtc="2025-01-20T21:58:00Z">
              <w:r>
                <w:rPr>
                  <w:rFonts w:eastAsiaTheme="minorHAnsi"/>
                </w:rPr>
                <w:t>4,5 (4,4–4,6)</w:t>
              </w:r>
            </w:ins>
          </w:p>
          <w:p w14:paraId="1D806D70" w14:textId="4A87EEE7" w:rsidR="005206F3" w:rsidRPr="00552373" w:rsidRDefault="005206F3" w:rsidP="008323E3">
            <w:pPr>
              <w:pStyle w:val="Textotabela"/>
              <w:rPr>
                <w:rFonts w:eastAsiaTheme="minorHAnsi"/>
              </w:rPr>
            </w:pPr>
            <w:del w:id="784" w:author="GSPLM" w:date="2025-01-20T18:58:00Z" w16du:dateUtc="2025-01-20T21:58:00Z">
              <w:r w:rsidRPr="00552373" w:rsidDel="005206F3">
                <w:rPr>
                  <w:rFonts w:eastAsiaTheme="minorHAnsi"/>
                </w:rPr>
                <w:delText>4.5 (4.4–4.6)</w:delText>
              </w:r>
            </w:del>
          </w:p>
        </w:tc>
        <w:tc>
          <w:tcPr>
            <w:tcW w:w="1985" w:type="dxa"/>
            <w:noWrap/>
            <w:vAlign w:val="top"/>
            <w:hideMark/>
            <w:tcPrChange w:id="785" w:author="GSPLM" w:date="2025-01-20T19:06:00Z" w16du:dateUtc="2025-01-20T22:06:00Z">
              <w:tcPr>
                <w:tcW w:w="1985" w:type="dxa"/>
                <w:gridSpan w:val="2"/>
                <w:noWrap/>
                <w:hideMark/>
              </w:tcPr>
            </w:tcPrChange>
          </w:tcPr>
          <w:p w14:paraId="4C6CED2F" w14:textId="77777777" w:rsidR="005206F3" w:rsidRDefault="005206F3" w:rsidP="008323E3">
            <w:pPr>
              <w:pStyle w:val="Textotabela"/>
              <w:rPr>
                <w:ins w:id="786" w:author="GSPLM" w:date="2025-01-20T18:58:00Z" w16du:dateUtc="2025-01-20T21:58:00Z"/>
                <w:rFonts w:eastAsiaTheme="minorHAnsi"/>
              </w:rPr>
            </w:pPr>
            <w:ins w:id="787" w:author="GSPLM" w:date="2025-01-20T18:58:00Z" w16du:dateUtc="2025-01-20T21:58:00Z">
              <w:r>
                <w:rPr>
                  <w:rFonts w:eastAsiaTheme="minorHAnsi"/>
                </w:rPr>
                <w:t>4,4 (4,3–4,5)</w:t>
              </w:r>
            </w:ins>
          </w:p>
          <w:p w14:paraId="62F31D41" w14:textId="39FD7B38" w:rsidR="005206F3" w:rsidRPr="00552373" w:rsidRDefault="005206F3" w:rsidP="008323E3">
            <w:pPr>
              <w:pStyle w:val="Textotabela"/>
              <w:rPr>
                <w:rFonts w:eastAsiaTheme="minorHAnsi"/>
              </w:rPr>
            </w:pPr>
            <w:del w:id="788" w:author="GSPLM" w:date="2025-01-20T18:58:00Z" w16du:dateUtc="2025-01-20T21:58:00Z">
              <w:r w:rsidRPr="00552373" w:rsidDel="005206F3">
                <w:rPr>
                  <w:rFonts w:eastAsiaTheme="minorHAnsi"/>
                </w:rPr>
                <w:delText>4.4 (4.3–4.5)</w:delText>
              </w:r>
            </w:del>
          </w:p>
        </w:tc>
        <w:tc>
          <w:tcPr>
            <w:tcW w:w="850" w:type="dxa"/>
            <w:noWrap/>
            <w:vAlign w:val="top"/>
            <w:hideMark/>
            <w:tcPrChange w:id="789" w:author="GSPLM" w:date="2025-01-20T19:06:00Z" w16du:dateUtc="2025-01-20T22:06:00Z">
              <w:tcPr>
                <w:tcW w:w="850" w:type="dxa"/>
                <w:gridSpan w:val="2"/>
                <w:noWrap/>
                <w:vAlign w:val="bottom"/>
                <w:hideMark/>
              </w:tcPr>
            </w:tcPrChange>
          </w:tcPr>
          <w:p w14:paraId="60936BB0" w14:textId="77777777" w:rsidR="005206F3" w:rsidRDefault="005206F3" w:rsidP="008323E3">
            <w:pPr>
              <w:pStyle w:val="Textotabela"/>
              <w:rPr>
                <w:ins w:id="790" w:author="GSPLM" w:date="2025-01-20T19:04:00Z" w16du:dateUtc="2025-01-20T22:04:00Z"/>
                <w:rFonts w:ascii="Aptos Narrow" w:hAnsi="Aptos Narrow"/>
                <w:color w:val="000000"/>
              </w:rPr>
            </w:pPr>
            <w:ins w:id="791" w:author="GSPLM" w:date="2025-01-20T19:04:00Z" w16du:dateUtc="2025-01-20T22:04:00Z">
              <w:r>
                <w:rPr>
                  <w:rFonts w:ascii="Aptos Narrow" w:hAnsi="Aptos Narrow"/>
                  <w:color w:val="000000"/>
                </w:rPr>
                <w:t>0,264</w:t>
              </w:r>
            </w:ins>
          </w:p>
          <w:p w14:paraId="23B62FF7" w14:textId="5F3DCAA1" w:rsidR="005206F3" w:rsidRPr="00552373" w:rsidRDefault="005206F3" w:rsidP="008323E3">
            <w:pPr>
              <w:pStyle w:val="Textotabela"/>
              <w:rPr>
                <w:rFonts w:eastAsiaTheme="minorHAnsi"/>
              </w:rPr>
            </w:pPr>
            <w:del w:id="792" w:author="GSPLM" w:date="2025-01-20T18:58:00Z" w16du:dateUtc="2025-01-20T21:58:00Z">
              <w:r w:rsidRPr="00552373" w:rsidDel="005206F3">
                <w:rPr>
                  <w:rFonts w:eastAsiaTheme="minorHAnsi"/>
                </w:rPr>
                <w:delText>1.13 (0.264)</w:delText>
              </w:r>
            </w:del>
          </w:p>
        </w:tc>
      </w:tr>
      <w:tr w:rsidR="008323E3" w:rsidRPr="00552373" w14:paraId="7EDDC634" w14:textId="77777777" w:rsidTr="008323E3">
        <w:trPr>
          <w:trHeight w:val="160"/>
          <w:trPrChange w:id="793" w:author="GSPLM" w:date="2025-01-20T19:06:00Z" w16du:dateUtc="2025-01-20T22:06:00Z">
            <w:trPr>
              <w:gridAfter w:val="0"/>
              <w:trHeight w:val="160"/>
            </w:trPr>
          </w:trPrChange>
        </w:trPr>
        <w:tc>
          <w:tcPr>
            <w:tcW w:w="2254" w:type="dxa"/>
            <w:noWrap/>
            <w:vAlign w:val="top"/>
            <w:hideMark/>
            <w:tcPrChange w:id="794" w:author="GSPLM" w:date="2025-01-20T19:06:00Z" w16du:dateUtc="2025-01-20T22:06:00Z">
              <w:tcPr>
                <w:tcW w:w="2254" w:type="dxa"/>
                <w:noWrap/>
                <w:hideMark/>
              </w:tcPr>
            </w:tcPrChange>
          </w:tcPr>
          <w:p w14:paraId="7B454B51" w14:textId="77777777" w:rsidR="005206F3" w:rsidRPr="00552373" w:rsidRDefault="005206F3" w:rsidP="008323E3">
            <w:pPr>
              <w:pStyle w:val="Textotabela"/>
              <w:rPr>
                <w:rFonts w:eastAsiaTheme="minorHAnsi"/>
              </w:rPr>
            </w:pPr>
            <w:r w:rsidRPr="00552373">
              <w:rPr>
                <w:rFonts w:eastAsiaTheme="minorHAnsi"/>
              </w:rPr>
              <w:t>Ureia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795" w:author="GSPLM" w:date="2025-01-20T19:06:00Z" w16du:dateUtc="2025-01-20T22:06:00Z">
              <w:tcPr>
                <w:tcW w:w="1715" w:type="dxa"/>
                <w:noWrap/>
                <w:hideMark/>
              </w:tcPr>
            </w:tcPrChange>
          </w:tcPr>
          <w:p w14:paraId="509761D6" w14:textId="77777777" w:rsidR="005206F3" w:rsidRDefault="005206F3" w:rsidP="008323E3">
            <w:pPr>
              <w:pStyle w:val="Textotabela"/>
              <w:rPr>
                <w:ins w:id="796" w:author="GSPLM" w:date="2025-01-20T18:58:00Z" w16du:dateUtc="2025-01-20T21:58:00Z"/>
                <w:rFonts w:eastAsiaTheme="minorHAnsi"/>
              </w:rPr>
            </w:pPr>
            <w:ins w:id="797" w:author="GSPLM" w:date="2025-01-20T18:58:00Z" w16du:dateUtc="2025-01-20T21:58:00Z">
              <w:r>
                <w:rPr>
                  <w:rFonts w:eastAsiaTheme="minorHAnsi"/>
                </w:rPr>
                <w:t>28 (26,3–30,1)</w:t>
              </w:r>
            </w:ins>
          </w:p>
          <w:p w14:paraId="2C6757D7" w14:textId="41540D84" w:rsidR="005206F3" w:rsidRPr="00552373" w:rsidRDefault="005206F3" w:rsidP="008323E3">
            <w:pPr>
              <w:pStyle w:val="Textotabela"/>
              <w:rPr>
                <w:rFonts w:eastAsiaTheme="minorHAnsi"/>
              </w:rPr>
            </w:pPr>
            <w:del w:id="798" w:author="GSPLM" w:date="2025-01-20T18:58:00Z" w16du:dateUtc="2025-01-20T21:58:00Z">
              <w:r w:rsidRPr="00552373" w:rsidDel="005206F3">
                <w:rPr>
                  <w:rFonts w:eastAsiaTheme="minorHAnsi"/>
                </w:rPr>
                <w:delText>28 (26.3–30.1)</w:delText>
              </w:r>
            </w:del>
          </w:p>
        </w:tc>
        <w:tc>
          <w:tcPr>
            <w:tcW w:w="2127" w:type="dxa"/>
            <w:noWrap/>
            <w:vAlign w:val="top"/>
            <w:hideMark/>
            <w:tcPrChange w:id="799" w:author="GSPLM" w:date="2025-01-20T19:06:00Z" w16du:dateUtc="2025-01-20T22:06:00Z">
              <w:tcPr>
                <w:tcW w:w="1985" w:type="dxa"/>
                <w:gridSpan w:val="2"/>
                <w:noWrap/>
                <w:hideMark/>
              </w:tcPr>
            </w:tcPrChange>
          </w:tcPr>
          <w:p w14:paraId="37670CA0" w14:textId="77777777" w:rsidR="005206F3" w:rsidRDefault="005206F3" w:rsidP="008323E3">
            <w:pPr>
              <w:pStyle w:val="Textotabela"/>
              <w:rPr>
                <w:ins w:id="800" w:author="GSPLM" w:date="2025-01-20T18:58:00Z" w16du:dateUtc="2025-01-20T21:58:00Z"/>
                <w:rFonts w:eastAsiaTheme="minorHAnsi"/>
              </w:rPr>
            </w:pPr>
            <w:ins w:id="801" w:author="GSPLM" w:date="2025-01-20T18:58:00Z" w16du:dateUtc="2025-01-20T21:58:00Z">
              <w:r>
                <w:rPr>
                  <w:rFonts w:eastAsiaTheme="minorHAnsi"/>
                </w:rPr>
                <w:t>27 (24,3–29,3)</w:t>
              </w:r>
            </w:ins>
          </w:p>
          <w:p w14:paraId="13A19EDC" w14:textId="0D0296FC" w:rsidR="005206F3" w:rsidRPr="00552373" w:rsidRDefault="005206F3" w:rsidP="008323E3">
            <w:pPr>
              <w:pStyle w:val="Textotabela"/>
              <w:rPr>
                <w:rFonts w:eastAsiaTheme="minorHAnsi"/>
              </w:rPr>
            </w:pPr>
            <w:del w:id="802" w:author="GSPLM" w:date="2025-01-20T18:58:00Z" w16du:dateUtc="2025-01-20T21:58:00Z">
              <w:r w:rsidRPr="00552373" w:rsidDel="005206F3">
                <w:rPr>
                  <w:rFonts w:eastAsiaTheme="minorHAnsi"/>
                </w:rPr>
                <w:delText>27 (24.3–29.3)</w:delText>
              </w:r>
            </w:del>
          </w:p>
        </w:tc>
        <w:tc>
          <w:tcPr>
            <w:tcW w:w="1985" w:type="dxa"/>
            <w:noWrap/>
            <w:vAlign w:val="top"/>
            <w:hideMark/>
            <w:tcPrChange w:id="803" w:author="GSPLM" w:date="2025-01-20T19:06:00Z" w16du:dateUtc="2025-01-20T22:06:00Z">
              <w:tcPr>
                <w:tcW w:w="1985" w:type="dxa"/>
                <w:gridSpan w:val="2"/>
                <w:noWrap/>
                <w:hideMark/>
              </w:tcPr>
            </w:tcPrChange>
          </w:tcPr>
          <w:p w14:paraId="25756497" w14:textId="77777777" w:rsidR="005206F3" w:rsidRDefault="005206F3" w:rsidP="008323E3">
            <w:pPr>
              <w:pStyle w:val="Textotabela"/>
              <w:rPr>
                <w:ins w:id="804" w:author="GSPLM" w:date="2025-01-20T18:58:00Z" w16du:dateUtc="2025-01-20T21:58:00Z"/>
                <w:rFonts w:eastAsiaTheme="minorHAnsi"/>
              </w:rPr>
            </w:pPr>
            <w:ins w:id="805" w:author="GSPLM" w:date="2025-01-20T18:58:00Z" w16du:dateUtc="2025-01-20T21:58:00Z">
              <w:r>
                <w:rPr>
                  <w:rFonts w:eastAsiaTheme="minorHAnsi"/>
                </w:rPr>
                <w:t>30 (26,8–32,4)</w:t>
              </w:r>
            </w:ins>
          </w:p>
          <w:p w14:paraId="3A5829E6" w14:textId="76AEA824" w:rsidR="005206F3" w:rsidRPr="00552373" w:rsidRDefault="005206F3" w:rsidP="008323E3">
            <w:pPr>
              <w:pStyle w:val="Textotabela"/>
              <w:rPr>
                <w:rFonts w:eastAsiaTheme="minorHAnsi"/>
              </w:rPr>
            </w:pPr>
            <w:del w:id="806" w:author="GSPLM" w:date="2025-01-20T18:58:00Z" w16du:dateUtc="2025-01-20T21:58:00Z">
              <w:r w:rsidRPr="00552373" w:rsidDel="005206F3">
                <w:rPr>
                  <w:rFonts w:eastAsiaTheme="minorHAnsi"/>
                </w:rPr>
                <w:delText>30 (26.8–32.4)</w:delText>
              </w:r>
            </w:del>
          </w:p>
        </w:tc>
        <w:tc>
          <w:tcPr>
            <w:tcW w:w="850" w:type="dxa"/>
            <w:noWrap/>
            <w:vAlign w:val="top"/>
            <w:hideMark/>
            <w:tcPrChange w:id="807" w:author="GSPLM" w:date="2025-01-20T19:06:00Z" w16du:dateUtc="2025-01-20T22:06:00Z">
              <w:tcPr>
                <w:tcW w:w="850" w:type="dxa"/>
                <w:gridSpan w:val="2"/>
                <w:noWrap/>
                <w:vAlign w:val="bottom"/>
                <w:hideMark/>
              </w:tcPr>
            </w:tcPrChange>
          </w:tcPr>
          <w:p w14:paraId="0687E2D0" w14:textId="77777777" w:rsidR="005206F3" w:rsidRDefault="005206F3" w:rsidP="008323E3">
            <w:pPr>
              <w:pStyle w:val="Textotabela"/>
              <w:rPr>
                <w:ins w:id="808" w:author="GSPLM" w:date="2025-01-20T19:04:00Z" w16du:dateUtc="2025-01-20T22:04:00Z"/>
                <w:rFonts w:ascii="Aptos Narrow" w:hAnsi="Aptos Narrow"/>
                <w:color w:val="000000"/>
              </w:rPr>
            </w:pPr>
            <w:ins w:id="809" w:author="GSPLM" w:date="2025-01-20T19:04:00Z" w16du:dateUtc="2025-01-20T22:04:00Z">
              <w:r>
                <w:rPr>
                  <w:rFonts w:ascii="Aptos Narrow" w:hAnsi="Aptos Narrow"/>
                  <w:color w:val="000000"/>
                </w:rPr>
                <w:t>0,145</w:t>
              </w:r>
            </w:ins>
          </w:p>
          <w:p w14:paraId="634C3D6F" w14:textId="49C0DA6A" w:rsidR="005206F3" w:rsidRPr="00552373" w:rsidRDefault="005206F3" w:rsidP="008323E3">
            <w:pPr>
              <w:pStyle w:val="Textotabela"/>
              <w:rPr>
                <w:rFonts w:eastAsiaTheme="minorHAnsi"/>
              </w:rPr>
            </w:pPr>
            <w:del w:id="810" w:author="GSPLM" w:date="2025-01-20T18:58:00Z" w16du:dateUtc="2025-01-20T21:58:00Z">
              <w:r w:rsidRPr="00552373" w:rsidDel="005206F3">
                <w:rPr>
                  <w:rFonts w:eastAsiaTheme="minorHAnsi"/>
                </w:rPr>
                <w:delText>-1.47 (0.145)</w:delText>
              </w:r>
            </w:del>
          </w:p>
        </w:tc>
      </w:tr>
      <w:tr w:rsidR="008323E3" w:rsidRPr="00552373" w14:paraId="79DC24D4" w14:textId="77777777" w:rsidTr="008323E3">
        <w:trPr>
          <w:trHeight w:val="160"/>
          <w:trPrChange w:id="811" w:author="GSPLM" w:date="2025-01-20T19:06:00Z" w16du:dateUtc="2025-01-20T22:06:00Z">
            <w:trPr>
              <w:gridAfter w:val="0"/>
              <w:trHeight w:val="160"/>
            </w:trPr>
          </w:trPrChange>
        </w:trPr>
        <w:tc>
          <w:tcPr>
            <w:tcW w:w="2254" w:type="dxa"/>
            <w:noWrap/>
            <w:vAlign w:val="top"/>
            <w:hideMark/>
            <w:tcPrChange w:id="812" w:author="GSPLM" w:date="2025-01-20T19:06:00Z" w16du:dateUtc="2025-01-20T22:06:00Z">
              <w:tcPr>
                <w:tcW w:w="2254" w:type="dxa"/>
                <w:noWrap/>
                <w:hideMark/>
              </w:tcPr>
            </w:tcPrChange>
          </w:tcPr>
          <w:p w14:paraId="1D09B4E6" w14:textId="77777777" w:rsidR="005206F3" w:rsidRPr="00552373" w:rsidRDefault="005206F3" w:rsidP="008323E3">
            <w:pPr>
              <w:pStyle w:val="Textotabela"/>
              <w:rPr>
                <w:rFonts w:eastAsiaTheme="minorHAnsi"/>
              </w:rPr>
            </w:pPr>
            <w:r w:rsidRPr="00552373">
              <w:rPr>
                <w:rFonts w:eastAsiaTheme="minorHAnsi"/>
              </w:rPr>
              <w:t>Creatinina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813" w:author="GSPLM" w:date="2025-01-20T19:06:00Z" w16du:dateUtc="2025-01-20T22:06:00Z">
              <w:tcPr>
                <w:tcW w:w="1715" w:type="dxa"/>
                <w:noWrap/>
                <w:hideMark/>
              </w:tcPr>
            </w:tcPrChange>
          </w:tcPr>
          <w:p w14:paraId="667C6544" w14:textId="77777777" w:rsidR="005206F3" w:rsidRDefault="005206F3" w:rsidP="008323E3">
            <w:pPr>
              <w:pStyle w:val="Textotabela"/>
              <w:rPr>
                <w:ins w:id="814" w:author="GSPLM" w:date="2025-01-20T18:58:00Z" w16du:dateUtc="2025-01-20T21:58:00Z"/>
                <w:rFonts w:eastAsiaTheme="minorHAnsi"/>
              </w:rPr>
            </w:pPr>
            <w:ins w:id="815" w:author="GSPLM" w:date="2025-01-20T18:58:00Z" w16du:dateUtc="2025-01-20T21:58:00Z">
              <w:r>
                <w:rPr>
                  <w:rFonts w:eastAsiaTheme="minorHAnsi"/>
                </w:rPr>
                <w:t>0,8 (0,8–0,9)</w:t>
              </w:r>
            </w:ins>
          </w:p>
          <w:p w14:paraId="186DA6B6" w14:textId="0E8D86E3" w:rsidR="005206F3" w:rsidRPr="00552373" w:rsidRDefault="005206F3" w:rsidP="008323E3">
            <w:pPr>
              <w:pStyle w:val="Textotabela"/>
              <w:rPr>
                <w:rFonts w:eastAsiaTheme="minorHAnsi"/>
              </w:rPr>
            </w:pPr>
            <w:del w:id="816" w:author="GSPLM" w:date="2025-01-20T18:58:00Z" w16du:dateUtc="2025-01-20T21:58:00Z">
              <w:r w:rsidRPr="00552373" w:rsidDel="005206F3">
                <w:rPr>
                  <w:rFonts w:eastAsiaTheme="minorHAnsi"/>
                </w:rPr>
                <w:delText>0.8 (0.8–0.9)</w:delText>
              </w:r>
            </w:del>
          </w:p>
        </w:tc>
        <w:tc>
          <w:tcPr>
            <w:tcW w:w="2127" w:type="dxa"/>
            <w:noWrap/>
            <w:vAlign w:val="top"/>
            <w:hideMark/>
            <w:tcPrChange w:id="817" w:author="GSPLM" w:date="2025-01-20T19:06:00Z" w16du:dateUtc="2025-01-20T22:06:00Z">
              <w:tcPr>
                <w:tcW w:w="1985" w:type="dxa"/>
                <w:gridSpan w:val="2"/>
                <w:noWrap/>
                <w:hideMark/>
              </w:tcPr>
            </w:tcPrChange>
          </w:tcPr>
          <w:p w14:paraId="3A33AF7C" w14:textId="77777777" w:rsidR="005206F3" w:rsidRDefault="005206F3" w:rsidP="008323E3">
            <w:pPr>
              <w:pStyle w:val="Textotabela"/>
              <w:rPr>
                <w:ins w:id="818" w:author="GSPLM" w:date="2025-01-20T18:58:00Z" w16du:dateUtc="2025-01-20T21:58:00Z"/>
                <w:rFonts w:eastAsiaTheme="minorHAnsi"/>
              </w:rPr>
            </w:pPr>
            <w:ins w:id="819" w:author="GSPLM" w:date="2025-01-20T18:58:00Z" w16du:dateUtc="2025-01-20T21:58:00Z">
              <w:r>
                <w:rPr>
                  <w:rFonts w:eastAsiaTheme="minorHAnsi"/>
                </w:rPr>
                <w:t>0,8 (0,8–0,9)</w:t>
              </w:r>
            </w:ins>
          </w:p>
          <w:p w14:paraId="41A14EB6" w14:textId="0818CB16" w:rsidR="005206F3" w:rsidRPr="00552373" w:rsidRDefault="005206F3" w:rsidP="008323E3">
            <w:pPr>
              <w:pStyle w:val="Textotabela"/>
              <w:rPr>
                <w:rFonts w:eastAsiaTheme="minorHAnsi"/>
              </w:rPr>
            </w:pPr>
            <w:del w:id="820" w:author="GSPLM" w:date="2025-01-20T18:58:00Z" w16du:dateUtc="2025-01-20T21:58:00Z">
              <w:r w:rsidRPr="00552373" w:rsidDel="005206F3">
                <w:rPr>
                  <w:rFonts w:eastAsiaTheme="minorHAnsi"/>
                </w:rPr>
                <w:delText>0.8 (0.8–0.9)</w:delText>
              </w:r>
            </w:del>
          </w:p>
        </w:tc>
        <w:tc>
          <w:tcPr>
            <w:tcW w:w="1985" w:type="dxa"/>
            <w:noWrap/>
            <w:vAlign w:val="top"/>
            <w:hideMark/>
            <w:tcPrChange w:id="821" w:author="GSPLM" w:date="2025-01-20T19:06:00Z" w16du:dateUtc="2025-01-20T22:06:00Z">
              <w:tcPr>
                <w:tcW w:w="1985" w:type="dxa"/>
                <w:gridSpan w:val="2"/>
                <w:noWrap/>
                <w:hideMark/>
              </w:tcPr>
            </w:tcPrChange>
          </w:tcPr>
          <w:p w14:paraId="6F470B77" w14:textId="77777777" w:rsidR="005206F3" w:rsidRDefault="005206F3" w:rsidP="008323E3">
            <w:pPr>
              <w:pStyle w:val="Textotabela"/>
              <w:rPr>
                <w:ins w:id="822" w:author="GSPLM" w:date="2025-01-20T18:58:00Z" w16du:dateUtc="2025-01-20T21:58:00Z"/>
                <w:rFonts w:eastAsiaTheme="minorHAnsi"/>
              </w:rPr>
            </w:pPr>
            <w:ins w:id="823" w:author="GSPLM" w:date="2025-01-20T18:58:00Z" w16du:dateUtc="2025-01-20T21:58:00Z">
              <w:r>
                <w:rPr>
                  <w:rFonts w:eastAsiaTheme="minorHAnsi"/>
                </w:rPr>
                <w:t>0,8 (0,8–0,8)</w:t>
              </w:r>
            </w:ins>
          </w:p>
          <w:p w14:paraId="6455779A" w14:textId="0898F6F7" w:rsidR="005206F3" w:rsidRPr="00552373" w:rsidRDefault="005206F3" w:rsidP="008323E3">
            <w:pPr>
              <w:pStyle w:val="Textotabela"/>
              <w:rPr>
                <w:rFonts w:eastAsiaTheme="minorHAnsi"/>
              </w:rPr>
            </w:pPr>
            <w:del w:id="824" w:author="GSPLM" w:date="2025-01-20T18:58:00Z" w16du:dateUtc="2025-01-20T21:58:00Z">
              <w:r w:rsidRPr="00552373" w:rsidDel="005206F3">
                <w:rPr>
                  <w:rFonts w:eastAsiaTheme="minorHAnsi"/>
                </w:rPr>
                <w:delText>0.8 (0.8–0.8)</w:delText>
              </w:r>
            </w:del>
          </w:p>
        </w:tc>
        <w:tc>
          <w:tcPr>
            <w:tcW w:w="850" w:type="dxa"/>
            <w:noWrap/>
            <w:vAlign w:val="top"/>
            <w:hideMark/>
            <w:tcPrChange w:id="825" w:author="GSPLM" w:date="2025-01-20T19:06:00Z" w16du:dateUtc="2025-01-20T22:06:00Z">
              <w:tcPr>
                <w:tcW w:w="850" w:type="dxa"/>
                <w:gridSpan w:val="2"/>
                <w:noWrap/>
                <w:vAlign w:val="bottom"/>
                <w:hideMark/>
              </w:tcPr>
            </w:tcPrChange>
          </w:tcPr>
          <w:p w14:paraId="4C7D2C1D" w14:textId="77777777" w:rsidR="005206F3" w:rsidRDefault="005206F3" w:rsidP="008323E3">
            <w:pPr>
              <w:pStyle w:val="Textotabela"/>
              <w:rPr>
                <w:ins w:id="826" w:author="GSPLM" w:date="2025-01-20T19:04:00Z" w16du:dateUtc="2025-01-20T22:04:00Z"/>
                <w:rFonts w:ascii="Aptos Narrow" w:hAnsi="Aptos Narrow"/>
                <w:color w:val="000000"/>
              </w:rPr>
            </w:pPr>
            <w:ins w:id="827" w:author="GSPLM" w:date="2025-01-20T19:04:00Z" w16du:dateUtc="2025-01-20T22:04:00Z">
              <w:r>
                <w:rPr>
                  <w:rFonts w:ascii="Aptos Narrow" w:hAnsi="Aptos Narrow"/>
                  <w:color w:val="000000"/>
                </w:rPr>
                <w:t>0,266</w:t>
              </w:r>
            </w:ins>
          </w:p>
          <w:p w14:paraId="3DDA46D5" w14:textId="0C91B298" w:rsidR="005206F3" w:rsidRPr="00552373" w:rsidRDefault="005206F3" w:rsidP="008323E3">
            <w:pPr>
              <w:pStyle w:val="Textotabela"/>
              <w:rPr>
                <w:rFonts w:eastAsiaTheme="minorHAnsi"/>
              </w:rPr>
            </w:pPr>
            <w:del w:id="828" w:author="GSPLM" w:date="2025-01-20T18:58:00Z" w16du:dateUtc="2025-01-20T21:58:00Z">
              <w:r w:rsidRPr="00552373" w:rsidDel="005206F3">
                <w:rPr>
                  <w:rFonts w:eastAsiaTheme="minorHAnsi"/>
                </w:rPr>
                <w:delText>1.12 (0.266)</w:delText>
              </w:r>
            </w:del>
          </w:p>
        </w:tc>
      </w:tr>
      <w:tr w:rsidR="008323E3" w:rsidRPr="00552373" w14:paraId="68796B0F" w14:textId="77777777" w:rsidTr="008323E3">
        <w:trPr>
          <w:trHeight w:val="160"/>
          <w:trPrChange w:id="829" w:author="GSPLM" w:date="2025-01-20T19:06:00Z" w16du:dateUtc="2025-01-20T22:06:00Z">
            <w:trPr>
              <w:gridAfter w:val="0"/>
              <w:trHeight w:val="160"/>
            </w:trPr>
          </w:trPrChange>
        </w:trPr>
        <w:tc>
          <w:tcPr>
            <w:tcW w:w="2254" w:type="dxa"/>
            <w:noWrap/>
            <w:vAlign w:val="top"/>
            <w:hideMark/>
            <w:tcPrChange w:id="830" w:author="GSPLM" w:date="2025-01-20T19:06:00Z" w16du:dateUtc="2025-01-20T22:06:00Z">
              <w:tcPr>
                <w:tcW w:w="2254" w:type="dxa"/>
                <w:noWrap/>
                <w:hideMark/>
              </w:tcPr>
            </w:tcPrChange>
          </w:tcPr>
          <w:p w14:paraId="0D7DD5D9" w14:textId="77777777" w:rsidR="005206F3" w:rsidRPr="00552373" w:rsidRDefault="005206F3" w:rsidP="008323E3">
            <w:pPr>
              <w:pStyle w:val="Textotabela"/>
              <w:rPr>
                <w:rFonts w:eastAsiaTheme="minorHAnsi"/>
              </w:rPr>
            </w:pPr>
            <w:r w:rsidRPr="00552373">
              <w:rPr>
                <w:rFonts w:eastAsiaTheme="minorHAnsi"/>
              </w:rPr>
              <w:t>CPK (U/L)</w:t>
            </w:r>
          </w:p>
        </w:tc>
        <w:tc>
          <w:tcPr>
            <w:tcW w:w="2141" w:type="dxa"/>
            <w:noWrap/>
            <w:vAlign w:val="top"/>
            <w:hideMark/>
            <w:tcPrChange w:id="831" w:author="GSPLM" w:date="2025-01-20T19:06:00Z" w16du:dateUtc="2025-01-20T22:06:00Z">
              <w:tcPr>
                <w:tcW w:w="1715" w:type="dxa"/>
                <w:noWrap/>
                <w:hideMark/>
              </w:tcPr>
            </w:tcPrChange>
          </w:tcPr>
          <w:p w14:paraId="0AFE9658" w14:textId="77777777" w:rsidR="005206F3" w:rsidRDefault="005206F3" w:rsidP="008323E3">
            <w:pPr>
              <w:pStyle w:val="Textotabela"/>
              <w:rPr>
                <w:ins w:id="832" w:author="GSPLM" w:date="2025-01-20T18:58:00Z" w16du:dateUtc="2025-01-20T21:58:00Z"/>
                <w:rFonts w:eastAsiaTheme="minorHAnsi"/>
              </w:rPr>
            </w:pPr>
            <w:ins w:id="833" w:author="GSPLM" w:date="2025-01-20T18:58:00Z" w16du:dateUtc="2025-01-20T21:58:00Z">
              <w:r>
                <w:rPr>
                  <w:rFonts w:eastAsiaTheme="minorHAnsi"/>
                </w:rPr>
                <w:t>146 (114,8–177,8)</w:t>
              </w:r>
            </w:ins>
          </w:p>
          <w:p w14:paraId="2F81B0D6" w14:textId="30D5893C" w:rsidR="005206F3" w:rsidRPr="00552373" w:rsidRDefault="005206F3" w:rsidP="008323E3">
            <w:pPr>
              <w:pStyle w:val="Textotabela"/>
              <w:rPr>
                <w:rFonts w:eastAsiaTheme="minorHAnsi"/>
              </w:rPr>
            </w:pPr>
            <w:del w:id="834" w:author="GSPLM" w:date="2025-01-20T18:58:00Z" w16du:dateUtc="2025-01-20T21:58:00Z">
              <w:r w:rsidRPr="00552373" w:rsidDel="005206F3">
                <w:rPr>
                  <w:rFonts w:eastAsiaTheme="minorHAnsi"/>
                </w:rPr>
                <w:delText>146 (114.8–177.8)</w:delText>
              </w:r>
            </w:del>
          </w:p>
        </w:tc>
        <w:tc>
          <w:tcPr>
            <w:tcW w:w="2127" w:type="dxa"/>
            <w:noWrap/>
            <w:vAlign w:val="top"/>
            <w:hideMark/>
            <w:tcPrChange w:id="835" w:author="GSPLM" w:date="2025-01-20T19:06:00Z" w16du:dateUtc="2025-01-20T22:06:00Z">
              <w:tcPr>
                <w:tcW w:w="1985" w:type="dxa"/>
                <w:gridSpan w:val="2"/>
                <w:noWrap/>
                <w:hideMark/>
              </w:tcPr>
            </w:tcPrChange>
          </w:tcPr>
          <w:p w14:paraId="20D451C1" w14:textId="77777777" w:rsidR="005206F3" w:rsidRDefault="005206F3" w:rsidP="008323E3">
            <w:pPr>
              <w:pStyle w:val="Textotabela"/>
              <w:rPr>
                <w:ins w:id="836" w:author="GSPLM" w:date="2025-01-20T18:58:00Z" w16du:dateUtc="2025-01-20T21:58:00Z"/>
                <w:rFonts w:eastAsiaTheme="minorHAnsi"/>
              </w:rPr>
            </w:pPr>
            <w:ins w:id="837" w:author="GSPLM" w:date="2025-01-20T18:58:00Z" w16du:dateUtc="2025-01-20T21:58:00Z">
              <w:r>
                <w:rPr>
                  <w:rFonts w:eastAsiaTheme="minorHAnsi"/>
                </w:rPr>
                <w:t>167 (112,4–222,1)</w:t>
              </w:r>
            </w:ins>
          </w:p>
          <w:p w14:paraId="1D69D4C4" w14:textId="4EE4210A" w:rsidR="005206F3" w:rsidRPr="00552373" w:rsidRDefault="005206F3" w:rsidP="008323E3">
            <w:pPr>
              <w:pStyle w:val="Textotabela"/>
              <w:rPr>
                <w:rFonts w:eastAsiaTheme="minorHAnsi"/>
              </w:rPr>
            </w:pPr>
            <w:del w:id="838" w:author="GSPLM" w:date="2025-01-20T18:58:00Z" w16du:dateUtc="2025-01-20T21:58:00Z">
              <w:r w:rsidRPr="00552373" w:rsidDel="005206F3">
                <w:rPr>
                  <w:rFonts w:eastAsiaTheme="minorHAnsi"/>
                </w:rPr>
                <w:delText>167 (112.4–222.1)</w:delText>
              </w:r>
            </w:del>
          </w:p>
        </w:tc>
        <w:tc>
          <w:tcPr>
            <w:tcW w:w="1985" w:type="dxa"/>
            <w:noWrap/>
            <w:vAlign w:val="top"/>
            <w:hideMark/>
            <w:tcPrChange w:id="839" w:author="GSPLM" w:date="2025-01-20T19:06:00Z" w16du:dateUtc="2025-01-20T22:06:00Z">
              <w:tcPr>
                <w:tcW w:w="1985" w:type="dxa"/>
                <w:gridSpan w:val="2"/>
                <w:noWrap/>
                <w:hideMark/>
              </w:tcPr>
            </w:tcPrChange>
          </w:tcPr>
          <w:p w14:paraId="7FD4B730" w14:textId="77777777" w:rsidR="005206F3" w:rsidRDefault="005206F3" w:rsidP="008323E3">
            <w:pPr>
              <w:pStyle w:val="Textotabela"/>
              <w:rPr>
                <w:ins w:id="840" w:author="GSPLM" w:date="2025-01-20T18:58:00Z" w16du:dateUtc="2025-01-20T21:58:00Z"/>
                <w:rFonts w:eastAsiaTheme="minorHAnsi"/>
              </w:rPr>
            </w:pPr>
            <w:ins w:id="841" w:author="GSPLM" w:date="2025-01-20T18:58:00Z" w16du:dateUtc="2025-01-20T21:58:00Z">
              <w:r>
                <w:rPr>
                  <w:rFonts w:eastAsiaTheme="minorHAnsi"/>
                </w:rPr>
                <w:t>126 (94,8–157)</w:t>
              </w:r>
            </w:ins>
          </w:p>
          <w:p w14:paraId="00142093" w14:textId="1E56B7C5" w:rsidR="005206F3" w:rsidRPr="00552373" w:rsidRDefault="005206F3" w:rsidP="008323E3">
            <w:pPr>
              <w:pStyle w:val="Textotabela"/>
              <w:rPr>
                <w:rFonts w:eastAsiaTheme="minorHAnsi"/>
              </w:rPr>
            </w:pPr>
            <w:del w:id="842" w:author="GSPLM" w:date="2025-01-20T18:58:00Z" w16du:dateUtc="2025-01-20T21:58:00Z">
              <w:r w:rsidRPr="00552373" w:rsidDel="005206F3">
                <w:rPr>
                  <w:rFonts w:eastAsiaTheme="minorHAnsi"/>
                </w:rPr>
                <w:delText>126 (94.8–157)</w:delText>
              </w:r>
            </w:del>
          </w:p>
        </w:tc>
        <w:tc>
          <w:tcPr>
            <w:tcW w:w="850" w:type="dxa"/>
            <w:noWrap/>
            <w:vAlign w:val="top"/>
            <w:hideMark/>
            <w:tcPrChange w:id="843" w:author="GSPLM" w:date="2025-01-20T19:06:00Z" w16du:dateUtc="2025-01-20T22:06:00Z">
              <w:tcPr>
                <w:tcW w:w="850" w:type="dxa"/>
                <w:gridSpan w:val="2"/>
                <w:noWrap/>
                <w:vAlign w:val="bottom"/>
                <w:hideMark/>
              </w:tcPr>
            </w:tcPrChange>
          </w:tcPr>
          <w:p w14:paraId="76830726" w14:textId="77777777" w:rsidR="005206F3" w:rsidRDefault="005206F3" w:rsidP="008323E3">
            <w:pPr>
              <w:pStyle w:val="Textotabela"/>
              <w:rPr>
                <w:ins w:id="844" w:author="GSPLM" w:date="2025-01-20T19:04:00Z" w16du:dateUtc="2025-01-20T22:04:00Z"/>
                <w:rFonts w:ascii="Aptos Narrow" w:hAnsi="Aptos Narrow"/>
                <w:color w:val="000000"/>
              </w:rPr>
            </w:pPr>
            <w:ins w:id="845" w:author="GSPLM" w:date="2025-01-20T19:04:00Z" w16du:dateUtc="2025-01-20T22:04:00Z">
              <w:r>
                <w:rPr>
                  <w:rFonts w:ascii="Aptos Narrow" w:hAnsi="Aptos Narrow"/>
                  <w:color w:val="000000"/>
                </w:rPr>
                <w:t>0,203</w:t>
              </w:r>
            </w:ins>
          </w:p>
          <w:p w14:paraId="1F3251D0" w14:textId="4836B9CF" w:rsidR="005206F3" w:rsidRPr="00552373" w:rsidRDefault="005206F3" w:rsidP="008323E3">
            <w:pPr>
              <w:pStyle w:val="Textotabela"/>
              <w:rPr>
                <w:rFonts w:eastAsiaTheme="minorHAnsi"/>
              </w:rPr>
            </w:pPr>
            <w:del w:id="846" w:author="GSPLM" w:date="2025-01-20T18:58:00Z" w16du:dateUtc="2025-01-20T21:58:00Z">
              <w:r w:rsidRPr="00552373" w:rsidDel="005206F3">
                <w:rPr>
                  <w:rFonts w:eastAsiaTheme="minorHAnsi"/>
                </w:rPr>
                <w:delText>1.29 (0.203)</w:delText>
              </w:r>
            </w:del>
          </w:p>
        </w:tc>
      </w:tr>
      <w:tr w:rsidR="008323E3" w:rsidRPr="00552373" w14:paraId="6AE7E623" w14:textId="77777777" w:rsidTr="008323E3">
        <w:trPr>
          <w:trHeight w:val="160"/>
          <w:trPrChange w:id="847" w:author="GSPLM" w:date="2025-01-20T19:06:00Z" w16du:dateUtc="2025-01-20T22:06:00Z">
            <w:trPr>
              <w:gridAfter w:val="0"/>
              <w:trHeight w:val="160"/>
            </w:trPr>
          </w:trPrChange>
        </w:trPr>
        <w:tc>
          <w:tcPr>
            <w:tcW w:w="2254" w:type="dxa"/>
            <w:noWrap/>
            <w:vAlign w:val="top"/>
            <w:hideMark/>
            <w:tcPrChange w:id="848" w:author="GSPLM" w:date="2025-01-20T19:06:00Z" w16du:dateUtc="2025-01-20T22:06:00Z">
              <w:tcPr>
                <w:tcW w:w="2254" w:type="dxa"/>
                <w:noWrap/>
                <w:hideMark/>
              </w:tcPr>
            </w:tcPrChange>
          </w:tcPr>
          <w:p w14:paraId="7902F3AD" w14:textId="6A8CF5C6" w:rsidR="005206F3" w:rsidRDefault="005206F3" w:rsidP="008323E3">
            <w:pPr>
              <w:pStyle w:val="Textotabela"/>
              <w:rPr>
                <w:ins w:id="849" w:author="GSPLM" w:date="2025-01-20T18:58:00Z" w16du:dateUtc="2025-01-20T21:58:00Z"/>
                <w:rFonts w:eastAsiaTheme="minorHAnsi"/>
              </w:rPr>
            </w:pPr>
            <w:ins w:id="850" w:author="GSPLM" w:date="2025-01-20T18:58:00Z" w16du:dateUtc="2025-01-20T21:58:00Z">
              <w:r>
                <w:rPr>
                  <w:rFonts w:eastAsiaTheme="minorHAnsi"/>
                </w:rPr>
                <w:t>Ác</w:t>
              </w:r>
            </w:ins>
            <w:ins w:id="851" w:author="GSPLM" w:date="2025-01-20T19:07:00Z" w16du:dateUtc="2025-01-20T22:07:00Z">
              <w:r w:rsidR="008323E3">
                <w:rPr>
                  <w:rFonts w:eastAsiaTheme="minorHAnsi"/>
                </w:rPr>
                <w:t>ido</w:t>
              </w:r>
            </w:ins>
            <w:ins w:id="852" w:author="GSPLM" w:date="2025-01-20T18:58:00Z" w16du:dateUtc="2025-01-20T21:58:00Z">
              <w:r>
                <w:rPr>
                  <w:rFonts w:eastAsiaTheme="minorHAnsi"/>
                </w:rPr>
                <w:t xml:space="preserve"> úrico (mg/</w:t>
              </w:r>
              <w:proofErr w:type="spellStart"/>
              <w:r>
                <w:rPr>
                  <w:rFonts w:eastAsiaTheme="minorHAnsi"/>
                </w:rPr>
                <w:t>dL</w:t>
              </w:r>
              <w:proofErr w:type="spellEnd"/>
              <w:r>
                <w:rPr>
                  <w:rFonts w:eastAsiaTheme="minorHAnsi"/>
                </w:rPr>
                <w:t>)</w:t>
              </w:r>
            </w:ins>
          </w:p>
          <w:p w14:paraId="150D0567" w14:textId="74BFB155" w:rsidR="005206F3" w:rsidRPr="00552373" w:rsidRDefault="005206F3" w:rsidP="008323E3">
            <w:pPr>
              <w:pStyle w:val="Textotabela"/>
              <w:rPr>
                <w:rFonts w:eastAsiaTheme="minorHAnsi"/>
              </w:rPr>
            </w:pPr>
            <w:del w:id="853" w:author="GSPLM" w:date="2025-01-20T18:58:00Z" w16du:dateUtc="2025-01-20T21:58:00Z">
              <w:r w:rsidRPr="00552373" w:rsidDel="005206F3">
                <w:rPr>
                  <w:rFonts w:eastAsiaTheme="minorHAnsi"/>
                </w:rPr>
                <w:delText>Ác. úrico (mg/dL)</w:delText>
              </w:r>
            </w:del>
          </w:p>
        </w:tc>
        <w:tc>
          <w:tcPr>
            <w:tcW w:w="2141" w:type="dxa"/>
            <w:noWrap/>
            <w:vAlign w:val="top"/>
            <w:hideMark/>
            <w:tcPrChange w:id="854" w:author="GSPLM" w:date="2025-01-20T19:06:00Z" w16du:dateUtc="2025-01-20T22:06:00Z">
              <w:tcPr>
                <w:tcW w:w="1715" w:type="dxa"/>
                <w:noWrap/>
                <w:hideMark/>
              </w:tcPr>
            </w:tcPrChange>
          </w:tcPr>
          <w:p w14:paraId="044D0942" w14:textId="77777777" w:rsidR="005206F3" w:rsidRDefault="005206F3" w:rsidP="008323E3">
            <w:pPr>
              <w:pStyle w:val="Textotabela"/>
              <w:rPr>
                <w:ins w:id="855" w:author="GSPLM" w:date="2025-01-20T18:58:00Z" w16du:dateUtc="2025-01-20T21:58:00Z"/>
                <w:rFonts w:eastAsiaTheme="minorHAnsi"/>
              </w:rPr>
            </w:pPr>
            <w:ins w:id="856" w:author="GSPLM" w:date="2025-01-20T18:58:00Z" w16du:dateUtc="2025-01-20T21:58:00Z">
              <w:r>
                <w:rPr>
                  <w:rFonts w:eastAsiaTheme="minorHAnsi"/>
                </w:rPr>
                <w:t>5,6 (5,2–5,9)</w:t>
              </w:r>
            </w:ins>
          </w:p>
          <w:p w14:paraId="2F9509ED" w14:textId="3A164B21" w:rsidR="005206F3" w:rsidRPr="00552373" w:rsidRDefault="005206F3" w:rsidP="008323E3">
            <w:pPr>
              <w:pStyle w:val="Textotabela"/>
              <w:rPr>
                <w:rFonts w:eastAsiaTheme="minorHAnsi"/>
              </w:rPr>
            </w:pPr>
            <w:del w:id="857" w:author="GSPLM" w:date="2025-01-20T18:58:00Z" w16du:dateUtc="2025-01-20T21:58:00Z">
              <w:r w:rsidRPr="00552373" w:rsidDel="005206F3">
                <w:rPr>
                  <w:rFonts w:eastAsiaTheme="minorHAnsi"/>
                </w:rPr>
                <w:delText>5.6 (5.2–5.9)</w:delText>
              </w:r>
            </w:del>
          </w:p>
        </w:tc>
        <w:tc>
          <w:tcPr>
            <w:tcW w:w="2127" w:type="dxa"/>
            <w:noWrap/>
            <w:vAlign w:val="top"/>
            <w:hideMark/>
            <w:tcPrChange w:id="858" w:author="GSPLM" w:date="2025-01-20T19:06:00Z" w16du:dateUtc="2025-01-20T22:06:00Z">
              <w:tcPr>
                <w:tcW w:w="1985" w:type="dxa"/>
                <w:gridSpan w:val="2"/>
                <w:noWrap/>
                <w:hideMark/>
              </w:tcPr>
            </w:tcPrChange>
          </w:tcPr>
          <w:p w14:paraId="347FB60D" w14:textId="77777777" w:rsidR="005206F3" w:rsidRDefault="005206F3" w:rsidP="008323E3">
            <w:pPr>
              <w:pStyle w:val="Textotabela"/>
              <w:rPr>
                <w:ins w:id="859" w:author="GSPLM" w:date="2025-01-20T18:58:00Z" w16du:dateUtc="2025-01-20T21:58:00Z"/>
                <w:rFonts w:eastAsiaTheme="minorHAnsi"/>
              </w:rPr>
            </w:pPr>
            <w:ins w:id="860" w:author="GSPLM" w:date="2025-01-20T18:58:00Z" w16du:dateUtc="2025-01-20T21:58:00Z">
              <w:r>
                <w:rPr>
                  <w:rFonts w:eastAsiaTheme="minorHAnsi"/>
                </w:rPr>
                <w:t>5,8 (5,3–6,3)</w:t>
              </w:r>
            </w:ins>
          </w:p>
          <w:p w14:paraId="03AA83D8" w14:textId="1BB2C6C2" w:rsidR="005206F3" w:rsidRPr="00552373" w:rsidRDefault="005206F3" w:rsidP="008323E3">
            <w:pPr>
              <w:pStyle w:val="Textotabela"/>
              <w:rPr>
                <w:rFonts w:eastAsiaTheme="minorHAnsi"/>
              </w:rPr>
            </w:pPr>
            <w:del w:id="861" w:author="GSPLM" w:date="2025-01-20T18:58:00Z" w16du:dateUtc="2025-01-20T21:58:00Z">
              <w:r w:rsidRPr="00552373" w:rsidDel="005206F3">
                <w:rPr>
                  <w:rFonts w:eastAsiaTheme="minorHAnsi"/>
                </w:rPr>
                <w:delText>5.8 (5.3–6.3)</w:delText>
              </w:r>
            </w:del>
          </w:p>
        </w:tc>
        <w:tc>
          <w:tcPr>
            <w:tcW w:w="1985" w:type="dxa"/>
            <w:noWrap/>
            <w:vAlign w:val="top"/>
            <w:hideMark/>
            <w:tcPrChange w:id="862" w:author="GSPLM" w:date="2025-01-20T19:06:00Z" w16du:dateUtc="2025-01-20T22:06:00Z">
              <w:tcPr>
                <w:tcW w:w="1985" w:type="dxa"/>
                <w:gridSpan w:val="2"/>
                <w:noWrap/>
                <w:hideMark/>
              </w:tcPr>
            </w:tcPrChange>
          </w:tcPr>
          <w:p w14:paraId="3FB7250B" w14:textId="77777777" w:rsidR="005206F3" w:rsidRDefault="005206F3" w:rsidP="008323E3">
            <w:pPr>
              <w:pStyle w:val="Textotabela"/>
              <w:rPr>
                <w:ins w:id="863" w:author="GSPLM" w:date="2025-01-20T18:58:00Z" w16du:dateUtc="2025-01-20T21:58:00Z"/>
                <w:rFonts w:eastAsiaTheme="minorHAnsi"/>
              </w:rPr>
            </w:pPr>
            <w:ins w:id="864" w:author="GSPLM" w:date="2025-01-20T18:58:00Z" w16du:dateUtc="2025-01-20T21:58:00Z">
              <w:r>
                <w:rPr>
                  <w:rFonts w:eastAsiaTheme="minorHAnsi"/>
                </w:rPr>
                <w:t>5,4 (5–5,7)</w:t>
              </w:r>
            </w:ins>
          </w:p>
          <w:p w14:paraId="3F90B888" w14:textId="6CB39063" w:rsidR="005206F3" w:rsidRPr="00552373" w:rsidRDefault="005206F3" w:rsidP="008323E3">
            <w:pPr>
              <w:pStyle w:val="Textotabela"/>
              <w:rPr>
                <w:rFonts w:eastAsiaTheme="minorHAnsi"/>
              </w:rPr>
            </w:pPr>
            <w:del w:id="865" w:author="GSPLM" w:date="2025-01-20T18:58:00Z" w16du:dateUtc="2025-01-20T21:58:00Z">
              <w:r w:rsidRPr="00552373" w:rsidDel="005206F3">
                <w:rPr>
                  <w:rFonts w:eastAsiaTheme="minorHAnsi"/>
                </w:rPr>
                <w:delText>5.4 (5–5.7)</w:delText>
              </w:r>
            </w:del>
          </w:p>
        </w:tc>
        <w:tc>
          <w:tcPr>
            <w:tcW w:w="850" w:type="dxa"/>
            <w:noWrap/>
            <w:vAlign w:val="top"/>
            <w:hideMark/>
            <w:tcPrChange w:id="866" w:author="GSPLM" w:date="2025-01-20T19:06:00Z" w16du:dateUtc="2025-01-20T22:06:00Z">
              <w:tcPr>
                <w:tcW w:w="850" w:type="dxa"/>
                <w:gridSpan w:val="2"/>
                <w:noWrap/>
                <w:vAlign w:val="bottom"/>
                <w:hideMark/>
              </w:tcPr>
            </w:tcPrChange>
          </w:tcPr>
          <w:p w14:paraId="535C8CEB" w14:textId="77777777" w:rsidR="005206F3" w:rsidRDefault="005206F3" w:rsidP="008323E3">
            <w:pPr>
              <w:pStyle w:val="Textotabela"/>
              <w:rPr>
                <w:ins w:id="867" w:author="GSPLM" w:date="2025-01-20T19:04:00Z" w16du:dateUtc="2025-01-20T22:04:00Z"/>
                <w:rFonts w:ascii="Aptos Narrow" w:hAnsi="Aptos Narrow"/>
                <w:color w:val="000000"/>
              </w:rPr>
            </w:pPr>
            <w:ins w:id="868" w:author="GSPLM" w:date="2025-01-20T19:04:00Z" w16du:dateUtc="2025-01-20T22:04:00Z">
              <w:r>
                <w:rPr>
                  <w:rFonts w:ascii="Aptos Narrow" w:hAnsi="Aptos Narrow"/>
                  <w:color w:val="000000"/>
                </w:rPr>
                <w:t>0,21</w:t>
              </w:r>
            </w:ins>
          </w:p>
          <w:p w14:paraId="2E0402B0" w14:textId="36B18588" w:rsidR="005206F3" w:rsidRPr="00552373" w:rsidRDefault="005206F3" w:rsidP="008323E3">
            <w:pPr>
              <w:pStyle w:val="Textotabela"/>
              <w:rPr>
                <w:rFonts w:eastAsiaTheme="minorHAnsi"/>
              </w:rPr>
            </w:pPr>
            <w:del w:id="869" w:author="GSPLM" w:date="2025-01-20T18:58:00Z" w16du:dateUtc="2025-01-20T21:58:00Z">
              <w:r w:rsidRPr="00552373" w:rsidDel="005206F3">
                <w:rPr>
                  <w:rFonts w:eastAsiaTheme="minorHAnsi"/>
                </w:rPr>
                <w:delText>1.26 (0.21)</w:delText>
              </w:r>
            </w:del>
          </w:p>
        </w:tc>
      </w:tr>
      <w:tr w:rsidR="008323E3" w:rsidRPr="00552373" w14:paraId="4C2DEA91" w14:textId="77777777" w:rsidTr="008323E3">
        <w:trPr>
          <w:trHeight w:val="160"/>
          <w:trPrChange w:id="870" w:author="GSPLM" w:date="2025-01-20T19:06:00Z" w16du:dateUtc="2025-01-20T22:06:00Z">
            <w:trPr>
              <w:gridAfter w:val="0"/>
              <w:trHeight w:val="160"/>
            </w:trPr>
          </w:trPrChange>
        </w:trPr>
        <w:tc>
          <w:tcPr>
            <w:tcW w:w="2254" w:type="dxa"/>
            <w:noWrap/>
            <w:vAlign w:val="top"/>
            <w:hideMark/>
            <w:tcPrChange w:id="871" w:author="GSPLM" w:date="2025-01-20T19:06:00Z" w16du:dateUtc="2025-01-20T22:06:00Z">
              <w:tcPr>
                <w:tcW w:w="2254" w:type="dxa"/>
                <w:noWrap/>
                <w:hideMark/>
              </w:tcPr>
            </w:tcPrChange>
          </w:tcPr>
          <w:p w14:paraId="5D74C280" w14:textId="77777777" w:rsidR="005206F3" w:rsidRPr="00552373" w:rsidRDefault="005206F3" w:rsidP="008323E3">
            <w:pPr>
              <w:pStyle w:val="Textotabela"/>
              <w:rPr>
                <w:rFonts w:eastAsiaTheme="minorHAnsi"/>
              </w:rPr>
            </w:pPr>
            <w:r w:rsidRPr="00552373">
              <w:rPr>
                <w:rFonts w:eastAsiaTheme="minorHAnsi"/>
              </w:rPr>
              <w:t>Sódio (</w:t>
            </w:r>
            <w:proofErr w:type="spellStart"/>
            <w:r w:rsidRPr="00552373">
              <w:rPr>
                <w:rFonts w:eastAsiaTheme="minorHAnsi"/>
              </w:rPr>
              <w:t>mEq</w:t>
            </w:r>
            <w:proofErr w:type="spellEnd"/>
            <w:r w:rsidRPr="00552373">
              <w:rPr>
                <w:rFonts w:eastAsiaTheme="minorHAnsi"/>
              </w:rPr>
              <w:t>/L)</w:t>
            </w:r>
          </w:p>
        </w:tc>
        <w:tc>
          <w:tcPr>
            <w:tcW w:w="2141" w:type="dxa"/>
            <w:noWrap/>
            <w:vAlign w:val="top"/>
            <w:hideMark/>
            <w:tcPrChange w:id="872" w:author="GSPLM" w:date="2025-01-20T19:06:00Z" w16du:dateUtc="2025-01-20T22:06:00Z">
              <w:tcPr>
                <w:tcW w:w="1715" w:type="dxa"/>
                <w:noWrap/>
                <w:hideMark/>
              </w:tcPr>
            </w:tcPrChange>
          </w:tcPr>
          <w:p w14:paraId="0421B9E5" w14:textId="77777777" w:rsidR="005206F3" w:rsidRDefault="005206F3" w:rsidP="008323E3">
            <w:pPr>
              <w:pStyle w:val="Textotabela"/>
              <w:rPr>
                <w:ins w:id="873" w:author="GSPLM" w:date="2025-01-20T18:58:00Z" w16du:dateUtc="2025-01-20T21:58:00Z"/>
                <w:rFonts w:eastAsiaTheme="minorHAnsi"/>
              </w:rPr>
            </w:pPr>
            <w:ins w:id="874" w:author="GSPLM" w:date="2025-01-20T18:58:00Z" w16du:dateUtc="2025-01-20T21:58:00Z">
              <w:r>
                <w:rPr>
                  <w:rFonts w:eastAsiaTheme="minorHAnsi"/>
                </w:rPr>
                <w:t>142 (141,2–142,2)</w:t>
              </w:r>
            </w:ins>
          </w:p>
          <w:p w14:paraId="63569704" w14:textId="7830D329" w:rsidR="005206F3" w:rsidRPr="00552373" w:rsidRDefault="005206F3" w:rsidP="008323E3">
            <w:pPr>
              <w:pStyle w:val="Textotabela"/>
              <w:rPr>
                <w:rFonts w:eastAsiaTheme="minorHAnsi"/>
              </w:rPr>
            </w:pPr>
            <w:del w:id="875" w:author="GSPLM" w:date="2025-01-20T18:58:00Z" w16du:dateUtc="2025-01-20T21:58:00Z">
              <w:r w:rsidRPr="00552373" w:rsidDel="005206F3">
                <w:rPr>
                  <w:rFonts w:eastAsiaTheme="minorHAnsi"/>
                </w:rPr>
                <w:delText>142 (141.2–142.2)</w:delText>
              </w:r>
            </w:del>
          </w:p>
        </w:tc>
        <w:tc>
          <w:tcPr>
            <w:tcW w:w="2127" w:type="dxa"/>
            <w:noWrap/>
            <w:vAlign w:val="top"/>
            <w:hideMark/>
            <w:tcPrChange w:id="876" w:author="GSPLM" w:date="2025-01-20T19:06:00Z" w16du:dateUtc="2025-01-20T22:06:00Z">
              <w:tcPr>
                <w:tcW w:w="1985" w:type="dxa"/>
                <w:gridSpan w:val="2"/>
                <w:noWrap/>
                <w:hideMark/>
              </w:tcPr>
            </w:tcPrChange>
          </w:tcPr>
          <w:p w14:paraId="15749ED2" w14:textId="77777777" w:rsidR="005206F3" w:rsidRDefault="005206F3" w:rsidP="008323E3">
            <w:pPr>
              <w:pStyle w:val="Textotabela"/>
              <w:rPr>
                <w:ins w:id="877" w:author="GSPLM" w:date="2025-01-20T18:58:00Z" w16du:dateUtc="2025-01-20T21:58:00Z"/>
                <w:rFonts w:eastAsiaTheme="minorHAnsi"/>
              </w:rPr>
            </w:pPr>
            <w:ins w:id="878" w:author="GSPLM" w:date="2025-01-20T18:58:00Z" w16du:dateUtc="2025-01-20T21:58:00Z">
              <w:r>
                <w:rPr>
                  <w:rFonts w:eastAsiaTheme="minorHAnsi"/>
                </w:rPr>
                <w:t>142 (141,1–142,5)</w:t>
              </w:r>
            </w:ins>
          </w:p>
          <w:p w14:paraId="0BEC7196" w14:textId="1EDCBE13" w:rsidR="005206F3" w:rsidRPr="00552373" w:rsidRDefault="005206F3" w:rsidP="008323E3">
            <w:pPr>
              <w:pStyle w:val="Textotabela"/>
              <w:rPr>
                <w:rFonts w:eastAsiaTheme="minorHAnsi"/>
              </w:rPr>
            </w:pPr>
            <w:del w:id="879" w:author="GSPLM" w:date="2025-01-20T18:58:00Z" w16du:dateUtc="2025-01-20T21:58:00Z">
              <w:r w:rsidRPr="00552373" w:rsidDel="005206F3">
                <w:rPr>
                  <w:rFonts w:eastAsiaTheme="minorHAnsi"/>
                </w:rPr>
                <w:delText>142 (141.1–142.5)</w:delText>
              </w:r>
            </w:del>
          </w:p>
        </w:tc>
        <w:tc>
          <w:tcPr>
            <w:tcW w:w="1985" w:type="dxa"/>
            <w:noWrap/>
            <w:vAlign w:val="top"/>
            <w:hideMark/>
            <w:tcPrChange w:id="880" w:author="GSPLM" w:date="2025-01-20T19:06:00Z" w16du:dateUtc="2025-01-20T22:06:00Z">
              <w:tcPr>
                <w:tcW w:w="1985" w:type="dxa"/>
                <w:gridSpan w:val="2"/>
                <w:noWrap/>
                <w:hideMark/>
              </w:tcPr>
            </w:tcPrChange>
          </w:tcPr>
          <w:p w14:paraId="293EE128" w14:textId="77777777" w:rsidR="005206F3" w:rsidRDefault="005206F3" w:rsidP="008323E3">
            <w:pPr>
              <w:pStyle w:val="Textotabela"/>
              <w:rPr>
                <w:ins w:id="881" w:author="GSPLM" w:date="2025-01-20T18:58:00Z" w16du:dateUtc="2025-01-20T21:58:00Z"/>
                <w:rFonts w:eastAsiaTheme="minorHAnsi"/>
              </w:rPr>
            </w:pPr>
            <w:ins w:id="882" w:author="GSPLM" w:date="2025-01-20T18:58:00Z" w16du:dateUtc="2025-01-20T21:58:00Z">
              <w:r>
                <w:rPr>
                  <w:rFonts w:eastAsiaTheme="minorHAnsi"/>
                </w:rPr>
                <w:t>142 (140,9–142,3)</w:t>
              </w:r>
            </w:ins>
          </w:p>
          <w:p w14:paraId="08CE4802" w14:textId="5B74C1E2" w:rsidR="005206F3" w:rsidRPr="00552373" w:rsidRDefault="005206F3" w:rsidP="008323E3">
            <w:pPr>
              <w:pStyle w:val="Textotabela"/>
              <w:rPr>
                <w:rFonts w:eastAsiaTheme="minorHAnsi"/>
              </w:rPr>
            </w:pPr>
            <w:del w:id="883" w:author="GSPLM" w:date="2025-01-20T18:58:00Z" w16du:dateUtc="2025-01-20T21:58:00Z">
              <w:r w:rsidRPr="00552373" w:rsidDel="005206F3">
                <w:rPr>
                  <w:rFonts w:eastAsiaTheme="minorHAnsi"/>
                </w:rPr>
                <w:delText>142 (140.9–142.3)</w:delText>
              </w:r>
            </w:del>
          </w:p>
        </w:tc>
        <w:tc>
          <w:tcPr>
            <w:tcW w:w="850" w:type="dxa"/>
            <w:noWrap/>
            <w:vAlign w:val="top"/>
            <w:hideMark/>
            <w:tcPrChange w:id="884" w:author="GSPLM" w:date="2025-01-20T19:06:00Z" w16du:dateUtc="2025-01-20T22:06:00Z">
              <w:tcPr>
                <w:tcW w:w="850" w:type="dxa"/>
                <w:gridSpan w:val="2"/>
                <w:noWrap/>
                <w:vAlign w:val="bottom"/>
                <w:hideMark/>
              </w:tcPr>
            </w:tcPrChange>
          </w:tcPr>
          <w:p w14:paraId="6E2902A7" w14:textId="77777777" w:rsidR="005206F3" w:rsidRDefault="005206F3" w:rsidP="008323E3">
            <w:pPr>
              <w:pStyle w:val="Textotabela"/>
              <w:rPr>
                <w:ins w:id="885" w:author="GSPLM" w:date="2025-01-20T19:04:00Z" w16du:dateUtc="2025-01-20T22:04:00Z"/>
                <w:rFonts w:ascii="Aptos Narrow" w:hAnsi="Aptos Narrow"/>
                <w:color w:val="000000"/>
              </w:rPr>
            </w:pPr>
            <w:ins w:id="886" w:author="GSPLM" w:date="2025-01-20T19:04:00Z" w16du:dateUtc="2025-01-20T22:04:00Z">
              <w:r>
                <w:rPr>
                  <w:rFonts w:ascii="Aptos Narrow" w:hAnsi="Aptos Narrow"/>
                  <w:color w:val="000000"/>
                </w:rPr>
                <w:t>0,671</w:t>
              </w:r>
            </w:ins>
          </w:p>
          <w:p w14:paraId="6CAD3743" w14:textId="5B83E65A" w:rsidR="005206F3" w:rsidRPr="00552373" w:rsidRDefault="005206F3" w:rsidP="008323E3">
            <w:pPr>
              <w:pStyle w:val="Textotabela"/>
              <w:rPr>
                <w:rFonts w:eastAsiaTheme="minorHAnsi"/>
              </w:rPr>
            </w:pPr>
            <w:del w:id="887" w:author="GSPLM" w:date="2025-01-20T18:58:00Z" w16du:dateUtc="2025-01-20T21:58:00Z">
              <w:r w:rsidRPr="00552373" w:rsidDel="005206F3">
                <w:rPr>
                  <w:rFonts w:eastAsiaTheme="minorHAnsi"/>
                </w:rPr>
                <w:delText>0.43 (0.671)</w:delText>
              </w:r>
            </w:del>
          </w:p>
        </w:tc>
      </w:tr>
      <w:tr w:rsidR="008323E3" w:rsidRPr="00552373" w14:paraId="59418E1F" w14:textId="77777777" w:rsidTr="008323E3">
        <w:trPr>
          <w:trHeight w:val="160"/>
          <w:trPrChange w:id="888" w:author="GSPLM" w:date="2025-01-20T19:06:00Z" w16du:dateUtc="2025-01-20T22:06:00Z">
            <w:trPr>
              <w:gridAfter w:val="0"/>
              <w:trHeight w:val="160"/>
            </w:trPr>
          </w:trPrChange>
        </w:trPr>
        <w:tc>
          <w:tcPr>
            <w:tcW w:w="2254" w:type="dxa"/>
            <w:noWrap/>
            <w:vAlign w:val="top"/>
            <w:hideMark/>
            <w:tcPrChange w:id="889" w:author="GSPLM" w:date="2025-01-20T19:06:00Z" w16du:dateUtc="2025-01-20T22:06:00Z">
              <w:tcPr>
                <w:tcW w:w="2254" w:type="dxa"/>
                <w:noWrap/>
                <w:hideMark/>
              </w:tcPr>
            </w:tcPrChange>
          </w:tcPr>
          <w:p w14:paraId="188CA5CE" w14:textId="77777777" w:rsidR="005206F3" w:rsidRPr="00552373" w:rsidRDefault="005206F3" w:rsidP="008323E3">
            <w:pPr>
              <w:pStyle w:val="Textotabela"/>
              <w:rPr>
                <w:rFonts w:eastAsiaTheme="minorHAnsi"/>
              </w:rPr>
            </w:pPr>
            <w:r w:rsidRPr="00552373">
              <w:rPr>
                <w:rFonts w:eastAsiaTheme="minorHAnsi"/>
              </w:rPr>
              <w:t>Potássio (</w:t>
            </w:r>
            <w:proofErr w:type="spellStart"/>
            <w:r w:rsidRPr="00552373">
              <w:rPr>
                <w:rFonts w:eastAsiaTheme="minorHAnsi"/>
              </w:rPr>
              <w:t>mEq</w:t>
            </w:r>
            <w:proofErr w:type="spellEnd"/>
            <w:r w:rsidRPr="00552373">
              <w:rPr>
                <w:rFonts w:eastAsiaTheme="minorHAnsi"/>
              </w:rPr>
              <w:t>/L)</w:t>
            </w:r>
          </w:p>
        </w:tc>
        <w:tc>
          <w:tcPr>
            <w:tcW w:w="2141" w:type="dxa"/>
            <w:noWrap/>
            <w:vAlign w:val="top"/>
            <w:hideMark/>
            <w:tcPrChange w:id="890" w:author="GSPLM" w:date="2025-01-20T19:06:00Z" w16du:dateUtc="2025-01-20T22:06:00Z">
              <w:tcPr>
                <w:tcW w:w="1715" w:type="dxa"/>
                <w:noWrap/>
                <w:hideMark/>
              </w:tcPr>
            </w:tcPrChange>
          </w:tcPr>
          <w:p w14:paraId="4B64FD08" w14:textId="77777777" w:rsidR="005206F3" w:rsidRDefault="005206F3" w:rsidP="008323E3">
            <w:pPr>
              <w:pStyle w:val="Textotabela"/>
              <w:rPr>
                <w:ins w:id="891" w:author="GSPLM" w:date="2025-01-20T18:58:00Z" w16du:dateUtc="2025-01-20T21:58:00Z"/>
                <w:rFonts w:eastAsiaTheme="minorHAnsi"/>
              </w:rPr>
            </w:pPr>
            <w:ins w:id="892" w:author="GSPLM" w:date="2025-01-20T18:58:00Z" w16du:dateUtc="2025-01-20T21:58:00Z">
              <w:r>
                <w:rPr>
                  <w:rFonts w:eastAsiaTheme="minorHAnsi"/>
                </w:rPr>
                <w:t>4,5 (4,4–4,5)</w:t>
              </w:r>
            </w:ins>
          </w:p>
          <w:p w14:paraId="66C17D3E" w14:textId="36D2ADDE" w:rsidR="005206F3" w:rsidRPr="00552373" w:rsidRDefault="005206F3" w:rsidP="008323E3">
            <w:pPr>
              <w:pStyle w:val="Textotabela"/>
              <w:rPr>
                <w:rFonts w:eastAsiaTheme="minorHAnsi"/>
              </w:rPr>
            </w:pPr>
            <w:del w:id="893" w:author="GSPLM" w:date="2025-01-20T18:58:00Z" w16du:dateUtc="2025-01-20T21:58:00Z">
              <w:r w:rsidRPr="00552373" w:rsidDel="005206F3">
                <w:rPr>
                  <w:rFonts w:eastAsiaTheme="minorHAnsi"/>
                </w:rPr>
                <w:delText>4.5 (4.4–4.5)</w:delText>
              </w:r>
            </w:del>
          </w:p>
        </w:tc>
        <w:tc>
          <w:tcPr>
            <w:tcW w:w="2127" w:type="dxa"/>
            <w:noWrap/>
            <w:vAlign w:val="top"/>
            <w:hideMark/>
            <w:tcPrChange w:id="894" w:author="GSPLM" w:date="2025-01-20T19:06:00Z" w16du:dateUtc="2025-01-20T22:06:00Z">
              <w:tcPr>
                <w:tcW w:w="1985" w:type="dxa"/>
                <w:gridSpan w:val="2"/>
                <w:noWrap/>
                <w:hideMark/>
              </w:tcPr>
            </w:tcPrChange>
          </w:tcPr>
          <w:p w14:paraId="7C95E81E" w14:textId="77777777" w:rsidR="005206F3" w:rsidRDefault="005206F3" w:rsidP="008323E3">
            <w:pPr>
              <w:pStyle w:val="Textotabela"/>
              <w:rPr>
                <w:ins w:id="895" w:author="GSPLM" w:date="2025-01-20T18:58:00Z" w16du:dateUtc="2025-01-20T21:58:00Z"/>
                <w:rFonts w:eastAsiaTheme="minorHAnsi"/>
              </w:rPr>
            </w:pPr>
            <w:ins w:id="896" w:author="GSPLM" w:date="2025-01-20T18:58:00Z" w16du:dateUtc="2025-01-20T21:58:00Z">
              <w:r>
                <w:rPr>
                  <w:rFonts w:eastAsiaTheme="minorHAnsi"/>
                </w:rPr>
                <w:t>4,5 (4,4–4,6)</w:t>
              </w:r>
            </w:ins>
          </w:p>
          <w:p w14:paraId="27EE9036" w14:textId="0A6FC2EE" w:rsidR="005206F3" w:rsidRPr="00552373" w:rsidRDefault="005206F3" w:rsidP="008323E3">
            <w:pPr>
              <w:pStyle w:val="Textotabela"/>
              <w:rPr>
                <w:rFonts w:eastAsiaTheme="minorHAnsi"/>
              </w:rPr>
            </w:pPr>
            <w:del w:id="897" w:author="GSPLM" w:date="2025-01-20T18:58:00Z" w16du:dateUtc="2025-01-20T21:58:00Z">
              <w:r w:rsidRPr="00552373" w:rsidDel="005206F3">
                <w:rPr>
                  <w:rFonts w:eastAsiaTheme="minorHAnsi"/>
                </w:rPr>
                <w:delText>4.5 (4.4–4.6)</w:delText>
              </w:r>
            </w:del>
          </w:p>
        </w:tc>
        <w:tc>
          <w:tcPr>
            <w:tcW w:w="1985" w:type="dxa"/>
            <w:noWrap/>
            <w:vAlign w:val="top"/>
            <w:hideMark/>
            <w:tcPrChange w:id="898" w:author="GSPLM" w:date="2025-01-20T19:06:00Z" w16du:dateUtc="2025-01-20T22:06:00Z">
              <w:tcPr>
                <w:tcW w:w="1985" w:type="dxa"/>
                <w:gridSpan w:val="2"/>
                <w:noWrap/>
                <w:hideMark/>
              </w:tcPr>
            </w:tcPrChange>
          </w:tcPr>
          <w:p w14:paraId="59019F15" w14:textId="77777777" w:rsidR="005206F3" w:rsidRDefault="005206F3" w:rsidP="008323E3">
            <w:pPr>
              <w:pStyle w:val="Textotabela"/>
              <w:rPr>
                <w:ins w:id="899" w:author="GSPLM" w:date="2025-01-20T18:58:00Z" w16du:dateUtc="2025-01-20T21:58:00Z"/>
                <w:rFonts w:eastAsiaTheme="minorHAnsi"/>
              </w:rPr>
            </w:pPr>
            <w:ins w:id="900" w:author="GSPLM" w:date="2025-01-20T18:58:00Z" w16du:dateUtc="2025-01-20T21:58:00Z">
              <w:r>
                <w:rPr>
                  <w:rFonts w:eastAsiaTheme="minorHAnsi"/>
                </w:rPr>
                <w:t>4,4 (4,3–4,5)</w:t>
              </w:r>
            </w:ins>
          </w:p>
          <w:p w14:paraId="061F358C" w14:textId="1F60A0B2" w:rsidR="005206F3" w:rsidRPr="00552373" w:rsidRDefault="005206F3" w:rsidP="008323E3">
            <w:pPr>
              <w:pStyle w:val="Textotabela"/>
              <w:rPr>
                <w:rFonts w:eastAsiaTheme="minorHAnsi"/>
              </w:rPr>
            </w:pPr>
            <w:del w:id="901" w:author="GSPLM" w:date="2025-01-20T18:58:00Z" w16du:dateUtc="2025-01-20T21:58:00Z">
              <w:r w:rsidRPr="00552373" w:rsidDel="005206F3">
                <w:rPr>
                  <w:rFonts w:eastAsiaTheme="minorHAnsi"/>
                </w:rPr>
                <w:delText>4.4 (4.3–4.5)</w:delText>
              </w:r>
            </w:del>
          </w:p>
        </w:tc>
        <w:tc>
          <w:tcPr>
            <w:tcW w:w="850" w:type="dxa"/>
            <w:noWrap/>
            <w:vAlign w:val="top"/>
            <w:hideMark/>
            <w:tcPrChange w:id="902" w:author="GSPLM" w:date="2025-01-20T19:06:00Z" w16du:dateUtc="2025-01-20T22:06:00Z">
              <w:tcPr>
                <w:tcW w:w="850" w:type="dxa"/>
                <w:gridSpan w:val="2"/>
                <w:noWrap/>
                <w:vAlign w:val="bottom"/>
                <w:hideMark/>
              </w:tcPr>
            </w:tcPrChange>
          </w:tcPr>
          <w:p w14:paraId="6645ABC9" w14:textId="77777777" w:rsidR="005206F3" w:rsidRDefault="005206F3" w:rsidP="008323E3">
            <w:pPr>
              <w:pStyle w:val="Textotabela"/>
              <w:rPr>
                <w:ins w:id="903" w:author="GSPLM" w:date="2025-01-20T19:04:00Z" w16du:dateUtc="2025-01-20T22:04:00Z"/>
                <w:rFonts w:ascii="Aptos Narrow" w:hAnsi="Aptos Narrow"/>
                <w:color w:val="000000"/>
              </w:rPr>
            </w:pPr>
            <w:ins w:id="904" w:author="GSPLM" w:date="2025-01-20T19:04:00Z" w16du:dateUtc="2025-01-20T22:04:00Z">
              <w:r>
                <w:rPr>
                  <w:rFonts w:ascii="Aptos Narrow" w:hAnsi="Aptos Narrow"/>
                  <w:color w:val="000000"/>
                </w:rPr>
                <w:t>0,353</w:t>
              </w:r>
            </w:ins>
          </w:p>
          <w:p w14:paraId="7655EBBC" w14:textId="5E72697C" w:rsidR="005206F3" w:rsidRPr="00552373" w:rsidRDefault="005206F3" w:rsidP="008323E3">
            <w:pPr>
              <w:pStyle w:val="Textotabela"/>
              <w:rPr>
                <w:rFonts w:eastAsiaTheme="minorHAnsi"/>
              </w:rPr>
            </w:pPr>
            <w:del w:id="905" w:author="GSPLM" w:date="2025-01-20T18:58:00Z" w16du:dateUtc="2025-01-20T21:58:00Z">
              <w:r w:rsidRPr="00552373" w:rsidDel="005206F3">
                <w:rPr>
                  <w:rFonts w:eastAsiaTheme="minorHAnsi"/>
                </w:rPr>
                <w:delText>0.93 (0.353)</w:delText>
              </w:r>
            </w:del>
          </w:p>
        </w:tc>
      </w:tr>
      <w:tr w:rsidR="008323E3" w:rsidRPr="00552373" w14:paraId="602E570A" w14:textId="77777777" w:rsidTr="008323E3">
        <w:trPr>
          <w:trHeight w:val="160"/>
          <w:trPrChange w:id="906" w:author="GSPLM" w:date="2025-01-20T19:06:00Z" w16du:dateUtc="2025-01-20T22:06:00Z">
            <w:trPr>
              <w:gridAfter w:val="0"/>
              <w:trHeight w:val="160"/>
            </w:trPr>
          </w:trPrChange>
        </w:trPr>
        <w:tc>
          <w:tcPr>
            <w:tcW w:w="2254" w:type="dxa"/>
            <w:noWrap/>
            <w:vAlign w:val="top"/>
            <w:hideMark/>
            <w:tcPrChange w:id="907" w:author="GSPLM" w:date="2025-01-20T19:06:00Z" w16du:dateUtc="2025-01-20T22:06:00Z">
              <w:tcPr>
                <w:tcW w:w="2254" w:type="dxa"/>
                <w:noWrap/>
                <w:hideMark/>
              </w:tcPr>
            </w:tcPrChange>
          </w:tcPr>
          <w:p w14:paraId="42F61AA5" w14:textId="77777777" w:rsidR="005206F3" w:rsidRPr="00552373" w:rsidRDefault="005206F3" w:rsidP="008323E3">
            <w:pPr>
              <w:pStyle w:val="Textotabela"/>
              <w:rPr>
                <w:rFonts w:eastAsiaTheme="minorHAnsi"/>
              </w:rPr>
            </w:pPr>
            <w:r w:rsidRPr="00552373">
              <w:rPr>
                <w:rFonts w:eastAsiaTheme="minorHAnsi"/>
              </w:rPr>
              <w:t>Cálcio iônico (mmol/L)</w:t>
            </w:r>
          </w:p>
        </w:tc>
        <w:tc>
          <w:tcPr>
            <w:tcW w:w="2141" w:type="dxa"/>
            <w:noWrap/>
            <w:vAlign w:val="top"/>
            <w:hideMark/>
            <w:tcPrChange w:id="908" w:author="GSPLM" w:date="2025-01-20T19:06:00Z" w16du:dateUtc="2025-01-20T22:06:00Z">
              <w:tcPr>
                <w:tcW w:w="1715" w:type="dxa"/>
                <w:noWrap/>
                <w:hideMark/>
              </w:tcPr>
            </w:tcPrChange>
          </w:tcPr>
          <w:p w14:paraId="6843CB8D" w14:textId="77777777" w:rsidR="005206F3" w:rsidRDefault="005206F3" w:rsidP="008323E3">
            <w:pPr>
              <w:pStyle w:val="Textotabela"/>
              <w:rPr>
                <w:ins w:id="909" w:author="GSPLM" w:date="2025-01-20T18:58:00Z" w16du:dateUtc="2025-01-20T21:58:00Z"/>
                <w:rFonts w:eastAsiaTheme="minorHAnsi"/>
              </w:rPr>
            </w:pPr>
            <w:ins w:id="910" w:author="GSPLM" w:date="2025-01-20T18:58:00Z" w16du:dateUtc="2025-01-20T21:58:00Z">
              <w:r>
                <w:rPr>
                  <w:rFonts w:eastAsiaTheme="minorHAnsi"/>
                </w:rPr>
                <w:t>1,1 (1,1–1,1)</w:t>
              </w:r>
            </w:ins>
          </w:p>
          <w:p w14:paraId="76690E8B" w14:textId="674BF6B1" w:rsidR="005206F3" w:rsidRPr="00552373" w:rsidRDefault="005206F3" w:rsidP="008323E3">
            <w:pPr>
              <w:pStyle w:val="Textotabela"/>
              <w:rPr>
                <w:rFonts w:eastAsiaTheme="minorHAnsi"/>
              </w:rPr>
            </w:pPr>
            <w:del w:id="911" w:author="GSPLM" w:date="2025-01-20T18:58:00Z" w16du:dateUtc="2025-01-20T21:58:00Z">
              <w:r w:rsidRPr="00552373" w:rsidDel="005206F3">
                <w:rPr>
                  <w:rFonts w:eastAsiaTheme="minorHAnsi"/>
                </w:rPr>
                <w:delText>1.1 (1.1–1.1)</w:delText>
              </w:r>
            </w:del>
          </w:p>
        </w:tc>
        <w:tc>
          <w:tcPr>
            <w:tcW w:w="2127" w:type="dxa"/>
            <w:noWrap/>
            <w:vAlign w:val="top"/>
            <w:hideMark/>
            <w:tcPrChange w:id="912" w:author="GSPLM" w:date="2025-01-20T19:06:00Z" w16du:dateUtc="2025-01-20T22:06:00Z">
              <w:tcPr>
                <w:tcW w:w="1985" w:type="dxa"/>
                <w:gridSpan w:val="2"/>
                <w:noWrap/>
                <w:hideMark/>
              </w:tcPr>
            </w:tcPrChange>
          </w:tcPr>
          <w:p w14:paraId="0214269A" w14:textId="77777777" w:rsidR="005206F3" w:rsidRDefault="005206F3" w:rsidP="008323E3">
            <w:pPr>
              <w:pStyle w:val="Textotabela"/>
              <w:rPr>
                <w:ins w:id="913" w:author="GSPLM" w:date="2025-01-20T18:58:00Z" w16du:dateUtc="2025-01-20T21:58:00Z"/>
                <w:rFonts w:eastAsiaTheme="minorHAnsi"/>
              </w:rPr>
            </w:pPr>
            <w:ins w:id="914" w:author="GSPLM" w:date="2025-01-20T18:58:00Z" w16du:dateUtc="2025-01-20T21:58:00Z">
              <w:r>
                <w:rPr>
                  <w:rFonts w:eastAsiaTheme="minorHAnsi"/>
                </w:rPr>
                <w:t>1,1 (1,1–1,1)</w:t>
              </w:r>
            </w:ins>
          </w:p>
          <w:p w14:paraId="375FEC33" w14:textId="627D7591" w:rsidR="005206F3" w:rsidRPr="00552373" w:rsidRDefault="005206F3" w:rsidP="008323E3">
            <w:pPr>
              <w:pStyle w:val="Textotabela"/>
              <w:rPr>
                <w:rFonts w:eastAsiaTheme="minorHAnsi"/>
              </w:rPr>
            </w:pPr>
            <w:del w:id="915" w:author="GSPLM" w:date="2025-01-20T18:58:00Z" w16du:dateUtc="2025-01-20T21:58:00Z">
              <w:r w:rsidRPr="00552373" w:rsidDel="005206F3">
                <w:rPr>
                  <w:rFonts w:eastAsiaTheme="minorHAnsi"/>
                </w:rPr>
                <w:delText>1.1 (1.1–1.1)</w:delText>
              </w:r>
            </w:del>
          </w:p>
        </w:tc>
        <w:tc>
          <w:tcPr>
            <w:tcW w:w="1985" w:type="dxa"/>
            <w:noWrap/>
            <w:vAlign w:val="top"/>
            <w:hideMark/>
            <w:tcPrChange w:id="916" w:author="GSPLM" w:date="2025-01-20T19:06:00Z" w16du:dateUtc="2025-01-20T22:06:00Z">
              <w:tcPr>
                <w:tcW w:w="1985" w:type="dxa"/>
                <w:gridSpan w:val="2"/>
                <w:noWrap/>
                <w:hideMark/>
              </w:tcPr>
            </w:tcPrChange>
          </w:tcPr>
          <w:p w14:paraId="249443E5" w14:textId="77777777" w:rsidR="005206F3" w:rsidRDefault="005206F3" w:rsidP="008323E3">
            <w:pPr>
              <w:pStyle w:val="Textotabela"/>
              <w:rPr>
                <w:ins w:id="917" w:author="GSPLM" w:date="2025-01-20T18:58:00Z" w16du:dateUtc="2025-01-20T21:58:00Z"/>
                <w:rFonts w:eastAsiaTheme="minorHAnsi"/>
              </w:rPr>
            </w:pPr>
            <w:ins w:id="918" w:author="GSPLM" w:date="2025-01-20T18:58:00Z" w16du:dateUtc="2025-01-20T21:58:00Z">
              <w:r>
                <w:rPr>
                  <w:rFonts w:eastAsiaTheme="minorHAnsi"/>
                </w:rPr>
                <w:t>1,1 (1,1–1,1)</w:t>
              </w:r>
            </w:ins>
          </w:p>
          <w:p w14:paraId="75F5242F" w14:textId="6D244C69" w:rsidR="005206F3" w:rsidRPr="00552373" w:rsidRDefault="005206F3" w:rsidP="008323E3">
            <w:pPr>
              <w:pStyle w:val="Textotabela"/>
              <w:rPr>
                <w:rFonts w:eastAsiaTheme="minorHAnsi"/>
              </w:rPr>
            </w:pPr>
            <w:del w:id="919" w:author="GSPLM" w:date="2025-01-20T18:58:00Z" w16du:dateUtc="2025-01-20T21:58:00Z">
              <w:r w:rsidRPr="00552373" w:rsidDel="005206F3">
                <w:rPr>
                  <w:rFonts w:eastAsiaTheme="minorHAnsi"/>
                </w:rPr>
                <w:delText>1.1 (1.1–1.1)</w:delText>
              </w:r>
            </w:del>
          </w:p>
        </w:tc>
        <w:tc>
          <w:tcPr>
            <w:tcW w:w="850" w:type="dxa"/>
            <w:noWrap/>
            <w:vAlign w:val="top"/>
            <w:hideMark/>
            <w:tcPrChange w:id="920" w:author="GSPLM" w:date="2025-01-20T19:06:00Z" w16du:dateUtc="2025-01-20T22:06:00Z">
              <w:tcPr>
                <w:tcW w:w="850" w:type="dxa"/>
                <w:gridSpan w:val="2"/>
                <w:noWrap/>
                <w:vAlign w:val="bottom"/>
                <w:hideMark/>
              </w:tcPr>
            </w:tcPrChange>
          </w:tcPr>
          <w:p w14:paraId="554367B7" w14:textId="77777777" w:rsidR="005206F3" w:rsidRDefault="005206F3" w:rsidP="008323E3">
            <w:pPr>
              <w:pStyle w:val="Textotabela"/>
              <w:rPr>
                <w:ins w:id="921" w:author="GSPLM" w:date="2025-01-20T19:04:00Z" w16du:dateUtc="2025-01-20T22:04:00Z"/>
                <w:rFonts w:ascii="Aptos Narrow" w:hAnsi="Aptos Narrow"/>
                <w:color w:val="000000"/>
              </w:rPr>
            </w:pPr>
            <w:ins w:id="922" w:author="GSPLM" w:date="2025-01-20T19:04:00Z" w16du:dateUtc="2025-01-20T22:04:00Z">
              <w:r>
                <w:rPr>
                  <w:rFonts w:ascii="Aptos Narrow" w:hAnsi="Aptos Narrow"/>
                  <w:color w:val="000000"/>
                </w:rPr>
                <w:t>0,144</w:t>
              </w:r>
            </w:ins>
          </w:p>
          <w:p w14:paraId="587A2019" w14:textId="2FBF343A" w:rsidR="005206F3" w:rsidRPr="00552373" w:rsidRDefault="005206F3" w:rsidP="008323E3">
            <w:pPr>
              <w:pStyle w:val="Textotabela"/>
              <w:rPr>
                <w:rFonts w:eastAsiaTheme="minorHAnsi"/>
              </w:rPr>
            </w:pPr>
            <w:del w:id="923" w:author="GSPLM" w:date="2025-01-20T18:58:00Z" w16du:dateUtc="2025-01-20T21:58:00Z">
              <w:r w:rsidRPr="00552373" w:rsidDel="005206F3">
                <w:rPr>
                  <w:rFonts w:eastAsiaTheme="minorHAnsi"/>
                </w:rPr>
                <w:delText>1.48 (0.144)</w:delText>
              </w:r>
            </w:del>
          </w:p>
        </w:tc>
      </w:tr>
      <w:tr w:rsidR="008323E3" w:rsidRPr="00552373" w14:paraId="0B146597" w14:textId="77777777" w:rsidTr="008323E3">
        <w:trPr>
          <w:trHeight w:val="160"/>
          <w:trPrChange w:id="924" w:author="GSPLM" w:date="2025-01-20T19:06:00Z" w16du:dateUtc="2025-01-20T22:06:00Z">
            <w:trPr>
              <w:gridAfter w:val="0"/>
              <w:trHeight w:val="160"/>
            </w:trPr>
          </w:trPrChange>
        </w:trPr>
        <w:tc>
          <w:tcPr>
            <w:tcW w:w="2254" w:type="dxa"/>
            <w:noWrap/>
            <w:vAlign w:val="top"/>
            <w:hideMark/>
            <w:tcPrChange w:id="925" w:author="GSPLM" w:date="2025-01-20T19:06:00Z" w16du:dateUtc="2025-01-20T22:06:00Z">
              <w:tcPr>
                <w:tcW w:w="2254" w:type="dxa"/>
                <w:noWrap/>
                <w:hideMark/>
              </w:tcPr>
            </w:tcPrChange>
          </w:tcPr>
          <w:p w14:paraId="6CCE136A" w14:textId="77777777" w:rsidR="005206F3" w:rsidRPr="00552373" w:rsidRDefault="005206F3" w:rsidP="008323E3">
            <w:pPr>
              <w:pStyle w:val="Textotabela"/>
              <w:rPr>
                <w:rFonts w:eastAsiaTheme="minorHAnsi"/>
              </w:rPr>
            </w:pPr>
            <w:r w:rsidRPr="00552373">
              <w:rPr>
                <w:rFonts w:eastAsiaTheme="minorHAnsi"/>
              </w:rPr>
              <w:t>Colesterol total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926" w:author="GSPLM" w:date="2025-01-20T19:06:00Z" w16du:dateUtc="2025-01-20T22:06:00Z">
              <w:tcPr>
                <w:tcW w:w="1715" w:type="dxa"/>
                <w:noWrap/>
                <w:hideMark/>
              </w:tcPr>
            </w:tcPrChange>
          </w:tcPr>
          <w:p w14:paraId="57340EC5" w14:textId="77777777" w:rsidR="005206F3" w:rsidRDefault="005206F3" w:rsidP="008323E3">
            <w:pPr>
              <w:pStyle w:val="Textotabela"/>
              <w:rPr>
                <w:ins w:id="927" w:author="GSPLM" w:date="2025-01-20T18:58:00Z" w16du:dateUtc="2025-01-20T21:58:00Z"/>
                <w:rFonts w:eastAsiaTheme="minorHAnsi"/>
              </w:rPr>
            </w:pPr>
            <w:ins w:id="928" w:author="GSPLM" w:date="2025-01-20T18:58:00Z" w16du:dateUtc="2025-01-20T21:58:00Z">
              <w:r>
                <w:rPr>
                  <w:rFonts w:eastAsiaTheme="minorHAnsi"/>
                </w:rPr>
                <w:t>191 (183,6–198,1)</w:t>
              </w:r>
            </w:ins>
          </w:p>
          <w:p w14:paraId="38CBC238" w14:textId="1C03C1F2" w:rsidR="005206F3" w:rsidRPr="00552373" w:rsidRDefault="005206F3" w:rsidP="008323E3">
            <w:pPr>
              <w:pStyle w:val="Textotabela"/>
              <w:rPr>
                <w:rFonts w:eastAsiaTheme="minorHAnsi"/>
              </w:rPr>
            </w:pPr>
            <w:del w:id="929" w:author="GSPLM" w:date="2025-01-20T18:58:00Z" w16du:dateUtc="2025-01-20T21:58:00Z">
              <w:r w:rsidRPr="00552373" w:rsidDel="005206F3">
                <w:rPr>
                  <w:rFonts w:eastAsiaTheme="minorHAnsi"/>
                </w:rPr>
                <w:delText>191 (183.6–198.1)</w:delText>
              </w:r>
            </w:del>
          </w:p>
        </w:tc>
        <w:tc>
          <w:tcPr>
            <w:tcW w:w="2127" w:type="dxa"/>
            <w:noWrap/>
            <w:vAlign w:val="top"/>
            <w:hideMark/>
            <w:tcPrChange w:id="930" w:author="GSPLM" w:date="2025-01-20T19:06:00Z" w16du:dateUtc="2025-01-20T22:06:00Z">
              <w:tcPr>
                <w:tcW w:w="1985" w:type="dxa"/>
                <w:gridSpan w:val="2"/>
                <w:noWrap/>
                <w:hideMark/>
              </w:tcPr>
            </w:tcPrChange>
          </w:tcPr>
          <w:p w14:paraId="41304259" w14:textId="77777777" w:rsidR="005206F3" w:rsidRDefault="005206F3" w:rsidP="008323E3">
            <w:pPr>
              <w:pStyle w:val="Textotabela"/>
              <w:rPr>
                <w:ins w:id="931" w:author="GSPLM" w:date="2025-01-20T18:58:00Z" w16du:dateUtc="2025-01-20T21:58:00Z"/>
                <w:rFonts w:eastAsiaTheme="minorHAnsi"/>
              </w:rPr>
            </w:pPr>
            <w:ins w:id="932" w:author="GSPLM" w:date="2025-01-20T18:58:00Z" w16du:dateUtc="2025-01-20T21:58:00Z">
              <w:r>
                <w:rPr>
                  <w:rFonts w:eastAsiaTheme="minorHAnsi"/>
                </w:rPr>
                <w:t>191 (180,2–202,2)</w:t>
              </w:r>
            </w:ins>
          </w:p>
          <w:p w14:paraId="7BE6A9CB" w14:textId="1CC15D98" w:rsidR="005206F3" w:rsidRPr="00552373" w:rsidRDefault="005206F3" w:rsidP="008323E3">
            <w:pPr>
              <w:pStyle w:val="Textotabela"/>
              <w:rPr>
                <w:rFonts w:eastAsiaTheme="minorHAnsi"/>
              </w:rPr>
            </w:pPr>
            <w:del w:id="933" w:author="GSPLM" w:date="2025-01-20T18:58:00Z" w16du:dateUtc="2025-01-20T21:58:00Z">
              <w:r w:rsidRPr="00552373" w:rsidDel="005206F3">
                <w:rPr>
                  <w:rFonts w:eastAsiaTheme="minorHAnsi"/>
                </w:rPr>
                <w:delText>191 (180.2–202.2)</w:delText>
              </w:r>
            </w:del>
          </w:p>
        </w:tc>
        <w:tc>
          <w:tcPr>
            <w:tcW w:w="1985" w:type="dxa"/>
            <w:noWrap/>
            <w:vAlign w:val="top"/>
            <w:hideMark/>
            <w:tcPrChange w:id="934" w:author="GSPLM" w:date="2025-01-20T19:06:00Z" w16du:dateUtc="2025-01-20T22:06:00Z">
              <w:tcPr>
                <w:tcW w:w="1985" w:type="dxa"/>
                <w:gridSpan w:val="2"/>
                <w:noWrap/>
                <w:hideMark/>
              </w:tcPr>
            </w:tcPrChange>
          </w:tcPr>
          <w:p w14:paraId="77CAF6DB" w14:textId="77777777" w:rsidR="005206F3" w:rsidRDefault="005206F3" w:rsidP="008323E3">
            <w:pPr>
              <w:pStyle w:val="Textotabela"/>
              <w:rPr>
                <w:ins w:id="935" w:author="GSPLM" w:date="2025-01-20T18:58:00Z" w16du:dateUtc="2025-01-20T21:58:00Z"/>
                <w:rFonts w:eastAsiaTheme="minorHAnsi"/>
              </w:rPr>
            </w:pPr>
            <w:ins w:id="936" w:author="GSPLM" w:date="2025-01-20T18:58:00Z" w16du:dateUtc="2025-01-20T21:58:00Z">
              <w:r>
                <w:rPr>
                  <w:rFonts w:eastAsiaTheme="minorHAnsi"/>
                </w:rPr>
                <w:t>190 (180,8–200,2)</w:t>
              </w:r>
            </w:ins>
          </w:p>
          <w:p w14:paraId="5B0CCD93" w14:textId="650123E5" w:rsidR="005206F3" w:rsidRPr="00552373" w:rsidRDefault="005206F3" w:rsidP="008323E3">
            <w:pPr>
              <w:pStyle w:val="Textotabela"/>
              <w:rPr>
                <w:rFonts w:eastAsiaTheme="minorHAnsi"/>
              </w:rPr>
            </w:pPr>
            <w:del w:id="937" w:author="GSPLM" w:date="2025-01-20T18:58:00Z" w16du:dateUtc="2025-01-20T21:58:00Z">
              <w:r w:rsidRPr="00552373" w:rsidDel="005206F3">
                <w:rPr>
                  <w:rFonts w:eastAsiaTheme="minorHAnsi"/>
                </w:rPr>
                <w:delText>190 (180.8–200.2)</w:delText>
              </w:r>
            </w:del>
          </w:p>
        </w:tc>
        <w:tc>
          <w:tcPr>
            <w:tcW w:w="850" w:type="dxa"/>
            <w:noWrap/>
            <w:vAlign w:val="top"/>
            <w:hideMark/>
            <w:tcPrChange w:id="938" w:author="GSPLM" w:date="2025-01-20T19:06:00Z" w16du:dateUtc="2025-01-20T22:06:00Z">
              <w:tcPr>
                <w:tcW w:w="850" w:type="dxa"/>
                <w:gridSpan w:val="2"/>
                <w:noWrap/>
                <w:vAlign w:val="bottom"/>
                <w:hideMark/>
              </w:tcPr>
            </w:tcPrChange>
          </w:tcPr>
          <w:p w14:paraId="48915AAF" w14:textId="77777777" w:rsidR="005206F3" w:rsidRDefault="005206F3" w:rsidP="008323E3">
            <w:pPr>
              <w:pStyle w:val="Textotabela"/>
              <w:rPr>
                <w:ins w:id="939" w:author="GSPLM" w:date="2025-01-20T19:04:00Z" w16du:dateUtc="2025-01-20T22:04:00Z"/>
                <w:rFonts w:ascii="Aptos Narrow" w:hAnsi="Aptos Narrow"/>
                <w:color w:val="000000"/>
              </w:rPr>
            </w:pPr>
            <w:ins w:id="940" w:author="GSPLM" w:date="2025-01-20T19:04:00Z" w16du:dateUtc="2025-01-20T22:04:00Z">
              <w:r>
                <w:rPr>
                  <w:rFonts w:ascii="Aptos Narrow" w:hAnsi="Aptos Narrow"/>
                  <w:color w:val="000000"/>
                </w:rPr>
                <w:t>0,924</w:t>
              </w:r>
            </w:ins>
          </w:p>
          <w:p w14:paraId="153771C6" w14:textId="0317F151" w:rsidR="005206F3" w:rsidRPr="00552373" w:rsidRDefault="005206F3" w:rsidP="008323E3">
            <w:pPr>
              <w:pStyle w:val="Textotabela"/>
              <w:rPr>
                <w:rFonts w:eastAsiaTheme="minorHAnsi"/>
              </w:rPr>
            </w:pPr>
            <w:del w:id="941" w:author="GSPLM" w:date="2025-01-20T18:58:00Z" w16du:dateUtc="2025-01-20T21:58:00Z">
              <w:r w:rsidRPr="00552373" w:rsidDel="005206F3">
                <w:rPr>
                  <w:rFonts w:eastAsiaTheme="minorHAnsi"/>
                </w:rPr>
                <w:delText>0.1 (0.924)</w:delText>
              </w:r>
            </w:del>
          </w:p>
        </w:tc>
      </w:tr>
      <w:tr w:rsidR="008323E3" w:rsidRPr="00552373" w14:paraId="4A8DD059" w14:textId="77777777" w:rsidTr="008323E3">
        <w:trPr>
          <w:trHeight w:val="160"/>
          <w:trPrChange w:id="942" w:author="GSPLM" w:date="2025-01-20T19:06:00Z" w16du:dateUtc="2025-01-20T22:06:00Z">
            <w:trPr>
              <w:gridAfter w:val="0"/>
              <w:trHeight w:val="160"/>
            </w:trPr>
          </w:trPrChange>
        </w:trPr>
        <w:tc>
          <w:tcPr>
            <w:tcW w:w="2254" w:type="dxa"/>
            <w:noWrap/>
            <w:vAlign w:val="top"/>
            <w:hideMark/>
            <w:tcPrChange w:id="943" w:author="GSPLM" w:date="2025-01-20T19:06:00Z" w16du:dateUtc="2025-01-20T22:06:00Z">
              <w:tcPr>
                <w:tcW w:w="2254" w:type="dxa"/>
                <w:noWrap/>
                <w:hideMark/>
              </w:tcPr>
            </w:tcPrChange>
          </w:tcPr>
          <w:p w14:paraId="288A0F39" w14:textId="77777777" w:rsidR="005206F3" w:rsidRPr="00552373" w:rsidRDefault="005206F3" w:rsidP="008323E3">
            <w:pPr>
              <w:pStyle w:val="Textotabela"/>
              <w:rPr>
                <w:rFonts w:eastAsiaTheme="minorHAnsi"/>
              </w:rPr>
            </w:pPr>
            <w:r w:rsidRPr="00552373">
              <w:rPr>
                <w:rFonts w:eastAsiaTheme="minorHAnsi"/>
              </w:rPr>
              <w:t>LDL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944" w:author="GSPLM" w:date="2025-01-20T19:06:00Z" w16du:dateUtc="2025-01-20T22:06:00Z">
              <w:tcPr>
                <w:tcW w:w="1715" w:type="dxa"/>
                <w:noWrap/>
                <w:hideMark/>
              </w:tcPr>
            </w:tcPrChange>
          </w:tcPr>
          <w:p w14:paraId="2CFD25D7" w14:textId="77777777" w:rsidR="005206F3" w:rsidRDefault="005206F3" w:rsidP="008323E3">
            <w:pPr>
              <w:pStyle w:val="Textotabela"/>
              <w:rPr>
                <w:ins w:id="945" w:author="GSPLM" w:date="2025-01-20T18:58:00Z" w16du:dateUtc="2025-01-20T21:58:00Z"/>
                <w:rFonts w:eastAsiaTheme="minorHAnsi"/>
              </w:rPr>
            </w:pPr>
            <w:ins w:id="946" w:author="GSPLM" w:date="2025-01-20T18:58:00Z" w16du:dateUtc="2025-01-20T21:58:00Z">
              <w:r>
                <w:rPr>
                  <w:rFonts w:eastAsiaTheme="minorHAnsi"/>
                </w:rPr>
                <w:t>114 (106,7–120,5)</w:t>
              </w:r>
            </w:ins>
          </w:p>
          <w:p w14:paraId="5376CE7B" w14:textId="0AA9BE7B" w:rsidR="005206F3" w:rsidRPr="00552373" w:rsidRDefault="005206F3" w:rsidP="008323E3">
            <w:pPr>
              <w:pStyle w:val="Textotabela"/>
              <w:rPr>
                <w:rFonts w:eastAsiaTheme="minorHAnsi"/>
              </w:rPr>
            </w:pPr>
            <w:del w:id="947" w:author="GSPLM" w:date="2025-01-20T18:58:00Z" w16du:dateUtc="2025-01-20T21:58:00Z">
              <w:r w:rsidRPr="00552373" w:rsidDel="005206F3">
                <w:rPr>
                  <w:rFonts w:eastAsiaTheme="minorHAnsi"/>
                </w:rPr>
                <w:delText>114 (106.7–120.5)</w:delText>
              </w:r>
            </w:del>
          </w:p>
        </w:tc>
        <w:tc>
          <w:tcPr>
            <w:tcW w:w="2127" w:type="dxa"/>
            <w:noWrap/>
            <w:vAlign w:val="top"/>
            <w:hideMark/>
            <w:tcPrChange w:id="948" w:author="GSPLM" w:date="2025-01-20T19:06:00Z" w16du:dateUtc="2025-01-20T22:06:00Z">
              <w:tcPr>
                <w:tcW w:w="1985" w:type="dxa"/>
                <w:gridSpan w:val="2"/>
                <w:noWrap/>
                <w:hideMark/>
              </w:tcPr>
            </w:tcPrChange>
          </w:tcPr>
          <w:p w14:paraId="1E0C561E" w14:textId="77777777" w:rsidR="005206F3" w:rsidRDefault="005206F3" w:rsidP="008323E3">
            <w:pPr>
              <w:pStyle w:val="Textotabela"/>
              <w:rPr>
                <w:ins w:id="949" w:author="GSPLM" w:date="2025-01-20T18:58:00Z" w16du:dateUtc="2025-01-20T21:58:00Z"/>
                <w:rFonts w:eastAsiaTheme="minorHAnsi"/>
              </w:rPr>
            </w:pPr>
            <w:ins w:id="950" w:author="GSPLM" w:date="2025-01-20T18:58:00Z" w16du:dateUtc="2025-01-20T21:58:00Z">
              <w:r>
                <w:rPr>
                  <w:rFonts w:eastAsiaTheme="minorHAnsi"/>
                </w:rPr>
                <w:t>116 (104,9–126,1)</w:t>
              </w:r>
            </w:ins>
          </w:p>
          <w:p w14:paraId="0FDC172F" w14:textId="784F8774" w:rsidR="005206F3" w:rsidRPr="00552373" w:rsidRDefault="005206F3" w:rsidP="008323E3">
            <w:pPr>
              <w:pStyle w:val="Textotabela"/>
              <w:rPr>
                <w:rFonts w:eastAsiaTheme="minorHAnsi"/>
              </w:rPr>
            </w:pPr>
            <w:del w:id="951" w:author="GSPLM" w:date="2025-01-20T18:58:00Z" w16du:dateUtc="2025-01-20T21:58:00Z">
              <w:r w:rsidRPr="00552373" w:rsidDel="005206F3">
                <w:rPr>
                  <w:rFonts w:eastAsiaTheme="minorHAnsi"/>
                </w:rPr>
                <w:delText>116 (104.9–126.1)</w:delText>
              </w:r>
            </w:del>
          </w:p>
        </w:tc>
        <w:tc>
          <w:tcPr>
            <w:tcW w:w="1985" w:type="dxa"/>
            <w:noWrap/>
            <w:vAlign w:val="top"/>
            <w:hideMark/>
            <w:tcPrChange w:id="952" w:author="GSPLM" w:date="2025-01-20T19:06:00Z" w16du:dateUtc="2025-01-20T22:06:00Z">
              <w:tcPr>
                <w:tcW w:w="1985" w:type="dxa"/>
                <w:gridSpan w:val="2"/>
                <w:noWrap/>
                <w:hideMark/>
              </w:tcPr>
            </w:tcPrChange>
          </w:tcPr>
          <w:p w14:paraId="513D695A" w14:textId="77777777" w:rsidR="005206F3" w:rsidRDefault="005206F3" w:rsidP="008323E3">
            <w:pPr>
              <w:pStyle w:val="Textotabela"/>
              <w:rPr>
                <w:ins w:id="953" w:author="GSPLM" w:date="2025-01-20T18:58:00Z" w16du:dateUtc="2025-01-20T21:58:00Z"/>
                <w:rFonts w:eastAsiaTheme="minorHAnsi"/>
              </w:rPr>
            </w:pPr>
            <w:ins w:id="954" w:author="GSPLM" w:date="2025-01-20T18:58:00Z" w16du:dateUtc="2025-01-20T21:58:00Z">
              <w:r>
                <w:rPr>
                  <w:rFonts w:eastAsiaTheme="minorHAnsi"/>
                </w:rPr>
                <w:t>112 (102,8–120,7)</w:t>
              </w:r>
            </w:ins>
          </w:p>
          <w:p w14:paraId="09721907" w14:textId="5DB704BB" w:rsidR="005206F3" w:rsidRPr="00552373" w:rsidRDefault="005206F3" w:rsidP="008323E3">
            <w:pPr>
              <w:pStyle w:val="Textotabela"/>
              <w:rPr>
                <w:rFonts w:eastAsiaTheme="minorHAnsi"/>
              </w:rPr>
            </w:pPr>
            <w:del w:id="955" w:author="GSPLM" w:date="2025-01-20T18:58:00Z" w16du:dateUtc="2025-01-20T21:58:00Z">
              <w:r w:rsidRPr="00552373" w:rsidDel="005206F3">
                <w:rPr>
                  <w:rFonts w:eastAsiaTheme="minorHAnsi"/>
                </w:rPr>
                <w:delText>112 (102.8–120.7)</w:delText>
              </w:r>
            </w:del>
          </w:p>
        </w:tc>
        <w:tc>
          <w:tcPr>
            <w:tcW w:w="850" w:type="dxa"/>
            <w:noWrap/>
            <w:vAlign w:val="top"/>
            <w:hideMark/>
            <w:tcPrChange w:id="956" w:author="GSPLM" w:date="2025-01-20T19:06:00Z" w16du:dateUtc="2025-01-20T22:06:00Z">
              <w:tcPr>
                <w:tcW w:w="850" w:type="dxa"/>
                <w:gridSpan w:val="2"/>
                <w:noWrap/>
                <w:vAlign w:val="bottom"/>
                <w:hideMark/>
              </w:tcPr>
            </w:tcPrChange>
          </w:tcPr>
          <w:p w14:paraId="703D9677" w14:textId="77777777" w:rsidR="005206F3" w:rsidRDefault="005206F3" w:rsidP="008323E3">
            <w:pPr>
              <w:pStyle w:val="Textotabela"/>
              <w:rPr>
                <w:ins w:id="957" w:author="GSPLM" w:date="2025-01-20T19:04:00Z" w16du:dateUtc="2025-01-20T22:04:00Z"/>
                <w:rFonts w:ascii="Aptos Narrow" w:hAnsi="Aptos Narrow"/>
                <w:color w:val="000000"/>
              </w:rPr>
            </w:pPr>
            <w:ins w:id="958" w:author="GSPLM" w:date="2025-01-20T19:04:00Z" w16du:dateUtc="2025-01-20T22:04:00Z">
              <w:r>
                <w:rPr>
                  <w:rFonts w:ascii="Aptos Narrow" w:hAnsi="Aptos Narrow"/>
                  <w:color w:val="000000"/>
                </w:rPr>
                <w:t>0,595</w:t>
              </w:r>
            </w:ins>
          </w:p>
          <w:p w14:paraId="7936E8CC" w14:textId="3741BEB2" w:rsidR="005206F3" w:rsidRPr="00552373" w:rsidRDefault="005206F3" w:rsidP="008323E3">
            <w:pPr>
              <w:pStyle w:val="Textotabela"/>
              <w:rPr>
                <w:rFonts w:eastAsiaTheme="minorHAnsi"/>
              </w:rPr>
            </w:pPr>
            <w:del w:id="959" w:author="GSPLM" w:date="2025-01-20T18:58:00Z" w16du:dateUtc="2025-01-20T21:58:00Z">
              <w:r w:rsidRPr="00552373" w:rsidDel="005206F3">
                <w:rPr>
                  <w:rFonts w:eastAsiaTheme="minorHAnsi"/>
                </w:rPr>
                <w:delText>0.53 (0.595)</w:delText>
              </w:r>
            </w:del>
          </w:p>
        </w:tc>
      </w:tr>
      <w:tr w:rsidR="008323E3" w:rsidRPr="00552373" w14:paraId="6ED68583" w14:textId="77777777" w:rsidTr="008323E3">
        <w:trPr>
          <w:trHeight w:val="160"/>
          <w:trPrChange w:id="960" w:author="GSPLM" w:date="2025-01-20T19:06:00Z" w16du:dateUtc="2025-01-20T22:06:00Z">
            <w:trPr>
              <w:gridAfter w:val="0"/>
              <w:trHeight w:val="160"/>
            </w:trPr>
          </w:trPrChange>
        </w:trPr>
        <w:tc>
          <w:tcPr>
            <w:tcW w:w="2254" w:type="dxa"/>
            <w:noWrap/>
            <w:vAlign w:val="top"/>
            <w:hideMark/>
            <w:tcPrChange w:id="961" w:author="GSPLM" w:date="2025-01-20T19:06:00Z" w16du:dateUtc="2025-01-20T22:06:00Z">
              <w:tcPr>
                <w:tcW w:w="2254" w:type="dxa"/>
                <w:noWrap/>
                <w:hideMark/>
              </w:tcPr>
            </w:tcPrChange>
          </w:tcPr>
          <w:p w14:paraId="3D7EB1EF" w14:textId="77777777" w:rsidR="005206F3" w:rsidRPr="00552373" w:rsidRDefault="005206F3" w:rsidP="008323E3">
            <w:pPr>
              <w:pStyle w:val="Textotabela"/>
              <w:rPr>
                <w:rFonts w:eastAsiaTheme="minorHAnsi"/>
              </w:rPr>
            </w:pPr>
            <w:r w:rsidRPr="00552373">
              <w:rPr>
                <w:rFonts w:eastAsiaTheme="minorHAnsi"/>
              </w:rPr>
              <w:t>Hemoglobina Glicosilada (%)</w:t>
            </w:r>
          </w:p>
        </w:tc>
        <w:tc>
          <w:tcPr>
            <w:tcW w:w="2141" w:type="dxa"/>
            <w:noWrap/>
            <w:vAlign w:val="top"/>
            <w:hideMark/>
            <w:tcPrChange w:id="962" w:author="GSPLM" w:date="2025-01-20T19:06:00Z" w16du:dateUtc="2025-01-20T22:06:00Z">
              <w:tcPr>
                <w:tcW w:w="1715" w:type="dxa"/>
                <w:noWrap/>
                <w:hideMark/>
              </w:tcPr>
            </w:tcPrChange>
          </w:tcPr>
          <w:p w14:paraId="34174311" w14:textId="77777777" w:rsidR="005206F3" w:rsidRDefault="005206F3" w:rsidP="008323E3">
            <w:pPr>
              <w:pStyle w:val="Textotabela"/>
              <w:rPr>
                <w:ins w:id="963" w:author="GSPLM" w:date="2025-01-20T18:58:00Z" w16du:dateUtc="2025-01-20T21:58:00Z"/>
                <w:rFonts w:eastAsiaTheme="minorHAnsi"/>
              </w:rPr>
            </w:pPr>
            <w:ins w:id="964" w:author="GSPLM" w:date="2025-01-20T18:58:00Z" w16du:dateUtc="2025-01-20T21:58:00Z">
              <w:r>
                <w:rPr>
                  <w:rFonts w:eastAsiaTheme="minorHAnsi"/>
                </w:rPr>
                <w:t>5,5 (5,3–5,6)</w:t>
              </w:r>
            </w:ins>
          </w:p>
          <w:p w14:paraId="407D023A" w14:textId="4647305D" w:rsidR="005206F3" w:rsidRPr="00552373" w:rsidRDefault="005206F3" w:rsidP="008323E3">
            <w:pPr>
              <w:pStyle w:val="Textotabela"/>
              <w:rPr>
                <w:rFonts w:eastAsiaTheme="minorHAnsi"/>
              </w:rPr>
            </w:pPr>
            <w:del w:id="965" w:author="GSPLM" w:date="2025-01-20T18:58:00Z" w16du:dateUtc="2025-01-20T21:58:00Z">
              <w:r w:rsidRPr="00552373" w:rsidDel="005206F3">
                <w:rPr>
                  <w:rFonts w:eastAsiaTheme="minorHAnsi"/>
                </w:rPr>
                <w:delText>5.5 (5.3–5.6)</w:delText>
              </w:r>
            </w:del>
          </w:p>
        </w:tc>
        <w:tc>
          <w:tcPr>
            <w:tcW w:w="2127" w:type="dxa"/>
            <w:noWrap/>
            <w:vAlign w:val="top"/>
            <w:hideMark/>
            <w:tcPrChange w:id="966" w:author="GSPLM" w:date="2025-01-20T19:06:00Z" w16du:dateUtc="2025-01-20T22:06:00Z">
              <w:tcPr>
                <w:tcW w:w="1985" w:type="dxa"/>
                <w:gridSpan w:val="2"/>
                <w:noWrap/>
                <w:hideMark/>
              </w:tcPr>
            </w:tcPrChange>
          </w:tcPr>
          <w:p w14:paraId="3F3FA9D7" w14:textId="77777777" w:rsidR="005206F3" w:rsidRDefault="005206F3" w:rsidP="008323E3">
            <w:pPr>
              <w:pStyle w:val="Textotabela"/>
              <w:rPr>
                <w:ins w:id="967" w:author="GSPLM" w:date="2025-01-20T18:58:00Z" w16du:dateUtc="2025-01-20T21:58:00Z"/>
                <w:rFonts w:eastAsiaTheme="minorHAnsi"/>
              </w:rPr>
            </w:pPr>
            <w:ins w:id="968" w:author="GSPLM" w:date="2025-01-20T18:58:00Z" w16du:dateUtc="2025-01-20T21:58:00Z">
              <w:r>
                <w:rPr>
                  <w:rFonts w:eastAsiaTheme="minorHAnsi"/>
                </w:rPr>
                <w:t>5,5 (5,3–5,8)</w:t>
              </w:r>
            </w:ins>
          </w:p>
          <w:p w14:paraId="16CB5433" w14:textId="062B1E8D" w:rsidR="005206F3" w:rsidRPr="00552373" w:rsidRDefault="005206F3" w:rsidP="008323E3">
            <w:pPr>
              <w:pStyle w:val="Textotabela"/>
              <w:rPr>
                <w:rFonts w:eastAsiaTheme="minorHAnsi"/>
              </w:rPr>
            </w:pPr>
            <w:del w:id="969" w:author="GSPLM" w:date="2025-01-20T18:58:00Z" w16du:dateUtc="2025-01-20T21:58:00Z">
              <w:r w:rsidRPr="00552373" w:rsidDel="005206F3">
                <w:rPr>
                  <w:rFonts w:eastAsiaTheme="minorHAnsi"/>
                </w:rPr>
                <w:delText>5.5 (5.3–5.8)</w:delText>
              </w:r>
            </w:del>
          </w:p>
        </w:tc>
        <w:tc>
          <w:tcPr>
            <w:tcW w:w="1985" w:type="dxa"/>
            <w:noWrap/>
            <w:vAlign w:val="top"/>
            <w:hideMark/>
            <w:tcPrChange w:id="970" w:author="GSPLM" w:date="2025-01-20T19:06:00Z" w16du:dateUtc="2025-01-20T22:06:00Z">
              <w:tcPr>
                <w:tcW w:w="1985" w:type="dxa"/>
                <w:gridSpan w:val="2"/>
                <w:noWrap/>
                <w:hideMark/>
              </w:tcPr>
            </w:tcPrChange>
          </w:tcPr>
          <w:p w14:paraId="3BBE3B79" w14:textId="77777777" w:rsidR="005206F3" w:rsidRDefault="005206F3" w:rsidP="008323E3">
            <w:pPr>
              <w:pStyle w:val="Textotabela"/>
              <w:rPr>
                <w:ins w:id="971" w:author="GSPLM" w:date="2025-01-20T18:58:00Z" w16du:dateUtc="2025-01-20T21:58:00Z"/>
                <w:rFonts w:eastAsiaTheme="minorHAnsi"/>
              </w:rPr>
            </w:pPr>
            <w:ins w:id="972" w:author="GSPLM" w:date="2025-01-20T18:58:00Z" w16du:dateUtc="2025-01-20T21:58:00Z">
              <w:r>
                <w:rPr>
                  <w:rFonts w:eastAsiaTheme="minorHAnsi"/>
                </w:rPr>
                <w:t>5,4 (5,1–5,7)</w:t>
              </w:r>
            </w:ins>
          </w:p>
          <w:p w14:paraId="1169D5F0" w14:textId="6A5E3904" w:rsidR="005206F3" w:rsidRPr="00552373" w:rsidRDefault="005206F3" w:rsidP="008323E3">
            <w:pPr>
              <w:pStyle w:val="Textotabela"/>
              <w:rPr>
                <w:rFonts w:eastAsiaTheme="minorHAnsi"/>
              </w:rPr>
            </w:pPr>
            <w:del w:id="973" w:author="GSPLM" w:date="2025-01-20T18:58:00Z" w16du:dateUtc="2025-01-20T21:58:00Z">
              <w:r w:rsidRPr="00552373" w:rsidDel="005206F3">
                <w:rPr>
                  <w:rFonts w:eastAsiaTheme="minorHAnsi"/>
                </w:rPr>
                <w:delText>5.4 (5.1–5.7)</w:delText>
              </w:r>
            </w:del>
          </w:p>
        </w:tc>
        <w:tc>
          <w:tcPr>
            <w:tcW w:w="850" w:type="dxa"/>
            <w:noWrap/>
            <w:vAlign w:val="top"/>
            <w:hideMark/>
            <w:tcPrChange w:id="974" w:author="GSPLM" w:date="2025-01-20T19:06:00Z" w16du:dateUtc="2025-01-20T22:06:00Z">
              <w:tcPr>
                <w:tcW w:w="850" w:type="dxa"/>
                <w:gridSpan w:val="2"/>
                <w:noWrap/>
                <w:vAlign w:val="bottom"/>
                <w:hideMark/>
              </w:tcPr>
            </w:tcPrChange>
          </w:tcPr>
          <w:p w14:paraId="2E214CF6" w14:textId="77777777" w:rsidR="005206F3" w:rsidRDefault="005206F3" w:rsidP="008323E3">
            <w:pPr>
              <w:pStyle w:val="Textotabela"/>
              <w:rPr>
                <w:ins w:id="975" w:author="GSPLM" w:date="2025-01-20T19:04:00Z" w16du:dateUtc="2025-01-20T22:04:00Z"/>
                <w:rFonts w:ascii="Aptos Narrow" w:hAnsi="Aptos Narrow"/>
                <w:color w:val="000000"/>
              </w:rPr>
            </w:pPr>
            <w:ins w:id="976" w:author="GSPLM" w:date="2025-01-20T19:04:00Z" w16du:dateUtc="2025-01-20T22:04:00Z">
              <w:r>
                <w:rPr>
                  <w:rFonts w:ascii="Aptos Narrow" w:hAnsi="Aptos Narrow"/>
                  <w:color w:val="000000"/>
                </w:rPr>
                <w:t>0,529</w:t>
              </w:r>
            </w:ins>
          </w:p>
          <w:p w14:paraId="24410E83" w14:textId="0AB71EB2" w:rsidR="005206F3" w:rsidRPr="00552373" w:rsidRDefault="005206F3" w:rsidP="008323E3">
            <w:pPr>
              <w:pStyle w:val="Textotabela"/>
              <w:rPr>
                <w:rFonts w:eastAsiaTheme="minorHAnsi"/>
              </w:rPr>
            </w:pPr>
            <w:del w:id="977" w:author="GSPLM" w:date="2025-01-20T18:58:00Z" w16du:dateUtc="2025-01-20T21:58:00Z">
              <w:r w:rsidRPr="00552373" w:rsidDel="005206F3">
                <w:rPr>
                  <w:rFonts w:eastAsiaTheme="minorHAnsi"/>
                </w:rPr>
                <w:delText>0.63 (0.529)</w:delText>
              </w:r>
            </w:del>
          </w:p>
        </w:tc>
      </w:tr>
      <w:tr w:rsidR="008323E3" w:rsidRPr="00552373" w14:paraId="1FD41ACD" w14:textId="77777777" w:rsidTr="008323E3">
        <w:trPr>
          <w:trHeight w:val="160"/>
          <w:trPrChange w:id="978" w:author="GSPLM" w:date="2025-01-20T19:06:00Z" w16du:dateUtc="2025-01-20T22:06:00Z">
            <w:trPr>
              <w:gridAfter w:val="0"/>
              <w:trHeight w:val="160"/>
            </w:trPr>
          </w:trPrChange>
        </w:trPr>
        <w:tc>
          <w:tcPr>
            <w:tcW w:w="2254" w:type="dxa"/>
            <w:noWrap/>
            <w:vAlign w:val="top"/>
            <w:hideMark/>
            <w:tcPrChange w:id="979" w:author="GSPLM" w:date="2025-01-20T19:06:00Z" w16du:dateUtc="2025-01-20T22:06:00Z">
              <w:tcPr>
                <w:tcW w:w="2254" w:type="dxa"/>
                <w:noWrap/>
                <w:hideMark/>
              </w:tcPr>
            </w:tcPrChange>
          </w:tcPr>
          <w:p w14:paraId="36CCEF32" w14:textId="77777777" w:rsidR="005206F3" w:rsidRPr="00552373" w:rsidRDefault="005206F3" w:rsidP="008323E3">
            <w:pPr>
              <w:pStyle w:val="Textotabela"/>
              <w:rPr>
                <w:rFonts w:eastAsiaTheme="minorHAnsi"/>
              </w:rPr>
            </w:pPr>
            <w:r w:rsidRPr="00552373">
              <w:rPr>
                <w:rFonts w:eastAsiaTheme="minorHAnsi"/>
              </w:rPr>
              <w:t>TAG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980" w:author="GSPLM" w:date="2025-01-20T19:06:00Z" w16du:dateUtc="2025-01-20T22:06:00Z">
              <w:tcPr>
                <w:tcW w:w="1715" w:type="dxa"/>
                <w:noWrap/>
                <w:hideMark/>
              </w:tcPr>
            </w:tcPrChange>
          </w:tcPr>
          <w:p w14:paraId="49D90F1C" w14:textId="77777777" w:rsidR="005206F3" w:rsidRDefault="005206F3" w:rsidP="008323E3">
            <w:pPr>
              <w:pStyle w:val="Textotabela"/>
              <w:rPr>
                <w:ins w:id="981" w:author="GSPLM" w:date="2025-01-20T18:58:00Z" w16du:dateUtc="2025-01-20T21:58:00Z"/>
                <w:rFonts w:eastAsiaTheme="minorHAnsi"/>
              </w:rPr>
            </w:pPr>
            <w:ins w:id="982" w:author="GSPLM" w:date="2025-01-20T18:58:00Z" w16du:dateUtc="2025-01-20T21:58:00Z">
              <w:r>
                <w:rPr>
                  <w:rFonts w:eastAsiaTheme="minorHAnsi"/>
                </w:rPr>
                <w:t>128 (114–141,4)</w:t>
              </w:r>
            </w:ins>
          </w:p>
          <w:p w14:paraId="6F012DB3" w14:textId="263B3E7D" w:rsidR="005206F3" w:rsidRPr="00552373" w:rsidRDefault="005206F3" w:rsidP="008323E3">
            <w:pPr>
              <w:pStyle w:val="Textotabela"/>
              <w:rPr>
                <w:rFonts w:eastAsiaTheme="minorHAnsi"/>
              </w:rPr>
            </w:pPr>
            <w:del w:id="983" w:author="GSPLM" w:date="2025-01-20T18:58:00Z" w16du:dateUtc="2025-01-20T21:58:00Z">
              <w:r w:rsidRPr="00552373" w:rsidDel="005206F3">
                <w:rPr>
                  <w:rFonts w:eastAsiaTheme="minorHAnsi"/>
                </w:rPr>
                <w:delText>128 (114–141.4)</w:delText>
              </w:r>
            </w:del>
          </w:p>
        </w:tc>
        <w:tc>
          <w:tcPr>
            <w:tcW w:w="2127" w:type="dxa"/>
            <w:noWrap/>
            <w:vAlign w:val="top"/>
            <w:hideMark/>
            <w:tcPrChange w:id="984" w:author="GSPLM" w:date="2025-01-20T19:06:00Z" w16du:dateUtc="2025-01-20T22:06:00Z">
              <w:tcPr>
                <w:tcW w:w="1985" w:type="dxa"/>
                <w:gridSpan w:val="2"/>
                <w:noWrap/>
                <w:hideMark/>
              </w:tcPr>
            </w:tcPrChange>
          </w:tcPr>
          <w:p w14:paraId="442A0301" w14:textId="77777777" w:rsidR="005206F3" w:rsidRDefault="005206F3" w:rsidP="008323E3">
            <w:pPr>
              <w:pStyle w:val="Textotabela"/>
              <w:rPr>
                <w:ins w:id="985" w:author="GSPLM" w:date="2025-01-20T18:58:00Z" w16du:dateUtc="2025-01-20T21:58:00Z"/>
                <w:rFonts w:eastAsiaTheme="minorHAnsi"/>
              </w:rPr>
            </w:pPr>
            <w:ins w:id="986" w:author="GSPLM" w:date="2025-01-20T18:58:00Z" w16du:dateUtc="2025-01-20T21:58:00Z">
              <w:r>
                <w:rPr>
                  <w:rFonts w:eastAsiaTheme="minorHAnsi"/>
                </w:rPr>
                <w:t>129 (108,9–148,6)</w:t>
              </w:r>
            </w:ins>
          </w:p>
          <w:p w14:paraId="1B431262" w14:textId="669A2FD6" w:rsidR="005206F3" w:rsidRPr="00552373" w:rsidRDefault="005206F3" w:rsidP="008323E3">
            <w:pPr>
              <w:pStyle w:val="Textotabela"/>
              <w:rPr>
                <w:rFonts w:eastAsiaTheme="minorHAnsi"/>
              </w:rPr>
            </w:pPr>
            <w:del w:id="987" w:author="GSPLM" w:date="2025-01-20T18:58:00Z" w16du:dateUtc="2025-01-20T21:58:00Z">
              <w:r w:rsidRPr="00552373" w:rsidDel="005206F3">
                <w:rPr>
                  <w:rFonts w:eastAsiaTheme="minorHAnsi"/>
                </w:rPr>
                <w:delText>129 (108.9–148.6)</w:delText>
              </w:r>
            </w:del>
          </w:p>
        </w:tc>
        <w:tc>
          <w:tcPr>
            <w:tcW w:w="1985" w:type="dxa"/>
            <w:noWrap/>
            <w:vAlign w:val="top"/>
            <w:hideMark/>
            <w:tcPrChange w:id="988" w:author="GSPLM" w:date="2025-01-20T19:06:00Z" w16du:dateUtc="2025-01-20T22:06:00Z">
              <w:tcPr>
                <w:tcW w:w="1985" w:type="dxa"/>
                <w:gridSpan w:val="2"/>
                <w:noWrap/>
                <w:hideMark/>
              </w:tcPr>
            </w:tcPrChange>
          </w:tcPr>
          <w:p w14:paraId="0D49187A" w14:textId="77777777" w:rsidR="005206F3" w:rsidRDefault="005206F3" w:rsidP="008323E3">
            <w:pPr>
              <w:pStyle w:val="Textotabela"/>
              <w:rPr>
                <w:ins w:id="989" w:author="GSPLM" w:date="2025-01-20T18:59:00Z" w16du:dateUtc="2025-01-20T21:59:00Z"/>
                <w:rFonts w:eastAsiaTheme="minorHAnsi"/>
              </w:rPr>
            </w:pPr>
            <w:ins w:id="990" w:author="GSPLM" w:date="2025-01-20T18:59:00Z" w16du:dateUtc="2025-01-20T21:59:00Z">
              <w:r>
                <w:rPr>
                  <w:rFonts w:eastAsiaTheme="minorHAnsi"/>
                </w:rPr>
                <w:t>127 (107,6–145,8)</w:t>
              </w:r>
            </w:ins>
          </w:p>
          <w:p w14:paraId="7724F1B8" w14:textId="2026D86A" w:rsidR="005206F3" w:rsidRPr="00552373" w:rsidRDefault="005206F3" w:rsidP="008323E3">
            <w:pPr>
              <w:pStyle w:val="Textotabela"/>
              <w:rPr>
                <w:rFonts w:eastAsiaTheme="minorHAnsi"/>
              </w:rPr>
            </w:pPr>
            <w:del w:id="991" w:author="GSPLM" w:date="2025-01-20T18:59:00Z" w16du:dateUtc="2025-01-20T21:59:00Z">
              <w:r w:rsidRPr="00552373" w:rsidDel="005206F3">
                <w:rPr>
                  <w:rFonts w:eastAsiaTheme="minorHAnsi"/>
                </w:rPr>
                <w:delText>127 (107.6–145.8)</w:delText>
              </w:r>
            </w:del>
          </w:p>
        </w:tc>
        <w:tc>
          <w:tcPr>
            <w:tcW w:w="850" w:type="dxa"/>
            <w:noWrap/>
            <w:vAlign w:val="top"/>
            <w:hideMark/>
            <w:tcPrChange w:id="992" w:author="GSPLM" w:date="2025-01-20T19:06:00Z" w16du:dateUtc="2025-01-20T22:06:00Z">
              <w:tcPr>
                <w:tcW w:w="850" w:type="dxa"/>
                <w:gridSpan w:val="2"/>
                <w:noWrap/>
                <w:vAlign w:val="bottom"/>
                <w:hideMark/>
              </w:tcPr>
            </w:tcPrChange>
          </w:tcPr>
          <w:p w14:paraId="676C3CC1" w14:textId="77777777" w:rsidR="005206F3" w:rsidRDefault="005206F3" w:rsidP="008323E3">
            <w:pPr>
              <w:pStyle w:val="Textotabela"/>
              <w:rPr>
                <w:ins w:id="993" w:author="GSPLM" w:date="2025-01-20T19:04:00Z" w16du:dateUtc="2025-01-20T22:04:00Z"/>
                <w:rFonts w:ascii="Aptos Narrow" w:hAnsi="Aptos Narrow"/>
                <w:color w:val="000000"/>
              </w:rPr>
            </w:pPr>
            <w:ins w:id="994" w:author="GSPLM" w:date="2025-01-20T19:04:00Z" w16du:dateUtc="2025-01-20T22:04:00Z">
              <w:r>
                <w:rPr>
                  <w:rFonts w:ascii="Aptos Narrow" w:hAnsi="Aptos Narrow"/>
                  <w:color w:val="000000"/>
                </w:rPr>
                <w:t>0,885</w:t>
              </w:r>
            </w:ins>
          </w:p>
          <w:p w14:paraId="5F5A21EB" w14:textId="5AA0D730" w:rsidR="005206F3" w:rsidRPr="00552373" w:rsidRDefault="005206F3" w:rsidP="008323E3">
            <w:pPr>
              <w:pStyle w:val="Textotabela"/>
              <w:rPr>
                <w:rFonts w:eastAsiaTheme="minorHAnsi"/>
              </w:rPr>
            </w:pPr>
            <w:del w:id="995" w:author="GSPLM" w:date="2025-01-20T18:59:00Z" w16du:dateUtc="2025-01-20T21:59:00Z">
              <w:r w:rsidRPr="00552373" w:rsidDel="005206F3">
                <w:rPr>
                  <w:rFonts w:eastAsiaTheme="minorHAnsi"/>
                </w:rPr>
                <w:delText>0.14 (0.885)</w:delText>
              </w:r>
            </w:del>
          </w:p>
        </w:tc>
      </w:tr>
      <w:tr w:rsidR="008323E3" w:rsidRPr="00552373" w14:paraId="42C06578" w14:textId="77777777" w:rsidTr="008323E3">
        <w:trPr>
          <w:trHeight w:val="160"/>
          <w:trPrChange w:id="996" w:author="GSPLM" w:date="2025-01-20T19:06:00Z" w16du:dateUtc="2025-01-20T22:06:00Z">
            <w:trPr>
              <w:gridAfter w:val="0"/>
              <w:trHeight w:val="160"/>
            </w:trPr>
          </w:trPrChange>
        </w:trPr>
        <w:tc>
          <w:tcPr>
            <w:tcW w:w="2254" w:type="dxa"/>
            <w:noWrap/>
            <w:vAlign w:val="top"/>
            <w:hideMark/>
            <w:tcPrChange w:id="997" w:author="GSPLM" w:date="2025-01-20T19:06:00Z" w16du:dateUtc="2025-01-20T22:06:00Z">
              <w:tcPr>
                <w:tcW w:w="2254" w:type="dxa"/>
                <w:noWrap/>
                <w:hideMark/>
              </w:tcPr>
            </w:tcPrChange>
          </w:tcPr>
          <w:p w14:paraId="2714E990" w14:textId="77777777" w:rsidR="005206F3" w:rsidRPr="00552373" w:rsidRDefault="005206F3" w:rsidP="008323E3">
            <w:pPr>
              <w:pStyle w:val="Textotabela"/>
              <w:rPr>
                <w:rFonts w:eastAsiaTheme="minorHAnsi"/>
              </w:rPr>
            </w:pPr>
            <w:r w:rsidRPr="00552373">
              <w:rPr>
                <w:rFonts w:eastAsiaTheme="minorHAnsi"/>
              </w:rPr>
              <w:t>HDL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998" w:author="GSPLM" w:date="2025-01-20T19:06:00Z" w16du:dateUtc="2025-01-20T22:06:00Z">
              <w:tcPr>
                <w:tcW w:w="1715" w:type="dxa"/>
                <w:noWrap/>
                <w:hideMark/>
              </w:tcPr>
            </w:tcPrChange>
          </w:tcPr>
          <w:p w14:paraId="36973B7B" w14:textId="77777777" w:rsidR="005206F3" w:rsidRDefault="005206F3" w:rsidP="008323E3">
            <w:pPr>
              <w:pStyle w:val="Textotabela"/>
              <w:rPr>
                <w:ins w:id="999" w:author="GSPLM" w:date="2025-01-20T18:59:00Z" w16du:dateUtc="2025-01-20T21:59:00Z"/>
                <w:rFonts w:eastAsiaTheme="minorHAnsi"/>
              </w:rPr>
            </w:pPr>
            <w:ins w:id="1000" w:author="GSPLM" w:date="2025-01-20T18:59:00Z" w16du:dateUtc="2025-01-20T21:59:00Z">
              <w:r>
                <w:rPr>
                  <w:rFonts w:eastAsiaTheme="minorHAnsi"/>
                </w:rPr>
                <w:t>54 (50,8–57,1)</w:t>
              </w:r>
            </w:ins>
          </w:p>
          <w:p w14:paraId="685110E7" w14:textId="65778E34" w:rsidR="005206F3" w:rsidRPr="00552373" w:rsidRDefault="005206F3" w:rsidP="008323E3">
            <w:pPr>
              <w:pStyle w:val="Textotabela"/>
              <w:rPr>
                <w:rFonts w:eastAsiaTheme="minorHAnsi"/>
              </w:rPr>
            </w:pPr>
            <w:del w:id="1001" w:author="GSPLM" w:date="2025-01-20T18:59:00Z" w16du:dateUtc="2025-01-20T21:59:00Z">
              <w:r w:rsidRPr="00552373" w:rsidDel="005206F3">
                <w:rPr>
                  <w:rFonts w:eastAsiaTheme="minorHAnsi"/>
                </w:rPr>
                <w:delText>54 (50.8–57.1)</w:delText>
              </w:r>
            </w:del>
          </w:p>
        </w:tc>
        <w:tc>
          <w:tcPr>
            <w:tcW w:w="2127" w:type="dxa"/>
            <w:noWrap/>
            <w:vAlign w:val="top"/>
            <w:hideMark/>
            <w:tcPrChange w:id="1002" w:author="GSPLM" w:date="2025-01-20T19:06:00Z" w16du:dateUtc="2025-01-20T22:06:00Z">
              <w:tcPr>
                <w:tcW w:w="1985" w:type="dxa"/>
                <w:gridSpan w:val="2"/>
                <w:noWrap/>
                <w:hideMark/>
              </w:tcPr>
            </w:tcPrChange>
          </w:tcPr>
          <w:p w14:paraId="5A1F9B47" w14:textId="77777777" w:rsidR="005206F3" w:rsidRDefault="005206F3" w:rsidP="008323E3">
            <w:pPr>
              <w:pStyle w:val="Textotabela"/>
              <w:rPr>
                <w:ins w:id="1003" w:author="GSPLM" w:date="2025-01-20T18:59:00Z" w16du:dateUtc="2025-01-20T21:59:00Z"/>
                <w:rFonts w:eastAsiaTheme="minorHAnsi"/>
              </w:rPr>
            </w:pPr>
            <w:ins w:id="1004" w:author="GSPLM" w:date="2025-01-20T18:59:00Z" w16du:dateUtc="2025-01-20T21:59:00Z">
              <w:r>
                <w:rPr>
                  <w:rFonts w:eastAsiaTheme="minorHAnsi"/>
                </w:rPr>
                <w:t>52 (48–56,2)</w:t>
              </w:r>
            </w:ins>
          </w:p>
          <w:p w14:paraId="090254B9" w14:textId="2032DB9B" w:rsidR="005206F3" w:rsidRPr="00552373" w:rsidRDefault="005206F3" w:rsidP="008323E3">
            <w:pPr>
              <w:pStyle w:val="Textotabela"/>
              <w:rPr>
                <w:rFonts w:eastAsiaTheme="minorHAnsi"/>
              </w:rPr>
            </w:pPr>
            <w:del w:id="1005" w:author="GSPLM" w:date="2025-01-20T18:59:00Z" w16du:dateUtc="2025-01-20T21:59:00Z">
              <w:r w:rsidRPr="00552373" w:rsidDel="005206F3">
                <w:rPr>
                  <w:rFonts w:eastAsiaTheme="minorHAnsi"/>
                </w:rPr>
                <w:delText>52 (48–56.2)</w:delText>
              </w:r>
            </w:del>
          </w:p>
        </w:tc>
        <w:tc>
          <w:tcPr>
            <w:tcW w:w="1985" w:type="dxa"/>
            <w:noWrap/>
            <w:vAlign w:val="top"/>
            <w:hideMark/>
            <w:tcPrChange w:id="1006" w:author="GSPLM" w:date="2025-01-20T19:06:00Z" w16du:dateUtc="2025-01-20T22:06:00Z">
              <w:tcPr>
                <w:tcW w:w="1985" w:type="dxa"/>
                <w:gridSpan w:val="2"/>
                <w:noWrap/>
                <w:hideMark/>
              </w:tcPr>
            </w:tcPrChange>
          </w:tcPr>
          <w:p w14:paraId="3646360E" w14:textId="77777777" w:rsidR="005206F3" w:rsidRDefault="005206F3" w:rsidP="008323E3">
            <w:pPr>
              <w:pStyle w:val="Textotabela"/>
              <w:rPr>
                <w:ins w:id="1007" w:author="GSPLM" w:date="2025-01-20T18:59:00Z" w16du:dateUtc="2025-01-20T21:59:00Z"/>
                <w:rFonts w:eastAsiaTheme="minorHAnsi"/>
              </w:rPr>
            </w:pPr>
            <w:ins w:id="1008" w:author="GSPLM" w:date="2025-01-20T18:59:00Z" w16du:dateUtc="2025-01-20T21:59:00Z">
              <w:r>
                <w:rPr>
                  <w:rFonts w:eastAsiaTheme="minorHAnsi"/>
                </w:rPr>
                <w:t>56 (51–60,5)</w:t>
              </w:r>
            </w:ins>
          </w:p>
          <w:p w14:paraId="3978F8C7" w14:textId="30974531" w:rsidR="005206F3" w:rsidRPr="00552373" w:rsidRDefault="005206F3" w:rsidP="008323E3">
            <w:pPr>
              <w:pStyle w:val="Textotabela"/>
              <w:rPr>
                <w:rFonts w:eastAsiaTheme="minorHAnsi"/>
              </w:rPr>
            </w:pPr>
            <w:del w:id="1009" w:author="GSPLM" w:date="2025-01-20T18:59:00Z" w16du:dateUtc="2025-01-20T21:59:00Z">
              <w:r w:rsidRPr="00552373" w:rsidDel="005206F3">
                <w:rPr>
                  <w:rFonts w:eastAsiaTheme="minorHAnsi"/>
                </w:rPr>
                <w:delText>56 (51–60.5)</w:delText>
              </w:r>
            </w:del>
          </w:p>
        </w:tc>
        <w:tc>
          <w:tcPr>
            <w:tcW w:w="850" w:type="dxa"/>
            <w:noWrap/>
            <w:vAlign w:val="top"/>
            <w:hideMark/>
            <w:tcPrChange w:id="1010" w:author="GSPLM" w:date="2025-01-20T19:06:00Z" w16du:dateUtc="2025-01-20T22:06:00Z">
              <w:tcPr>
                <w:tcW w:w="850" w:type="dxa"/>
                <w:gridSpan w:val="2"/>
                <w:noWrap/>
                <w:vAlign w:val="bottom"/>
                <w:hideMark/>
              </w:tcPr>
            </w:tcPrChange>
          </w:tcPr>
          <w:p w14:paraId="17246FD2" w14:textId="77777777" w:rsidR="005206F3" w:rsidRDefault="005206F3" w:rsidP="008323E3">
            <w:pPr>
              <w:pStyle w:val="Textotabela"/>
              <w:rPr>
                <w:ins w:id="1011" w:author="GSPLM" w:date="2025-01-20T19:04:00Z" w16du:dateUtc="2025-01-20T22:04:00Z"/>
                <w:rFonts w:ascii="Aptos Narrow" w:hAnsi="Aptos Narrow"/>
                <w:color w:val="000000"/>
              </w:rPr>
            </w:pPr>
            <w:ins w:id="1012" w:author="GSPLM" w:date="2025-01-20T19:04:00Z" w16du:dateUtc="2025-01-20T22:04:00Z">
              <w:r>
                <w:rPr>
                  <w:rFonts w:ascii="Aptos Narrow" w:hAnsi="Aptos Narrow"/>
                  <w:color w:val="000000"/>
                </w:rPr>
                <w:t>0,252</w:t>
              </w:r>
            </w:ins>
          </w:p>
          <w:p w14:paraId="70ECAD47" w14:textId="0E7E1CD2" w:rsidR="005206F3" w:rsidRPr="00552373" w:rsidRDefault="005206F3" w:rsidP="008323E3">
            <w:pPr>
              <w:pStyle w:val="Textotabela"/>
              <w:rPr>
                <w:rFonts w:eastAsiaTheme="minorHAnsi"/>
              </w:rPr>
            </w:pPr>
            <w:del w:id="1013" w:author="GSPLM" w:date="2025-01-20T18:59:00Z" w16du:dateUtc="2025-01-20T21:59:00Z">
              <w:r w:rsidRPr="00552373" w:rsidDel="005206F3">
                <w:rPr>
                  <w:rFonts w:eastAsiaTheme="minorHAnsi"/>
                </w:rPr>
                <w:delText>-1.15 (0.252)</w:delText>
              </w:r>
            </w:del>
          </w:p>
        </w:tc>
      </w:tr>
      <w:tr w:rsidR="008323E3" w:rsidRPr="00552373" w14:paraId="0B9BFFA2" w14:textId="77777777" w:rsidTr="008323E3">
        <w:trPr>
          <w:trHeight w:val="160"/>
          <w:trPrChange w:id="1014" w:author="GSPLM" w:date="2025-01-20T19:06:00Z" w16du:dateUtc="2025-01-20T22:06:00Z">
            <w:trPr>
              <w:gridAfter w:val="0"/>
              <w:trHeight w:val="160"/>
            </w:trPr>
          </w:trPrChange>
        </w:trPr>
        <w:tc>
          <w:tcPr>
            <w:tcW w:w="2254" w:type="dxa"/>
            <w:noWrap/>
            <w:vAlign w:val="top"/>
            <w:hideMark/>
            <w:tcPrChange w:id="1015" w:author="GSPLM" w:date="2025-01-20T19:06:00Z" w16du:dateUtc="2025-01-20T22:06:00Z">
              <w:tcPr>
                <w:tcW w:w="2254" w:type="dxa"/>
                <w:noWrap/>
                <w:hideMark/>
              </w:tcPr>
            </w:tcPrChange>
          </w:tcPr>
          <w:p w14:paraId="6A017CFD" w14:textId="77777777" w:rsidR="005206F3" w:rsidRPr="00552373" w:rsidRDefault="005206F3" w:rsidP="008323E3">
            <w:pPr>
              <w:pStyle w:val="Textotabela"/>
              <w:rPr>
                <w:rFonts w:eastAsiaTheme="minorHAnsi"/>
              </w:rPr>
            </w:pPr>
            <w:r w:rsidRPr="00552373">
              <w:rPr>
                <w:rFonts w:eastAsiaTheme="minorHAnsi"/>
              </w:rPr>
              <w:t>Glicemia de jejum (mg/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1016" w:author="GSPLM" w:date="2025-01-20T19:06:00Z" w16du:dateUtc="2025-01-20T22:06:00Z">
              <w:tcPr>
                <w:tcW w:w="1715" w:type="dxa"/>
                <w:noWrap/>
                <w:hideMark/>
              </w:tcPr>
            </w:tcPrChange>
          </w:tcPr>
          <w:p w14:paraId="186AB051" w14:textId="77777777" w:rsidR="005206F3" w:rsidRDefault="005206F3" w:rsidP="008323E3">
            <w:pPr>
              <w:pStyle w:val="Textotabela"/>
              <w:rPr>
                <w:ins w:id="1017" w:author="GSPLM" w:date="2025-01-20T18:59:00Z" w16du:dateUtc="2025-01-20T21:59:00Z"/>
                <w:rFonts w:eastAsiaTheme="minorHAnsi"/>
              </w:rPr>
            </w:pPr>
            <w:ins w:id="1018" w:author="GSPLM" w:date="2025-01-20T18:59:00Z" w16du:dateUtc="2025-01-20T21:59:00Z">
              <w:r>
                <w:rPr>
                  <w:rFonts w:eastAsiaTheme="minorHAnsi"/>
                </w:rPr>
                <w:t>86 (80,9–91,6)</w:t>
              </w:r>
            </w:ins>
          </w:p>
          <w:p w14:paraId="5624F24A" w14:textId="21B42E8E" w:rsidR="005206F3" w:rsidRPr="00552373" w:rsidRDefault="005206F3" w:rsidP="008323E3">
            <w:pPr>
              <w:pStyle w:val="Textotabela"/>
              <w:rPr>
                <w:rFonts w:eastAsiaTheme="minorHAnsi"/>
              </w:rPr>
            </w:pPr>
            <w:del w:id="1019" w:author="GSPLM" w:date="2025-01-20T18:59:00Z" w16du:dateUtc="2025-01-20T21:59:00Z">
              <w:r w:rsidRPr="00552373" w:rsidDel="005206F3">
                <w:rPr>
                  <w:rFonts w:eastAsiaTheme="minorHAnsi"/>
                </w:rPr>
                <w:delText>86 (80.9–91.6)</w:delText>
              </w:r>
            </w:del>
          </w:p>
        </w:tc>
        <w:tc>
          <w:tcPr>
            <w:tcW w:w="2127" w:type="dxa"/>
            <w:noWrap/>
            <w:vAlign w:val="top"/>
            <w:hideMark/>
            <w:tcPrChange w:id="1020" w:author="GSPLM" w:date="2025-01-20T19:06:00Z" w16du:dateUtc="2025-01-20T22:06:00Z">
              <w:tcPr>
                <w:tcW w:w="1985" w:type="dxa"/>
                <w:gridSpan w:val="2"/>
                <w:noWrap/>
                <w:hideMark/>
              </w:tcPr>
            </w:tcPrChange>
          </w:tcPr>
          <w:p w14:paraId="39CC0EE3" w14:textId="77777777" w:rsidR="005206F3" w:rsidRDefault="005206F3" w:rsidP="008323E3">
            <w:pPr>
              <w:pStyle w:val="Textotabela"/>
              <w:rPr>
                <w:ins w:id="1021" w:author="GSPLM" w:date="2025-01-20T18:59:00Z" w16du:dateUtc="2025-01-20T21:59:00Z"/>
                <w:rFonts w:eastAsiaTheme="minorHAnsi"/>
              </w:rPr>
            </w:pPr>
            <w:ins w:id="1022" w:author="GSPLM" w:date="2025-01-20T18:59:00Z" w16du:dateUtc="2025-01-20T21:59:00Z">
              <w:r>
                <w:rPr>
                  <w:rFonts w:eastAsiaTheme="minorHAnsi"/>
                </w:rPr>
                <w:t>86 (79,2–93)</w:t>
              </w:r>
            </w:ins>
          </w:p>
          <w:p w14:paraId="626FEECD" w14:textId="62823F87" w:rsidR="005206F3" w:rsidRPr="00552373" w:rsidRDefault="005206F3" w:rsidP="008323E3">
            <w:pPr>
              <w:pStyle w:val="Textotabela"/>
              <w:rPr>
                <w:rFonts w:eastAsiaTheme="minorHAnsi"/>
              </w:rPr>
            </w:pPr>
            <w:del w:id="1023" w:author="GSPLM" w:date="2025-01-20T18:59:00Z" w16du:dateUtc="2025-01-20T21:59:00Z">
              <w:r w:rsidRPr="00552373" w:rsidDel="005206F3">
                <w:rPr>
                  <w:rFonts w:eastAsiaTheme="minorHAnsi"/>
                </w:rPr>
                <w:delText>86 (79.2–93)</w:delText>
              </w:r>
            </w:del>
          </w:p>
        </w:tc>
        <w:tc>
          <w:tcPr>
            <w:tcW w:w="1985" w:type="dxa"/>
            <w:noWrap/>
            <w:vAlign w:val="top"/>
            <w:hideMark/>
            <w:tcPrChange w:id="1024" w:author="GSPLM" w:date="2025-01-20T19:06:00Z" w16du:dateUtc="2025-01-20T22:06:00Z">
              <w:tcPr>
                <w:tcW w:w="1985" w:type="dxa"/>
                <w:gridSpan w:val="2"/>
                <w:noWrap/>
                <w:hideMark/>
              </w:tcPr>
            </w:tcPrChange>
          </w:tcPr>
          <w:p w14:paraId="70B7E27C" w14:textId="77777777" w:rsidR="005206F3" w:rsidRDefault="005206F3" w:rsidP="008323E3">
            <w:pPr>
              <w:pStyle w:val="Textotabela"/>
              <w:rPr>
                <w:ins w:id="1025" w:author="GSPLM" w:date="2025-01-20T18:59:00Z" w16du:dateUtc="2025-01-20T21:59:00Z"/>
                <w:rFonts w:eastAsiaTheme="minorHAnsi"/>
              </w:rPr>
            </w:pPr>
            <w:ins w:id="1026" w:author="GSPLM" w:date="2025-01-20T18:59:00Z" w16du:dateUtc="2025-01-20T21:59:00Z">
              <w:r>
                <w:rPr>
                  <w:rFonts w:eastAsiaTheme="minorHAnsi"/>
                </w:rPr>
                <w:t>86 (78,1–94,8)</w:t>
              </w:r>
            </w:ins>
          </w:p>
          <w:p w14:paraId="7B291A37" w14:textId="2C9BD144" w:rsidR="005206F3" w:rsidRPr="00552373" w:rsidRDefault="005206F3" w:rsidP="008323E3">
            <w:pPr>
              <w:pStyle w:val="Textotabela"/>
              <w:rPr>
                <w:rFonts w:eastAsiaTheme="minorHAnsi"/>
              </w:rPr>
            </w:pPr>
            <w:del w:id="1027" w:author="GSPLM" w:date="2025-01-20T18:59:00Z" w16du:dateUtc="2025-01-20T21:59:00Z">
              <w:r w:rsidRPr="00552373" w:rsidDel="005206F3">
                <w:rPr>
                  <w:rFonts w:eastAsiaTheme="minorHAnsi"/>
                </w:rPr>
                <w:delText>86 (78.1–94.8)</w:delText>
              </w:r>
            </w:del>
          </w:p>
        </w:tc>
        <w:tc>
          <w:tcPr>
            <w:tcW w:w="850" w:type="dxa"/>
            <w:noWrap/>
            <w:vAlign w:val="top"/>
            <w:hideMark/>
            <w:tcPrChange w:id="1028" w:author="GSPLM" w:date="2025-01-20T19:06:00Z" w16du:dateUtc="2025-01-20T22:06:00Z">
              <w:tcPr>
                <w:tcW w:w="850" w:type="dxa"/>
                <w:gridSpan w:val="2"/>
                <w:noWrap/>
                <w:vAlign w:val="bottom"/>
                <w:hideMark/>
              </w:tcPr>
            </w:tcPrChange>
          </w:tcPr>
          <w:p w14:paraId="57B0A384" w14:textId="77777777" w:rsidR="005206F3" w:rsidRDefault="005206F3" w:rsidP="008323E3">
            <w:pPr>
              <w:pStyle w:val="Textotabela"/>
              <w:rPr>
                <w:ins w:id="1029" w:author="GSPLM" w:date="2025-01-20T19:04:00Z" w16du:dateUtc="2025-01-20T22:04:00Z"/>
                <w:rFonts w:ascii="Aptos Narrow" w:hAnsi="Aptos Narrow"/>
                <w:color w:val="000000"/>
              </w:rPr>
            </w:pPr>
            <w:ins w:id="1030" w:author="GSPLM" w:date="2025-01-20T19:04:00Z" w16du:dateUtc="2025-01-20T22:04:00Z">
              <w:r>
                <w:rPr>
                  <w:rFonts w:ascii="Aptos Narrow" w:hAnsi="Aptos Narrow"/>
                  <w:color w:val="000000"/>
                </w:rPr>
                <w:t>0,951</w:t>
              </w:r>
            </w:ins>
          </w:p>
          <w:p w14:paraId="72DFB7D3" w14:textId="6BAFF0AA" w:rsidR="005206F3" w:rsidRPr="00552373" w:rsidRDefault="005206F3" w:rsidP="008323E3">
            <w:pPr>
              <w:pStyle w:val="Textotabela"/>
              <w:rPr>
                <w:rFonts w:eastAsiaTheme="minorHAnsi"/>
              </w:rPr>
            </w:pPr>
            <w:del w:id="1031" w:author="GSPLM" w:date="2025-01-20T18:59:00Z" w16du:dateUtc="2025-01-20T21:59:00Z">
              <w:r w:rsidRPr="00552373" w:rsidDel="005206F3">
                <w:rPr>
                  <w:rFonts w:eastAsiaTheme="minorHAnsi"/>
                </w:rPr>
                <w:delText>-0.06 (0.951)</w:delText>
              </w:r>
            </w:del>
          </w:p>
        </w:tc>
      </w:tr>
      <w:tr w:rsidR="008323E3" w:rsidRPr="00552373" w14:paraId="06287560" w14:textId="77777777" w:rsidTr="008323E3">
        <w:trPr>
          <w:trHeight w:val="160"/>
          <w:trPrChange w:id="1032" w:author="GSPLM" w:date="2025-01-20T19:06:00Z" w16du:dateUtc="2025-01-20T22:06:00Z">
            <w:trPr>
              <w:gridAfter w:val="0"/>
              <w:trHeight w:val="160"/>
            </w:trPr>
          </w:trPrChange>
        </w:trPr>
        <w:tc>
          <w:tcPr>
            <w:tcW w:w="2254" w:type="dxa"/>
            <w:noWrap/>
            <w:vAlign w:val="top"/>
            <w:hideMark/>
            <w:tcPrChange w:id="1033" w:author="GSPLM" w:date="2025-01-20T19:06:00Z" w16du:dateUtc="2025-01-20T22:06:00Z">
              <w:tcPr>
                <w:tcW w:w="2254" w:type="dxa"/>
                <w:noWrap/>
                <w:hideMark/>
              </w:tcPr>
            </w:tcPrChange>
          </w:tcPr>
          <w:p w14:paraId="7AAAA591" w14:textId="77777777" w:rsidR="005206F3" w:rsidRPr="00552373" w:rsidRDefault="005206F3" w:rsidP="008323E3">
            <w:pPr>
              <w:pStyle w:val="Textotabela"/>
              <w:rPr>
                <w:rFonts w:eastAsiaTheme="minorHAnsi"/>
              </w:rPr>
            </w:pPr>
            <w:r w:rsidRPr="00552373">
              <w:rPr>
                <w:rFonts w:eastAsiaTheme="minorHAnsi"/>
              </w:rPr>
              <w:t>Insulina (</w:t>
            </w:r>
            <w:proofErr w:type="spellStart"/>
            <w:r w:rsidRPr="00552373">
              <w:rPr>
                <w:rFonts w:eastAsiaTheme="minorHAnsi"/>
              </w:rPr>
              <w:t>uIU</w:t>
            </w:r>
            <w:proofErr w:type="spellEnd"/>
            <w:r w:rsidRPr="00552373">
              <w:rPr>
                <w:rFonts w:eastAsiaTheme="minorHAnsi"/>
              </w:rPr>
              <w:t>/</w:t>
            </w:r>
            <w:proofErr w:type="spellStart"/>
            <w:r w:rsidRPr="00552373">
              <w:rPr>
                <w:rFonts w:eastAsiaTheme="minorHAnsi"/>
              </w:rPr>
              <w:t>mL</w:t>
            </w:r>
            <w:proofErr w:type="spellEnd"/>
            <w:r w:rsidRPr="00552373">
              <w:rPr>
                <w:rFonts w:eastAsiaTheme="minorHAnsi"/>
              </w:rPr>
              <w:t>)</w:t>
            </w:r>
          </w:p>
        </w:tc>
        <w:tc>
          <w:tcPr>
            <w:tcW w:w="2141" w:type="dxa"/>
            <w:noWrap/>
            <w:vAlign w:val="top"/>
            <w:hideMark/>
            <w:tcPrChange w:id="1034" w:author="GSPLM" w:date="2025-01-20T19:06:00Z" w16du:dateUtc="2025-01-20T22:06:00Z">
              <w:tcPr>
                <w:tcW w:w="1715" w:type="dxa"/>
                <w:noWrap/>
                <w:hideMark/>
              </w:tcPr>
            </w:tcPrChange>
          </w:tcPr>
          <w:p w14:paraId="72FC10C9" w14:textId="77777777" w:rsidR="005206F3" w:rsidRDefault="005206F3" w:rsidP="008323E3">
            <w:pPr>
              <w:pStyle w:val="Textotabela"/>
              <w:rPr>
                <w:ins w:id="1035" w:author="GSPLM" w:date="2025-01-20T18:59:00Z" w16du:dateUtc="2025-01-20T21:59:00Z"/>
                <w:rFonts w:eastAsiaTheme="minorHAnsi"/>
              </w:rPr>
            </w:pPr>
            <w:ins w:id="1036" w:author="GSPLM" w:date="2025-01-20T18:59:00Z" w16du:dateUtc="2025-01-20T21:59:00Z">
              <w:r>
                <w:rPr>
                  <w:rFonts w:eastAsiaTheme="minorHAnsi"/>
                </w:rPr>
                <w:t>15 (11,1–19,6)</w:t>
              </w:r>
            </w:ins>
          </w:p>
          <w:p w14:paraId="7F9EA2F5" w14:textId="67FD142E" w:rsidR="005206F3" w:rsidRPr="00552373" w:rsidRDefault="005206F3" w:rsidP="008323E3">
            <w:pPr>
              <w:pStyle w:val="Textotabela"/>
              <w:rPr>
                <w:rFonts w:eastAsiaTheme="minorHAnsi"/>
              </w:rPr>
            </w:pPr>
            <w:del w:id="1037" w:author="GSPLM" w:date="2025-01-20T18:59:00Z" w16du:dateUtc="2025-01-20T21:59:00Z">
              <w:r w:rsidRPr="00552373" w:rsidDel="005206F3">
                <w:rPr>
                  <w:rFonts w:eastAsiaTheme="minorHAnsi"/>
                </w:rPr>
                <w:delText>15 (11.1–19.6)</w:delText>
              </w:r>
            </w:del>
          </w:p>
        </w:tc>
        <w:tc>
          <w:tcPr>
            <w:tcW w:w="2127" w:type="dxa"/>
            <w:noWrap/>
            <w:vAlign w:val="top"/>
            <w:hideMark/>
            <w:tcPrChange w:id="1038" w:author="GSPLM" w:date="2025-01-20T19:06:00Z" w16du:dateUtc="2025-01-20T22:06:00Z">
              <w:tcPr>
                <w:tcW w:w="1985" w:type="dxa"/>
                <w:gridSpan w:val="2"/>
                <w:noWrap/>
                <w:hideMark/>
              </w:tcPr>
            </w:tcPrChange>
          </w:tcPr>
          <w:p w14:paraId="1FF1F6E2" w14:textId="77777777" w:rsidR="005206F3" w:rsidRDefault="005206F3" w:rsidP="008323E3">
            <w:pPr>
              <w:pStyle w:val="Textotabela"/>
              <w:rPr>
                <w:ins w:id="1039" w:author="GSPLM" w:date="2025-01-20T18:59:00Z" w16du:dateUtc="2025-01-20T21:59:00Z"/>
                <w:rFonts w:eastAsiaTheme="minorHAnsi"/>
              </w:rPr>
            </w:pPr>
            <w:ins w:id="1040" w:author="GSPLM" w:date="2025-01-20T18:59:00Z" w16du:dateUtc="2025-01-20T21:59:00Z">
              <w:r>
                <w:rPr>
                  <w:rFonts w:eastAsiaTheme="minorHAnsi"/>
                </w:rPr>
                <w:t>17 (8,8–25,5)</w:t>
              </w:r>
            </w:ins>
          </w:p>
          <w:p w14:paraId="03DE97CE" w14:textId="2C0A3DCF" w:rsidR="005206F3" w:rsidRPr="00552373" w:rsidRDefault="005206F3" w:rsidP="008323E3">
            <w:pPr>
              <w:pStyle w:val="Textotabela"/>
              <w:rPr>
                <w:rFonts w:eastAsiaTheme="minorHAnsi"/>
              </w:rPr>
            </w:pPr>
            <w:del w:id="1041" w:author="GSPLM" w:date="2025-01-20T18:59:00Z" w16du:dateUtc="2025-01-20T21:59:00Z">
              <w:r w:rsidRPr="00552373" w:rsidDel="005206F3">
                <w:rPr>
                  <w:rFonts w:eastAsiaTheme="minorHAnsi"/>
                </w:rPr>
                <w:delText>17 (8.8–25.5)</w:delText>
              </w:r>
            </w:del>
          </w:p>
        </w:tc>
        <w:tc>
          <w:tcPr>
            <w:tcW w:w="1985" w:type="dxa"/>
            <w:noWrap/>
            <w:vAlign w:val="top"/>
            <w:hideMark/>
            <w:tcPrChange w:id="1042" w:author="GSPLM" w:date="2025-01-20T19:06:00Z" w16du:dateUtc="2025-01-20T22:06:00Z">
              <w:tcPr>
                <w:tcW w:w="1985" w:type="dxa"/>
                <w:gridSpan w:val="2"/>
                <w:noWrap/>
                <w:hideMark/>
              </w:tcPr>
            </w:tcPrChange>
          </w:tcPr>
          <w:p w14:paraId="3129755D" w14:textId="77777777" w:rsidR="005206F3" w:rsidRDefault="005206F3" w:rsidP="008323E3">
            <w:pPr>
              <w:pStyle w:val="Textotabela"/>
              <w:rPr>
                <w:ins w:id="1043" w:author="GSPLM" w:date="2025-01-20T18:59:00Z" w16du:dateUtc="2025-01-20T21:59:00Z"/>
                <w:rFonts w:eastAsiaTheme="minorHAnsi"/>
              </w:rPr>
            </w:pPr>
            <w:ins w:id="1044" w:author="GSPLM" w:date="2025-01-20T18:59:00Z" w16du:dateUtc="2025-01-20T21:59:00Z">
              <w:r>
                <w:rPr>
                  <w:rFonts w:eastAsiaTheme="minorHAnsi"/>
                </w:rPr>
                <w:t>14 (11,8–15,3)</w:t>
              </w:r>
            </w:ins>
          </w:p>
          <w:p w14:paraId="0D7264A0" w14:textId="274585C4" w:rsidR="005206F3" w:rsidRPr="00552373" w:rsidRDefault="005206F3" w:rsidP="008323E3">
            <w:pPr>
              <w:pStyle w:val="Textotabela"/>
              <w:rPr>
                <w:rFonts w:eastAsiaTheme="minorHAnsi"/>
              </w:rPr>
            </w:pPr>
            <w:del w:id="1045" w:author="GSPLM" w:date="2025-01-20T18:59:00Z" w16du:dateUtc="2025-01-20T21:59:00Z">
              <w:r w:rsidRPr="00552373" w:rsidDel="005206F3">
                <w:rPr>
                  <w:rFonts w:eastAsiaTheme="minorHAnsi"/>
                </w:rPr>
                <w:delText>14 (11.8–15.3)</w:delText>
              </w:r>
            </w:del>
          </w:p>
        </w:tc>
        <w:tc>
          <w:tcPr>
            <w:tcW w:w="850" w:type="dxa"/>
            <w:noWrap/>
            <w:vAlign w:val="top"/>
            <w:hideMark/>
            <w:tcPrChange w:id="1046" w:author="GSPLM" w:date="2025-01-20T19:06:00Z" w16du:dateUtc="2025-01-20T22:06:00Z">
              <w:tcPr>
                <w:tcW w:w="850" w:type="dxa"/>
                <w:gridSpan w:val="2"/>
                <w:noWrap/>
                <w:vAlign w:val="bottom"/>
                <w:hideMark/>
              </w:tcPr>
            </w:tcPrChange>
          </w:tcPr>
          <w:p w14:paraId="01CE35DD" w14:textId="77777777" w:rsidR="005206F3" w:rsidRDefault="005206F3" w:rsidP="008323E3">
            <w:pPr>
              <w:pStyle w:val="Textotabela"/>
              <w:rPr>
                <w:ins w:id="1047" w:author="GSPLM" w:date="2025-01-20T19:04:00Z" w16du:dateUtc="2025-01-20T22:04:00Z"/>
                <w:rFonts w:ascii="Aptos Narrow" w:hAnsi="Aptos Narrow"/>
                <w:color w:val="000000"/>
              </w:rPr>
            </w:pPr>
            <w:ins w:id="1048" w:author="GSPLM" w:date="2025-01-20T19:04:00Z" w16du:dateUtc="2025-01-20T22:04:00Z">
              <w:r>
                <w:rPr>
                  <w:rFonts w:ascii="Aptos Narrow" w:hAnsi="Aptos Narrow"/>
                  <w:color w:val="000000"/>
                </w:rPr>
                <w:t>0,42</w:t>
              </w:r>
            </w:ins>
          </w:p>
          <w:p w14:paraId="788AF6BC" w14:textId="2DE9EA4C" w:rsidR="005206F3" w:rsidRPr="00552373" w:rsidRDefault="005206F3" w:rsidP="008323E3">
            <w:pPr>
              <w:pStyle w:val="Textotabela"/>
              <w:rPr>
                <w:rFonts w:eastAsiaTheme="minorHAnsi"/>
              </w:rPr>
            </w:pPr>
            <w:del w:id="1049" w:author="GSPLM" w:date="2025-01-20T18:59:00Z" w16du:dateUtc="2025-01-20T21:59:00Z">
              <w:r w:rsidRPr="00552373" w:rsidDel="005206F3">
                <w:rPr>
                  <w:rFonts w:eastAsiaTheme="minorHAnsi"/>
                </w:rPr>
                <w:delText>0.81 (0.42)</w:delText>
              </w:r>
            </w:del>
          </w:p>
        </w:tc>
      </w:tr>
      <w:tr w:rsidR="008323E3" w:rsidRPr="00552373" w14:paraId="4CA18FFC" w14:textId="77777777" w:rsidTr="008323E3">
        <w:trPr>
          <w:trHeight w:val="160"/>
          <w:trPrChange w:id="1050" w:author="GSPLM" w:date="2025-01-20T19:06:00Z" w16du:dateUtc="2025-01-20T22:06:00Z">
            <w:trPr>
              <w:gridAfter w:val="0"/>
              <w:trHeight w:val="160"/>
            </w:trPr>
          </w:trPrChange>
        </w:trPr>
        <w:tc>
          <w:tcPr>
            <w:tcW w:w="2254" w:type="dxa"/>
            <w:noWrap/>
            <w:vAlign w:val="top"/>
            <w:hideMark/>
            <w:tcPrChange w:id="1051" w:author="GSPLM" w:date="2025-01-20T19:06:00Z" w16du:dateUtc="2025-01-20T22:06:00Z">
              <w:tcPr>
                <w:tcW w:w="2254" w:type="dxa"/>
                <w:noWrap/>
                <w:hideMark/>
              </w:tcPr>
            </w:tcPrChange>
          </w:tcPr>
          <w:p w14:paraId="592B86B7" w14:textId="77777777" w:rsidR="005206F3" w:rsidRPr="00552373" w:rsidRDefault="005206F3" w:rsidP="008323E3">
            <w:pPr>
              <w:pStyle w:val="Textotabela"/>
              <w:rPr>
                <w:rFonts w:eastAsiaTheme="minorHAnsi"/>
              </w:rPr>
            </w:pPr>
            <w:r w:rsidRPr="00552373">
              <w:rPr>
                <w:rFonts w:eastAsiaTheme="minorHAnsi"/>
              </w:rPr>
              <w:t>HOMA-IR</w:t>
            </w:r>
          </w:p>
        </w:tc>
        <w:tc>
          <w:tcPr>
            <w:tcW w:w="2141" w:type="dxa"/>
            <w:noWrap/>
            <w:vAlign w:val="top"/>
            <w:hideMark/>
            <w:tcPrChange w:id="1052" w:author="GSPLM" w:date="2025-01-20T19:06:00Z" w16du:dateUtc="2025-01-20T22:06:00Z">
              <w:tcPr>
                <w:tcW w:w="1715" w:type="dxa"/>
                <w:noWrap/>
                <w:hideMark/>
              </w:tcPr>
            </w:tcPrChange>
          </w:tcPr>
          <w:p w14:paraId="02652890" w14:textId="77777777" w:rsidR="005206F3" w:rsidRDefault="005206F3" w:rsidP="008323E3">
            <w:pPr>
              <w:pStyle w:val="Textotabela"/>
              <w:rPr>
                <w:ins w:id="1053" w:author="GSPLM" w:date="2025-01-20T18:59:00Z" w16du:dateUtc="2025-01-20T21:59:00Z"/>
                <w:rFonts w:eastAsiaTheme="minorHAnsi"/>
              </w:rPr>
            </w:pPr>
            <w:ins w:id="1054" w:author="GSPLM" w:date="2025-01-20T18:59:00Z" w16du:dateUtc="2025-01-20T21:59:00Z">
              <w:r>
                <w:rPr>
                  <w:rFonts w:eastAsiaTheme="minorHAnsi"/>
                </w:rPr>
                <w:t>3,2 (2,4–3,9)</w:t>
              </w:r>
            </w:ins>
          </w:p>
          <w:p w14:paraId="75DC0613" w14:textId="726AB315" w:rsidR="005206F3" w:rsidRPr="00552373" w:rsidRDefault="005206F3" w:rsidP="008323E3">
            <w:pPr>
              <w:pStyle w:val="Textotabela"/>
              <w:rPr>
                <w:rFonts w:eastAsiaTheme="minorHAnsi"/>
              </w:rPr>
            </w:pPr>
            <w:del w:id="1055" w:author="GSPLM" w:date="2025-01-20T18:59:00Z" w16du:dateUtc="2025-01-20T21:59:00Z">
              <w:r w:rsidRPr="00552373" w:rsidDel="005206F3">
                <w:rPr>
                  <w:rFonts w:eastAsiaTheme="minorHAnsi"/>
                </w:rPr>
                <w:delText>3.2 (2.4–3.9)</w:delText>
              </w:r>
            </w:del>
          </w:p>
        </w:tc>
        <w:tc>
          <w:tcPr>
            <w:tcW w:w="2127" w:type="dxa"/>
            <w:noWrap/>
            <w:vAlign w:val="top"/>
            <w:hideMark/>
            <w:tcPrChange w:id="1056" w:author="GSPLM" w:date="2025-01-20T19:06:00Z" w16du:dateUtc="2025-01-20T22:06:00Z">
              <w:tcPr>
                <w:tcW w:w="1985" w:type="dxa"/>
                <w:gridSpan w:val="2"/>
                <w:noWrap/>
                <w:hideMark/>
              </w:tcPr>
            </w:tcPrChange>
          </w:tcPr>
          <w:p w14:paraId="20BEBF22" w14:textId="77777777" w:rsidR="005206F3" w:rsidRDefault="005206F3" w:rsidP="008323E3">
            <w:pPr>
              <w:pStyle w:val="Textotabela"/>
              <w:rPr>
                <w:ins w:id="1057" w:author="GSPLM" w:date="2025-01-20T18:59:00Z" w16du:dateUtc="2025-01-20T21:59:00Z"/>
                <w:rFonts w:eastAsiaTheme="minorHAnsi"/>
              </w:rPr>
            </w:pPr>
            <w:ins w:id="1058" w:author="GSPLM" w:date="2025-01-20T18:59:00Z" w16du:dateUtc="2025-01-20T21:59:00Z">
              <w:r>
                <w:rPr>
                  <w:rFonts w:eastAsiaTheme="minorHAnsi"/>
                </w:rPr>
                <w:t>3,5 (2–5)</w:t>
              </w:r>
            </w:ins>
          </w:p>
          <w:p w14:paraId="14E200D0" w14:textId="779B6D58" w:rsidR="005206F3" w:rsidRPr="00552373" w:rsidRDefault="005206F3" w:rsidP="008323E3">
            <w:pPr>
              <w:pStyle w:val="Textotabela"/>
              <w:rPr>
                <w:rFonts w:eastAsiaTheme="minorHAnsi"/>
              </w:rPr>
            </w:pPr>
            <w:del w:id="1059" w:author="GSPLM" w:date="2025-01-20T18:59:00Z" w16du:dateUtc="2025-01-20T21:59:00Z">
              <w:r w:rsidRPr="00552373" w:rsidDel="005206F3">
                <w:rPr>
                  <w:rFonts w:eastAsiaTheme="minorHAnsi"/>
                </w:rPr>
                <w:delText>3.5 (2–5)</w:delText>
              </w:r>
            </w:del>
          </w:p>
        </w:tc>
        <w:tc>
          <w:tcPr>
            <w:tcW w:w="1985" w:type="dxa"/>
            <w:noWrap/>
            <w:vAlign w:val="top"/>
            <w:hideMark/>
            <w:tcPrChange w:id="1060" w:author="GSPLM" w:date="2025-01-20T19:06:00Z" w16du:dateUtc="2025-01-20T22:06:00Z">
              <w:tcPr>
                <w:tcW w:w="1985" w:type="dxa"/>
                <w:gridSpan w:val="2"/>
                <w:noWrap/>
                <w:hideMark/>
              </w:tcPr>
            </w:tcPrChange>
          </w:tcPr>
          <w:p w14:paraId="1AA9F82F" w14:textId="77777777" w:rsidR="005206F3" w:rsidRDefault="005206F3" w:rsidP="008323E3">
            <w:pPr>
              <w:pStyle w:val="Textotabela"/>
              <w:rPr>
                <w:ins w:id="1061" w:author="GSPLM" w:date="2025-01-20T18:59:00Z" w16du:dateUtc="2025-01-20T21:59:00Z"/>
                <w:rFonts w:eastAsiaTheme="minorHAnsi"/>
              </w:rPr>
            </w:pPr>
            <w:ins w:id="1062" w:author="GSPLM" w:date="2025-01-20T18:59:00Z" w16du:dateUtc="2025-01-20T21:59:00Z">
              <w:r>
                <w:rPr>
                  <w:rFonts w:eastAsiaTheme="minorHAnsi"/>
                </w:rPr>
                <w:t>2,8 (2,4–3,2)</w:t>
              </w:r>
            </w:ins>
          </w:p>
          <w:p w14:paraId="3D45F36B" w14:textId="21216EF2" w:rsidR="005206F3" w:rsidRPr="00552373" w:rsidRDefault="005206F3" w:rsidP="008323E3">
            <w:pPr>
              <w:pStyle w:val="Textotabela"/>
              <w:rPr>
                <w:rFonts w:eastAsiaTheme="minorHAnsi"/>
              </w:rPr>
            </w:pPr>
            <w:del w:id="1063" w:author="GSPLM" w:date="2025-01-20T18:59:00Z" w16du:dateUtc="2025-01-20T21:59:00Z">
              <w:r w:rsidRPr="00552373" w:rsidDel="005206F3">
                <w:rPr>
                  <w:rFonts w:eastAsiaTheme="minorHAnsi"/>
                </w:rPr>
                <w:delText>2.8 (2.4–3.2)</w:delText>
              </w:r>
            </w:del>
          </w:p>
        </w:tc>
        <w:tc>
          <w:tcPr>
            <w:tcW w:w="850" w:type="dxa"/>
            <w:noWrap/>
            <w:vAlign w:val="top"/>
            <w:hideMark/>
            <w:tcPrChange w:id="1064" w:author="GSPLM" w:date="2025-01-20T19:06:00Z" w16du:dateUtc="2025-01-20T22:06:00Z">
              <w:tcPr>
                <w:tcW w:w="850" w:type="dxa"/>
                <w:gridSpan w:val="2"/>
                <w:noWrap/>
                <w:vAlign w:val="bottom"/>
                <w:hideMark/>
              </w:tcPr>
            </w:tcPrChange>
          </w:tcPr>
          <w:p w14:paraId="0A674DE6" w14:textId="77777777" w:rsidR="005206F3" w:rsidRDefault="005206F3" w:rsidP="008323E3">
            <w:pPr>
              <w:pStyle w:val="Textotabela"/>
              <w:rPr>
                <w:ins w:id="1065" w:author="GSPLM" w:date="2025-01-20T19:04:00Z" w16du:dateUtc="2025-01-20T22:04:00Z"/>
                <w:rFonts w:ascii="Aptos Narrow" w:hAnsi="Aptos Narrow"/>
                <w:color w:val="000000"/>
              </w:rPr>
            </w:pPr>
            <w:ins w:id="1066" w:author="GSPLM" w:date="2025-01-20T19:04:00Z" w16du:dateUtc="2025-01-20T22:04:00Z">
              <w:r>
                <w:rPr>
                  <w:rFonts w:ascii="Aptos Narrow" w:hAnsi="Aptos Narrow"/>
                  <w:color w:val="000000"/>
                </w:rPr>
                <w:t>0,396</w:t>
              </w:r>
            </w:ins>
          </w:p>
          <w:p w14:paraId="3F983121" w14:textId="78345329" w:rsidR="005206F3" w:rsidRPr="00552373" w:rsidRDefault="005206F3" w:rsidP="008323E3">
            <w:pPr>
              <w:pStyle w:val="Textotabela"/>
              <w:rPr>
                <w:rFonts w:eastAsiaTheme="minorHAnsi"/>
              </w:rPr>
            </w:pPr>
            <w:del w:id="1067" w:author="GSPLM" w:date="2025-01-20T18:59:00Z" w16du:dateUtc="2025-01-20T21:59:00Z">
              <w:r w:rsidRPr="00552373" w:rsidDel="005206F3">
                <w:rPr>
                  <w:rFonts w:eastAsiaTheme="minorHAnsi"/>
                </w:rPr>
                <w:delText>0.86 (0.396)</w:delText>
              </w:r>
            </w:del>
          </w:p>
        </w:tc>
      </w:tr>
      <w:tr w:rsidR="008323E3" w:rsidRPr="00552373" w14:paraId="11A6F2EE" w14:textId="77777777" w:rsidTr="008323E3">
        <w:trPr>
          <w:trHeight w:val="160"/>
          <w:trPrChange w:id="1068" w:author="GSPLM" w:date="2025-01-20T19:06:00Z" w16du:dateUtc="2025-01-20T22:06:00Z">
            <w:trPr>
              <w:gridAfter w:val="0"/>
              <w:trHeight w:val="160"/>
            </w:trPr>
          </w:trPrChange>
        </w:trPr>
        <w:tc>
          <w:tcPr>
            <w:tcW w:w="2254" w:type="dxa"/>
            <w:noWrap/>
            <w:vAlign w:val="top"/>
            <w:hideMark/>
            <w:tcPrChange w:id="1069" w:author="GSPLM" w:date="2025-01-20T19:06:00Z" w16du:dateUtc="2025-01-20T22:06:00Z">
              <w:tcPr>
                <w:tcW w:w="2254" w:type="dxa"/>
                <w:noWrap/>
                <w:hideMark/>
              </w:tcPr>
            </w:tcPrChange>
          </w:tcPr>
          <w:p w14:paraId="6D1D9DF2" w14:textId="77777777" w:rsidR="005206F3" w:rsidRPr="00552373" w:rsidRDefault="005206F3" w:rsidP="008323E3">
            <w:pPr>
              <w:pStyle w:val="Textotabela"/>
              <w:rPr>
                <w:rFonts w:eastAsiaTheme="minorHAnsi"/>
              </w:rPr>
            </w:pPr>
            <w:r w:rsidRPr="00552373">
              <w:rPr>
                <w:rFonts w:eastAsiaTheme="minorHAnsi"/>
              </w:rPr>
              <w:t>QUICK index</w:t>
            </w:r>
          </w:p>
        </w:tc>
        <w:tc>
          <w:tcPr>
            <w:tcW w:w="2141" w:type="dxa"/>
            <w:noWrap/>
            <w:vAlign w:val="top"/>
            <w:hideMark/>
            <w:tcPrChange w:id="1070" w:author="GSPLM" w:date="2025-01-20T19:06:00Z" w16du:dateUtc="2025-01-20T22:06:00Z">
              <w:tcPr>
                <w:tcW w:w="1715" w:type="dxa"/>
                <w:noWrap/>
                <w:hideMark/>
              </w:tcPr>
            </w:tcPrChange>
          </w:tcPr>
          <w:p w14:paraId="17EC8D41" w14:textId="77777777" w:rsidR="005206F3" w:rsidRDefault="005206F3" w:rsidP="008323E3">
            <w:pPr>
              <w:pStyle w:val="Textotabela"/>
              <w:rPr>
                <w:ins w:id="1071" w:author="GSPLM" w:date="2025-01-20T18:59:00Z" w16du:dateUtc="2025-01-20T21:59:00Z"/>
                <w:rFonts w:eastAsiaTheme="minorHAnsi"/>
              </w:rPr>
            </w:pPr>
            <w:ins w:id="1072" w:author="GSPLM" w:date="2025-01-20T18:59:00Z" w16du:dateUtc="2025-01-20T21:59:00Z">
              <w:r>
                <w:rPr>
                  <w:rFonts w:eastAsiaTheme="minorHAnsi"/>
                </w:rPr>
                <w:t>0,3 (0,3–0,3)</w:t>
              </w:r>
            </w:ins>
          </w:p>
          <w:p w14:paraId="2441403B" w14:textId="4E7FCD1C" w:rsidR="005206F3" w:rsidRPr="00552373" w:rsidRDefault="005206F3" w:rsidP="008323E3">
            <w:pPr>
              <w:pStyle w:val="Textotabela"/>
              <w:rPr>
                <w:rFonts w:eastAsiaTheme="minorHAnsi"/>
              </w:rPr>
            </w:pPr>
            <w:del w:id="1073" w:author="GSPLM" w:date="2025-01-20T18:59:00Z" w16du:dateUtc="2025-01-20T21:59:00Z">
              <w:r w:rsidRPr="00552373" w:rsidDel="005206F3">
                <w:rPr>
                  <w:rFonts w:eastAsiaTheme="minorHAnsi"/>
                </w:rPr>
                <w:delText>0.3 (0.3–0.3)</w:delText>
              </w:r>
            </w:del>
          </w:p>
        </w:tc>
        <w:tc>
          <w:tcPr>
            <w:tcW w:w="2127" w:type="dxa"/>
            <w:noWrap/>
            <w:vAlign w:val="top"/>
            <w:hideMark/>
            <w:tcPrChange w:id="1074" w:author="GSPLM" w:date="2025-01-20T19:06:00Z" w16du:dateUtc="2025-01-20T22:06:00Z">
              <w:tcPr>
                <w:tcW w:w="1985" w:type="dxa"/>
                <w:gridSpan w:val="2"/>
                <w:noWrap/>
                <w:hideMark/>
              </w:tcPr>
            </w:tcPrChange>
          </w:tcPr>
          <w:p w14:paraId="45F9A2F7" w14:textId="77777777" w:rsidR="005206F3" w:rsidRDefault="005206F3" w:rsidP="008323E3">
            <w:pPr>
              <w:pStyle w:val="Textotabela"/>
              <w:rPr>
                <w:ins w:id="1075" w:author="GSPLM" w:date="2025-01-20T18:59:00Z" w16du:dateUtc="2025-01-20T21:59:00Z"/>
                <w:rFonts w:eastAsiaTheme="minorHAnsi"/>
              </w:rPr>
            </w:pPr>
            <w:ins w:id="1076" w:author="GSPLM" w:date="2025-01-20T18:59:00Z" w16du:dateUtc="2025-01-20T21:59:00Z">
              <w:r>
                <w:rPr>
                  <w:rFonts w:eastAsiaTheme="minorHAnsi"/>
                </w:rPr>
                <w:t>0,3 (0,3–0,3)</w:t>
              </w:r>
            </w:ins>
          </w:p>
          <w:p w14:paraId="7649DFE3" w14:textId="6B3AB333" w:rsidR="005206F3" w:rsidRPr="00552373" w:rsidRDefault="005206F3" w:rsidP="008323E3">
            <w:pPr>
              <w:pStyle w:val="Textotabela"/>
              <w:rPr>
                <w:rFonts w:eastAsiaTheme="minorHAnsi"/>
              </w:rPr>
            </w:pPr>
            <w:del w:id="1077" w:author="GSPLM" w:date="2025-01-20T18:59:00Z" w16du:dateUtc="2025-01-20T21:59:00Z">
              <w:r w:rsidRPr="00552373" w:rsidDel="005206F3">
                <w:rPr>
                  <w:rFonts w:eastAsiaTheme="minorHAnsi"/>
                </w:rPr>
                <w:delText>0.3 (0.3–0.3)</w:delText>
              </w:r>
            </w:del>
          </w:p>
        </w:tc>
        <w:tc>
          <w:tcPr>
            <w:tcW w:w="1985" w:type="dxa"/>
            <w:noWrap/>
            <w:vAlign w:val="top"/>
            <w:hideMark/>
            <w:tcPrChange w:id="1078" w:author="GSPLM" w:date="2025-01-20T19:06:00Z" w16du:dateUtc="2025-01-20T22:06:00Z">
              <w:tcPr>
                <w:tcW w:w="1985" w:type="dxa"/>
                <w:gridSpan w:val="2"/>
                <w:noWrap/>
                <w:hideMark/>
              </w:tcPr>
            </w:tcPrChange>
          </w:tcPr>
          <w:p w14:paraId="0F780688" w14:textId="77777777" w:rsidR="005206F3" w:rsidRDefault="005206F3" w:rsidP="008323E3">
            <w:pPr>
              <w:pStyle w:val="Textotabela"/>
              <w:rPr>
                <w:ins w:id="1079" w:author="GSPLM" w:date="2025-01-20T18:59:00Z" w16du:dateUtc="2025-01-20T21:59:00Z"/>
                <w:rFonts w:eastAsiaTheme="minorHAnsi"/>
              </w:rPr>
            </w:pPr>
            <w:ins w:id="1080" w:author="GSPLM" w:date="2025-01-20T18:59:00Z" w16du:dateUtc="2025-01-20T21:59:00Z">
              <w:r>
                <w:rPr>
                  <w:rFonts w:eastAsiaTheme="minorHAnsi"/>
                </w:rPr>
                <w:t>0,3 (0,3–0,3)</w:t>
              </w:r>
            </w:ins>
          </w:p>
          <w:p w14:paraId="0B1EFA1C" w14:textId="7BFC0C7D" w:rsidR="005206F3" w:rsidRPr="00552373" w:rsidRDefault="005206F3" w:rsidP="008323E3">
            <w:pPr>
              <w:pStyle w:val="Textotabela"/>
              <w:rPr>
                <w:rFonts w:eastAsiaTheme="minorHAnsi"/>
              </w:rPr>
            </w:pPr>
            <w:del w:id="1081" w:author="GSPLM" w:date="2025-01-20T18:59:00Z" w16du:dateUtc="2025-01-20T21:59:00Z">
              <w:r w:rsidRPr="00552373" w:rsidDel="005206F3">
                <w:rPr>
                  <w:rFonts w:eastAsiaTheme="minorHAnsi"/>
                </w:rPr>
                <w:delText>0.3 (0.3–0.3)</w:delText>
              </w:r>
            </w:del>
          </w:p>
        </w:tc>
        <w:tc>
          <w:tcPr>
            <w:tcW w:w="850" w:type="dxa"/>
            <w:noWrap/>
            <w:vAlign w:val="top"/>
            <w:hideMark/>
            <w:tcPrChange w:id="1082" w:author="GSPLM" w:date="2025-01-20T19:06:00Z" w16du:dateUtc="2025-01-20T22:06:00Z">
              <w:tcPr>
                <w:tcW w:w="850" w:type="dxa"/>
                <w:gridSpan w:val="2"/>
                <w:noWrap/>
                <w:vAlign w:val="bottom"/>
                <w:hideMark/>
              </w:tcPr>
            </w:tcPrChange>
          </w:tcPr>
          <w:p w14:paraId="5FAE2ED8" w14:textId="77777777" w:rsidR="005206F3" w:rsidRDefault="005206F3" w:rsidP="008323E3">
            <w:pPr>
              <w:pStyle w:val="Textotabela"/>
              <w:rPr>
                <w:ins w:id="1083" w:author="GSPLM" w:date="2025-01-20T19:04:00Z" w16du:dateUtc="2025-01-20T22:04:00Z"/>
                <w:rFonts w:ascii="Aptos Narrow" w:hAnsi="Aptos Narrow"/>
                <w:color w:val="000000"/>
              </w:rPr>
            </w:pPr>
            <w:ins w:id="1084" w:author="GSPLM" w:date="2025-01-20T19:04:00Z" w16du:dateUtc="2025-01-20T22:04:00Z">
              <w:r>
                <w:rPr>
                  <w:rFonts w:ascii="Aptos Narrow" w:hAnsi="Aptos Narrow"/>
                  <w:color w:val="000000"/>
                </w:rPr>
                <w:t>0,865</w:t>
              </w:r>
            </w:ins>
          </w:p>
          <w:p w14:paraId="3E6DB434" w14:textId="5E618EBF" w:rsidR="005206F3" w:rsidRPr="00552373" w:rsidRDefault="005206F3" w:rsidP="008323E3">
            <w:pPr>
              <w:pStyle w:val="Textotabela"/>
              <w:rPr>
                <w:rFonts w:eastAsiaTheme="minorHAnsi"/>
              </w:rPr>
            </w:pPr>
            <w:del w:id="1085" w:author="GSPLM" w:date="2025-01-20T18:59:00Z" w16du:dateUtc="2025-01-20T21:59:00Z">
              <w:r w:rsidRPr="00552373" w:rsidDel="005206F3">
                <w:rPr>
                  <w:rFonts w:eastAsiaTheme="minorHAnsi"/>
                </w:rPr>
                <w:delText>-0.17 (0.865)</w:delText>
              </w:r>
            </w:del>
          </w:p>
        </w:tc>
      </w:tr>
      <w:tr w:rsidR="008323E3" w:rsidRPr="00552373" w14:paraId="40CB658F" w14:textId="77777777" w:rsidTr="008323E3">
        <w:trPr>
          <w:trHeight w:val="160"/>
          <w:trPrChange w:id="1086" w:author="GSPLM" w:date="2025-01-20T19:06:00Z" w16du:dateUtc="2025-01-20T22:06:00Z">
            <w:trPr>
              <w:gridAfter w:val="0"/>
              <w:trHeight w:val="160"/>
            </w:trPr>
          </w:trPrChange>
        </w:trPr>
        <w:tc>
          <w:tcPr>
            <w:tcW w:w="2254" w:type="dxa"/>
            <w:noWrap/>
            <w:vAlign w:val="top"/>
            <w:hideMark/>
            <w:tcPrChange w:id="1087" w:author="GSPLM" w:date="2025-01-20T19:06:00Z" w16du:dateUtc="2025-01-20T22:06:00Z">
              <w:tcPr>
                <w:tcW w:w="2254" w:type="dxa"/>
                <w:noWrap/>
                <w:hideMark/>
              </w:tcPr>
            </w:tcPrChange>
          </w:tcPr>
          <w:p w14:paraId="4CC2453D" w14:textId="77777777" w:rsidR="005206F3" w:rsidRPr="00552373" w:rsidRDefault="005206F3" w:rsidP="008323E3">
            <w:pPr>
              <w:pStyle w:val="Textotabela"/>
              <w:rPr>
                <w:rFonts w:eastAsiaTheme="minorHAnsi"/>
              </w:rPr>
            </w:pPr>
            <w:r w:rsidRPr="00552373">
              <w:rPr>
                <w:rFonts w:eastAsiaTheme="minorHAnsi"/>
              </w:rPr>
              <w:t>Hemoglobina (g/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1088" w:author="GSPLM" w:date="2025-01-20T19:06:00Z" w16du:dateUtc="2025-01-20T22:06:00Z">
              <w:tcPr>
                <w:tcW w:w="1715" w:type="dxa"/>
                <w:noWrap/>
                <w:hideMark/>
              </w:tcPr>
            </w:tcPrChange>
          </w:tcPr>
          <w:p w14:paraId="42B24DF9" w14:textId="77777777" w:rsidR="005206F3" w:rsidRDefault="005206F3" w:rsidP="008323E3">
            <w:pPr>
              <w:pStyle w:val="Textotabela"/>
              <w:rPr>
                <w:ins w:id="1089" w:author="GSPLM" w:date="2025-01-20T18:59:00Z" w16du:dateUtc="2025-01-20T21:59:00Z"/>
                <w:rFonts w:eastAsiaTheme="minorHAnsi"/>
              </w:rPr>
            </w:pPr>
            <w:ins w:id="1090" w:author="GSPLM" w:date="2025-01-20T18:59:00Z" w16du:dateUtc="2025-01-20T21:59:00Z">
              <w:r>
                <w:rPr>
                  <w:rFonts w:eastAsiaTheme="minorHAnsi"/>
                </w:rPr>
                <w:t>14 (13,8–14,4)</w:t>
              </w:r>
            </w:ins>
          </w:p>
          <w:p w14:paraId="53E71884" w14:textId="4C390644" w:rsidR="005206F3" w:rsidRPr="00552373" w:rsidRDefault="005206F3" w:rsidP="008323E3">
            <w:pPr>
              <w:pStyle w:val="Textotabela"/>
              <w:rPr>
                <w:rFonts w:eastAsiaTheme="minorHAnsi"/>
              </w:rPr>
            </w:pPr>
            <w:del w:id="1091" w:author="GSPLM" w:date="2025-01-20T18:59:00Z" w16du:dateUtc="2025-01-20T21:59:00Z">
              <w:r w:rsidRPr="00552373" w:rsidDel="005206F3">
                <w:rPr>
                  <w:rFonts w:eastAsiaTheme="minorHAnsi"/>
                </w:rPr>
                <w:delText>14 (13.8–14.4)</w:delText>
              </w:r>
            </w:del>
          </w:p>
        </w:tc>
        <w:tc>
          <w:tcPr>
            <w:tcW w:w="2127" w:type="dxa"/>
            <w:noWrap/>
            <w:vAlign w:val="top"/>
            <w:hideMark/>
            <w:tcPrChange w:id="1092" w:author="GSPLM" w:date="2025-01-20T19:06:00Z" w16du:dateUtc="2025-01-20T22:06:00Z">
              <w:tcPr>
                <w:tcW w:w="1985" w:type="dxa"/>
                <w:gridSpan w:val="2"/>
                <w:noWrap/>
                <w:hideMark/>
              </w:tcPr>
            </w:tcPrChange>
          </w:tcPr>
          <w:p w14:paraId="2DA7884F" w14:textId="77777777" w:rsidR="005206F3" w:rsidRDefault="005206F3" w:rsidP="008323E3">
            <w:pPr>
              <w:pStyle w:val="Textotabela"/>
              <w:rPr>
                <w:ins w:id="1093" w:author="GSPLM" w:date="2025-01-20T18:59:00Z" w16du:dateUtc="2025-01-20T21:59:00Z"/>
                <w:rFonts w:eastAsiaTheme="minorHAnsi"/>
              </w:rPr>
            </w:pPr>
            <w:ins w:id="1094" w:author="GSPLM" w:date="2025-01-20T18:59:00Z" w16du:dateUtc="2025-01-20T21:59:00Z">
              <w:r>
                <w:rPr>
                  <w:rFonts w:eastAsiaTheme="minorHAnsi"/>
                </w:rPr>
                <w:t>14 (13,7–14,5)</w:t>
              </w:r>
            </w:ins>
          </w:p>
          <w:p w14:paraId="63A4543F" w14:textId="60E0DDBD" w:rsidR="005206F3" w:rsidRPr="00552373" w:rsidRDefault="005206F3" w:rsidP="008323E3">
            <w:pPr>
              <w:pStyle w:val="Textotabela"/>
              <w:rPr>
                <w:rFonts w:eastAsiaTheme="minorHAnsi"/>
              </w:rPr>
            </w:pPr>
            <w:del w:id="1095" w:author="GSPLM" w:date="2025-01-20T18:59:00Z" w16du:dateUtc="2025-01-20T21:59:00Z">
              <w:r w:rsidRPr="00552373" w:rsidDel="005206F3">
                <w:rPr>
                  <w:rFonts w:eastAsiaTheme="minorHAnsi"/>
                </w:rPr>
                <w:delText>14 (13.7–14.5)</w:delText>
              </w:r>
            </w:del>
          </w:p>
        </w:tc>
        <w:tc>
          <w:tcPr>
            <w:tcW w:w="1985" w:type="dxa"/>
            <w:noWrap/>
            <w:vAlign w:val="top"/>
            <w:hideMark/>
            <w:tcPrChange w:id="1096" w:author="GSPLM" w:date="2025-01-20T19:06:00Z" w16du:dateUtc="2025-01-20T22:06:00Z">
              <w:tcPr>
                <w:tcW w:w="1985" w:type="dxa"/>
                <w:gridSpan w:val="2"/>
                <w:noWrap/>
                <w:hideMark/>
              </w:tcPr>
            </w:tcPrChange>
          </w:tcPr>
          <w:p w14:paraId="229129FF" w14:textId="77777777" w:rsidR="005206F3" w:rsidRDefault="005206F3" w:rsidP="008323E3">
            <w:pPr>
              <w:pStyle w:val="Textotabela"/>
              <w:rPr>
                <w:ins w:id="1097" w:author="GSPLM" w:date="2025-01-20T18:59:00Z" w16du:dateUtc="2025-01-20T21:59:00Z"/>
                <w:rFonts w:eastAsiaTheme="minorHAnsi"/>
              </w:rPr>
            </w:pPr>
            <w:ins w:id="1098" w:author="GSPLM" w:date="2025-01-20T18:59:00Z" w16du:dateUtc="2025-01-20T21:59:00Z">
              <w:r>
                <w:rPr>
                  <w:rFonts w:eastAsiaTheme="minorHAnsi"/>
                </w:rPr>
                <w:t>14 (13,6–14,4)</w:t>
              </w:r>
            </w:ins>
          </w:p>
          <w:p w14:paraId="3240DBFD" w14:textId="199920EF" w:rsidR="005206F3" w:rsidRPr="00552373" w:rsidRDefault="005206F3" w:rsidP="008323E3">
            <w:pPr>
              <w:pStyle w:val="Textotabela"/>
              <w:rPr>
                <w:rFonts w:eastAsiaTheme="minorHAnsi"/>
              </w:rPr>
            </w:pPr>
            <w:del w:id="1099" w:author="GSPLM" w:date="2025-01-20T18:59:00Z" w16du:dateUtc="2025-01-20T21:59:00Z">
              <w:r w:rsidRPr="00552373" w:rsidDel="005206F3">
                <w:rPr>
                  <w:rFonts w:eastAsiaTheme="minorHAnsi"/>
                </w:rPr>
                <w:delText>14 (13.6–14.4)</w:delText>
              </w:r>
            </w:del>
          </w:p>
        </w:tc>
        <w:tc>
          <w:tcPr>
            <w:tcW w:w="850" w:type="dxa"/>
            <w:noWrap/>
            <w:vAlign w:val="top"/>
            <w:hideMark/>
            <w:tcPrChange w:id="1100" w:author="GSPLM" w:date="2025-01-20T19:06:00Z" w16du:dateUtc="2025-01-20T22:06:00Z">
              <w:tcPr>
                <w:tcW w:w="850" w:type="dxa"/>
                <w:gridSpan w:val="2"/>
                <w:noWrap/>
                <w:vAlign w:val="bottom"/>
                <w:hideMark/>
              </w:tcPr>
            </w:tcPrChange>
          </w:tcPr>
          <w:p w14:paraId="65130D4C" w14:textId="77777777" w:rsidR="005206F3" w:rsidRDefault="005206F3" w:rsidP="008323E3">
            <w:pPr>
              <w:pStyle w:val="Textotabela"/>
              <w:rPr>
                <w:ins w:id="1101" w:author="GSPLM" w:date="2025-01-20T19:04:00Z" w16du:dateUtc="2025-01-20T22:04:00Z"/>
                <w:rFonts w:ascii="Aptos Narrow" w:hAnsi="Aptos Narrow"/>
                <w:color w:val="000000"/>
              </w:rPr>
            </w:pPr>
            <w:ins w:id="1102" w:author="GSPLM" w:date="2025-01-20T19:04:00Z" w16du:dateUtc="2025-01-20T22:04:00Z">
              <w:r>
                <w:rPr>
                  <w:rFonts w:ascii="Aptos Narrow" w:hAnsi="Aptos Narrow"/>
                  <w:color w:val="000000"/>
                </w:rPr>
                <w:t>0,783</w:t>
              </w:r>
            </w:ins>
          </w:p>
          <w:p w14:paraId="7D445059" w14:textId="3D14E146" w:rsidR="005206F3" w:rsidRPr="00552373" w:rsidRDefault="005206F3" w:rsidP="008323E3">
            <w:pPr>
              <w:pStyle w:val="Textotabela"/>
              <w:rPr>
                <w:rFonts w:eastAsiaTheme="minorHAnsi"/>
              </w:rPr>
            </w:pPr>
            <w:del w:id="1103" w:author="GSPLM" w:date="2025-01-20T18:59:00Z" w16du:dateUtc="2025-01-20T21:59:00Z">
              <w:r w:rsidRPr="00552373" w:rsidDel="005206F3">
                <w:rPr>
                  <w:rFonts w:eastAsiaTheme="minorHAnsi"/>
                </w:rPr>
                <w:delText>0.28 (0.783)</w:delText>
              </w:r>
            </w:del>
          </w:p>
        </w:tc>
      </w:tr>
      <w:tr w:rsidR="008323E3" w:rsidRPr="00552373" w14:paraId="62650381" w14:textId="77777777" w:rsidTr="008323E3">
        <w:trPr>
          <w:trHeight w:val="160"/>
          <w:trPrChange w:id="1104" w:author="GSPLM" w:date="2025-01-20T19:06:00Z" w16du:dateUtc="2025-01-20T22:06:00Z">
            <w:trPr>
              <w:gridAfter w:val="0"/>
              <w:trHeight w:val="160"/>
            </w:trPr>
          </w:trPrChange>
        </w:trPr>
        <w:tc>
          <w:tcPr>
            <w:tcW w:w="2254" w:type="dxa"/>
            <w:noWrap/>
            <w:vAlign w:val="top"/>
            <w:hideMark/>
            <w:tcPrChange w:id="1105" w:author="GSPLM" w:date="2025-01-20T19:06:00Z" w16du:dateUtc="2025-01-20T22:06:00Z">
              <w:tcPr>
                <w:tcW w:w="2254" w:type="dxa"/>
                <w:noWrap/>
                <w:hideMark/>
              </w:tcPr>
            </w:tcPrChange>
          </w:tcPr>
          <w:p w14:paraId="5604091F" w14:textId="77777777" w:rsidR="005206F3" w:rsidRPr="00552373" w:rsidRDefault="005206F3" w:rsidP="008323E3">
            <w:pPr>
              <w:pStyle w:val="Textotabela"/>
              <w:rPr>
                <w:rFonts w:eastAsiaTheme="minorHAnsi"/>
              </w:rPr>
            </w:pPr>
            <w:r w:rsidRPr="00552373">
              <w:rPr>
                <w:rFonts w:eastAsiaTheme="minorHAnsi"/>
              </w:rPr>
              <w:t>Hematócrito (%)</w:t>
            </w:r>
          </w:p>
        </w:tc>
        <w:tc>
          <w:tcPr>
            <w:tcW w:w="2141" w:type="dxa"/>
            <w:noWrap/>
            <w:vAlign w:val="top"/>
            <w:hideMark/>
            <w:tcPrChange w:id="1106" w:author="GSPLM" w:date="2025-01-20T19:06:00Z" w16du:dateUtc="2025-01-20T22:06:00Z">
              <w:tcPr>
                <w:tcW w:w="1715" w:type="dxa"/>
                <w:noWrap/>
                <w:hideMark/>
              </w:tcPr>
            </w:tcPrChange>
          </w:tcPr>
          <w:p w14:paraId="3BA82F81" w14:textId="77777777" w:rsidR="005206F3" w:rsidRDefault="005206F3" w:rsidP="008323E3">
            <w:pPr>
              <w:pStyle w:val="Textotabela"/>
              <w:rPr>
                <w:ins w:id="1107" w:author="GSPLM" w:date="2025-01-20T18:59:00Z" w16du:dateUtc="2025-01-20T21:59:00Z"/>
                <w:rFonts w:eastAsiaTheme="minorHAnsi"/>
              </w:rPr>
            </w:pPr>
            <w:ins w:id="1108" w:author="GSPLM" w:date="2025-01-20T18:59:00Z" w16du:dateUtc="2025-01-20T21:59:00Z">
              <w:r>
                <w:rPr>
                  <w:rFonts w:eastAsiaTheme="minorHAnsi"/>
                </w:rPr>
                <w:t>42 (41,4–43,2)</w:t>
              </w:r>
            </w:ins>
          </w:p>
          <w:p w14:paraId="73DED2DC" w14:textId="2C14F92E" w:rsidR="005206F3" w:rsidRPr="00552373" w:rsidRDefault="005206F3" w:rsidP="008323E3">
            <w:pPr>
              <w:pStyle w:val="Textotabela"/>
              <w:rPr>
                <w:rFonts w:eastAsiaTheme="minorHAnsi"/>
              </w:rPr>
            </w:pPr>
            <w:del w:id="1109" w:author="GSPLM" w:date="2025-01-20T18:59:00Z" w16du:dateUtc="2025-01-20T21:59:00Z">
              <w:r w:rsidRPr="00552373" w:rsidDel="005206F3">
                <w:rPr>
                  <w:rFonts w:eastAsiaTheme="minorHAnsi"/>
                </w:rPr>
                <w:delText>42 (41.4–43.2)</w:delText>
              </w:r>
            </w:del>
          </w:p>
        </w:tc>
        <w:tc>
          <w:tcPr>
            <w:tcW w:w="2127" w:type="dxa"/>
            <w:noWrap/>
            <w:vAlign w:val="top"/>
            <w:hideMark/>
            <w:tcPrChange w:id="1110" w:author="GSPLM" w:date="2025-01-20T19:06:00Z" w16du:dateUtc="2025-01-20T22:06:00Z">
              <w:tcPr>
                <w:tcW w:w="1985" w:type="dxa"/>
                <w:gridSpan w:val="2"/>
                <w:noWrap/>
                <w:hideMark/>
              </w:tcPr>
            </w:tcPrChange>
          </w:tcPr>
          <w:p w14:paraId="4FDA7A67" w14:textId="77777777" w:rsidR="005206F3" w:rsidRDefault="005206F3" w:rsidP="008323E3">
            <w:pPr>
              <w:pStyle w:val="Textotabela"/>
              <w:rPr>
                <w:ins w:id="1111" w:author="GSPLM" w:date="2025-01-20T18:59:00Z" w16du:dateUtc="2025-01-20T21:59:00Z"/>
                <w:rFonts w:eastAsiaTheme="minorHAnsi"/>
              </w:rPr>
            </w:pPr>
            <w:ins w:id="1112" w:author="GSPLM" w:date="2025-01-20T18:59:00Z" w16du:dateUtc="2025-01-20T21:59:00Z">
              <w:r>
                <w:rPr>
                  <w:rFonts w:eastAsiaTheme="minorHAnsi"/>
                </w:rPr>
                <w:t>42 (41,2–43,8)</w:t>
              </w:r>
            </w:ins>
          </w:p>
          <w:p w14:paraId="464C31A4" w14:textId="4F4CC97C" w:rsidR="005206F3" w:rsidRPr="00552373" w:rsidRDefault="005206F3" w:rsidP="008323E3">
            <w:pPr>
              <w:pStyle w:val="Textotabela"/>
              <w:rPr>
                <w:rFonts w:eastAsiaTheme="minorHAnsi"/>
              </w:rPr>
            </w:pPr>
            <w:del w:id="1113" w:author="GSPLM" w:date="2025-01-20T18:59:00Z" w16du:dateUtc="2025-01-20T21:59:00Z">
              <w:r w:rsidRPr="00552373" w:rsidDel="005206F3">
                <w:rPr>
                  <w:rFonts w:eastAsiaTheme="minorHAnsi"/>
                </w:rPr>
                <w:delText>42 (41.2–43.8)</w:delText>
              </w:r>
            </w:del>
          </w:p>
        </w:tc>
        <w:tc>
          <w:tcPr>
            <w:tcW w:w="1985" w:type="dxa"/>
            <w:noWrap/>
            <w:vAlign w:val="top"/>
            <w:hideMark/>
            <w:tcPrChange w:id="1114" w:author="GSPLM" w:date="2025-01-20T19:06:00Z" w16du:dateUtc="2025-01-20T22:06:00Z">
              <w:tcPr>
                <w:tcW w:w="1985" w:type="dxa"/>
                <w:gridSpan w:val="2"/>
                <w:noWrap/>
                <w:hideMark/>
              </w:tcPr>
            </w:tcPrChange>
          </w:tcPr>
          <w:p w14:paraId="570318AC" w14:textId="77777777" w:rsidR="005206F3" w:rsidRDefault="005206F3" w:rsidP="008323E3">
            <w:pPr>
              <w:pStyle w:val="Textotabela"/>
              <w:rPr>
                <w:ins w:id="1115" w:author="GSPLM" w:date="2025-01-20T18:59:00Z" w16du:dateUtc="2025-01-20T21:59:00Z"/>
                <w:rFonts w:eastAsiaTheme="minorHAnsi"/>
              </w:rPr>
            </w:pPr>
            <w:ins w:id="1116" w:author="GSPLM" w:date="2025-01-20T18:59:00Z" w16du:dateUtc="2025-01-20T21:59:00Z">
              <w:r>
                <w:rPr>
                  <w:rFonts w:eastAsiaTheme="minorHAnsi"/>
                </w:rPr>
                <w:t>42 (41–43,4)</w:t>
              </w:r>
            </w:ins>
          </w:p>
          <w:p w14:paraId="741933D2" w14:textId="2F331D98" w:rsidR="005206F3" w:rsidRPr="00552373" w:rsidRDefault="005206F3" w:rsidP="008323E3">
            <w:pPr>
              <w:pStyle w:val="Textotabela"/>
              <w:rPr>
                <w:rFonts w:eastAsiaTheme="minorHAnsi"/>
              </w:rPr>
            </w:pPr>
            <w:del w:id="1117" w:author="GSPLM" w:date="2025-01-20T18:59:00Z" w16du:dateUtc="2025-01-20T21:59:00Z">
              <w:r w:rsidRPr="00552373" w:rsidDel="005206F3">
                <w:rPr>
                  <w:rFonts w:eastAsiaTheme="minorHAnsi"/>
                </w:rPr>
                <w:delText>42 (41–43.4)</w:delText>
              </w:r>
            </w:del>
          </w:p>
        </w:tc>
        <w:tc>
          <w:tcPr>
            <w:tcW w:w="850" w:type="dxa"/>
            <w:noWrap/>
            <w:vAlign w:val="top"/>
            <w:hideMark/>
            <w:tcPrChange w:id="1118" w:author="GSPLM" w:date="2025-01-20T19:06:00Z" w16du:dateUtc="2025-01-20T22:06:00Z">
              <w:tcPr>
                <w:tcW w:w="850" w:type="dxa"/>
                <w:gridSpan w:val="2"/>
                <w:noWrap/>
                <w:vAlign w:val="bottom"/>
                <w:hideMark/>
              </w:tcPr>
            </w:tcPrChange>
          </w:tcPr>
          <w:p w14:paraId="75886616" w14:textId="77777777" w:rsidR="005206F3" w:rsidRDefault="005206F3" w:rsidP="008323E3">
            <w:pPr>
              <w:pStyle w:val="Textotabela"/>
              <w:rPr>
                <w:ins w:id="1119" w:author="GSPLM" w:date="2025-01-20T19:04:00Z" w16du:dateUtc="2025-01-20T22:04:00Z"/>
                <w:rFonts w:ascii="Aptos Narrow" w:hAnsi="Aptos Narrow"/>
                <w:color w:val="000000"/>
              </w:rPr>
            </w:pPr>
            <w:ins w:id="1120" w:author="GSPLM" w:date="2025-01-20T19:04:00Z" w16du:dateUtc="2025-01-20T22:04:00Z">
              <w:r>
                <w:rPr>
                  <w:rFonts w:ascii="Aptos Narrow" w:hAnsi="Aptos Narrow"/>
                  <w:color w:val="000000"/>
                </w:rPr>
                <w:t>0,715</w:t>
              </w:r>
            </w:ins>
          </w:p>
          <w:p w14:paraId="05E5F7ED" w14:textId="30ACF038" w:rsidR="005206F3" w:rsidRPr="00552373" w:rsidRDefault="005206F3" w:rsidP="008323E3">
            <w:pPr>
              <w:pStyle w:val="Textotabela"/>
              <w:rPr>
                <w:rFonts w:eastAsiaTheme="minorHAnsi"/>
              </w:rPr>
            </w:pPr>
            <w:del w:id="1121" w:author="GSPLM" w:date="2025-01-20T18:59:00Z" w16du:dateUtc="2025-01-20T21:59:00Z">
              <w:r w:rsidRPr="00552373" w:rsidDel="005206F3">
                <w:rPr>
                  <w:rFonts w:eastAsiaTheme="minorHAnsi"/>
                </w:rPr>
                <w:delText>0.37 (0.715)</w:delText>
              </w:r>
            </w:del>
          </w:p>
        </w:tc>
      </w:tr>
      <w:tr w:rsidR="008323E3" w:rsidRPr="00552373" w14:paraId="1F76CB83" w14:textId="77777777" w:rsidTr="008323E3">
        <w:trPr>
          <w:trHeight w:val="160"/>
          <w:trPrChange w:id="1122" w:author="GSPLM" w:date="2025-01-20T19:06:00Z" w16du:dateUtc="2025-01-20T22:06:00Z">
            <w:trPr>
              <w:gridAfter w:val="0"/>
              <w:trHeight w:val="160"/>
            </w:trPr>
          </w:trPrChange>
        </w:trPr>
        <w:tc>
          <w:tcPr>
            <w:tcW w:w="2254" w:type="dxa"/>
            <w:noWrap/>
            <w:vAlign w:val="top"/>
            <w:hideMark/>
            <w:tcPrChange w:id="1123" w:author="GSPLM" w:date="2025-01-20T19:06:00Z" w16du:dateUtc="2025-01-20T22:06:00Z">
              <w:tcPr>
                <w:tcW w:w="2254" w:type="dxa"/>
                <w:noWrap/>
                <w:hideMark/>
              </w:tcPr>
            </w:tcPrChange>
          </w:tcPr>
          <w:p w14:paraId="584465D8" w14:textId="77777777" w:rsidR="005206F3" w:rsidRPr="00552373" w:rsidRDefault="005206F3" w:rsidP="008323E3">
            <w:pPr>
              <w:pStyle w:val="Textotabela"/>
              <w:rPr>
                <w:rFonts w:eastAsiaTheme="minorHAnsi"/>
              </w:rPr>
            </w:pPr>
            <w:r w:rsidRPr="00552373">
              <w:rPr>
                <w:rFonts w:eastAsiaTheme="minorHAnsi"/>
              </w:rPr>
              <w:t>Leucócitos (×10³/mm³)</w:t>
            </w:r>
          </w:p>
        </w:tc>
        <w:tc>
          <w:tcPr>
            <w:tcW w:w="2141" w:type="dxa"/>
            <w:noWrap/>
            <w:vAlign w:val="top"/>
            <w:hideMark/>
            <w:tcPrChange w:id="1124" w:author="GSPLM" w:date="2025-01-20T19:06:00Z" w16du:dateUtc="2025-01-20T22:06:00Z">
              <w:tcPr>
                <w:tcW w:w="1715" w:type="dxa"/>
                <w:noWrap/>
                <w:hideMark/>
              </w:tcPr>
            </w:tcPrChange>
          </w:tcPr>
          <w:p w14:paraId="004B2FE1" w14:textId="77777777" w:rsidR="005206F3" w:rsidRDefault="005206F3" w:rsidP="008323E3">
            <w:pPr>
              <w:pStyle w:val="Textotabela"/>
              <w:rPr>
                <w:ins w:id="1125" w:author="GSPLM" w:date="2025-01-20T18:59:00Z" w16du:dateUtc="2025-01-20T21:59:00Z"/>
                <w:rFonts w:eastAsiaTheme="minorHAnsi"/>
              </w:rPr>
            </w:pPr>
            <w:ins w:id="1126" w:author="GSPLM" w:date="2025-01-20T18:59:00Z" w16du:dateUtc="2025-01-20T21:59:00Z">
              <w:r>
                <w:rPr>
                  <w:rFonts w:eastAsiaTheme="minorHAnsi"/>
                </w:rPr>
                <w:t>7,6 (7,2–8,1)</w:t>
              </w:r>
            </w:ins>
          </w:p>
          <w:p w14:paraId="53040495" w14:textId="06B2469A" w:rsidR="005206F3" w:rsidRPr="00552373" w:rsidRDefault="005206F3" w:rsidP="008323E3">
            <w:pPr>
              <w:pStyle w:val="Textotabela"/>
              <w:rPr>
                <w:rFonts w:eastAsiaTheme="minorHAnsi"/>
              </w:rPr>
            </w:pPr>
            <w:del w:id="1127" w:author="GSPLM" w:date="2025-01-20T18:59:00Z" w16du:dateUtc="2025-01-20T21:59:00Z">
              <w:r w:rsidRPr="00552373" w:rsidDel="005206F3">
                <w:rPr>
                  <w:rFonts w:eastAsiaTheme="minorHAnsi"/>
                </w:rPr>
                <w:delText>7.6 (7.2–8.1)</w:delText>
              </w:r>
            </w:del>
          </w:p>
        </w:tc>
        <w:tc>
          <w:tcPr>
            <w:tcW w:w="2127" w:type="dxa"/>
            <w:noWrap/>
            <w:vAlign w:val="top"/>
            <w:hideMark/>
            <w:tcPrChange w:id="1128" w:author="GSPLM" w:date="2025-01-20T19:06:00Z" w16du:dateUtc="2025-01-20T22:06:00Z">
              <w:tcPr>
                <w:tcW w:w="1985" w:type="dxa"/>
                <w:gridSpan w:val="2"/>
                <w:noWrap/>
                <w:hideMark/>
              </w:tcPr>
            </w:tcPrChange>
          </w:tcPr>
          <w:p w14:paraId="3D568617" w14:textId="77777777" w:rsidR="005206F3" w:rsidRDefault="005206F3" w:rsidP="008323E3">
            <w:pPr>
              <w:pStyle w:val="Textotabela"/>
              <w:rPr>
                <w:ins w:id="1129" w:author="GSPLM" w:date="2025-01-20T18:59:00Z" w16du:dateUtc="2025-01-20T21:59:00Z"/>
                <w:rFonts w:eastAsiaTheme="minorHAnsi"/>
              </w:rPr>
            </w:pPr>
            <w:ins w:id="1130" w:author="GSPLM" w:date="2025-01-20T18:59:00Z" w16du:dateUtc="2025-01-20T21:59:00Z">
              <w:r>
                <w:rPr>
                  <w:rFonts w:eastAsiaTheme="minorHAnsi"/>
                </w:rPr>
                <w:t>7,4 (6,8–7,9)</w:t>
              </w:r>
            </w:ins>
          </w:p>
          <w:p w14:paraId="5C309E4C" w14:textId="2E8B9EC4" w:rsidR="005206F3" w:rsidRPr="00552373" w:rsidRDefault="005206F3" w:rsidP="008323E3">
            <w:pPr>
              <w:pStyle w:val="Textotabela"/>
              <w:rPr>
                <w:rFonts w:eastAsiaTheme="minorHAnsi"/>
              </w:rPr>
            </w:pPr>
            <w:del w:id="1131" w:author="GSPLM" w:date="2025-01-20T18:59:00Z" w16du:dateUtc="2025-01-20T21:59:00Z">
              <w:r w:rsidRPr="00552373" w:rsidDel="005206F3">
                <w:rPr>
                  <w:rFonts w:eastAsiaTheme="minorHAnsi"/>
                </w:rPr>
                <w:delText>7.4 (6.8–7.9)</w:delText>
              </w:r>
            </w:del>
          </w:p>
        </w:tc>
        <w:tc>
          <w:tcPr>
            <w:tcW w:w="1985" w:type="dxa"/>
            <w:noWrap/>
            <w:vAlign w:val="top"/>
            <w:hideMark/>
            <w:tcPrChange w:id="1132" w:author="GSPLM" w:date="2025-01-20T19:06:00Z" w16du:dateUtc="2025-01-20T22:06:00Z">
              <w:tcPr>
                <w:tcW w:w="1985" w:type="dxa"/>
                <w:gridSpan w:val="2"/>
                <w:noWrap/>
                <w:hideMark/>
              </w:tcPr>
            </w:tcPrChange>
          </w:tcPr>
          <w:p w14:paraId="04EB9B4C" w14:textId="77777777" w:rsidR="005206F3" w:rsidRDefault="005206F3" w:rsidP="008323E3">
            <w:pPr>
              <w:pStyle w:val="Textotabela"/>
              <w:rPr>
                <w:ins w:id="1133" w:author="GSPLM" w:date="2025-01-20T18:59:00Z" w16du:dateUtc="2025-01-20T21:59:00Z"/>
                <w:rFonts w:eastAsiaTheme="minorHAnsi"/>
              </w:rPr>
            </w:pPr>
            <w:ins w:id="1134" w:author="GSPLM" w:date="2025-01-20T18:59:00Z" w16du:dateUtc="2025-01-20T21:59:00Z">
              <w:r>
                <w:rPr>
                  <w:rFonts w:eastAsiaTheme="minorHAnsi"/>
                </w:rPr>
                <w:t>7,9 (7,3–8,5)</w:t>
              </w:r>
            </w:ins>
          </w:p>
          <w:p w14:paraId="50359F1A" w14:textId="60DFCDEB" w:rsidR="005206F3" w:rsidRPr="00552373" w:rsidRDefault="005206F3" w:rsidP="008323E3">
            <w:pPr>
              <w:pStyle w:val="Textotabela"/>
              <w:rPr>
                <w:rFonts w:eastAsiaTheme="minorHAnsi"/>
              </w:rPr>
            </w:pPr>
            <w:del w:id="1135" w:author="GSPLM" w:date="2025-01-20T18:59:00Z" w16du:dateUtc="2025-01-20T21:59:00Z">
              <w:r w:rsidRPr="00552373" w:rsidDel="005206F3">
                <w:rPr>
                  <w:rFonts w:eastAsiaTheme="minorHAnsi"/>
                </w:rPr>
                <w:delText>7.9 (7.3–8.5)</w:delText>
              </w:r>
            </w:del>
          </w:p>
        </w:tc>
        <w:tc>
          <w:tcPr>
            <w:tcW w:w="850" w:type="dxa"/>
            <w:noWrap/>
            <w:vAlign w:val="top"/>
            <w:hideMark/>
            <w:tcPrChange w:id="1136" w:author="GSPLM" w:date="2025-01-20T19:06:00Z" w16du:dateUtc="2025-01-20T22:06:00Z">
              <w:tcPr>
                <w:tcW w:w="850" w:type="dxa"/>
                <w:gridSpan w:val="2"/>
                <w:noWrap/>
                <w:vAlign w:val="bottom"/>
                <w:hideMark/>
              </w:tcPr>
            </w:tcPrChange>
          </w:tcPr>
          <w:p w14:paraId="5877449E" w14:textId="77777777" w:rsidR="005206F3" w:rsidRDefault="005206F3" w:rsidP="008323E3">
            <w:pPr>
              <w:pStyle w:val="Textotabela"/>
              <w:rPr>
                <w:ins w:id="1137" w:author="GSPLM" w:date="2025-01-20T19:04:00Z" w16du:dateUtc="2025-01-20T22:04:00Z"/>
                <w:rFonts w:ascii="Aptos Narrow" w:hAnsi="Aptos Narrow"/>
                <w:color w:val="000000"/>
              </w:rPr>
            </w:pPr>
            <w:ins w:id="1138" w:author="GSPLM" w:date="2025-01-20T19:04:00Z" w16du:dateUtc="2025-01-20T22:04:00Z">
              <w:r>
                <w:rPr>
                  <w:rFonts w:ascii="Aptos Narrow" w:hAnsi="Aptos Narrow"/>
                  <w:color w:val="000000"/>
                </w:rPr>
                <w:t>0,172</w:t>
              </w:r>
            </w:ins>
          </w:p>
          <w:p w14:paraId="34258BF3" w14:textId="71A81695" w:rsidR="005206F3" w:rsidRPr="00552373" w:rsidRDefault="005206F3" w:rsidP="008323E3">
            <w:pPr>
              <w:pStyle w:val="Textotabela"/>
              <w:rPr>
                <w:rFonts w:eastAsiaTheme="minorHAnsi"/>
              </w:rPr>
            </w:pPr>
            <w:del w:id="1139" w:author="GSPLM" w:date="2025-01-20T18:59:00Z" w16du:dateUtc="2025-01-20T21:59:00Z">
              <w:r w:rsidRPr="00552373" w:rsidDel="005206F3">
                <w:rPr>
                  <w:rFonts w:eastAsiaTheme="minorHAnsi"/>
                </w:rPr>
                <w:delText>-1.38 (0.172)</w:delText>
              </w:r>
            </w:del>
          </w:p>
        </w:tc>
      </w:tr>
      <w:tr w:rsidR="008323E3" w:rsidRPr="00552373" w14:paraId="5C9E8779" w14:textId="77777777" w:rsidTr="008323E3">
        <w:trPr>
          <w:trHeight w:val="160"/>
          <w:trPrChange w:id="1140" w:author="GSPLM" w:date="2025-01-20T19:06:00Z" w16du:dateUtc="2025-01-20T22:06:00Z">
            <w:trPr>
              <w:gridAfter w:val="0"/>
              <w:trHeight w:val="160"/>
            </w:trPr>
          </w:trPrChange>
        </w:trPr>
        <w:tc>
          <w:tcPr>
            <w:tcW w:w="2254" w:type="dxa"/>
            <w:noWrap/>
            <w:vAlign w:val="top"/>
            <w:hideMark/>
            <w:tcPrChange w:id="1141" w:author="GSPLM" w:date="2025-01-20T19:06:00Z" w16du:dateUtc="2025-01-20T22:06:00Z">
              <w:tcPr>
                <w:tcW w:w="2254" w:type="dxa"/>
                <w:noWrap/>
                <w:hideMark/>
              </w:tcPr>
            </w:tcPrChange>
          </w:tcPr>
          <w:p w14:paraId="2B6A1916" w14:textId="77777777" w:rsidR="005206F3" w:rsidRPr="00552373" w:rsidRDefault="005206F3" w:rsidP="008323E3">
            <w:pPr>
              <w:pStyle w:val="Textotabela"/>
              <w:rPr>
                <w:rFonts w:eastAsiaTheme="minorHAnsi"/>
              </w:rPr>
            </w:pPr>
            <w:r w:rsidRPr="00552373">
              <w:rPr>
                <w:rFonts w:eastAsiaTheme="minorHAnsi"/>
              </w:rPr>
              <w:t>Plaquetas (×10³/mm³)</w:t>
            </w:r>
          </w:p>
        </w:tc>
        <w:tc>
          <w:tcPr>
            <w:tcW w:w="2141" w:type="dxa"/>
            <w:noWrap/>
            <w:vAlign w:val="top"/>
            <w:hideMark/>
            <w:tcPrChange w:id="1142" w:author="GSPLM" w:date="2025-01-20T19:06:00Z" w16du:dateUtc="2025-01-20T22:06:00Z">
              <w:tcPr>
                <w:tcW w:w="1715" w:type="dxa"/>
                <w:noWrap/>
                <w:hideMark/>
              </w:tcPr>
            </w:tcPrChange>
          </w:tcPr>
          <w:p w14:paraId="2051392F" w14:textId="77777777" w:rsidR="005206F3" w:rsidRPr="00552373" w:rsidRDefault="005206F3" w:rsidP="008323E3">
            <w:pPr>
              <w:pStyle w:val="Textotabela"/>
              <w:rPr>
                <w:rFonts w:eastAsiaTheme="minorHAnsi"/>
              </w:rPr>
            </w:pPr>
            <w:r w:rsidRPr="00552373">
              <w:rPr>
                <w:rFonts w:eastAsiaTheme="minorHAnsi"/>
              </w:rPr>
              <w:t>329 (308–349)</w:t>
            </w:r>
          </w:p>
        </w:tc>
        <w:tc>
          <w:tcPr>
            <w:tcW w:w="2127" w:type="dxa"/>
            <w:noWrap/>
            <w:vAlign w:val="top"/>
            <w:hideMark/>
            <w:tcPrChange w:id="1143" w:author="GSPLM" w:date="2025-01-20T19:06:00Z" w16du:dateUtc="2025-01-20T22:06:00Z">
              <w:tcPr>
                <w:tcW w:w="1985" w:type="dxa"/>
                <w:gridSpan w:val="2"/>
                <w:noWrap/>
                <w:hideMark/>
              </w:tcPr>
            </w:tcPrChange>
          </w:tcPr>
          <w:p w14:paraId="670B91E5" w14:textId="77777777" w:rsidR="005206F3" w:rsidRPr="00552373" w:rsidRDefault="005206F3" w:rsidP="008323E3">
            <w:pPr>
              <w:pStyle w:val="Textotabela"/>
              <w:rPr>
                <w:rFonts w:eastAsiaTheme="minorHAnsi"/>
              </w:rPr>
            </w:pPr>
            <w:r w:rsidRPr="00552373">
              <w:rPr>
                <w:rFonts w:eastAsiaTheme="minorHAnsi"/>
              </w:rPr>
              <w:t>326 (298–354)</w:t>
            </w:r>
          </w:p>
        </w:tc>
        <w:tc>
          <w:tcPr>
            <w:tcW w:w="1985" w:type="dxa"/>
            <w:noWrap/>
            <w:vAlign w:val="top"/>
            <w:hideMark/>
            <w:tcPrChange w:id="1144" w:author="GSPLM" w:date="2025-01-20T19:06:00Z" w16du:dateUtc="2025-01-20T22:06:00Z">
              <w:tcPr>
                <w:tcW w:w="1985" w:type="dxa"/>
                <w:gridSpan w:val="2"/>
                <w:noWrap/>
                <w:hideMark/>
              </w:tcPr>
            </w:tcPrChange>
          </w:tcPr>
          <w:p w14:paraId="41E8E585" w14:textId="77777777" w:rsidR="005206F3" w:rsidRPr="00552373" w:rsidRDefault="005206F3" w:rsidP="008323E3">
            <w:pPr>
              <w:pStyle w:val="Textotabela"/>
              <w:rPr>
                <w:rFonts w:eastAsiaTheme="minorHAnsi"/>
              </w:rPr>
            </w:pPr>
            <w:r w:rsidRPr="00552373">
              <w:rPr>
                <w:rFonts w:eastAsiaTheme="minorHAnsi"/>
              </w:rPr>
              <w:t>331 (300–362)</w:t>
            </w:r>
          </w:p>
        </w:tc>
        <w:tc>
          <w:tcPr>
            <w:tcW w:w="850" w:type="dxa"/>
            <w:noWrap/>
            <w:vAlign w:val="top"/>
            <w:hideMark/>
            <w:tcPrChange w:id="1145" w:author="GSPLM" w:date="2025-01-20T19:06:00Z" w16du:dateUtc="2025-01-20T22:06:00Z">
              <w:tcPr>
                <w:tcW w:w="850" w:type="dxa"/>
                <w:gridSpan w:val="2"/>
                <w:noWrap/>
                <w:vAlign w:val="bottom"/>
                <w:hideMark/>
              </w:tcPr>
            </w:tcPrChange>
          </w:tcPr>
          <w:p w14:paraId="4555EA27" w14:textId="77777777" w:rsidR="005206F3" w:rsidRDefault="005206F3" w:rsidP="008323E3">
            <w:pPr>
              <w:pStyle w:val="Textotabela"/>
              <w:rPr>
                <w:ins w:id="1146" w:author="GSPLM" w:date="2025-01-20T19:04:00Z" w16du:dateUtc="2025-01-20T22:04:00Z"/>
                <w:rFonts w:ascii="Aptos Narrow" w:hAnsi="Aptos Narrow"/>
                <w:color w:val="000000"/>
              </w:rPr>
            </w:pPr>
            <w:ins w:id="1147" w:author="GSPLM" w:date="2025-01-20T19:04:00Z" w16du:dateUtc="2025-01-20T22:04:00Z">
              <w:r>
                <w:rPr>
                  <w:rFonts w:ascii="Aptos Narrow" w:hAnsi="Aptos Narrow"/>
                  <w:color w:val="000000"/>
                </w:rPr>
                <w:t>0,821</w:t>
              </w:r>
            </w:ins>
          </w:p>
          <w:p w14:paraId="1EB9E54D" w14:textId="2562409F" w:rsidR="005206F3" w:rsidRPr="00552373" w:rsidRDefault="005206F3" w:rsidP="008323E3">
            <w:pPr>
              <w:pStyle w:val="Textotabela"/>
              <w:rPr>
                <w:rFonts w:eastAsiaTheme="minorHAnsi"/>
              </w:rPr>
            </w:pPr>
            <w:del w:id="1148" w:author="GSPLM" w:date="2025-01-20T18:59:00Z" w16du:dateUtc="2025-01-20T21:59:00Z">
              <w:r w:rsidRPr="00552373" w:rsidDel="005206F3">
                <w:rPr>
                  <w:rFonts w:eastAsiaTheme="minorHAnsi"/>
                </w:rPr>
                <w:delText>-0.23 (0.821)</w:delText>
              </w:r>
            </w:del>
          </w:p>
        </w:tc>
      </w:tr>
      <w:tr w:rsidR="008323E3" w:rsidRPr="00552373" w14:paraId="0BDAF511" w14:textId="77777777" w:rsidTr="008323E3">
        <w:trPr>
          <w:trHeight w:val="160"/>
          <w:trPrChange w:id="1149" w:author="GSPLM" w:date="2025-01-20T19:06:00Z" w16du:dateUtc="2025-01-20T22:06:00Z">
            <w:trPr>
              <w:gridAfter w:val="0"/>
              <w:trHeight w:val="160"/>
            </w:trPr>
          </w:trPrChange>
        </w:trPr>
        <w:tc>
          <w:tcPr>
            <w:tcW w:w="2254" w:type="dxa"/>
            <w:noWrap/>
            <w:vAlign w:val="top"/>
            <w:hideMark/>
            <w:tcPrChange w:id="1150" w:author="GSPLM" w:date="2025-01-20T19:06:00Z" w16du:dateUtc="2025-01-20T22:06:00Z">
              <w:tcPr>
                <w:tcW w:w="2254" w:type="dxa"/>
                <w:noWrap/>
                <w:hideMark/>
              </w:tcPr>
            </w:tcPrChange>
          </w:tcPr>
          <w:p w14:paraId="48C01841" w14:textId="77777777" w:rsidR="005206F3" w:rsidRPr="00552373" w:rsidRDefault="005206F3" w:rsidP="008323E3">
            <w:pPr>
              <w:pStyle w:val="Textotabela"/>
              <w:rPr>
                <w:rFonts w:eastAsiaTheme="minorHAnsi"/>
              </w:rPr>
            </w:pPr>
            <w:r w:rsidRPr="00552373">
              <w:rPr>
                <w:rFonts w:eastAsiaTheme="minorHAnsi"/>
              </w:rPr>
              <w:t>TSH (µIU/</w:t>
            </w:r>
            <w:proofErr w:type="spellStart"/>
            <w:r w:rsidRPr="00552373">
              <w:rPr>
                <w:rFonts w:eastAsiaTheme="minorHAnsi"/>
              </w:rPr>
              <w:t>mL</w:t>
            </w:r>
            <w:proofErr w:type="spellEnd"/>
            <w:r w:rsidRPr="00552373">
              <w:rPr>
                <w:rFonts w:eastAsiaTheme="minorHAnsi"/>
              </w:rPr>
              <w:t>)</w:t>
            </w:r>
          </w:p>
        </w:tc>
        <w:tc>
          <w:tcPr>
            <w:tcW w:w="2141" w:type="dxa"/>
            <w:noWrap/>
            <w:vAlign w:val="top"/>
            <w:hideMark/>
            <w:tcPrChange w:id="1151" w:author="GSPLM" w:date="2025-01-20T19:06:00Z" w16du:dateUtc="2025-01-20T22:06:00Z">
              <w:tcPr>
                <w:tcW w:w="1715" w:type="dxa"/>
                <w:noWrap/>
                <w:hideMark/>
              </w:tcPr>
            </w:tcPrChange>
          </w:tcPr>
          <w:p w14:paraId="7DC4FD6F" w14:textId="77777777" w:rsidR="005206F3" w:rsidRDefault="005206F3" w:rsidP="008323E3">
            <w:pPr>
              <w:pStyle w:val="Textotabela"/>
              <w:rPr>
                <w:ins w:id="1152" w:author="GSPLM" w:date="2025-01-20T18:59:00Z" w16du:dateUtc="2025-01-20T21:59:00Z"/>
                <w:rFonts w:eastAsiaTheme="minorHAnsi"/>
              </w:rPr>
            </w:pPr>
            <w:ins w:id="1153" w:author="GSPLM" w:date="2025-01-20T18:59:00Z" w16du:dateUtc="2025-01-20T21:59:00Z">
              <w:r>
                <w:rPr>
                  <w:rFonts w:eastAsiaTheme="minorHAnsi"/>
                </w:rPr>
                <w:t>2,5 (2–3)</w:t>
              </w:r>
            </w:ins>
          </w:p>
          <w:p w14:paraId="0C6F53A7" w14:textId="0C4CEA4B" w:rsidR="005206F3" w:rsidRPr="00552373" w:rsidRDefault="005206F3" w:rsidP="008323E3">
            <w:pPr>
              <w:pStyle w:val="Textotabela"/>
              <w:rPr>
                <w:rFonts w:eastAsiaTheme="minorHAnsi"/>
              </w:rPr>
            </w:pPr>
            <w:del w:id="1154" w:author="GSPLM" w:date="2025-01-20T18:59:00Z" w16du:dateUtc="2025-01-20T21:59:00Z">
              <w:r w:rsidRPr="00552373" w:rsidDel="005206F3">
                <w:rPr>
                  <w:rFonts w:eastAsiaTheme="minorHAnsi"/>
                </w:rPr>
                <w:delText>2.5 (2–3)</w:delText>
              </w:r>
            </w:del>
          </w:p>
        </w:tc>
        <w:tc>
          <w:tcPr>
            <w:tcW w:w="2127" w:type="dxa"/>
            <w:noWrap/>
            <w:vAlign w:val="top"/>
            <w:hideMark/>
            <w:tcPrChange w:id="1155" w:author="GSPLM" w:date="2025-01-20T19:06:00Z" w16du:dateUtc="2025-01-20T22:06:00Z">
              <w:tcPr>
                <w:tcW w:w="1985" w:type="dxa"/>
                <w:gridSpan w:val="2"/>
                <w:noWrap/>
                <w:hideMark/>
              </w:tcPr>
            </w:tcPrChange>
          </w:tcPr>
          <w:p w14:paraId="3AC52E15" w14:textId="77777777" w:rsidR="005206F3" w:rsidRDefault="005206F3" w:rsidP="008323E3">
            <w:pPr>
              <w:pStyle w:val="Textotabela"/>
              <w:rPr>
                <w:ins w:id="1156" w:author="GSPLM" w:date="2025-01-20T18:59:00Z" w16du:dateUtc="2025-01-20T21:59:00Z"/>
                <w:rFonts w:eastAsiaTheme="minorHAnsi"/>
              </w:rPr>
            </w:pPr>
            <w:ins w:id="1157" w:author="GSPLM" w:date="2025-01-20T18:59:00Z" w16du:dateUtc="2025-01-20T21:59:00Z">
              <w:r>
                <w:rPr>
                  <w:rFonts w:eastAsiaTheme="minorHAnsi"/>
                </w:rPr>
                <w:t>2,2 (1,9–2,6)</w:t>
              </w:r>
            </w:ins>
          </w:p>
          <w:p w14:paraId="25E8DF92" w14:textId="4B05DB91" w:rsidR="005206F3" w:rsidRPr="00552373" w:rsidRDefault="005206F3" w:rsidP="008323E3">
            <w:pPr>
              <w:pStyle w:val="Textotabela"/>
              <w:rPr>
                <w:rFonts w:eastAsiaTheme="minorHAnsi"/>
              </w:rPr>
            </w:pPr>
            <w:del w:id="1158" w:author="GSPLM" w:date="2025-01-20T18:59:00Z" w16du:dateUtc="2025-01-20T21:59:00Z">
              <w:r w:rsidRPr="00552373" w:rsidDel="005206F3">
                <w:rPr>
                  <w:rFonts w:eastAsiaTheme="minorHAnsi"/>
                </w:rPr>
                <w:delText>2.2 (1.9–2.6)</w:delText>
              </w:r>
            </w:del>
          </w:p>
        </w:tc>
        <w:tc>
          <w:tcPr>
            <w:tcW w:w="1985" w:type="dxa"/>
            <w:noWrap/>
            <w:vAlign w:val="top"/>
            <w:hideMark/>
            <w:tcPrChange w:id="1159" w:author="GSPLM" w:date="2025-01-20T19:06:00Z" w16du:dateUtc="2025-01-20T22:06:00Z">
              <w:tcPr>
                <w:tcW w:w="1985" w:type="dxa"/>
                <w:gridSpan w:val="2"/>
                <w:noWrap/>
                <w:hideMark/>
              </w:tcPr>
            </w:tcPrChange>
          </w:tcPr>
          <w:p w14:paraId="469A39C5" w14:textId="77777777" w:rsidR="005206F3" w:rsidRDefault="005206F3" w:rsidP="008323E3">
            <w:pPr>
              <w:pStyle w:val="Textotabela"/>
              <w:rPr>
                <w:ins w:id="1160" w:author="GSPLM" w:date="2025-01-20T18:59:00Z" w16du:dateUtc="2025-01-20T21:59:00Z"/>
                <w:rFonts w:eastAsiaTheme="minorHAnsi"/>
              </w:rPr>
            </w:pPr>
            <w:ins w:id="1161" w:author="GSPLM" w:date="2025-01-20T18:59:00Z" w16du:dateUtc="2025-01-20T21:59:00Z">
              <w:r>
                <w:rPr>
                  <w:rFonts w:eastAsiaTheme="minorHAnsi"/>
                </w:rPr>
                <w:t>2,8 (1,8–3,7)</w:t>
              </w:r>
            </w:ins>
          </w:p>
          <w:p w14:paraId="71D5BCD4" w14:textId="561A3619" w:rsidR="005206F3" w:rsidRPr="00552373" w:rsidRDefault="005206F3" w:rsidP="008323E3">
            <w:pPr>
              <w:pStyle w:val="Textotabela"/>
              <w:rPr>
                <w:rFonts w:eastAsiaTheme="minorHAnsi"/>
              </w:rPr>
            </w:pPr>
            <w:del w:id="1162" w:author="GSPLM" w:date="2025-01-20T18:59:00Z" w16du:dateUtc="2025-01-20T21:59:00Z">
              <w:r w:rsidRPr="00552373" w:rsidDel="005206F3">
                <w:rPr>
                  <w:rFonts w:eastAsiaTheme="minorHAnsi"/>
                </w:rPr>
                <w:delText>2.8 (1.8–3.7)</w:delText>
              </w:r>
            </w:del>
          </w:p>
        </w:tc>
        <w:tc>
          <w:tcPr>
            <w:tcW w:w="850" w:type="dxa"/>
            <w:noWrap/>
            <w:vAlign w:val="top"/>
            <w:hideMark/>
            <w:tcPrChange w:id="1163" w:author="GSPLM" w:date="2025-01-20T19:06:00Z" w16du:dateUtc="2025-01-20T22:06:00Z">
              <w:tcPr>
                <w:tcW w:w="850" w:type="dxa"/>
                <w:gridSpan w:val="2"/>
                <w:noWrap/>
                <w:vAlign w:val="bottom"/>
                <w:hideMark/>
              </w:tcPr>
            </w:tcPrChange>
          </w:tcPr>
          <w:p w14:paraId="48B2C648" w14:textId="77777777" w:rsidR="005206F3" w:rsidRDefault="005206F3" w:rsidP="008323E3">
            <w:pPr>
              <w:pStyle w:val="Textotabela"/>
              <w:rPr>
                <w:ins w:id="1164" w:author="GSPLM" w:date="2025-01-20T19:04:00Z" w16du:dateUtc="2025-01-20T22:04:00Z"/>
                <w:rFonts w:ascii="Aptos Narrow" w:hAnsi="Aptos Narrow"/>
                <w:color w:val="000000"/>
              </w:rPr>
            </w:pPr>
            <w:ins w:id="1165" w:author="GSPLM" w:date="2025-01-20T19:04:00Z" w16du:dateUtc="2025-01-20T22:04:00Z">
              <w:r>
                <w:rPr>
                  <w:rFonts w:ascii="Aptos Narrow" w:hAnsi="Aptos Narrow"/>
                  <w:color w:val="000000"/>
                </w:rPr>
                <w:t>0,321</w:t>
              </w:r>
            </w:ins>
          </w:p>
          <w:p w14:paraId="2FB9F439" w14:textId="2DF5C5D2" w:rsidR="005206F3" w:rsidRPr="00552373" w:rsidRDefault="005206F3" w:rsidP="008323E3">
            <w:pPr>
              <w:pStyle w:val="Textotabela"/>
              <w:rPr>
                <w:rFonts w:eastAsiaTheme="minorHAnsi"/>
              </w:rPr>
            </w:pPr>
            <w:del w:id="1166" w:author="GSPLM" w:date="2025-01-20T18:59:00Z" w16du:dateUtc="2025-01-20T21:59:00Z">
              <w:r w:rsidRPr="00552373" w:rsidDel="005206F3">
                <w:rPr>
                  <w:rFonts w:eastAsiaTheme="minorHAnsi"/>
                </w:rPr>
                <w:delText>-1 (0.321)</w:delText>
              </w:r>
            </w:del>
          </w:p>
        </w:tc>
      </w:tr>
      <w:tr w:rsidR="008323E3" w:rsidRPr="00552373" w14:paraId="4AD455A1" w14:textId="77777777" w:rsidTr="008323E3">
        <w:trPr>
          <w:cnfStyle w:val="010000000000" w:firstRow="0" w:lastRow="1" w:firstColumn="0" w:lastColumn="0" w:oddVBand="0" w:evenVBand="0" w:oddHBand="0" w:evenHBand="0" w:firstRowFirstColumn="0" w:firstRowLastColumn="0" w:lastRowFirstColumn="0" w:lastRowLastColumn="0"/>
          <w:trHeight w:val="160"/>
          <w:trPrChange w:id="1167" w:author="GSPLM" w:date="2025-01-20T19:06:00Z" w16du:dateUtc="2025-01-20T22:06:00Z">
            <w:trPr>
              <w:gridAfter w:val="0"/>
              <w:trHeight w:val="160"/>
            </w:trPr>
          </w:trPrChange>
        </w:trPr>
        <w:tc>
          <w:tcPr>
            <w:tcW w:w="2254" w:type="dxa"/>
            <w:noWrap/>
            <w:vAlign w:val="top"/>
            <w:hideMark/>
            <w:tcPrChange w:id="1168" w:author="GSPLM" w:date="2025-01-20T19:06:00Z" w16du:dateUtc="2025-01-20T22:06:00Z">
              <w:tcPr>
                <w:tcW w:w="2254" w:type="dxa"/>
                <w:noWrap/>
                <w:hideMark/>
              </w:tcPr>
            </w:tcPrChange>
          </w:tcPr>
          <w:p w14:paraId="69F85627" w14:textId="77777777" w:rsidR="005206F3" w:rsidRPr="00552373" w:rsidRDefault="005206F3" w:rsidP="008323E3">
            <w:pPr>
              <w:pStyle w:val="Textotabela"/>
              <w:cnfStyle w:val="010000000000" w:firstRow="0" w:lastRow="1" w:firstColumn="0" w:lastColumn="0" w:oddVBand="0" w:evenVBand="0" w:oddHBand="0" w:evenHBand="0" w:firstRowFirstColumn="0" w:firstRowLastColumn="0" w:lastRowFirstColumn="0" w:lastRowLastColumn="0"/>
              <w:rPr>
                <w:rFonts w:eastAsiaTheme="minorHAnsi"/>
              </w:rPr>
            </w:pPr>
            <w:r w:rsidRPr="00552373">
              <w:rPr>
                <w:rFonts w:eastAsiaTheme="minorHAnsi"/>
              </w:rPr>
              <w:t>T4 livre (µg/</w:t>
            </w:r>
            <w:proofErr w:type="spellStart"/>
            <w:r w:rsidRPr="00552373">
              <w:rPr>
                <w:rFonts w:eastAsiaTheme="minorHAnsi"/>
              </w:rPr>
              <w:t>dL</w:t>
            </w:r>
            <w:proofErr w:type="spellEnd"/>
            <w:r w:rsidRPr="00552373">
              <w:rPr>
                <w:rFonts w:eastAsiaTheme="minorHAnsi"/>
              </w:rPr>
              <w:t>)</w:t>
            </w:r>
          </w:p>
        </w:tc>
        <w:tc>
          <w:tcPr>
            <w:tcW w:w="2141" w:type="dxa"/>
            <w:noWrap/>
            <w:vAlign w:val="top"/>
            <w:hideMark/>
            <w:tcPrChange w:id="1169" w:author="GSPLM" w:date="2025-01-20T19:06:00Z" w16du:dateUtc="2025-01-20T22:06:00Z">
              <w:tcPr>
                <w:tcW w:w="1715" w:type="dxa"/>
                <w:noWrap/>
                <w:hideMark/>
              </w:tcPr>
            </w:tcPrChange>
          </w:tcPr>
          <w:p w14:paraId="3B32AB2A" w14:textId="77777777" w:rsidR="005206F3" w:rsidRDefault="005206F3" w:rsidP="008323E3">
            <w:pPr>
              <w:pStyle w:val="Textotabela"/>
              <w:cnfStyle w:val="010000000000" w:firstRow="0" w:lastRow="1" w:firstColumn="0" w:lastColumn="0" w:oddVBand="0" w:evenVBand="0" w:oddHBand="0" w:evenHBand="0" w:firstRowFirstColumn="0" w:firstRowLastColumn="0" w:lastRowFirstColumn="0" w:lastRowLastColumn="0"/>
              <w:rPr>
                <w:ins w:id="1170" w:author="GSPLM" w:date="2025-01-20T18:59:00Z" w16du:dateUtc="2025-01-20T21:59:00Z"/>
                <w:rFonts w:eastAsiaTheme="minorHAnsi"/>
              </w:rPr>
            </w:pPr>
            <w:ins w:id="1171" w:author="GSPLM" w:date="2025-01-20T18:59:00Z" w16du:dateUtc="2025-01-20T21:59:00Z">
              <w:r>
                <w:rPr>
                  <w:rFonts w:eastAsiaTheme="minorHAnsi"/>
                </w:rPr>
                <w:t>1,2 (1–1,3)</w:t>
              </w:r>
            </w:ins>
          </w:p>
          <w:p w14:paraId="770E1338" w14:textId="7A0C0BEE" w:rsidR="005206F3" w:rsidRPr="00552373" w:rsidRDefault="005206F3" w:rsidP="008323E3">
            <w:pPr>
              <w:pStyle w:val="Textotabela"/>
              <w:cnfStyle w:val="010000000000" w:firstRow="0" w:lastRow="1" w:firstColumn="0" w:lastColumn="0" w:oddVBand="0" w:evenVBand="0" w:oddHBand="0" w:evenHBand="0" w:firstRowFirstColumn="0" w:firstRowLastColumn="0" w:lastRowFirstColumn="0" w:lastRowLastColumn="0"/>
              <w:rPr>
                <w:rFonts w:eastAsiaTheme="minorHAnsi"/>
              </w:rPr>
            </w:pPr>
            <w:del w:id="1172" w:author="GSPLM" w:date="2025-01-20T18:59:00Z" w16du:dateUtc="2025-01-20T21:59:00Z">
              <w:r w:rsidRPr="00552373" w:rsidDel="005206F3">
                <w:rPr>
                  <w:rFonts w:eastAsiaTheme="minorHAnsi"/>
                </w:rPr>
                <w:delText>1.2 (1–1.3)</w:delText>
              </w:r>
            </w:del>
          </w:p>
        </w:tc>
        <w:tc>
          <w:tcPr>
            <w:tcW w:w="2127" w:type="dxa"/>
            <w:noWrap/>
            <w:vAlign w:val="top"/>
            <w:hideMark/>
            <w:tcPrChange w:id="1173" w:author="GSPLM" w:date="2025-01-20T19:06:00Z" w16du:dateUtc="2025-01-20T22:06:00Z">
              <w:tcPr>
                <w:tcW w:w="1985" w:type="dxa"/>
                <w:gridSpan w:val="2"/>
                <w:noWrap/>
                <w:hideMark/>
              </w:tcPr>
            </w:tcPrChange>
          </w:tcPr>
          <w:p w14:paraId="121209DF" w14:textId="77777777" w:rsidR="005206F3" w:rsidRDefault="005206F3" w:rsidP="008323E3">
            <w:pPr>
              <w:pStyle w:val="Textotabela"/>
              <w:cnfStyle w:val="010000000000" w:firstRow="0" w:lastRow="1" w:firstColumn="0" w:lastColumn="0" w:oddVBand="0" w:evenVBand="0" w:oddHBand="0" w:evenHBand="0" w:firstRowFirstColumn="0" w:firstRowLastColumn="0" w:lastRowFirstColumn="0" w:lastRowLastColumn="0"/>
              <w:rPr>
                <w:ins w:id="1174" w:author="GSPLM" w:date="2025-01-20T18:59:00Z" w16du:dateUtc="2025-01-20T21:59:00Z"/>
                <w:rFonts w:eastAsiaTheme="minorHAnsi"/>
              </w:rPr>
            </w:pPr>
            <w:ins w:id="1175" w:author="GSPLM" w:date="2025-01-20T18:59:00Z" w16du:dateUtc="2025-01-20T21:59:00Z">
              <w:r>
                <w:rPr>
                  <w:rFonts w:eastAsiaTheme="minorHAnsi"/>
                </w:rPr>
                <w:t>1,1 (1–1,1)</w:t>
              </w:r>
            </w:ins>
          </w:p>
          <w:p w14:paraId="7204519D" w14:textId="3D376B09" w:rsidR="005206F3" w:rsidRPr="00552373" w:rsidRDefault="005206F3" w:rsidP="008323E3">
            <w:pPr>
              <w:pStyle w:val="Textotabela"/>
              <w:cnfStyle w:val="010000000000" w:firstRow="0" w:lastRow="1" w:firstColumn="0" w:lastColumn="0" w:oddVBand="0" w:evenVBand="0" w:oddHBand="0" w:evenHBand="0" w:firstRowFirstColumn="0" w:firstRowLastColumn="0" w:lastRowFirstColumn="0" w:lastRowLastColumn="0"/>
              <w:rPr>
                <w:rFonts w:eastAsiaTheme="minorHAnsi"/>
              </w:rPr>
            </w:pPr>
            <w:del w:id="1176" w:author="GSPLM" w:date="2025-01-20T18:59:00Z" w16du:dateUtc="2025-01-20T21:59:00Z">
              <w:r w:rsidRPr="00552373" w:rsidDel="005206F3">
                <w:rPr>
                  <w:rFonts w:eastAsiaTheme="minorHAnsi"/>
                </w:rPr>
                <w:delText>1.1 (1–1.1)</w:delText>
              </w:r>
            </w:del>
          </w:p>
        </w:tc>
        <w:tc>
          <w:tcPr>
            <w:tcW w:w="1985" w:type="dxa"/>
            <w:noWrap/>
            <w:vAlign w:val="top"/>
            <w:hideMark/>
            <w:tcPrChange w:id="1177" w:author="GSPLM" w:date="2025-01-20T19:06:00Z" w16du:dateUtc="2025-01-20T22:06:00Z">
              <w:tcPr>
                <w:tcW w:w="1985" w:type="dxa"/>
                <w:gridSpan w:val="2"/>
                <w:noWrap/>
                <w:hideMark/>
              </w:tcPr>
            </w:tcPrChange>
          </w:tcPr>
          <w:p w14:paraId="20F6FFD8" w14:textId="77777777" w:rsidR="005206F3" w:rsidRDefault="005206F3" w:rsidP="008323E3">
            <w:pPr>
              <w:pStyle w:val="Textotabela"/>
              <w:cnfStyle w:val="010000000000" w:firstRow="0" w:lastRow="1" w:firstColumn="0" w:lastColumn="0" w:oddVBand="0" w:evenVBand="0" w:oddHBand="0" w:evenHBand="0" w:firstRowFirstColumn="0" w:firstRowLastColumn="0" w:lastRowFirstColumn="0" w:lastRowLastColumn="0"/>
              <w:rPr>
                <w:ins w:id="1178" w:author="GSPLM" w:date="2025-01-20T18:59:00Z" w16du:dateUtc="2025-01-20T21:59:00Z"/>
                <w:rFonts w:eastAsiaTheme="minorHAnsi"/>
              </w:rPr>
            </w:pPr>
            <w:ins w:id="1179" w:author="GSPLM" w:date="2025-01-20T18:59:00Z" w16du:dateUtc="2025-01-20T21:59:00Z">
              <w:r>
                <w:rPr>
                  <w:rFonts w:eastAsiaTheme="minorHAnsi"/>
                </w:rPr>
                <w:t>1,2 (1–1,5)</w:t>
              </w:r>
            </w:ins>
          </w:p>
          <w:p w14:paraId="2ABBE10F" w14:textId="0A05F0E4" w:rsidR="005206F3" w:rsidRPr="00552373" w:rsidRDefault="005206F3" w:rsidP="008323E3">
            <w:pPr>
              <w:pStyle w:val="Textotabela"/>
              <w:cnfStyle w:val="010000000000" w:firstRow="0" w:lastRow="1" w:firstColumn="0" w:lastColumn="0" w:oddVBand="0" w:evenVBand="0" w:oddHBand="0" w:evenHBand="0" w:firstRowFirstColumn="0" w:firstRowLastColumn="0" w:lastRowFirstColumn="0" w:lastRowLastColumn="0"/>
              <w:rPr>
                <w:rFonts w:eastAsiaTheme="minorHAnsi"/>
              </w:rPr>
            </w:pPr>
            <w:del w:id="1180" w:author="GSPLM" w:date="2025-01-20T18:59:00Z" w16du:dateUtc="2025-01-20T21:59:00Z">
              <w:r w:rsidRPr="00552373" w:rsidDel="005206F3">
                <w:rPr>
                  <w:rFonts w:eastAsiaTheme="minorHAnsi"/>
                </w:rPr>
                <w:delText>1.2 (1–1.5)</w:delText>
              </w:r>
            </w:del>
          </w:p>
        </w:tc>
        <w:tc>
          <w:tcPr>
            <w:tcW w:w="850" w:type="dxa"/>
            <w:noWrap/>
            <w:vAlign w:val="top"/>
            <w:hideMark/>
            <w:tcPrChange w:id="1181" w:author="GSPLM" w:date="2025-01-20T19:06:00Z" w16du:dateUtc="2025-01-20T22:06:00Z">
              <w:tcPr>
                <w:tcW w:w="850" w:type="dxa"/>
                <w:gridSpan w:val="2"/>
                <w:noWrap/>
                <w:vAlign w:val="bottom"/>
                <w:hideMark/>
              </w:tcPr>
            </w:tcPrChange>
          </w:tcPr>
          <w:p w14:paraId="4D8BD52E" w14:textId="77777777" w:rsidR="005206F3" w:rsidRDefault="005206F3" w:rsidP="008323E3">
            <w:pPr>
              <w:pStyle w:val="Textotabela"/>
              <w:cnfStyle w:val="010000000000" w:firstRow="0" w:lastRow="1" w:firstColumn="0" w:lastColumn="0" w:oddVBand="0" w:evenVBand="0" w:oddHBand="0" w:evenHBand="0" w:firstRowFirstColumn="0" w:firstRowLastColumn="0" w:lastRowFirstColumn="0" w:lastRowLastColumn="0"/>
              <w:rPr>
                <w:ins w:id="1182" w:author="GSPLM" w:date="2025-01-20T19:04:00Z" w16du:dateUtc="2025-01-20T22:04:00Z"/>
                <w:rFonts w:ascii="Aptos Narrow" w:hAnsi="Aptos Narrow"/>
                <w:color w:val="000000"/>
              </w:rPr>
            </w:pPr>
            <w:ins w:id="1183" w:author="GSPLM" w:date="2025-01-20T19:04:00Z" w16du:dateUtc="2025-01-20T22:04:00Z">
              <w:r>
                <w:rPr>
                  <w:rFonts w:ascii="Aptos Narrow" w:hAnsi="Aptos Narrow"/>
                  <w:color w:val="000000"/>
                </w:rPr>
                <w:t>0,205</w:t>
              </w:r>
            </w:ins>
          </w:p>
          <w:p w14:paraId="04B5BB05" w14:textId="3EB1FEE1" w:rsidR="005206F3" w:rsidRPr="00552373" w:rsidRDefault="005206F3" w:rsidP="008323E3">
            <w:pPr>
              <w:pStyle w:val="Textotabela"/>
              <w:cnfStyle w:val="010000000000" w:firstRow="0" w:lastRow="1" w:firstColumn="0" w:lastColumn="0" w:oddVBand="0" w:evenVBand="0" w:oddHBand="0" w:evenHBand="0" w:firstRowFirstColumn="0" w:firstRowLastColumn="0" w:lastRowFirstColumn="0" w:lastRowLastColumn="0"/>
              <w:rPr>
                <w:rFonts w:eastAsiaTheme="minorHAnsi"/>
              </w:rPr>
            </w:pPr>
            <w:del w:id="1184" w:author="GSPLM" w:date="2025-01-20T18:59:00Z" w16du:dateUtc="2025-01-20T21:59:00Z">
              <w:r w:rsidRPr="00552373" w:rsidDel="005206F3">
                <w:rPr>
                  <w:rFonts w:eastAsiaTheme="minorHAnsi"/>
                </w:rPr>
                <w:delText>-1.29 (0.205)</w:delText>
              </w:r>
            </w:del>
          </w:p>
        </w:tc>
      </w:tr>
    </w:tbl>
    <w:p w14:paraId="38BC9A92" w14:textId="4286AF2A" w:rsidR="00E34D72" w:rsidRPr="00552373" w:rsidRDefault="00C83186" w:rsidP="00E34D72">
      <w:pPr>
        <w:pStyle w:val="Legenda1"/>
      </w:pPr>
      <w:r w:rsidRPr="00552373">
        <w:t>Legenda</w:t>
      </w:r>
      <w:r w:rsidR="000C6FD5" w:rsidRPr="00552373">
        <w:t>: PCR – Proteína C reativa (mg/L); AST – Aspartato aminotransferase (U/L); ALT – Alanina aminotransferase (U/L); GGT – Gama-</w:t>
      </w:r>
      <w:proofErr w:type="spellStart"/>
      <w:r w:rsidR="000C6FD5" w:rsidRPr="00552373">
        <w:t>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w:t>
      </w:r>
      <w:proofErr w:type="spellStart"/>
      <w:r w:rsidR="000C6FD5" w:rsidRPr="00552373">
        <w:t>dL</w:t>
      </w:r>
      <w:proofErr w:type="spellEnd"/>
      <w:r w:rsidR="000C6FD5" w:rsidRPr="00552373">
        <w:t>); LDL – Lipoproteína de baixa densidade (mg/</w:t>
      </w:r>
      <w:proofErr w:type="spellStart"/>
      <w:r w:rsidR="000C6FD5" w:rsidRPr="00552373">
        <w:t>dL</w:t>
      </w:r>
      <w:proofErr w:type="spellEnd"/>
      <w:r w:rsidR="000C6FD5" w:rsidRPr="00552373">
        <w:t>); HDL – Lipoproteína de alta densidade (mg/</w:t>
      </w:r>
      <w:proofErr w:type="spellStart"/>
      <w:r w:rsidR="000C6FD5" w:rsidRPr="00552373">
        <w:t>dL</w:t>
      </w:r>
      <w:proofErr w:type="spellEnd"/>
      <w:r w:rsidR="000C6FD5" w:rsidRPr="00552373">
        <w:t>); TSH – Hormônio estimulador da tireoide (µIU/</w:t>
      </w:r>
      <w:proofErr w:type="spellStart"/>
      <w:r w:rsidR="000C6FD5" w:rsidRPr="00552373">
        <w:t>mL</w:t>
      </w:r>
      <w:proofErr w:type="spellEnd"/>
      <w:r w:rsidR="000C6FD5" w:rsidRPr="00552373">
        <w:t>); T4 livre – Fração livre do hormônio tireoidiano (µg/</w:t>
      </w:r>
      <w:proofErr w:type="spellStart"/>
      <w:r w:rsidR="000C6FD5" w:rsidRPr="00552373">
        <w:t>dL</w:t>
      </w:r>
      <w:proofErr w:type="spellEnd"/>
      <w:r w:rsidR="000C6FD5" w:rsidRPr="00552373">
        <w:t>); HOMA-IR – Índice de resistência à insulina; QUICK index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xml:space="preserve">, realizada através do teste T de </w:t>
      </w:r>
      <w:proofErr w:type="spellStart"/>
      <w:r w:rsidR="00AD1BA4" w:rsidRPr="00552373">
        <w:t>Student</w:t>
      </w:r>
      <w:proofErr w:type="spellEnd"/>
      <w:r w:rsidR="00AD1BA4" w:rsidRPr="00552373">
        <w:t>.</w:t>
      </w:r>
      <w:bookmarkStart w:id="1185" w:name="_Toc187787285"/>
    </w:p>
    <w:p w14:paraId="76485D4C" w14:textId="550B976A" w:rsidR="00C83186" w:rsidRPr="00552373" w:rsidRDefault="002A47FF" w:rsidP="00F65E4D">
      <w:pPr>
        <w:pStyle w:val="Heading3"/>
        <w:rPr>
          <w:lang w:val="pt-BR"/>
        </w:rPr>
      </w:pPr>
      <w:r w:rsidRPr="00552373">
        <w:rPr>
          <w:lang w:val="pt-BR"/>
        </w:rPr>
        <w:lastRenderedPageBreak/>
        <w:t>V</w:t>
      </w:r>
      <w:r w:rsidR="00F80B13" w:rsidRPr="00552373">
        <w:rPr>
          <w:lang w:val="pt-BR"/>
        </w:rPr>
        <w:t xml:space="preserve">ariáveis antropométricas e </w:t>
      </w:r>
      <w:r w:rsidR="00C83186" w:rsidRPr="00552373">
        <w:rPr>
          <w:lang w:val="pt-BR"/>
        </w:rPr>
        <w:t>Composição corporal</w:t>
      </w:r>
      <w:bookmarkEnd w:id="1185"/>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1F0579A9" w:rsidR="00C83186" w:rsidRPr="00552373" w:rsidRDefault="00C83186" w:rsidP="00A02E9A">
      <w:pPr>
        <w:pStyle w:val="Ttulotabela"/>
      </w:pPr>
      <w:bookmarkStart w:id="1186" w:name="_Ref187514548"/>
      <w:commentRangeStart w:id="1187"/>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186"/>
      <w:ins w:id="1188" w:author="GSPLM" w:date="2025-01-20T19:07:00Z" w16du:dateUtc="2025-01-20T22:07:00Z">
        <w:r w:rsidR="008323E3">
          <w:t xml:space="preserve"> -</w:t>
        </w:r>
      </w:ins>
      <w:del w:id="1189" w:author="GSPLM" w:date="2025-01-20T19:07:00Z" w16du:dateUtc="2025-01-20T22:07:00Z">
        <w:r w:rsidRPr="00552373" w:rsidDel="008323E3">
          <w:delText>.</w:delText>
        </w:r>
      </w:del>
      <w:r w:rsidRPr="00552373">
        <w:t xml:space="preserve"> Composição corporal e análise de impedância bioelétrica corporal basal dos participantes de pesquisa, segundo o sexo.</w:t>
      </w:r>
      <w:commentRangeEnd w:id="1187"/>
      <w:r w:rsidR="003F083E">
        <w:rPr>
          <w:rStyle w:val="CommentReference"/>
        </w:rPr>
        <w:commentReference w:id="1187"/>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1A49653" w14:textId="77777777" w:rsidR="006C2F5A" w:rsidRDefault="006C2F5A" w:rsidP="00D055CD">
            <w:pPr>
              <w:pStyle w:val="Textotabela"/>
              <w:tabs>
                <w:tab w:val="decimal" w:pos="419"/>
              </w:tabs>
              <w:rPr>
                <w:ins w:id="1190" w:author="GSPLM" w:date="2025-01-20T19:13:00Z" w16du:dateUtc="2025-01-20T22:13:00Z"/>
              </w:rPr>
            </w:pPr>
            <w:ins w:id="1191" w:author="GSPLM" w:date="2025-01-20T19:13:00Z" w16du:dateUtc="2025-01-20T22:13:00Z">
              <w:r>
                <w:t>1,6 (1,6–1,7)</w:t>
              </w:r>
            </w:ins>
          </w:p>
          <w:p w14:paraId="0A80F44A" w14:textId="1B5E09A4" w:rsidR="00AE55C5" w:rsidRPr="00552373" w:rsidRDefault="00AE55C5" w:rsidP="00D055CD">
            <w:pPr>
              <w:pStyle w:val="Textotabela"/>
              <w:tabs>
                <w:tab w:val="decimal" w:pos="419"/>
              </w:tabs>
            </w:pPr>
            <w:del w:id="1192" w:author="GSPLM" w:date="2025-01-20T19:13:00Z" w16du:dateUtc="2025-01-20T22:13:00Z">
              <w:r w:rsidRPr="00552373" w:rsidDel="006C2F5A">
                <w:delText>1.6 (1.6–1.7)</w:delText>
              </w:r>
            </w:del>
          </w:p>
        </w:tc>
        <w:tc>
          <w:tcPr>
            <w:tcW w:w="2265" w:type="dxa"/>
            <w:noWrap/>
            <w:vAlign w:val="bottom"/>
            <w:hideMark/>
          </w:tcPr>
          <w:p w14:paraId="472FDF27" w14:textId="77777777" w:rsidR="006C2F5A" w:rsidRDefault="006C2F5A" w:rsidP="00D055CD">
            <w:pPr>
              <w:pStyle w:val="Textotabela"/>
              <w:tabs>
                <w:tab w:val="decimal" w:pos="398"/>
              </w:tabs>
              <w:rPr>
                <w:ins w:id="1193" w:author="GSPLM" w:date="2025-01-20T19:13:00Z" w16du:dateUtc="2025-01-20T22:13:00Z"/>
              </w:rPr>
            </w:pPr>
            <w:ins w:id="1194" w:author="GSPLM" w:date="2025-01-20T19:13:00Z" w16du:dateUtc="2025-01-20T22:13:00Z">
              <w:r>
                <w:t>1,8 (1,7–1,8)</w:t>
              </w:r>
            </w:ins>
          </w:p>
          <w:p w14:paraId="102869A4" w14:textId="638D84E3" w:rsidR="00AE55C5" w:rsidRPr="00552373" w:rsidRDefault="00AE55C5" w:rsidP="00D055CD">
            <w:pPr>
              <w:pStyle w:val="Textotabela"/>
              <w:tabs>
                <w:tab w:val="decimal" w:pos="398"/>
              </w:tabs>
            </w:pPr>
            <w:del w:id="1195" w:author="GSPLM" w:date="2025-01-20T19:13:00Z" w16du:dateUtc="2025-01-20T22:13:00Z">
              <w:r w:rsidRPr="00552373" w:rsidDel="006C2F5A">
                <w:delText>1.8 (1.7–1.8)</w:delText>
              </w:r>
            </w:del>
          </w:p>
        </w:tc>
        <w:tc>
          <w:tcPr>
            <w:tcW w:w="892" w:type="dxa"/>
            <w:noWrap/>
            <w:vAlign w:val="bottom"/>
            <w:hideMark/>
          </w:tcPr>
          <w:p w14:paraId="417636D8" w14:textId="77777777" w:rsidR="006C2F5A" w:rsidRDefault="006C2F5A" w:rsidP="00D055CD">
            <w:pPr>
              <w:pStyle w:val="Textotabela"/>
              <w:tabs>
                <w:tab w:val="decimal" w:pos="279"/>
              </w:tabs>
              <w:rPr>
                <w:ins w:id="1196" w:author="GSPLM" w:date="2025-01-20T19:13:00Z" w16du:dateUtc="2025-01-20T22:13:00Z"/>
              </w:rPr>
            </w:pPr>
            <w:ins w:id="1197" w:author="GSPLM" w:date="2025-01-20T19:13:00Z" w16du:dateUtc="2025-01-20T22:13:00Z">
              <w:r>
                <w:t>&lt; 0,001*</w:t>
              </w:r>
            </w:ins>
          </w:p>
          <w:p w14:paraId="5E5D0FFF" w14:textId="5703A24D" w:rsidR="00AE55C5" w:rsidRPr="00552373" w:rsidRDefault="00AE55C5" w:rsidP="00D055CD">
            <w:pPr>
              <w:pStyle w:val="Textotabela"/>
              <w:tabs>
                <w:tab w:val="decimal" w:pos="279"/>
              </w:tabs>
            </w:pPr>
            <w:del w:id="1198" w:author="GSPLM" w:date="2025-01-20T19:13:00Z" w16du:dateUtc="2025-01-20T22:13:00Z">
              <w:r w:rsidRPr="00552373" w:rsidDel="006C2F5A">
                <w:delText>&lt; 0.001*</w:delText>
              </w:r>
            </w:del>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7D7DCDCD" w14:textId="77777777" w:rsidR="006C2F5A" w:rsidRDefault="006C2F5A" w:rsidP="00D055CD">
            <w:pPr>
              <w:pStyle w:val="Textotabela"/>
              <w:tabs>
                <w:tab w:val="decimal" w:pos="419"/>
              </w:tabs>
              <w:rPr>
                <w:ins w:id="1199" w:author="GSPLM" w:date="2025-01-20T19:13:00Z" w16du:dateUtc="2025-01-20T22:13:00Z"/>
              </w:rPr>
            </w:pPr>
            <w:ins w:id="1200" w:author="GSPLM" w:date="2025-01-20T19:13:00Z" w16du:dateUtc="2025-01-20T22:13:00Z">
              <w:r>
                <w:t>90,2 (87,6–92,9)</w:t>
              </w:r>
            </w:ins>
          </w:p>
          <w:p w14:paraId="11333913" w14:textId="25E92D5B" w:rsidR="00AE55C5" w:rsidRPr="00552373" w:rsidRDefault="00AE55C5" w:rsidP="00D055CD">
            <w:pPr>
              <w:pStyle w:val="Textotabela"/>
              <w:tabs>
                <w:tab w:val="decimal" w:pos="419"/>
              </w:tabs>
            </w:pPr>
            <w:del w:id="1201" w:author="GSPLM" w:date="2025-01-20T19:13:00Z" w16du:dateUtc="2025-01-20T22:13:00Z">
              <w:r w:rsidRPr="00552373" w:rsidDel="006C2F5A">
                <w:delText>90.2 (87.6–92.9)</w:delText>
              </w:r>
            </w:del>
          </w:p>
        </w:tc>
        <w:tc>
          <w:tcPr>
            <w:tcW w:w="2265" w:type="dxa"/>
            <w:noWrap/>
            <w:vAlign w:val="bottom"/>
            <w:hideMark/>
          </w:tcPr>
          <w:p w14:paraId="491E4331" w14:textId="77777777" w:rsidR="006C2F5A" w:rsidRDefault="006C2F5A" w:rsidP="00D055CD">
            <w:pPr>
              <w:pStyle w:val="Textotabela"/>
              <w:tabs>
                <w:tab w:val="decimal" w:pos="398"/>
              </w:tabs>
              <w:rPr>
                <w:ins w:id="1202" w:author="GSPLM" w:date="2025-01-20T19:13:00Z" w16du:dateUtc="2025-01-20T22:13:00Z"/>
              </w:rPr>
            </w:pPr>
            <w:ins w:id="1203" w:author="GSPLM" w:date="2025-01-20T19:13:00Z" w16du:dateUtc="2025-01-20T22:13:00Z">
              <w:r>
                <w:t>102 (96,6–107,4)</w:t>
              </w:r>
            </w:ins>
          </w:p>
          <w:p w14:paraId="7521457F" w14:textId="5371A044" w:rsidR="00AE55C5" w:rsidRPr="00552373" w:rsidRDefault="00AE55C5" w:rsidP="00D055CD">
            <w:pPr>
              <w:pStyle w:val="Textotabela"/>
              <w:tabs>
                <w:tab w:val="decimal" w:pos="398"/>
              </w:tabs>
            </w:pPr>
            <w:del w:id="1204" w:author="GSPLM" w:date="2025-01-20T19:13:00Z" w16du:dateUtc="2025-01-20T22:13:00Z">
              <w:r w:rsidRPr="00552373" w:rsidDel="006C2F5A">
                <w:delText>102 (96.6–107.4)</w:delText>
              </w:r>
            </w:del>
          </w:p>
        </w:tc>
        <w:tc>
          <w:tcPr>
            <w:tcW w:w="892" w:type="dxa"/>
            <w:noWrap/>
            <w:vAlign w:val="bottom"/>
            <w:hideMark/>
          </w:tcPr>
          <w:p w14:paraId="26A4BB07" w14:textId="77777777" w:rsidR="006C2F5A" w:rsidRDefault="006C2F5A" w:rsidP="00D055CD">
            <w:pPr>
              <w:pStyle w:val="Textotabela"/>
              <w:tabs>
                <w:tab w:val="decimal" w:pos="279"/>
              </w:tabs>
              <w:rPr>
                <w:ins w:id="1205" w:author="GSPLM" w:date="2025-01-20T19:13:00Z" w16du:dateUtc="2025-01-20T22:13:00Z"/>
              </w:rPr>
            </w:pPr>
            <w:ins w:id="1206" w:author="GSPLM" w:date="2025-01-20T19:13:00Z" w16du:dateUtc="2025-01-20T22:13:00Z">
              <w:r>
                <w:t>0,001*</w:t>
              </w:r>
            </w:ins>
          </w:p>
          <w:p w14:paraId="37B53F19" w14:textId="311FA90A" w:rsidR="00AE55C5" w:rsidRPr="00552373" w:rsidRDefault="00AE55C5" w:rsidP="00D055CD">
            <w:pPr>
              <w:pStyle w:val="Textotabela"/>
              <w:tabs>
                <w:tab w:val="decimal" w:pos="279"/>
              </w:tabs>
            </w:pPr>
            <w:del w:id="1207" w:author="GSPLM" w:date="2025-01-20T19:13:00Z" w16du:dateUtc="2025-01-20T22:13:00Z">
              <w:r w:rsidRPr="00552373" w:rsidDel="006C2F5A">
                <w:delText>0.001*</w:delText>
              </w:r>
            </w:del>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06C0B0CA" w:rsidR="00AE55C5" w:rsidRPr="00552373" w:rsidRDefault="006C2F5A" w:rsidP="00D055CD">
            <w:pPr>
              <w:pStyle w:val="Textotabela"/>
              <w:tabs>
                <w:tab w:val="decimal" w:pos="419"/>
              </w:tabs>
            </w:pPr>
            <w:ins w:id="1208" w:author="GSPLM" w:date="2025-01-20T19:13:00Z" w16du:dateUtc="2025-01-20T22:13:00Z">
              <w:r>
                <w:t>34,1 (32,1–36,1)</w:t>
              </w:r>
            </w:ins>
            <w:del w:id="1209" w:author="GSPLM" w:date="2025-01-20T19:13:00Z" w16du:dateUtc="2025-01-20T22:13:00Z">
              <w:r w:rsidR="00AE55C5" w:rsidRPr="00552373" w:rsidDel="006C2F5A">
                <w:delText>34.1 (32.1–36.1)</w:delText>
              </w:r>
            </w:del>
          </w:p>
        </w:tc>
        <w:tc>
          <w:tcPr>
            <w:tcW w:w="2265" w:type="dxa"/>
            <w:noWrap/>
            <w:vAlign w:val="bottom"/>
            <w:hideMark/>
          </w:tcPr>
          <w:p w14:paraId="0FCE6AF6" w14:textId="77777777" w:rsidR="006C2F5A" w:rsidRDefault="006C2F5A" w:rsidP="00D055CD">
            <w:pPr>
              <w:pStyle w:val="Textotabela"/>
              <w:tabs>
                <w:tab w:val="decimal" w:pos="398"/>
              </w:tabs>
              <w:rPr>
                <w:ins w:id="1210" w:author="GSPLM" w:date="2025-01-20T19:13:00Z" w16du:dateUtc="2025-01-20T22:13:00Z"/>
              </w:rPr>
            </w:pPr>
            <w:ins w:id="1211" w:author="GSPLM" w:date="2025-01-20T19:13:00Z" w16du:dateUtc="2025-01-20T22:13:00Z">
              <w:r>
                <w:t>32,5 (31,4–33,6)</w:t>
              </w:r>
            </w:ins>
          </w:p>
          <w:p w14:paraId="5CAC5A95" w14:textId="4C9F2154" w:rsidR="00AE55C5" w:rsidRPr="00552373" w:rsidRDefault="00AE55C5" w:rsidP="00D055CD">
            <w:pPr>
              <w:pStyle w:val="Textotabela"/>
              <w:tabs>
                <w:tab w:val="decimal" w:pos="398"/>
              </w:tabs>
            </w:pPr>
            <w:del w:id="1212" w:author="GSPLM" w:date="2025-01-20T19:13:00Z" w16du:dateUtc="2025-01-20T22:13:00Z">
              <w:r w:rsidRPr="00552373" w:rsidDel="006C2F5A">
                <w:delText>32.5 (31.4–33.6)</w:delText>
              </w:r>
            </w:del>
          </w:p>
        </w:tc>
        <w:tc>
          <w:tcPr>
            <w:tcW w:w="892" w:type="dxa"/>
            <w:noWrap/>
            <w:vAlign w:val="bottom"/>
            <w:hideMark/>
          </w:tcPr>
          <w:p w14:paraId="671B6FF6" w14:textId="77777777" w:rsidR="006C2F5A" w:rsidRDefault="006C2F5A" w:rsidP="00D055CD">
            <w:pPr>
              <w:pStyle w:val="Textotabela"/>
              <w:tabs>
                <w:tab w:val="decimal" w:pos="279"/>
              </w:tabs>
              <w:rPr>
                <w:ins w:id="1213" w:author="GSPLM" w:date="2025-01-20T19:13:00Z" w16du:dateUtc="2025-01-20T22:13:00Z"/>
              </w:rPr>
            </w:pPr>
            <w:ins w:id="1214" w:author="GSPLM" w:date="2025-01-20T19:13:00Z" w16du:dateUtc="2025-01-20T22:13:00Z">
              <w:r>
                <w:t>0,177</w:t>
              </w:r>
            </w:ins>
          </w:p>
          <w:p w14:paraId="57E1D976" w14:textId="3ABC5BD3" w:rsidR="00AE55C5" w:rsidRPr="00552373" w:rsidRDefault="00AE55C5" w:rsidP="00D055CD">
            <w:pPr>
              <w:pStyle w:val="Textotabela"/>
              <w:tabs>
                <w:tab w:val="decimal" w:pos="279"/>
              </w:tabs>
            </w:pPr>
            <w:del w:id="1215" w:author="GSPLM" w:date="2025-01-20T19:13:00Z" w16du:dateUtc="2025-01-20T22:13:00Z">
              <w:r w:rsidRPr="00552373" w:rsidDel="006C2F5A">
                <w:delText>0.177</w:delText>
              </w:r>
            </w:del>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64D0F164" w14:textId="77777777" w:rsidR="006C2F5A" w:rsidRDefault="006C2F5A" w:rsidP="00D055CD">
            <w:pPr>
              <w:pStyle w:val="Textotabela"/>
              <w:tabs>
                <w:tab w:val="decimal" w:pos="398"/>
              </w:tabs>
              <w:rPr>
                <w:ins w:id="1216" w:author="GSPLM" w:date="2025-01-20T19:13:00Z" w16du:dateUtc="2025-01-20T22:13:00Z"/>
              </w:rPr>
            </w:pPr>
            <w:ins w:id="1217" w:author="GSPLM" w:date="2025-01-20T19:13:00Z" w16du:dateUtc="2025-01-20T22:13:00Z">
              <w:r>
                <w:t>1,1 (1–1,1)</w:t>
              </w:r>
            </w:ins>
          </w:p>
          <w:p w14:paraId="799524C2" w14:textId="681E1322" w:rsidR="00AE55C5" w:rsidRPr="00552373" w:rsidRDefault="00AE55C5" w:rsidP="00D055CD">
            <w:pPr>
              <w:pStyle w:val="Textotabela"/>
              <w:tabs>
                <w:tab w:val="decimal" w:pos="398"/>
              </w:tabs>
            </w:pPr>
            <w:del w:id="1218" w:author="GSPLM" w:date="2025-01-20T19:13:00Z" w16du:dateUtc="2025-01-20T22:13:00Z">
              <w:r w:rsidRPr="00552373" w:rsidDel="006C2F5A">
                <w:delText>1.1 (1–1.1)</w:delText>
              </w:r>
            </w:del>
          </w:p>
        </w:tc>
        <w:tc>
          <w:tcPr>
            <w:tcW w:w="892" w:type="dxa"/>
            <w:noWrap/>
            <w:vAlign w:val="bottom"/>
            <w:hideMark/>
          </w:tcPr>
          <w:p w14:paraId="709BF30C" w14:textId="77777777" w:rsidR="006C2F5A" w:rsidRDefault="006C2F5A" w:rsidP="00D055CD">
            <w:pPr>
              <w:pStyle w:val="Textotabela"/>
              <w:tabs>
                <w:tab w:val="decimal" w:pos="279"/>
              </w:tabs>
              <w:rPr>
                <w:ins w:id="1219" w:author="GSPLM" w:date="2025-01-20T19:13:00Z" w16du:dateUtc="2025-01-20T22:13:00Z"/>
              </w:rPr>
            </w:pPr>
            <w:ins w:id="1220" w:author="GSPLM" w:date="2025-01-20T19:13:00Z" w16du:dateUtc="2025-01-20T22:13:00Z">
              <w:r>
                <w:t>0,007*</w:t>
              </w:r>
            </w:ins>
          </w:p>
          <w:p w14:paraId="26D9C699" w14:textId="518EDC08" w:rsidR="00AE55C5" w:rsidRPr="00552373" w:rsidRDefault="00AE55C5" w:rsidP="00D055CD">
            <w:pPr>
              <w:pStyle w:val="Textotabela"/>
              <w:tabs>
                <w:tab w:val="decimal" w:pos="279"/>
              </w:tabs>
            </w:pPr>
            <w:del w:id="1221" w:author="GSPLM" w:date="2025-01-20T19:13:00Z" w16du:dateUtc="2025-01-20T22:13:00Z">
              <w:r w:rsidRPr="00552373" w:rsidDel="006C2F5A">
                <w:delText>0.007*</w:delText>
              </w:r>
            </w:del>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62537FEB" w14:textId="77777777" w:rsidR="006C2F5A" w:rsidRDefault="006C2F5A" w:rsidP="00D055CD">
            <w:pPr>
              <w:pStyle w:val="Textotabela"/>
              <w:tabs>
                <w:tab w:val="decimal" w:pos="419"/>
              </w:tabs>
              <w:rPr>
                <w:ins w:id="1222" w:author="GSPLM" w:date="2025-01-20T19:13:00Z" w16du:dateUtc="2025-01-20T22:13:00Z"/>
              </w:rPr>
            </w:pPr>
            <w:ins w:id="1223" w:author="GSPLM" w:date="2025-01-20T19:13:00Z" w16du:dateUtc="2025-01-20T22:13:00Z">
              <w:r>
                <w:t>1,4 (1,3–1,4)</w:t>
              </w:r>
            </w:ins>
          </w:p>
          <w:p w14:paraId="3B23D0CF" w14:textId="7B896E25" w:rsidR="00AE55C5" w:rsidRPr="00552373" w:rsidRDefault="00AE55C5" w:rsidP="00D055CD">
            <w:pPr>
              <w:pStyle w:val="Textotabela"/>
              <w:tabs>
                <w:tab w:val="decimal" w:pos="419"/>
              </w:tabs>
            </w:pPr>
            <w:del w:id="1224" w:author="GSPLM" w:date="2025-01-20T19:13:00Z" w16du:dateUtc="2025-01-20T22:13:00Z">
              <w:r w:rsidRPr="00552373" w:rsidDel="006C2F5A">
                <w:delText>1.4 (1.3–1.4)</w:delText>
              </w:r>
            </w:del>
          </w:p>
        </w:tc>
        <w:tc>
          <w:tcPr>
            <w:tcW w:w="2265" w:type="dxa"/>
            <w:noWrap/>
            <w:vAlign w:val="bottom"/>
            <w:hideMark/>
          </w:tcPr>
          <w:p w14:paraId="4A3B7729" w14:textId="77777777" w:rsidR="006C2F5A" w:rsidRDefault="006C2F5A" w:rsidP="00D055CD">
            <w:pPr>
              <w:pStyle w:val="Textotabela"/>
              <w:tabs>
                <w:tab w:val="decimal" w:pos="398"/>
              </w:tabs>
              <w:rPr>
                <w:ins w:id="1225" w:author="GSPLM" w:date="2025-01-20T19:13:00Z" w16du:dateUtc="2025-01-20T22:13:00Z"/>
              </w:rPr>
            </w:pPr>
            <w:ins w:id="1226" w:author="GSPLM" w:date="2025-01-20T19:13:00Z" w16du:dateUtc="2025-01-20T22:13:00Z">
              <w:r>
                <w:t>1,4 (1,3–1,5)</w:t>
              </w:r>
            </w:ins>
          </w:p>
          <w:p w14:paraId="680E6033" w14:textId="3AE3A4F1" w:rsidR="00AE55C5" w:rsidRPr="00552373" w:rsidRDefault="00AE55C5" w:rsidP="00D055CD">
            <w:pPr>
              <w:pStyle w:val="Textotabela"/>
              <w:tabs>
                <w:tab w:val="decimal" w:pos="398"/>
              </w:tabs>
            </w:pPr>
            <w:del w:id="1227" w:author="GSPLM" w:date="2025-01-20T19:13:00Z" w16du:dateUtc="2025-01-20T22:13:00Z">
              <w:r w:rsidRPr="00552373" w:rsidDel="006C2F5A">
                <w:delText>1.4 (1.3–1.5)</w:delText>
              </w:r>
            </w:del>
          </w:p>
        </w:tc>
        <w:tc>
          <w:tcPr>
            <w:tcW w:w="892" w:type="dxa"/>
            <w:noWrap/>
            <w:vAlign w:val="bottom"/>
            <w:hideMark/>
          </w:tcPr>
          <w:p w14:paraId="672C7DCE" w14:textId="77777777" w:rsidR="006C2F5A" w:rsidRDefault="006C2F5A" w:rsidP="00D055CD">
            <w:pPr>
              <w:pStyle w:val="Textotabela"/>
              <w:tabs>
                <w:tab w:val="decimal" w:pos="279"/>
              </w:tabs>
              <w:rPr>
                <w:ins w:id="1228" w:author="GSPLM" w:date="2025-01-20T19:13:00Z" w16du:dateUtc="2025-01-20T22:13:00Z"/>
              </w:rPr>
            </w:pPr>
            <w:ins w:id="1229" w:author="GSPLM" w:date="2025-01-20T19:13:00Z" w16du:dateUtc="2025-01-20T22:13:00Z">
              <w:r>
                <w:t>0,643</w:t>
              </w:r>
            </w:ins>
          </w:p>
          <w:p w14:paraId="7124375F" w14:textId="39D623E9" w:rsidR="00AE55C5" w:rsidRPr="00552373" w:rsidRDefault="00AE55C5" w:rsidP="00D055CD">
            <w:pPr>
              <w:pStyle w:val="Textotabela"/>
              <w:tabs>
                <w:tab w:val="decimal" w:pos="279"/>
              </w:tabs>
            </w:pPr>
            <w:del w:id="1230" w:author="GSPLM" w:date="2025-01-20T19:13:00Z" w16du:dateUtc="2025-01-20T22:13:00Z">
              <w:r w:rsidRPr="00552373" w:rsidDel="006C2F5A">
                <w:delText>0.643</w:delText>
              </w:r>
            </w:del>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17F63B4F" w14:textId="77777777" w:rsidR="006C2F5A" w:rsidRDefault="006C2F5A" w:rsidP="00D055CD">
            <w:pPr>
              <w:pStyle w:val="Textotabela"/>
              <w:tabs>
                <w:tab w:val="decimal" w:pos="419"/>
              </w:tabs>
              <w:rPr>
                <w:ins w:id="1231" w:author="GSPLM" w:date="2025-01-20T19:13:00Z" w16du:dateUtc="2025-01-20T22:13:00Z"/>
              </w:rPr>
            </w:pPr>
            <w:ins w:id="1232" w:author="GSPLM" w:date="2025-01-20T19:13:00Z" w16du:dateUtc="2025-01-20T22:13:00Z">
              <w:r>
                <w:t>6,4 (6,1–6,6)</w:t>
              </w:r>
            </w:ins>
          </w:p>
          <w:p w14:paraId="4FF859C9" w14:textId="16F6DFD9" w:rsidR="00AE55C5" w:rsidRPr="00552373" w:rsidRDefault="00AE55C5" w:rsidP="00D055CD">
            <w:pPr>
              <w:pStyle w:val="Textotabela"/>
              <w:tabs>
                <w:tab w:val="decimal" w:pos="419"/>
              </w:tabs>
            </w:pPr>
            <w:del w:id="1233" w:author="GSPLM" w:date="2025-01-20T19:13:00Z" w16du:dateUtc="2025-01-20T22:13:00Z">
              <w:r w:rsidRPr="00552373" w:rsidDel="006C2F5A">
                <w:delText>6.4 (6.1–6.6)</w:delText>
              </w:r>
            </w:del>
          </w:p>
        </w:tc>
        <w:tc>
          <w:tcPr>
            <w:tcW w:w="2265" w:type="dxa"/>
            <w:noWrap/>
            <w:vAlign w:val="bottom"/>
            <w:hideMark/>
          </w:tcPr>
          <w:p w14:paraId="426F1C25" w14:textId="77777777" w:rsidR="006C2F5A" w:rsidRDefault="006C2F5A" w:rsidP="00D055CD">
            <w:pPr>
              <w:pStyle w:val="Textotabela"/>
              <w:tabs>
                <w:tab w:val="decimal" w:pos="398"/>
              </w:tabs>
              <w:rPr>
                <w:ins w:id="1234" w:author="GSPLM" w:date="2025-01-20T19:13:00Z" w16du:dateUtc="2025-01-20T22:13:00Z"/>
              </w:rPr>
            </w:pPr>
            <w:ins w:id="1235" w:author="GSPLM" w:date="2025-01-20T19:13:00Z" w16du:dateUtc="2025-01-20T22:13:00Z">
              <w:r>
                <w:t>7 (6,8–7,3)</w:t>
              </w:r>
            </w:ins>
          </w:p>
          <w:p w14:paraId="059961A5" w14:textId="3AE370E7" w:rsidR="00AE55C5" w:rsidRPr="00552373" w:rsidRDefault="00AE55C5" w:rsidP="00D055CD">
            <w:pPr>
              <w:pStyle w:val="Textotabela"/>
              <w:tabs>
                <w:tab w:val="decimal" w:pos="398"/>
              </w:tabs>
            </w:pPr>
            <w:del w:id="1236" w:author="GSPLM" w:date="2025-01-20T19:13:00Z" w16du:dateUtc="2025-01-20T22:13:00Z">
              <w:r w:rsidRPr="00552373" w:rsidDel="006C2F5A">
                <w:delText>7 (6.8–7.3)</w:delText>
              </w:r>
            </w:del>
          </w:p>
        </w:tc>
        <w:tc>
          <w:tcPr>
            <w:tcW w:w="892" w:type="dxa"/>
            <w:noWrap/>
            <w:vAlign w:val="bottom"/>
            <w:hideMark/>
          </w:tcPr>
          <w:p w14:paraId="571A02F6" w14:textId="77777777" w:rsidR="006C2F5A" w:rsidRDefault="006C2F5A" w:rsidP="00D055CD">
            <w:pPr>
              <w:pStyle w:val="Textotabela"/>
              <w:tabs>
                <w:tab w:val="decimal" w:pos="279"/>
              </w:tabs>
              <w:rPr>
                <w:ins w:id="1237" w:author="GSPLM" w:date="2025-01-20T19:13:00Z" w16du:dateUtc="2025-01-20T22:13:00Z"/>
              </w:rPr>
            </w:pPr>
            <w:ins w:id="1238" w:author="GSPLM" w:date="2025-01-20T19:13:00Z" w16du:dateUtc="2025-01-20T22:13:00Z">
              <w:r>
                <w:t>&lt; 0,001*</w:t>
              </w:r>
            </w:ins>
          </w:p>
          <w:p w14:paraId="056F4DBF" w14:textId="3E90E124" w:rsidR="00AE55C5" w:rsidRPr="00552373" w:rsidRDefault="00AE55C5" w:rsidP="00D055CD">
            <w:pPr>
              <w:pStyle w:val="Textotabela"/>
              <w:tabs>
                <w:tab w:val="decimal" w:pos="279"/>
              </w:tabs>
            </w:pPr>
            <w:del w:id="1239" w:author="GSPLM" w:date="2025-01-20T19:13:00Z" w16du:dateUtc="2025-01-20T22:13:00Z">
              <w:r w:rsidRPr="00552373" w:rsidDel="006C2F5A">
                <w:delText>&lt; 0.001*</w:delText>
              </w:r>
            </w:del>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33353240" w14:textId="77777777" w:rsidR="006C2F5A" w:rsidRDefault="006C2F5A" w:rsidP="00D055CD">
            <w:pPr>
              <w:pStyle w:val="Textotabela"/>
              <w:tabs>
                <w:tab w:val="decimal" w:pos="419"/>
              </w:tabs>
              <w:rPr>
                <w:ins w:id="1240" w:author="GSPLM" w:date="2025-01-20T19:13:00Z" w16du:dateUtc="2025-01-20T22:13:00Z"/>
              </w:rPr>
            </w:pPr>
            <w:ins w:id="1241" w:author="GSPLM" w:date="2025-01-20T19:13:00Z" w16du:dateUtc="2025-01-20T22:13:00Z">
              <w:r>
                <w:t>548,1 (534,5–561,7)</w:t>
              </w:r>
            </w:ins>
          </w:p>
          <w:p w14:paraId="127398FB" w14:textId="7167B91B" w:rsidR="00AE55C5" w:rsidRPr="00552373" w:rsidRDefault="00AE55C5" w:rsidP="00D055CD">
            <w:pPr>
              <w:pStyle w:val="Textotabela"/>
              <w:tabs>
                <w:tab w:val="decimal" w:pos="419"/>
              </w:tabs>
            </w:pPr>
            <w:del w:id="1242" w:author="GSPLM" w:date="2025-01-20T19:13:00Z" w16du:dateUtc="2025-01-20T22:13:00Z">
              <w:r w:rsidRPr="00552373" w:rsidDel="006C2F5A">
                <w:delText>548.1 (534.5–561.7)</w:delText>
              </w:r>
            </w:del>
          </w:p>
        </w:tc>
        <w:tc>
          <w:tcPr>
            <w:tcW w:w="2265" w:type="dxa"/>
            <w:noWrap/>
            <w:vAlign w:val="bottom"/>
            <w:hideMark/>
          </w:tcPr>
          <w:p w14:paraId="20C120B7" w14:textId="77777777" w:rsidR="006C2F5A" w:rsidRDefault="006C2F5A" w:rsidP="00D055CD">
            <w:pPr>
              <w:pStyle w:val="Textotabela"/>
              <w:tabs>
                <w:tab w:val="decimal" w:pos="398"/>
              </w:tabs>
              <w:rPr>
                <w:ins w:id="1243" w:author="GSPLM" w:date="2025-01-20T19:13:00Z" w16du:dateUtc="2025-01-20T22:13:00Z"/>
              </w:rPr>
            </w:pPr>
            <w:ins w:id="1244" w:author="GSPLM" w:date="2025-01-20T19:13:00Z" w16du:dateUtc="2025-01-20T22:13:00Z">
              <w:r>
                <w:t>446,1 (410,3–481,9)</w:t>
              </w:r>
            </w:ins>
          </w:p>
          <w:p w14:paraId="77C08B81" w14:textId="0FB152C6" w:rsidR="00AE55C5" w:rsidRPr="00552373" w:rsidRDefault="00AE55C5" w:rsidP="00D055CD">
            <w:pPr>
              <w:pStyle w:val="Textotabela"/>
              <w:tabs>
                <w:tab w:val="decimal" w:pos="398"/>
              </w:tabs>
            </w:pPr>
            <w:del w:id="1245" w:author="GSPLM" w:date="2025-01-20T19:13:00Z" w16du:dateUtc="2025-01-20T22:13:00Z">
              <w:r w:rsidRPr="00552373" w:rsidDel="006C2F5A">
                <w:delText>446.1 (410.3–481.9)</w:delText>
              </w:r>
            </w:del>
          </w:p>
        </w:tc>
        <w:tc>
          <w:tcPr>
            <w:tcW w:w="892" w:type="dxa"/>
            <w:noWrap/>
            <w:vAlign w:val="bottom"/>
            <w:hideMark/>
          </w:tcPr>
          <w:p w14:paraId="646FF31C" w14:textId="77777777" w:rsidR="006C2F5A" w:rsidRDefault="006C2F5A" w:rsidP="00D055CD">
            <w:pPr>
              <w:pStyle w:val="Textotabela"/>
              <w:tabs>
                <w:tab w:val="decimal" w:pos="279"/>
              </w:tabs>
              <w:rPr>
                <w:ins w:id="1246" w:author="GSPLM" w:date="2025-01-20T19:13:00Z" w16du:dateUtc="2025-01-20T22:13:00Z"/>
              </w:rPr>
            </w:pPr>
            <w:ins w:id="1247" w:author="GSPLM" w:date="2025-01-20T19:13:00Z" w16du:dateUtc="2025-01-20T22:13:00Z">
              <w:r>
                <w:t>&lt; 0,001*</w:t>
              </w:r>
            </w:ins>
          </w:p>
          <w:p w14:paraId="2496858F" w14:textId="1DBFDC37" w:rsidR="00AE55C5" w:rsidRPr="00552373" w:rsidRDefault="00AE55C5" w:rsidP="00D055CD">
            <w:pPr>
              <w:pStyle w:val="Textotabela"/>
              <w:tabs>
                <w:tab w:val="decimal" w:pos="279"/>
              </w:tabs>
            </w:pPr>
            <w:del w:id="1248" w:author="GSPLM" w:date="2025-01-20T19:13:00Z" w16du:dateUtc="2025-01-20T22:13:00Z">
              <w:r w:rsidRPr="00552373" w:rsidDel="006C2F5A">
                <w:delText>&lt; 0.001*</w:delText>
              </w:r>
            </w:del>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6DF5817B" w14:textId="77777777" w:rsidR="006C2F5A" w:rsidRDefault="006C2F5A" w:rsidP="00D055CD">
            <w:pPr>
              <w:pStyle w:val="Textotabela"/>
              <w:tabs>
                <w:tab w:val="decimal" w:pos="419"/>
              </w:tabs>
              <w:rPr>
                <w:ins w:id="1249" w:author="GSPLM" w:date="2025-01-20T19:13:00Z" w16du:dateUtc="2025-01-20T22:13:00Z"/>
              </w:rPr>
            </w:pPr>
            <w:ins w:id="1250" w:author="GSPLM" w:date="2025-01-20T19:13:00Z" w16du:dateUtc="2025-01-20T22:13:00Z">
              <w:r>
                <w:t>60,8 (58,5–63)</w:t>
              </w:r>
            </w:ins>
          </w:p>
          <w:p w14:paraId="7E8298C1" w14:textId="48F15923" w:rsidR="00AE55C5" w:rsidRPr="00552373" w:rsidRDefault="00AE55C5" w:rsidP="00D055CD">
            <w:pPr>
              <w:pStyle w:val="Textotabela"/>
              <w:tabs>
                <w:tab w:val="decimal" w:pos="419"/>
              </w:tabs>
            </w:pPr>
            <w:del w:id="1251" w:author="GSPLM" w:date="2025-01-20T19:13:00Z" w16du:dateUtc="2025-01-20T22:13:00Z">
              <w:r w:rsidRPr="00552373" w:rsidDel="006C2F5A">
                <w:delText>60.8 (58.5–63)</w:delText>
              </w:r>
            </w:del>
          </w:p>
        </w:tc>
        <w:tc>
          <w:tcPr>
            <w:tcW w:w="2265" w:type="dxa"/>
            <w:noWrap/>
            <w:vAlign w:val="bottom"/>
            <w:hideMark/>
          </w:tcPr>
          <w:p w14:paraId="1AE4A563" w14:textId="77777777" w:rsidR="006C2F5A" w:rsidRDefault="006C2F5A" w:rsidP="00D055CD">
            <w:pPr>
              <w:pStyle w:val="Textotabela"/>
              <w:tabs>
                <w:tab w:val="decimal" w:pos="398"/>
              </w:tabs>
              <w:rPr>
                <w:ins w:id="1252" w:author="GSPLM" w:date="2025-01-20T19:13:00Z" w16du:dateUtc="2025-01-20T22:13:00Z"/>
              </w:rPr>
            </w:pPr>
            <w:ins w:id="1253" w:author="GSPLM" w:date="2025-01-20T19:13:00Z" w16du:dateUtc="2025-01-20T22:13:00Z">
              <w:r>
                <w:t>55,1 (50,7–59,5)</w:t>
              </w:r>
            </w:ins>
          </w:p>
          <w:p w14:paraId="732B3266" w14:textId="75856E48" w:rsidR="00AE55C5" w:rsidRPr="00552373" w:rsidRDefault="00AE55C5" w:rsidP="00D055CD">
            <w:pPr>
              <w:pStyle w:val="Textotabela"/>
              <w:tabs>
                <w:tab w:val="decimal" w:pos="398"/>
              </w:tabs>
            </w:pPr>
            <w:del w:id="1254" w:author="GSPLM" w:date="2025-01-20T19:13:00Z" w16du:dateUtc="2025-01-20T22:13:00Z">
              <w:r w:rsidRPr="00552373" w:rsidDel="006C2F5A">
                <w:delText>55.1 (50.7–59.5)</w:delText>
              </w:r>
            </w:del>
          </w:p>
        </w:tc>
        <w:tc>
          <w:tcPr>
            <w:tcW w:w="892" w:type="dxa"/>
            <w:noWrap/>
            <w:vAlign w:val="bottom"/>
            <w:hideMark/>
          </w:tcPr>
          <w:p w14:paraId="11C05B3B" w14:textId="77777777" w:rsidR="006C2F5A" w:rsidRDefault="006C2F5A" w:rsidP="00D055CD">
            <w:pPr>
              <w:pStyle w:val="Textotabela"/>
              <w:tabs>
                <w:tab w:val="decimal" w:pos="279"/>
              </w:tabs>
              <w:rPr>
                <w:ins w:id="1255" w:author="GSPLM" w:date="2025-01-20T19:13:00Z" w16du:dateUtc="2025-01-20T22:13:00Z"/>
              </w:rPr>
            </w:pPr>
            <w:ins w:id="1256" w:author="GSPLM" w:date="2025-01-20T19:13:00Z" w16du:dateUtc="2025-01-20T22:13:00Z">
              <w:r>
                <w:t>0,040*</w:t>
              </w:r>
            </w:ins>
          </w:p>
          <w:p w14:paraId="45AB80DD" w14:textId="2917D12C" w:rsidR="00AE55C5" w:rsidRPr="00552373" w:rsidRDefault="00AE55C5" w:rsidP="00D055CD">
            <w:pPr>
              <w:pStyle w:val="Textotabela"/>
              <w:tabs>
                <w:tab w:val="decimal" w:pos="279"/>
              </w:tabs>
            </w:pPr>
            <w:del w:id="1257" w:author="GSPLM" w:date="2025-01-20T19:13:00Z" w16du:dateUtc="2025-01-20T22:13:00Z">
              <w:r w:rsidRPr="00552373" w:rsidDel="006C2F5A">
                <w:delText>0.04</w:delText>
              </w:r>
              <w:r w:rsidR="00EB263C" w:rsidRPr="00552373" w:rsidDel="006C2F5A">
                <w:delText>0</w:delText>
              </w:r>
              <w:r w:rsidRPr="00552373" w:rsidDel="006C2F5A">
                <w:delText>*</w:delText>
              </w:r>
            </w:del>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669DE3FD" w14:textId="77777777" w:rsidR="006C2F5A" w:rsidRDefault="006C2F5A" w:rsidP="00D055CD">
            <w:pPr>
              <w:pStyle w:val="Textotabela"/>
              <w:tabs>
                <w:tab w:val="decimal" w:pos="419"/>
              </w:tabs>
              <w:rPr>
                <w:ins w:id="1258" w:author="GSPLM" w:date="2025-01-20T19:13:00Z" w16du:dateUtc="2025-01-20T22:13:00Z"/>
              </w:rPr>
            </w:pPr>
            <w:ins w:id="1259" w:author="GSPLM" w:date="2025-01-20T19:13:00Z" w16du:dateUtc="2025-01-20T22:13:00Z">
              <w:r>
                <w:t>42,4 (39,9–44,9)</w:t>
              </w:r>
            </w:ins>
          </w:p>
          <w:p w14:paraId="200C59FA" w14:textId="7D19ECC9" w:rsidR="00AE55C5" w:rsidRPr="00552373" w:rsidRDefault="00AE55C5" w:rsidP="00D055CD">
            <w:pPr>
              <w:pStyle w:val="Textotabela"/>
              <w:tabs>
                <w:tab w:val="decimal" w:pos="419"/>
              </w:tabs>
            </w:pPr>
            <w:del w:id="1260" w:author="GSPLM" w:date="2025-01-20T19:13:00Z" w16du:dateUtc="2025-01-20T22:13:00Z">
              <w:r w:rsidRPr="00552373" w:rsidDel="006C2F5A">
                <w:delText>42.4 (39.9–44.9)</w:delText>
              </w:r>
            </w:del>
          </w:p>
        </w:tc>
        <w:tc>
          <w:tcPr>
            <w:tcW w:w="2265" w:type="dxa"/>
            <w:noWrap/>
            <w:vAlign w:val="bottom"/>
            <w:hideMark/>
          </w:tcPr>
          <w:p w14:paraId="0862B371" w14:textId="77777777" w:rsidR="006C2F5A" w:rsidRDefault="006C2F5A" w:rsidP="00D055CD">
            <w:pPr>
              <w:pStyle w:val="Textotabela"/>
              <w:tabs>
                <w:tab w:val="decimal" w:pos="398"/>
              </w:tabs>
              <w:rPr>
                <w:ins w:id="1261" w:author="GSPLM" w:date="2025-01-20T19:13:00Z" w16du:dateUtc="2025-01-20T22:13:00Z"/>
              </w:rPr>
            </w:pPr>
            <w:ins w:id="1262" w:author="GSPLM" w:date="2025-01-20T19:13:00Z" w16du:dateUtc="2025-01-20T22:13:00Z">
              <w:r>
                <w:t>34,3 (31,1–37,5)</w:t>
              </w:r>
            </w:ins>
          </w:p>
          <w:p w14:paraId="14E49B79" w14:textId="055426D7" w:rsidR="00AE55C5" w:rsidRPr="00552373" w:rsidRDefault="00AE55C5" w:rsidP="00D055CD">
            <w:pPr>
              <w:pStyle w:val="Textotabela"/>
              <w:tabs>
                <w:tab w:val="decimal" w:pos="398"/>
              </w:tabs>
            </w:pPr>
            <w:del w:id="1263" w:author="GSPLM" w:date="2025-01-20T19:13:00Z" w16du:dateUtc="2025-01-20T22:13:00Z">
              <w:r w:rsidRPr="00552373" w:rsidDel="006C2F5A">
                <w:delText>34.3 (31.1–37.5)</w:delText>
              </w:r>
            </w:del>
          </w:p>
        </w:tc>
        <w:tc>
          <w:tcPr>
            <w:tcW w:w="892" w:type="dxa"/>
            <w:noWrap/>
            <w:vAlign w:val="bottom"/>
            <w:hideMark/>
          </w:tcPr>
          <w:p w14:paraId="047492E3" w14:textId="77777777" w:rsidR="006C2F5A" w:rsidRDefault="006C2F5A" w:rsidP="00D055CD">
            <w:pPr>
              <w:pStyle w:val="Textotabela"/>
              <w:tabs>
                <w:tab w:val="decimal" w:pos="279"/>
              </w:tabs>
              <w:rPr>
                <w:ins w:id="1264" w:author="GSPLM" w:date="2025-01-20T19:13:00Z" w16du:dateUtc="2025-01-20T22:13:00Z"/>
              </w:rPr>
            </w:pPr>
            <w:ins w:id="1265" w:author="GSPLM" w:date="2025-01-20T19:13:00Z" w16du:dateUtc="2025-01-20T22:13:00Z">
              <w:r>
                <w:t>&lt; 0,001*</w:t>
              </w:r>
            </w:ins>
          </w:p>
          <w:p w14:paraId="5C57226F" w14:textId="5AF858D4" w:rsidR="00AE55C5" w:rsidRPr="00552373" w:rsidRDefault="00AE55C5" w:rsidP="00D055CD">
            <w:pPr>
              <w:pStyle w:val="Textotabela"/>
              <w:tabs>
                <w:tab w:val="decimal" w:pos="279"/>
              </w:tabs>
            </w:pPr>
            <w:del w:id="1266" w:author="GSPLM" w:date="2025-01-20T19:13:00Z" w16du:dateUtc="2025-01-20T22:13:00Z">
              <w:r w:rsidRPr="00552373" w:rsidDel="006C2F5A">
                <w:delText>&lt; 0.001*</w:delText>
              </w:r>
            </w:del>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6E03AB21" w14:textId="77777777" w:rsidR="006C2F5A" w:rsidRDefault="006C2F5A" w:rsidP="00D055CD">
            <w:pPr>
              <w:pStyle w:val="Textotabela"/>
              <w:tabs>
                <w:tab w:val="decimal" w:pos="419"/>
              </w:tabs>
              <w:rPr>
                <w:ins w:id="1267" w:author="GSPLM" w:date="2025-01-20T19:13:00Z" w16du:dateUtc="2025-01-20T22:13:00Z"/>
              </w:rPr>
            </w:pPr>
            <w:ins w:id="1268" w:author="GSPLM" w:date="2025-01-20T19:13:00Z" w16du:dateUtc="2025-01-20T22:13:00Z">
              <w:r>
                <w:t>16,3 (14,5–18,1)</w:t>
              </w:r>
            </w:ins>
          </w:p>
          <w:p w14:paraId="2A3BE330" w14:textId="688FC19E" w:rsidR="00AE55C5" w:rsidRPr="00552373" w:rsidRDefault="00AE55C5" w:rsidP="00D055CD">
            <w:pPr>
              <w:pStyle w:val="Textotabela"/>
              <w:tabs>
                <w:tab w:val="decimal" w:pos="419"/>
              </w:tabs>
            </w:pPr>
            <w:del w:id="1269" w:author="GSPLM" w:date="2025-01-20T19:13:00Z" w16du:dateUtc="2025-01-20T22:13:00Z">
              <w:r w:rsidRPr="00552373" w:rsidDel="006C2F5A">
                <w:delText>16.3 (14.5–18.1)</w:delText>
              </w:r>
            </w:del>
          </w:p>
        </w:tc>
        <w:tc>
          <w:tcPr>
            <w:tcW w:w="2265" w:type="dxa"/>
            <w:noWrap/>
            <w:vAlign w:val="bottom"/>
            <w:hideMark/>
          </w:tcPr>
          <w:p w14:paraId="3E42EB72" w14:textId="77777777" w:rsidR="006C2F5A" w:rsidRDefault="006C2F5A" w:rsidP="00D055CD">
            <w:pPr>
              <w:pStyle w:val="Textotabela"/>
              <w:tabs>
                <w:tab w:val="decimal" w:pos="398"/>
              </w:tabs>
              <w:rPr>
                <w:ins w:id="1270" w:author="GSPLM" w:date="2025-01-20T19:13:00Z" w16du:dateUtc="2025-01-20T22:13:00Z"/>
              </w:rPr>
            </w:pPr>
            <w:ins w:id="1271" w:author="GSPLM" w:date="2025-01-20T19:13:00Z" w16du:dateUtc="2025-01-20T22:13:00Z">
              <w:r>
                <w:t>11 (10–11,9)</w:t>
              </w:r>
            </w:ins>
          </w:p>
          <w:p w14:paraId="568770BE" w14:textId="42C297B6" w:rsidR="00AE55C5" w:rsidRPr="00552373" w:rsidRDefault="00AE55C5" w:rsidP="00D055CD">
            <w:pPr>
              <w:pStyle w:val="Textotabela"/>
              <w:tabs>
                <w:tab w:val="decimal" w:pos="398"/>
              </w:tabs>
            </w:pPr>
            <w:del w:id="1272" w:author="GSPLM" w:date="2025-01-20T19:13:00Z" w16du:dateUtc="2025-01-20T22:13:00Z">
              <w:r w:rsidRPr="00552373" w:rsidDel="006C2F5A">
                <w:delText>11 (10–11.9)</w:delText>
              </w:r>
            </w:del>
          </w:p>
        </w:tc>
        <w:tc>
          <w:tcPr>
            <w:tcW w:w="892" w:type="dxa"/>
            <w:noWrap/>
            <w:vAlign w:val="bottom"/>
            <w:hideMark/>
          </w:tcPr>
          <w:p w14:paraId="0AC5B06B" w14:textId="77777777" w:rsidR="006C2F5A" w:rsidRDefault="006C2F5A" w:rsidP="00D055CD">
            <w:pPr>
              <w:pStyle w:val="Textotabela"/>
              <w:tabs>
                <w:tab w:val="decimal" w:pos="279"/>
              </w:tabs>
              <w:rPr>
                <w:ins w:id="1273" w:author="GSPLM" w:date="2025-01-20T19:13:00Z" w16du:dateUtc="2025-01-20T22:13:00Z"/>
              </w:rPr>
            </w:pPr>
            <w:ins w:id="1274" w:author="GSPLM" w:date="2025-01-20T19:13:00Z" w16du:dateUtc="2025-01-20T22:13:00Z">
              <w:r>
                <w:t>&lt; 0,001*</w:t>
              </w:r>
            </w:ins>
          </w:p>
          <w:p w14:paraId="1B047735" w14:textId="068DD8E0" w:rsidR="00AE55C5" w:rsidRPr="00552373" w:rsidRDefault="00AE55C5" w:rsidP="00D055CD">
            <w:pPr>
              <w:pStyle w:val="Textotabela"/>
              <w:tabs>
                <w:tab w:val="decimal" w:pos="279"/>
              </w:tabs>
            </w:pPr>
            <w:del w:id="1275" w:author="GSPLM" w:date="2025-01-20T19:13:00Z" w16du:dateUtc="2025-01-20T22:13:00Z">
              <w:r w:rsidRPr="00552373" w:rsidDel="006C2F5A">
                <w:delText>&lt; 0.001*</w:delText>
              </w:r>
            </w:del>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43C63A33" w14:textId="77777777" w:rsidR="006C2F5A" w:rsidRDefault="006C2F5A" w:rsidP="00D055CD">
            <w:pPr>
              <w:pStyle w:val="Textotabela"/>
              <w:tabs>
                <w:tab w:val="decimal" w:pos="419"/>
              </w:tabs>
              <w:rPr>
                <w:ins w:id="1276" w:author="GSPLM" w:date="2025-01-20T19:13:00Z" w16du:dateUtc="2025-01-20T22:13:00Z"/>
              </w:rPr>
            </w:pPr>
            <w:ins w:id="1277" w:author="GSPLM" w:date="2025-01-20T19:13:00Z" w16du:dateUtc="2025-01-20T22:13:00Z">
              <w:r>
                <w:t>46,8 (44,7–48,9)</w:t>
              </w:r>
            </w:ins>
          </w:p>
          <w:p w14:paraId="62448CA0" w14:textId="6E801C2F" w:rsidR="00AE55C5" w:rsidRPr="00552373" w:rsidRDefault="00AE55C5" w:rsidP="00D055CD">
            <w:pPr>
              <w:pStyle w:val="Textotabela"/>
              <w:tabs>
                <w:tab w:val="decimal" w:pos="419"/>
              </w:tabs>
            </w:pPr>
            <w:del w:id="1278" w:author="GSPLM" w:date="2025-01-20T19:13:00Z" w16du:dateUtc="2025-01-20T22:13:00Z">
              <w:r w:rsidRPr="00552373" w:rsidDel="006C2F5A">
                <w:delText>46.8 (44.7–48.9)</w:delText>
              </w:r>
            </w:del>
          </w:p>
        </w:tc>
        <w:tc>
          <w:tcPr>
            <w:tcW w:w="2265" w:type="dxa"/>
            <w:noWrap/>
            <w:vAlign w:val="bottom"/>
            <w:hideMark/>
          </w:tcPr>
          <w:p w14:paraId="6860FFE5" w14:textId="77777777" w:rsidR="006C2F5A" w:rsidRDefault="006C2F5A" w:rsidP="00D055CD">
            <w:pPr>
              <w:pStyle w:val="Textotabela"/>
              <w:tabs>
                <w:tab w:val="decimal" w:pos="398"/>
              </w:tabs>
              <w:rPr>
                <w:ins w:id="1279" w:author="GSPLM" w:date="2025-01-20T19:13:00Z" w16du:dateUtc="2025-01-20T22:13:00Z"/>
              </w:rPr>
            </w:pPr>
            <w:ins w:id="1280" w:author="GSPLM" w:date="2025-01-20T19:13:00Z" w16du:dateUtc="2025-01-20T22:13:00Z">
              <w:r>
                <w:t>33,7 (30,8–36,6)</w:t>
              </w:r>
            </w:ins>
          </w:p>
          <w:p w14:paraId="7AD3CD08" w14:textId="50F8805B" w:rsidR="00AE55C5" w:rsidRPr="00552373" w:rsidRDefault="00AE55C5" w:rsidP="00D055CD">
            <w:pPr>
              <w:pStyle w:val="Textotabela"/>
              <w:tabs>
                <w:tab w:val="decimal" w:pos="398"/>
              </w:tabs>
            </w:pPr>
            <w:del w:id="1281" w:author="GSPLM" w:date="2025-01-20T19:13:00Z" w16du:dateUtc="2025-01-20T22:13:00Z">
              <w:r w:rsidRPr="00552373" w:rsidDel="006C2F5A">
                <w:delText>33.7 (30.8–36.6)</w:delText>
              </w:r>
            </w:del>
          </w:p>
        </w:tc>
        <w:tc>
          <w:tcPr>
            <w:tcW w:w="892" w:type="dxa"/>
            <w:noWrap/>
            <w:vAlign w:val="bottom"/>
            <w:hideMark/>
          </w:tcPr>
          <w:p w14:paraId="63246447" w14:textId="77777777" w:rsidR="006C2F5A" w:rsidRDefault="006C2F5A" w:rsidP="00D055CD">
            <w:pPr>
              <w:pStyle w:val="Textotabela"/>
              <w:tabs>
                <w:tab w:val="decimal" w:pos="279"/>
              </w:tabs>
              <w:rPr>
                <w:ins w:id="1282" w:author="GSPLM" w:date="2025-01-20T19:13:00Z" w16du:dateUtc="2025-01-20T22:13:00Z"/>
              </w:rPr>
            </w:pPr>
            <w:ins w:id="1283" w:author="GSPLM" w:date="2025-01-20T19:13:00Z" w16du:dateUtc="2025-01-20T22:13:00Z">
              <w:r>
                <w:t>&lt; 0,001*</w:t>
              </w:r>
            </w:ins>
          </w:p>
          <w:p w14:paraId="4DF48E62" w14:textId="4D4B7716" w:rsidR="00AE55C5" w:rsidRPr="00552373" w:rsidRDefault="00AE55C5" w:rsidP="00D055CD">
            <w:pPr>
              <w:pStyle w:val="Textotabela"/>
              <w:tabs>
                <w:tab w:val="decimal" w:pos="279"/>
              </w:tabs>
            </w:pPr>
            <w:del w:id="1284" w:author="GSPLM" w:date="2025-01-20T19:13:00Z" w16du:dateUtc="2025-01-20T22:13:00Z">
              <w:r w:rsidRPr="00552373" w:rsidDel="006C2F5A">
                <w:delText>&lt; 0.001*</w:delText>
              </w:r>
            </w:del>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CEF117" w14:textId="77777777" w:rsidR="006C2F5A" w:rsidRDefault="006C2F5A" w:rsidP="00D055CD">
            <w:pPr>
              <w:pStyle w:val="Textotabela"/>
              <w:tabs>
                <w:tab w:val="decimal" w:pos="419"/>
              </w:tabs>
              <w:rPr>
                <w:ins w:id="1285" w:author="GSPLM" w:date="2025-01-20T19:13:00Z" w16du:dateUtc="2025-01-20T22:13:00Z"/>
              </w:rPr>
            </w:pPr>
            <w:ins w:id="1286" w:author="GSPLM" w:date="2025-01-20T19:13:00Z" w16du:dateUtc="2025-01-20T22:13:00Z">
              <w:r>
                <w:t>2,2 (2–2,4)</w:t>
              </w:r>
            </w:ins>
          </w:p>
          <w:p w14:paraId="146EA860" w14:textId="4173DC15" w:rsidR="00AE55C5" w:rsidRPr="00552373" w:rsidRDefault="00AE55C5" w:rsidP="00D055CD">
            <w:pPr>
              <w:pStyle w:val="Textotabela"/>
              <w:tabs>
                <w:tab w:val="decimal" w:pos="419"/>
              </w:tabs>
            </w:pPr>
            <w:del w:id="1287" w:author="GSPLM" w:date="2025-01-20T19:13:00Z" w16du:dateUtc="2025-01-20T22:13:00Z">
              <w:r w:rsidRPr="00552373" w:rsidDel="006C2F5A">
                <w:delText>2.2 (2–2.4)</w:delText>
              </w:r>
            </w:del>
          </w:p>
        </w:tc>
        <w:tc>
          <w:tcPr>
            <w:tcW w:w="2265" w:type="dxa"/>
            <w:noWrap/>
            <w:vAlign w:val="bottom"/>
            <w:hideMark/>
          </w:tcPr>
          <w:p w14:paraId="11711428" w14:textId="77777777" w:rsidR="006C2F5A" w:rsidRDefault="006C2F5A" w:rsidP="00D055CD">
            <w:pPr>
              <w:pStyle w:val="Textotabela"/>
              <w:tabs>
                <w:tab w:val="decimal" w:pos="398"/>
              </w:tabs>
              <w:rPr>
                <w:ins w:id="1288" w:author="GSPLM" w:date="2025-01-20T19:13:00Z" w16du:dateUtc="2025-01-20T22:13:00Z"/>
              </w:rPr>
            </w:pPr>
            <w:ins w:id="1289" w:author="GSPLM" w:date="2025-01-20T19:13:00Z" w16du:dateUtc="2025-01-20T22:13:00Z">
              <w:r>
                <w:t>4,5 (3,8–5,2)</w:t>
              </w:r>
            </w:ins>
          </w:p>
          <w:p w14:paraId="743E234B" w14:textId="454C0BE4" w:rsidR="00AE55C5" w:rsidRPr="00552373" w:rsidRDefault="00AE55C5" w:rsidP="00D055CD">
            <w:pPr>
              <w:pStyle w:val="Textotabela"/>
              <w:tabs>
                <w:tab w:val="decimal" w:pos="398"/>
              </w:tabs>
            </w:pPr>
            <w:del w:id="1290" w:author="GSPLM" w:date="2025-01-20T19:13:00Z" w16du:dateUtc="2025-01-20T22:13:00Z">
              <w:r w:rsidRPr="00552373" w:rsidDel="006C2F5A">
                <w:delText>4.5 (3.8–5.2)</w:delText>
              </w:r>
            </w:del>
          </w:p>
        </w:tc>
        <w:tc>
          <w:tcPr>
            <w:tcW w:w="892" w:type="dxa"/>
            <w:noWrap/>
            <w:vAlign w:val="bottom"/>
            <w:hideMark/>
          </w:tcPr>
          <w:p w14:paraId="57C5D28C" w14:textId="77777777" w:rsidR="006C2F5A" w:rsidRDefault="006C2F5A" w:rsidP="00D055CD">
            <w:pPr>
              <w:pStyle w:val="Textotabela"/>
              <w:tabs>
                <w:tab w:val="decimal" w:pos="279"/>
              </w:tabs>
              <w:rPr>
                <w:ins w:id="1291" w:author="GSPLM" w:date="2025-01-20T19:13:00Z" w16du:dateUtc="2025-01-20T22:13:00Z"/>
              </w:rPr>
            </w:pPr>
            <w:ins w:id="1292" w:author="GSPLM" w:date="2025-01-20T19:13:00Z" w16du:dateUtc="2025-01-20T22:13:00Z">
              <w:r>
                <w:t>&lt; 0,001*</w:t>
              </w:r>
            </w:ins>
          </w:p>
          <w:p w14:paraId="4C502052" w14:textId="4F5DAD15" w:rsidR="00AE55C5" w:rsidRPr="00552373" w:rsidRDefault="00AE55C5" w:rsidP="00D055CD">
            <w:pPr>
              <w:pStyle w:val="Textotabela"/>
              <w:tabs>
                <w:tab w:val="decimal" w:pos="279"/>
              </w:tabs>
            </w:pPr>
            <w:del w:id="1293" w:author="GSPLM" w:date="2025-01-20T19:13:00Z" w16du:dateUtc="2025-01-20T22:13:00Z">
              <w:r w:rsidRPr="00552373" w:rsidDel="006C2F5A">
                <w:delText>&lt; 0.001*</w:delText>
              </w:r>
            </w:del>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248375ED" w14:textId="77777777" w:rsidR="006C2F5A" w:rsidRDefault="006C2F5A" w:rsidP="00D055CD">
            <w:pPr>
              <w:pStyle w:val="Textotabela"/>
              <w:tabs>
                <w:tab w:val="decimal" w:pos="419"/>
              </w:tabs>
              <w:rPr>
                <w:ins w:id="1294" w:author="GSPLM" w:date="2025-01-20T19:13:00Z" w16du:dateUtc="2025-01-20T22:13:00Z"/>
              </w:rPr>
            </w:pPr>
            <w:ins w:id="1295" w:author="GSPLM" w:date="2025-01-20T19:13:00Z" w16du:dateUtc="2025-01-20T22:13:00Z">
              <w:r>
                <w:t>47,8 (45,7–50)</w:t>
              </w:r>
            </w:ins>
          </w:p>
          <w:p w14:paraId="3EB16627" w14:textId="22C96DBB" w:rsidR="00AE55C5" w:rsidRPr="00552373" w:rsidRDefault="00AE55C5" w:rsidP="00D055CD">
            <w:pPr>
              <w:pStyle w:val="Textotabela"/>
              <w:tabs>
                <w:tab w:val="decimal" w:pos="419"/>
              </w:tabs>
            </w:pPr>
            <w:del w:id="1296" w:author="GSPLM" w:date="2025-01-20T19:13:00Z" w16du:dateUtc="2025-01-20T22:13:00Z">
              <w:r w:rsidRPr="00552373" w:rsidDel="006C2F5A">
                <w:delText>47.8 (45.7–50)</w:delText>
              </w:r>
            </w:del>
          </w:p>
        </w:tc>
        <w:tc>
          <w:tcPr>
            <w:tcW w:w="2265" w:type="dxa"/>
            <w:noWrap/>
            <w:vAlign w:val="bottom"/>
            <w:hideMark/>
          </w:tcPr>
          <w:p w14:paraId="18F75FC4" w14:textId="77777777" w:rsidR="006C2F5A" w:rsidRDefault="006C2F5A" w:rsidP="00D055CD">
            <w:pPr>
              <w:pStyle w:val="Textotabela"/>
              <w:tabs>
                <w:tab w:val="decimal" w:pos="398"/>
              </w:tabs>
              <w:rPr>
                <w:ins w:id="1297" w:author="GSPLM" w:date="2025-01-20T19:13:00Z" w16du:dateUtc="2025-01-20T22:13:00Z"/>
              </w:rPr>
            </w:pPr>
            <w:ins w:id="1298" w:author="GSPLM" w:date="2025-01-20T19:13:00Z" w16du:dateUtc="2025-01-20T22:13:00Z">
              <w:r>
                <w:t>67,7 (62,8–72,5)</w:t>
              </w:r>
            </w:ins>
          </w:p>
          <w:p w14:paraId="36A8A93B" w14:textId="2C7ED67E" w:rsidR="00AE55C5" w:rsidRPr="00552373" w:rsidRDefault="00AE55C5" w:rsidP="00D055CD">
            <w:pPr>
              <w:pStyle w:val="Textotabela"/>
              <w:tabs>
                <w:tab w:val="decimal" w:pos="398"/>
              </w:tabs>
            </w:pPr>
            <w:del w:id="1299" w:author="GSPLM" w:date="2025-01-20T19:13:00Z" w16du:dateUtc="2025-01-20T22:13:00Z">
              <w:r w:rsidRPr="00552373" w:rsidDel="006C2F5A">
                <w:delText>67.7 (62.8–72.5)</w:delText>
              </w:r>
            </w:del>
          </w:p>
        </w:tc>
        <w:tc>
          <w:tcPr>
            <w:tcW w:w="892" w:type="dxa"/>
            <w:noWrap/>
            <w:vAlign w:val="bottom"/>
            <w:hideMark/>
          </w:tcPr>
          <w:p w14:paraId="50942DB6" w14:textId="77777777" w:rsidR="006C2F5A" w:rsidRDefault="006C2F5A" w:rsidP="00D055CD">
            <w:pPr>
              <w:pStyle w:val="Textotabela"/>
              <w:tabs>
                <w:tab w:val="decimal" w:pos="279"/>
              </w:tabs>
              <w:rPr>
                <w:ins w:id="1300" w:author="GSPLM" w:date="2025-01-20T19:13:00Z" w16du:dateUtc="2025-01-20T22:13:00Z"/>
              </w:rPr>
            </w:pPr>
            <w:ins w:id="1301" w:author="GSPLM" w:date="2025-01-20T19:13:00Z" w16du:dateUtc="2025-01-20T22:13:00Z">
              <w:r>
                <w:t>&lt; 0,001*</w:t>
              </w:r>
            </w:ins>
          </w:p>
          <w:p w14:paraId="2DF509AF" w14:textId="552A3DDD" w:rsidR="00AE55C5" w:rsidRPr="00552373" w:rsidRDefault="00AE55C5" w:rsidP="00D055CD">
            <w:pPr>
              <w:pStyle w:val="Textotabela"/>
              <w:tabs>
                <w:tab w:val="decimal" w:pos="279"/>
              </w:tabs>
            </w:pPr>
            <w:del w:id="1302" w:author="GSPLM" w:date="2025-01-20T19:13:00Z" w16du:dateUtc="2025-01-20T22:13:00Z">
              <w:r w:rsidRPr="00552373" w:rsidDel="006C2F5A">
                <w:delText>&lt; 0.001*</w:delText>
              </w:r>
            </w:del>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1A67834B" w14:textId="77777777" w:rsidR="006C2F5A" w:rsidRDefault="006C2F5A" w:rsidP="00D055CD">
            <w:pPr>
              <w:pStyle w:val="Textotabela"/>
              <w:tabs>
                <w:tab w:val="decimal" w:pos="419"/>
              </w:tabs>
              <w:rPr>
                <w:ins w:id="1303" w:author="GSPLM" w:date="2025-01-20T19:13:00Z" w16du:dateUtc="2025-01-20T22:13:00Z"/>
              </w:rPr>
            </w:pPr>
            <w:ins w:id="1304" w:author="GSPLM" w:date="2025-01-20T19:13:00Z" w16du:dateUtc="2025-01-20T22:13:00Z">
              <w:r>
                <w:t>17,8 (17,1–18,5)</w:t>
              </w:r>
            </w:ins>
          </w:p>
          <w:p w14:paraId="5CCA2530" w14:textId="2BACACA2" w:rsidR="00AE55C5" w:rsidRPr="00552373" w:rsidRDefault="00AE55C5" w:rsidP="00D055CD">
            <w:pPr>
              <w:pStyle w:val="Textotabela"/>
              <w:tabs>
                <w:tab w:val="decimal" w:pos="419"/>
              </w:tabs>
            </w:pPr>
            <w:del w:id="1305" w:author="GSPLM" w:date="2025-01-20T19:13:00Z" w16du:dateUtc="2025-01-20T22:13:00Z">
              <w:r w:rsidRPr="00552373" w:rsidDel="006C2F5A">
                <w:delText>17.8 (17.1–18.5)</w:delText>
              </w:r>
            </w:del>
          </w:p>
        </w:tc>
        <w:tc>
          <w:tcPr>
            <w:tcW w:w="2265" w:type="dxa"/>
            <w:noWrap/>
            <w:vAlign w:val="bottom"/>
            <w:hideMark/>
          </w:tcPr>
          <w:p w14:paraId="60725E51" w14:textId="77777777" w:rsidR="006C2F5A" w:rsidRDefault="006C2F5A" w:rsidP="00D055CD">
            <w:pPr>
              <w:pStyle w:val="Textotabela"/>
              <w:tabs>
                <w:tab w:val="decimal" w:pos="398"/>
              </w:tabs>
              <w:rPr>
                <w:ins w:id="1306" w:author="GSPLM" w:date="2025-01-20T19:13:00Z" w16du:dateUtc="2025-01-20T22:13:00Z"/>
              </w:rPr>
            </w:pPr>
            <w:ins w:id="1307" w:author="GSPLM" w:date="2025-01-20T19:13:00Z" w16du:dateUtc="2025-01-20T22:13:00Z">
              <w:r>
                <w:t>21,6 (20,3–22,8)</w:t>
              </w:r>
            </w:ins>
          </w:p>
          <w:p w14:paraId="520189C3" w14:textId="65AE07E9" w:rsidR="00AE55C5" w:rsidRPr="00552373" w:rsidRDefault="00AE55C5" w:rsidP="00D055CD">
            <w:pPr>
              <w:pStyle w:val="Textotabela"/>
              <w:tabs>
                <w:tab w:val="decimal" w:pos="398"/>
              </w:tabs>
            </w:pPr>
            <w:del w:id="1308" w:author="GSPLM" w:date="2025-01-20T19:13:00Z" w16du:dateUtc="2025-01-20T22:13:00Z">
              <w:r w:rsidRPr="00552373" w:rsidDel="006C2F5A">
                <w:delText>21.6 (20.3–22.8)</w:delText>
              </w:r>
            </w:del>
          </w:p>
        </w:tc>
        <w:tc>
          <w:tcPr>
            <w:tcW w:w="892" w:type="dxa"/>
            <w:noWrap/>
            <w:vAlign w:val="bottom"/>
            <w:hideMark/>
          </w:tcPr>
          <w:p w14:paraId="66BBB12B" w14:textId="77777777" w:rsidR="006C2F5A" w:rsidRDefault="006C2F5A" w:rsidP="00D055CD">
            <w:pPr>
              <w:pStyle w:val="Textotabela"/>
              <w:tabs>
                <w:tab w:val="decimal" w:pos="279"/>
              </w:tabs>
              <w:rPr>
                <w:ins w:id="1309" w:author="GSPLM" w:date="2025-01-20T19:13:00Z" w16du:dateUtc="2025-01-20T22:13:00Z"/>
              </w:rPr>
            </w:pPr>
            <w:ins w:id="1310" w:author="GSPLM" w:date="2025-01-20T19:13:00Z" w16du:dateUtc="2025-01-20T22:13:00Z">
              <w:r>
                <w:t>&lt; 0,001*</w:t>
              </w:r>
            </w:ins>
          </w:p>
          <w:p w14:paraId="773AFFF0" w14:textId="783D6795" w:rsidR="00AE55C5" w:rsidRPr="00552373" w:rsidRDefault="00AE55C5" w:rsidP="00D055CD">
            <w:pPr>
              <w:pStyle w:val="Textotabela"/>
              <w:tabs>
                <w:tab w:val="decimal" w:pos="279"/>
              </w:tabs>
            </w:pPr>
            <w:del w:id="1311" w:author="GSPLM" w:date="2025-01-20T19:13:00Z" w16du:dateUtc="2025-01-20T22:13:00Z">
              <w:r w:rsidRPr="00552373" w:rsidDel="006C2F5A">
                <w:delText>&lt; 0.001*</w:delText>
              </w:r>
            </w:del>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50A29F0" w14:textId="77777777" w:rsidR="006C2F5A" w:rsidRDefault="006C2F5A" w:rsidP="00D055CD">
            <w:pPr>
              <w:pStyle w:val="Textotabela"/>
              <w:tabs>
                <w:tab w:val="decimal" w:pos="419"/>
              </w:tabs>
              <w:rPr>
                <w:ins w:id="1312" w:author="GSPLM" w:date="2025-01-20T19:13:00Z" w16du:dateUtc="2025-01-20T22:13:00Z"/>
              </w:rPr>
            </w:pPr>
            <w:ins w:id="1313" w:author="GSPLM" w:date="2025-01-20T19:13:00Z" w16du:dateUtc="2025-01-20T22:13:00Z">
              <w:r>
                <w:t>53,2 (51,1–55,3)</w:t>
              </w:r>
            </w:ins>
          </w:p>
          <w:p w14:paraId="472931E5" w14:textId="1AEE5A48" w:rsidR="00AE55C5" w:rsidRPr="00552373" w:rsidRDefault="00AE55C5" w:rsidP="00D055CD">
            <w:pPr>
              <w:pStyle w:val="Textotabela"/>
              <w:tabs>
                <w:tab w:val="decimal" w:pos="419"/>
              </w:tabs>
            </w:pPr>
            <w:del w:id="1314" w:author="GSPLM" w:date="2025-01-20T19:13:00Z" w16du:dateUtc="2025-01-20T22:13:00Z">
              <w:r w:rsidRPr="00552373" w:rsidDel="006C2F5A">
                <w:delText>53.2 (51.1–55.3)</w:delText>
              </w:r>
            </w:del>
          </w:p>
        </w:tc>
        <w:tc>
          <w:tcPr>
            <w:tcW w:w="2265" w:type="dxa"/>
            <w:noWrap/>
            <w:vAlign w:val="bottom"/>
            <w:hideMark/>
          </w:tcPr>
          <w:p w14:paraId="0474EA5C" w14:textId="77777777" w:rsidR="006C2F5A" w:rsidRDefault="006C2F5A" w:rsidP="00D055CD">
            <w:pPr>
              <w:pStyle w:val="Textotabela"/>
              <w:tabs>
                <w:tab w:val="decimal" w:pos="398"/>
              </w:tabs>
              <w:rPr>
                <w:ins w:id="1315" w:author="GSPLM" w:date="2025-01-20T19:13:00Z" w16du:dateUtc="2025-01-20T22:13:00Z"/>
              </w:rPr>
            </w:pPr>
            <w:ins w:id="1316" w:author="GSPLM" w:date="2025-01-20T19:13:00Z" w16du:dateUtc="2025-01-20T22:13:00Z">
              <w:r>
                <w:t>66,3 (63,4–69,2)</w:t>
              </w:r>
            </w:ins>
          </w:p>
          <w:p w14:paraId="126BF6FC" w14:textId="06F51D62" w:rsidR="00AE55C5" w:rsidRPr="00552373" w:rsidRDefault="00AE55C5" w:rsidP="00D055CD">
            <w:pPr>
              <w:pStyle w:val="Textotabela"/>
              <w:tabs>
                <w:tab w:val="decimal" w:pos="398"/>
              </w:tabs>
            </w:pPr>
            <w:del w:id="1317" w:author="GSPLM" w:date="2025-01-20T19:13:00Z" w16du:dateUtc="2025-01-20T22:13:00Z">
              <w:r w:rsidRPr="00552373" w:rsidDel="006C2F5A">
                <w:delText>66.3 (63.4–69.2)</w:delText>
              </w:r>
            </w:del>
          </w:p>
        </w:tc>
        <w:tc>
          <w:tcPr>
            <w:tcW w:w="892" w:type="dxa"/>
            <w:noWrap/>
            <w:vAlign w:val="bottom"/>
            <w:hideMark/>
          </w:tcPr>
          <w:p w14:paraId="7D864353" w14:textId="77777777" w:rsidR="006C2F5A" w:rsidRDefault="006C2F5A" w:rsidP="00D055CD">
            <w:pPr>
              <w:pStyle w:val="Textotabela"/>
              <w:tabs>
                <w:tab w:val="decimal" w:pos="279"/>
              </w:tabs>
              <w:rPr>
                <w:ins w:id="1318" w:author="GSPLM" w:date="2025-01-20T19:13:00Z" w16du:dateUtc="2025-01-20T22:13:00Z"/>
              </w:rPr>
            </w:pPr>
            <w:ins w:id="1319" w:author="GSPLM" w:date="2025-01-20T19:13:00Z" w16du:dateUtc="2025-01-20T22:13:00Z">
              <w:r>
                <w:t>&lt; 0,001*</w:t>
              </w:r>
            </w:ins>
          </w:p>
          <w:p w14:paraId="30D668B0" w14:textId="46852917" w:rsidR="00AE55C5" w:rsidRPr="00552373" w:rsidRDefault="00AE55C5" w:rsidP="00D055CD">
            <w:pPr>
              <w:pStyle w:val="Textotabela"/>
              <w:tabs>
                <w:tab w:val="decimal" w:pos="279"/>
              </w:tabs>
            </w:pPr>
            <w:del w:id="1320" w:author="GSPLM" w:date="2025-01-20T19:13:00Z" w16du:dateUtc="2025-01-20T22:13:00Z">
              <w:r w:rsidRPr="00552373" w:rsidDel="006C2F5A">
                <w:delText>&lt; 0.001*</w:delText>
              </w:r>
            </w:del>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229512A6" w14:textId="77777777" w:rsidR="006C2F5A" w:rsidRDefault="006C2F5A" w:rsidP="00D055CD">
            <w:pPr>
              <w:pStyle w:val="Textotabela"/>
              <w:tabs>
                <w:tab w:val="decimal" w:pos="419"/>
              </w:tabs>
              <w:rPr>
                <w:ins w:id="1321" w:author="GSPLM" w:date="2025-01-20T19:13:00Z" w16du:dateUtc="2025-01-20T22:13:00Z"/>
              </w:rPr>
            </w:pPr>
            <w:ins w:id="1322" w:author="GSPLM" w:date="2025-01-20T19:13:00Z" w16du:dateUtc="2025-01-20T22:13:00Z">
              <w:r>
                <w:t>23,1 (21,8–24,4)</w:t>
              </w:r>
            </w:ins>
          </w:p>
          <w:p w14:paraId="5D4ECBB8" w14:textId="636130AC" w:rsidR="00AE55C5" w:rsidRPr="00552373" w:rsidRDefault="00AE55C5" w:rsidP="00D055CD">
            <w:pPr>
              <w:pStyle w:val="Textotabela"/>
              <w:tabs>
                <w:tab w:val="decimal" w:pos="419"/>
              </w:tabs>
            </w:pPr>
            <w:del w:id="1323" w:author="GSPLM" w:date="2025-01-20T19:13:00Z" w16du:dateUtc="2025-01-20T22:13:00Z">
              <w:r w:rsidRPr="00552373" w:rsidDel="006C2F5A">
                <w:delText>23.1 (21.8–24.4)</w:delText>
              </w:r>
            </w:del>
          </w:p>
        </w:tc>
        <w:tc>
          <w:tcPr>
            <w:tcW w:w="2265" w:type="dxa"/>
            <w:noWrap/>
            <w:vAlign w:val="bottom"/>
            <w:hideMark/>
          </w:tcPr>
          <w:p w14:paraId="367E1B82" w14:textId="77777777" w:rsidR="006C2F5A" w:rsidRDefault="006C2F5A" w:rsidP="00D055CD">
            <w:pPr>
              <w:pStyle w:val="Textotabela"/>
              <w:tabs>
                <w:tab w:val="decimal" w:pos="398"/>
              </w:tabs>
              <w:rPr>
                <w:ins w:id="1324" w:author="GSPLM" w:date="2025-01-20T19:13:00Z" w16du:dateUtc="2025-01-20T22:13:00Z"/>
              </w:rPr>
            </w:pPr>
            <w:ins w:id="1325" w:author="GSPLM" w:date="2025-01-20T19:13:00Z" w16du:dateUtc="2025-01-20T22:13:00Z">
              <w:r>
                <w:t>34,2 (31,9–36,4)</w:t>
              </w:r>
            </w:ins>
          </w:p>
          <w:p w14:paraId="32EA3EDE" w14:textId="315F77A7" w:rsidR="00AE55C5" w:rsidRPr="00552373" w:rsidRDefault="00AE55C5" w:rsidP="00D055CD">
            <w:pPr>
              <w:pStyle w:val="Textotabela"/>
              <w:tabs>
                <w:tab w:val="decimal" w:pos="398"/>
              </w:tabs>
            </w:pPr>
            <w:del w:id="1326" w:author="GSPLM" w:date="2025-01-20T19:13:00Z" w16du:dateUtc="2025-01-20T22:13:00Z">
              <w:r w:rsidRPr="00552373" w:rsidDel="006C2F5A">
                <w:delText>34.2 (31.9–36.4)</w:delText>
              </w:r>
            </w:del>
          </w:p>
        </w:tc>
        <w:tc>
          <w:tcPr>
            <w:tcW w:w="892" w:type="dxa"/>
            <w:noWrap/>
            <w:vAlign w:val="bottom"/>
            <w:hideMark/>
          </w:tcPr>
          <w:p w14:paraId="30475524" w14:textId="77777777" w:rsidR="006C2F5A" w:rsidRDefault="006C2F5A" w:rsidP="00D055CD">
            <w:pPr>
              <w:pStyle w:val="Textotabela"/>
              <w:tabs>
                <w:tab w:val="decimal" w:pos="279"/>
              </w:tabs>
              <w:rPr>
                <w:ins w:id="1327" w:author="GSPLM" w:date="2025-01-20T19:13:00Z" w16du:dateUtc="2025-01-20T22:13:00Z"/>
              </w:rPr>
            </w:pPr>
            <w:ins w:id="1328" w:author="GSPLM" w:date="2025-01-20T19:13:00Z" w16du:dateUtc="2025-01-20T22:13:00Z">
              <w:r>
                <w:t>&lt; 0,001*</w:t>
              </w:r>
            </w:ins>
          </w:p>
          <w:p w14:paraId="7AEBF048" w14:textId="49251FF2" w:rsidR="00AE55C5" w:rsidRPr="00552373" w:rsidRDefault="00AE55C5" w:rsidP="00D055CD">
            <w:pPr>
              <w:pStyle w:val="Textotabela"/>
              <w:tabs>
                <w:tab w:val="decimal" w:pos="279"/>
              </w:tabs>
            </w:pPr>
            <w:del w:id="1329" w:author="GSPLM" w:date="2025-01-20T19:13:00Z" w16du:dateUtc="2025-01-20T22:13:00Z">
              <w:r w:rsidRPr="00552373" w:rsidDel="006C2F5A">
                <w:delText>&lt; 0.001*</w:delText>
              </w:r>
            </w:del>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570757F1" w14:textId="77777777" w:rsidR="006C2F5A" w:rsidRDefault="006C2F5A" w:rsidP="00D055CD">
            <w:pPr>
              <w:pStyle w:val="Textotabela"/>
              <w:tabs>
                <w:tab w:val="decimal" w:pos="419"/>
              </w:tabs>
              <w:rPr>
                <w:ins w:id="1330" w:author="GSPLM" w:date="2025-01-20T19:13:00Z" w16du:dateUtc="2025-01-20T22:13:00Z"/>
              </w:rPr>
            </w:pPr>
            <w:ins w:id="1331" w:author="GSPLM" w:date="2025-01-20T19:13:00Z" w16du:dateUtc="2025-01-20T22:13:00Z">
              <w:r>
                <w:t>10,3 (9,7–11)</w:t>
              </w:r>
            </w:ins>
          </w:p>
          <w:p w14:paraId="7E6FD210" w14:textId="20AAE45C" w:rsidR="00AE55C5" w:rsidRPr="00552373" w:rsidRDefault="00AE55C5" w:rsidP="00D055CD">
            <w:pPr>
              <w:pStyle w:val="Textotabela"/>
              <w:tabs>
                <w:tab w:val="decimal" w:pos="419"/>
              </w:tabs>
            </w:pPr>
            <w:del w:id="1332" w:author="GSPLM" w:date="2025-01-20T19:13:00Z" w16du:dateUtc="2025-01-20T22:13:00Z">
              <w:r w:rsidRPr="00552373" w:rsidDel="006C2F5A">
                <w:delText>10.3 (9.7–11)</w:delText>
              </w:r>
            </w:del>
          </w:p>
        </w:tc>
        <w:tc>
          <w:tcPr>
            <w:tcW w:w="2265" w:type="dxa"/>
            <w:noWrap/>
            <w:vAlign w:val="bottom"/>
            <w:hideMark/>
          </w:tcPr>
          <w:p w14:paraId="6C1CF326" w14:textId="77777777" w:rsidR="006C2F5A" w:rsidRDefault="006C2F5A" w:rsidP="00D055CD">
            <w:pPr>
              <w:pStyle w:val="Textotabela"/>
              <w:tabs>
                <w:tab w:val="decimal" w:pos="398"/>
              </w:tabs>
              <w:rPr>
                <w:ins w:id="1333" w:author="GSPLM" w:date="2025-01-20T19:13:00Z" w16du:dateUtc="2025-01-20T22:13:00Z"/>
              </w:rPr>
            </w:pPr>
            <w:ins w:id="1334" w:author="GSPLM" w:date="2025-01-20T19:13:00Z" w16du:dateUtc="2025-01-20T22:13:00Z">
              <w:r>
                <w:t>15,6 (14,3–16,8)</w:t>
              </w:r>
            </w:ins>
          </w:p>
          <w:p w14:paraId="22DAA3E1" w14:textId="68C1C12E" w:rsidR="00AE55C5" w:rsidRPr="00552373" w:rsidRDefault="00AE55C5" w:rsidP="00D055CD">
            <w:pPr>
              <w:pStyle w:val="Textotabela"/>
              <w:tabs>
                <w:tab w:val="decimal" w:pos="398"/>
              </w:tabs>
            </w:pPr>
            <w:del w:id="1335" w:author="GSPLM" w:date="2025-01-20T19:13:00Z" w16du:dateUtc="2025-01-20T22:13:00Z">
              <w:r w:rsidRPr="00552373" w:rsidDel="006C2F5A">
                <w:delText>15.6 (14.3–16.8)</w:delText>
              </w:r>
            </w:del>
          </w:p>
        </w:tc>
        <w:tc>
          <w:tcPr>
            <w:tcW w:w="892" w:type="dxa"/>
            <w:noWrap/>
            <w:vAlign w:val="bottom"/>
            <w:hideMark/>
          </w:tcPr>
          <w:p w14:paraId="1E643D19" w14:textId="77777777" w:rsidR="006C2F5A" w:rsidRDefault="006C2F5A" w:rsidP="00D055CD">
            <w:pPr>
              <w:pStyle w:val="Textotabela"/>
              <w:tabs>
                <w:tab w:val="decimal" w:pos="279"/>
              </w:tabs>
              <w:rPr>
                <w:ins w:id="1336" w:author="GSPLM" w:date="2025-01-20T19:13:00Z" w16du:dateUtc="2025-01-20T22:13:00Z"/>
              </w:rPr>
            </w:pPr>
            <w:ins w:id="1337" w:author="GSPLM" w:date="2025-01-20T19:13:00Z" w16du:dateUtc="2025-01-20T22:13:00Z">
              <w:r>
                <w:t>&lt; 0,001*</w:t>
              </w:r>
            </w:ins>
          </w:p>
          <w:p w14:paraId="45EB9199" w14:textId="466B5337" w:rsidR="00AE55C5" w:rsidRPr="00552373" w:rsidRDefault="00AE55C5" w:rsidP="00D055CD">
            <w:pPr>
              <w:pStyle w:val="Textotabela"/>
              <w:tabs>
                <w:tab w:val="decimal" w:pos="279"/>
              </w:tabs>
            </w:pPr>
            <w:del w:id="1338" w:author="GSPLM" w:date="2025-01-20T19:13:00Z" w16du:dateUtc="2025-01-20T22:13:00Z">
              <w:r w:rsidRPr="00552373" w:rsidDel="006C2F5A">
                <w:delText>&lt; 0.001*</w:delText>
              </w:r>
            </w:del>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271510B" w14:textId="77777777" w:rsidR="006C2F5A" w:rsidRDefault="006C2F5A" w:rsidP="00D055CD">
            <w:pPr>
              <w:pStyle w:val="Textotabela"/>
              <w:tabs>
                <w:tab w:val="decimal" w:pos="419"/>
              </w:tabs>
              <w:rPr>
                <w:ins w:id="1339" w:author="GSPLM" w:date="2025-01-20T19:13:00Z" w16du:dateUtc="2025-01-20T22:13:00Z"/>
              </w:rPr>
            </w:pPr>
            <w:ins w:id="1340" w:author="GSPLM" w:date="2025-01-20T19:13:00Z" w16du:dateUtc="2025-01-20T22:13:00Z">
              <w:r>
                <w:t>1,3 (1,2–1,4)</w:t>
              </w:r>
            </w:ins>
          </w:p>
          <w:p w14:paraId="17B6593C" w14:textId="45456645" w:rsidR="00AE55C5" w:rsidRPr="00552373" w:rsidRDefault="00AE55C5" w:rsidP="00D055CD">
            <w:pPr>
              <w:pStyle w:val="Textotabela"/>
              <w:tabs>
                <w:tab w:val="decimal" w:pos="419"/>
              </w:tabs>
            </w:pPr>
            <w:del w:id="1341" w:author="GSPLM" w:date="2025-01-20T19:13:00Z" w16du:dateUtc="2025-01-20T22:13:00Z">
              <w:r w:rsidRPr="00552373" w:rsidDel="006C2F5A">
                <w:delText>1.3 (1.2–1.4)</w:delText>
              </w:r>
            </w:del>
          </w:p>
        </w:tc>
        <w:tc>
          <w:tcPr>
            <w:tcW w:w="2265" w:type="dxa"/>
            <w:noWrap/>
            <w:vAlign w:val="bottom"/>
            <w:hideMark/>
          </w:tcPr>
          <w:p w14:paraId="02E48734" w14:textId="77777777" w:rsidR="006C2F5A" w:rsidRDefault="006C2F5A" w:rsidP="00D055CD">
            <w:pPr>
              <w:pStyle w:val="Textotabela"/>
              <w:tabs>
                <w:tab w:val="decimal" w:pos="398"/>
              </w:tabs>
              <w:rPr>
                <w:ins w:id="1342" w:author="GSPLM" w:date="2025-01-20T19:13:00Z" w16du:dateUtc="2025-01-20T22:13:00Z"/>
              </w:rPr>
            </w:pPr>
            <w:ins w:id="1343" w:author="GSPLM" w:date="2025-01-20T19:13:00Z" w16du:dateUtc="2025-01-20T22:13:00Z">
              <w:r>
                <w:t>2,1 (1,9–2,3)</w:t>
              </w:r>
            </w:ins>
          </w:p>
          <w:p w14:paraId="498A2285" w14:textId="21D85293" w:rsidR="00AE55C5" w:rsidRPr="00552373" w:rsidRDefault="00AE55C5" w:rsidP="00D055CD">
            <w:pPr>
              <w:pStyle w:val="Textotabela"/>
              <w:tabs>
                <w:tab w:val="decimal" w:pos="398"/>
              </w:tabs>
            </w:pPr>
            <w:del w:id="1344" w:author="GSPLM" w:date="2025-01-20T19:13:00Z" w16du:dateUtc="2025-01-20T22:13:00Z">
              <w:r w:rsidRPr="00552373" w:rsidDel="006C2F5A">
                <w:delText>2.1 (1.9–2.3)</w:delText>
              </w:r>
            </w:del>
          </w:p>
        </w:tc>
        <w:tc>
          <w:tcPr>
            <w:tcW w:w="892" w:type="dxa"/>
            <w:noWrap/>
            <w:vAlign w:val="bottom"/>
            <w:hideMark/>
          </w:tcPr>
          <w:p w14:paraId="64246948" w14:textId="77777777" w:rsidR="006C2F5A" w:rsidRDefault="006C2F5A" w:rsidP="00D055CD">
            <w:pPr>
              <w:pStyle w:val="Textotabela"/>
              <w:tabs>
                <w:tab w:val="decimal" w:pos="279"/>
              </w:tabs>
              <w:rPr>
                <w:ins w:id="1345" w:author="GSPLM" w:date="2025-01-20T19:13:00Z" w16du:dateUtc="2025-01-20T22:13:00Z"/>
              </w:rPr>
            </w:pPr>
            <w:ins w:id="1346" w:author="GSPLM" w:date="2025-01-20T19:13:00Z" w16du:dateUtc="2025-01-20T22:13:00Z">
              <w:r>
                <w:t>&lt; 0,001*</w:t>
              </w:r>
            </w:ins>
          </w:p>
          <w:p w14:paraId="6BC1189D" w14:textId="34C0D126" w:rsidR="00AE55C5" w:rsidRPr="00552373" w:rsidRDefault="00AE55C5" w:rsidP="00D055CD">
            <w:pPr>
              <w:pStyle w:val="Textotabela"/>
              <w:tabs>
                <w:tab w:val="decimal" w:pos="279"/>
              </w:tabs>
            </w:pPr>
            <w:del w:id="1347" w:author="GSPLM" w:date="2025-01-20T19:13:00Z" w16du:dateUtc="2025-01-20T22:13:00Z">
              <w:r w:rsidRPr="00552373" w:rsidDel="006C2F5A">
                <w:delText>&lt; 0.001*</w:delText>
              </w:r>
            </w:del>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51074541" w14:textId="77777777" w:rsidR="006C2F5A" w:rsidRDefault="006C2F5A" w:rsidP="00D055CD">
            <w:pPr>
              <w:pStyle w:val="Textotabela"/>
              <w:tabs>
                <w:tab w:val="decimal" w:pos="419"/>
              </w:tabs>
              <w:rPr>
                <w:ins w:id="1348" w:author="GSPLM" w:date="2025-01-20T19:13:00Z" w16du:dateUtc="2025-01-20T22:13:00Z"/>
              </w:rPr>
            </w:pPr>
            <w:ins w:id="1349" w:author="GSPLM" w:date="2025-01-20T19:13:00Z" w16du:dateUtc="2025-01-20T22:13:00Z">
              <w:r>
                <w:t>1,3 (1,2–1,4)</w:t>
              </w:r>
            </w:ins>
          </w:p>
          <w:p w14:paraId="76EE9368" w14:textId="51414BD7" w:rsidR="00AE55C5" w:rsidRPr="00552373" w:rsidRDefault="00AE55C5" w:rsidP="00D055CD">
            <w:pPr>
              <w:pStyle w:val="Textotabela"/>
              <w:tabs>
                <w:tab w:val="decimal" w:pos="419"/>
              </w:tabs>
            </w:pPr>
            <w:del w:id="1350" w:author="GSPLM" w:date="2025-01-20T19:13:00Z" w16du:dateUtc="2025-01-20T22:13:00Z">
              <w:r w:rsidRPr="00552373" w:rsidDel="006C2F5A">
                <w:delText>1.3 (1.2–1.4)</w:delText>
              </w:r>
            </w:del>
          </w:p>
        </w:tc>
        <w:tc>
          <w:tcPr>
            <w:tcW w:w="2265" w:type="dxa"/>
            <w:noWrap/>
            <w:vAlign w:val="bottom"/>
            <w:hideMark/>
          </w:tcPr>
          <w:p w14:paraId="2F8400B2" w14:textId="77777777" w:rsidR="006C2F5A" w:rsidRDefault="006C2F5A" w:rsidP="00D055CD">
            <w:pPr>
              <w:pStyle w:val="Textotabela"/>
              <w:tabs>
                <w:tab w:val="decimal" w:pos="398"/>
              </w:tabs>
              <w:rPr>
                <w:ins w:id="1351" w:author="GSPLM" w:date="2025-01-20T19:13:00Z" w16du:dateUtc="2025-01-20T22:13:00Z"/>
              </w:rPr>
            </w:pPr>
            <w:ins w:id="1352" w:author="GSPLM" w:date="2025-01-20T19:13:00Z" w16du:dateUtc="2025-01-20T22:13:00Z">
              <w:r>
                <w:t>2,1 (1,9–2,3)</w:t>
              </w:r>
            </w:ins>
          </w:p>
          <w:p w14:paraId="3999E934" w14:textId="46FB3DF0" w:rsidR="00AE55C5" w:rsidRPr="00552373" w:rsidRDefault="00AE55C5" w:rsidP="00D055CD">
            <w:pPr>
              <w:pStyle w:val="Textotabela"/>
              <w:tabs>
                <w:tab w:val="decimal" w:pos="398"/>
              </w:tabs>
            </w:pPr>
            <w:del w:id="1353" w:author="GSPLM" w:date="2025-01-20T19:13:00Z" w16du:dateUtc="2025-01-20T22:13:00Z">
              <w:r w:rsidRPr="00552373" w:rsidDel="006C2F5A">
                <w:delText>2.1 (1.9–2.3)</w:delText>
              </w:r>
            </w:del>
          </w:p>
        </w:tc>
        <w:tc>
          <w:tcPr>
            <w:tcW w:w="892" w:type="dxa"/>
            <w:noWrap/>
            <w:vAlign w:val="bottom"/>
            <w:hideMark/>
          </w:tcPr>
          <w:p w14:paraId="6C6377C8" w14:textId="77777777" w:rsidR="006C2F5A" w:rsidRDefault="006C2F5A" w:rsidP="00D055CD">
            <w:pPr>
              <w:pStyle w:val="Textotabela"/>
              <w:tabs>
                <w:tab w:val="decimal" w:pos="279"/>
              </w:tabs>
              <w:rPr>
                <w:ins w:id="1354" w:author="GSPLM" w:date="2025-01-20T19:13:00Z" w16du:dateUtc="2025-01-20T22:13:00Z"/>
              </w:rPr>
            </w:pPr>
            <w:ins w:id="1355" w:author="GSPLM" w:date="2025-01-20T19:13:00Z" w16du:dateUtc="2025-01-20T22:13:00Z">
              <w:r>
                <w:t>&lt; 0,001*</w:t>
              </w:r>
            </w:ins>
          </w:p>
          <w:p w14:paraId="32EBE778" w14:textId="18BED7A4" w:rsidR="00AE55C5" w:rsidRPr="00552373" w:rsidRDefault="00AE55C5" w:rsidP="00D055CD">
            <w:pPr>
              <w:pStyle w:val="Textotabela"/>
              <w:tabs>
                <w:tab w:val="decimal" w:pos="279"/>
              </w:tabs>
            </w:pPr>
            <w:del w:id="1356" w:author="GSPLM" w:date="2025-01-20T19:13:00Z" w16du:dateUtc="2025-01-20T22:13:00Z">
              <w:r w:rsidRPr="00552373" w:rsidDel="006C2F5A">
                <w:delText>&lt; 0.001*</w:delText>
              </w:r>
            </w:del>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4EB5F0AD" w14:textId="77777777" w:rsidR="006C2F5A" w:rsidRDefault="006C2F5A" w:rsidP="00D055CD">
            <w:pPr>
              <w:pStyle w:val="Textotabela"/>
              <w:tabs>
                <w:tab w:val="decimal" w:pos="419"/>
              </w:tabs>
              <w:rPr>
                <w:ins w:id="1357" w:author="GSPLM" w:date="2025-01-20T19:13:00Z" w16du:dateUtc="2025-01-20T22:13:00Z"/>
              </w:rPr>
            </w:pPr>
            <w:ins w:id="1358" w:author="GSPLM" w:date="2025-01-20T19:13:00Z" w16du:dateUtc="2025-01-20T22:13:00Z">
              <w:r>
                <w:t>5 (4,7–5,2)</w:t>
              </w:r>
            </w:ins>
          </w:p>
          <w:p w14:paraId="13281260" w14:textId="2976D429" w:rsidR="00AE55C5" w:rsidRPr="00552373" w:rsidRDefault="00AE55C5" w:rsidP="00D055CD">
            <w:pPr>
              <w:pStyle w:val="Textotabela"/>
              <w:tabs>
                <w:tab w:val="decimal" w:pos="419"/>
              </w:tabs>
            </w:pPr>
            <w:del w:id="1359" w:author="GSPLM" w:date="2025-01-20T19:13:00Z" w16du:dateUtc="2025-01-20T22:13:00Z">
              <w:r w:rsidRPr="00552373" w:rsidDel="006C2F5A">
                <w:delText>5 (4.7–5.2)</w:delText>
              </w:r>
            </w:del>
          </w:p>
        </w:tc>
        <w:tc>
          <w:tcPr>
            <w:tcW w:w="2265" w:type="dxa"/>
            <w:noWrap/>
            <w:vAlign w:val="bottom"/>
            <w:hideMark/>
          </w:tcPr>
          <w:p w14:paraId="07FAA869" w14:textId="77777777" w:rsidR="006C2F5A" w:rsidRDefault="006C2F5A" w:rsidP="00D055CD">
            <w:pPr>
              <w:pStyle w:val="Textotabela"/>
              <w:tabs>
                <w:tab w:val="decimal" w:pos="398"/>
              </w:tabs>
              <w:rPr>
                <w:ins w:id="1360" w:author="GSPLM" w:date="2025-01-20T19:13:00Z" w16du:dateUtc="2025-01-20T22:13:00Z"/>
              </w:rPr>
            </w:pPr>
            <w:ins w:id="1361" w:author="GSPLM" w:date="2025-01-20T19:13:00Z" w16du:dateUtc="2025-01-20T22:13:00Z">
              <w:r>
                <w:t>7,1 (6,7–7,6)</w:t>
              </w:r>
            </w:ins>
          </w:p>
          <w:p w14:paraId="035596FD" w14:textId="68BBCED5" w:rsidR="00AE55C5" w:rsidRPr="00552373" w:rsidRDefault="00AE55C5" w:rsidP="00D055CD">
            <w:pPr>
              <w:pStyle w:val="Textotabela"/>
              <w:tabs>
                <w:tab w:val="decimal" w:pos="398"/>
              </w:tabs>
            </w:pPr>
            <w:del w:id="1362" w:author="GSPLM" w:date="2025-01-20T19:13:00Z" w16du:dateUtc="2025-01-20T22:13:00Z">
              <w:r w:rsidRPr="00552373" w:rsidDel="006C2F5A">
                <w:delText>7.1 (6.7–7.6)</w:delText>
              </w:r>
            </w:del>
          </w:p>
        </w:tc>
        <w:tc>
          <w:tcPr>
            <w:tcW w:w="892" w:type="dxa"/>
            <w:noWrap/>
            <w:vAlign w:val="bottom"/>
            <w:hideMark/>
          </w:tcPr>
          <w:p w14:paraId="1AF52762" w14:textId="77777777" w:rsidR="006C2F5A" w:rsidRDefault="006C2F5A" w:rsidP="00D055CD">
            <w:pPr>
              <w:pStyle w:val="Textotabela"/>
              <w:tabs>
                <w:tab w:val="decimal" w:pos="279"/>
              </w:tabs>
              <w:rPr>
                <w:ins w:id="1363" w:author="GSPLM" w:date="2025-01-20T19:13:00Z" w16du:dateUtc="2025-01-20T22:13:00Z"/>
              </w:rPr>
            </w:pPr>
            <w:ins w:id="1364" w:author="GSPLM" w:date="2025-01-20T19:13:00Z" w16du:dateUtc="2025-01-20T22:13:00Z">
              <w:r>
                <w:t>&lt; 0,001*</w:t>
              </w:r>
            </w:ins>
          </w:p>
          <w:p w14:paraId="38363135" w14:textId="55619099" w:rsidR="00AE55C5" w:rsidRPr="00552373" w:rsidRDefault="00AE55C5" w:rsidP="00D055CD">
            <w:pPr>
              <w:pStyle w:val="Textotabela"/>
              <w:tabs>
                <w:tab w:val="decimal" w:pos="279"/>
              </w:tabs>
            </w:pPr>
            <w:del w:id="1365" w:author="GSPLM" w:date="2025-01-20T19:13:00Z" w16du:dateUtc="2025-01-20T22:13:00Z">
              <w:r w:rsidRPr="00552373" w:rsidDel="006C2F5A">
                <w:delText>&lt; 0.001*</w:delText>
              </w:r>
            </w:del>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73C5CBE5" w14:textId="77777777" w:rsidR="006C2F5A" w:rsidRDefault="006C2F5A" w:rsidP="00D055CD">
            <w:pPr>
              <w:pStyle w:val="Textotabela"/>
              <w:tabs>
                <w:tab w:val="decimal" w:pos="419"/>
              </w:tabs>
              <w:rPr>
                <w:ins w:id="1366" w:author="GSPLM" w:date="2025-01-20T19:13:00Z" w16du:dateUtc="2025-01-20T22:13:00Z"/>
              </w:rPr>
            </w:pPr>
            <w:ins w:id="1367" w:author="GSPLM" w:date="2025-01-20T19:13:00Z" w16du:dateUtc="2025-01-20T22:13:00Z">
              <w:r>
                <w:t>5,2 (4,8–5,5)</w:t>
              </w:r>
            </w:ins>
          </w:p>
          <w:p w14:paraId="52A0D505" w14:textId="48B8C762" w:rsidR="00AE55C5" w:rsidRPr="00552373" w:rsidRDefault="00AE55C5" w:rsidP="00D055CD">
            <w:pPr>
              <w:pStyle w:val="Textotabela"/>
              <w:tabs>
                <w:tab w:val="decimal" w:pos="419"/>
              </w:tabs>
            </w:pPr>
            <w:del w:id="1368" w:author="GSPLM" w:date="2025-01-20T19:13:00Z" w16du:dateUtc="2025-01-20T22:13:00Z">
              <w:r w:rsidRPr="00552373" w:rsidDel="006C2F5A">
                <w:delText>5.2 (4.8–5.5)</w:delText>
              </w:r>
            </w:del>
          </w:p>
        </w:tc>
        <w:tc>
          <w:tcPr>
            <w:tcW w:w="2265" w:type="dxa"/>
            <w:noWrap/>
            <w:vAlign w:val="bottom"/>
            <w:hideMark/>
          </w:tcPr>
          <w:p w14:paraId="1429F2B2" w14:textId="77777777" w:rsidR="006C2F5A" w:rsidRDefault="006C2F5A" w:rsidP="00D055CD">
            <w:pPr>
              <w:pStyle w:val="Textotabela"/>
              <w:tabs>
                <w:tab w:val="decimal" w:pos="398"/>
              </w:tabs>
              <w:rPr>
                <w:ins w:id="1369" w:author="GSPLM" w:date="2025-01-20T19:13:00Z" w16du:dateUtc="2025-01-20T22:13:00Z"/>
              </w:rPr>
            </w:pPr>
            <w:ins w:id="1370" w:author="GSPLM" w:date="2025-01-20T19:13:00Z" w16du:dateUtc="2025-01-20T22:13:00Z">
              <w:r>
                <w:t>7,3 (6,9–7,7)</w:t>
              </w:r>
            </w:ins>
          </w:p>
          <w:p w14:paraId="7F18FDB9" w14:textId="63F39F0F" w:rsidR="00AE55C5" w:rsidRPr="00552373" w:rsidRDefault="00AE55C5" w:rsidP="00D055CD">
            <w:pPr>
              <w:pStyle w:val="Textotabela"/>
              <w:tabs>
                <w:tab w:val="decimal" w:pos="398"/>
              </w:tabs>
            </w:pPr>
            <w:del w:id="1371" w:author="GSPLM" w:date="2025-01-20T19:13:00Z" w16du:dateUtc="2025-01-20T22:13:00Z">
              <w:r w:rsidRPr="00552373" w:rsidDel="006C2F5A">
                <w:delText>7.3 (6.9–7.7)</w:delText>
              </w:r>
            </w:del>
          </w:p>
        </w:tc>
        <w:tc>
          <w:tcPr>
            <w:tcW w:w="892" w:type="dxa"/>
            <w:noWrap/>
            <w:vAlign w:val="bottom"/>
            <w:hideMark/>
          </w:tcPr>
          <w:p w14:paraId="523805AC" w14:textId="77777777" w:rsidR="006C2F5A" w:rsidRDefault="006C2F5A" w:rsidP="00D055CD">
            <w:pPr>
              <w:pStyle w:val="Textotabela"/>
              <w:tabs>
                <w:tab w:val="decimal" w:pos="279"/>
              </w:tabs>
              <w:rPr>
                <w:ins w:id="1372" w:author="GSPLM" w:date="2025-01-20T19:13:00Z" w16du:dateUtc="2025-01-20T22:13:00Z"/>
              </w:rPr>
            </w:pPr>
            <w:ins w:id="1373" w:author="GSPLM" w:date="2025-01-20T19:13:00Z" w16du:dateUtc="2025-01-20T22:13:00Z">
              <w:r>
                <w:t>&lt; 0,001*</w:t>
              </w:r>
            </w:ins>
          </w:p>
          <w:p w14:paraId="061E5860" w14:textId="2BC8D249" w:rsidR="00AE55C5" w:rsidRPr="00552373" w:rsidRDefault="00AE55C5" w:rsidP="00D055CD">
            <w:pPr>
              <w:pStyle w:val="Textotabela"/>
              <w:tabs>
                <w:tab w:val="decimal" w:pos="279"/>
              </w:tabs>
            </w:pPr>
            <w:del w:id="1374" w:author="GSPLM" w:date="2025-01-20T19:13:00Z" w16du:dateUtc="2025-01-20T22:13:00Z">
              <w:r w:rsidRPr="00552373" w:rsidDel="006C2F5A">
                <w:delText>&lt; 0.001*</w:delText>
              </w:r>
            </w:del>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529419A7" w14:textId="77777777" w:rsidR="006C2F5A" w:rsidRDefault="006C2F5A" w:rsidP="00D055CD">
            <w:pPr>
              <w:pStyle w:val="Textotabela"/>
              <w:tabs>
                <w:tab w:val="decimal" w:pos="419"/>
              </w:tabs>
              <w:rPr>
                <w:ins w:id="1375" w:author="GSPLM" w:date="2025-01-20T19:13:00Z" w16du:dateUtc="2025-01-20T22:13:00Z"/>
              </w:rPr>
            </w:pPr>
            <w:ins w:id="1376" w:author="GSPLM" w:date="2025-01-20T19:13:00Z" w16du:dateUtc="2025-01-20T22:13:00Z">
              <w:r>
                <w:t>35,9 (34,3–37,5)</w:t>
              </w:r>
            </w:ins>
          </w:p>
          <w:p w14:paraId="6FB2D3CA" w14:textId="599F6289" w:rsidR="00AE55C5" w:rsidRPr="00552373" w:rsidRDefault="00AE55C5" w:rsidP="00D055CD">
            <w:pPr>
              <w:pStyle w:val="Textotabela"/>
              <w:tabs>
                <w:tab w:val="decimal" w:pos="419"/>
              </w:tabs>
            </w:pPr>
            <w:del w:id="1377" w:author="GSPLM" w:date="2025-01-20T19:13:00Z" w16du:dateUtc="2025-01-20T22:13:00Z">
              <w:r w:rsidRPr="00552373" w:rsidDel="006C2F5A">
                <w:delText>35.9 (34.3–37.5)</w:delText>
              </w:r>
            </w:del>
          </w:p>
        </w:tc>
        <w:tc>
          <w:tcPr>
            <w:tcW w:w="2265" w:type="dxa"/>
            <w:noWrap/>
            <w:vAlign w:val="bottom"/>
            <w:hideMark/>
          </w:tcPr>
          <w:p w14:paraId="6BC0A6F4" w14:textId="77777777" w:rsidR="006C2F5A" w:rsidRDefault="006C2F5A" w:rsidP="00D055CD">
            <w:pPr>
              <w:pStyle w:val="Textotabela"/>
              <w:tabs>
                <w:tab w:val="decimal" w:pos="398"/>
              </w:tabs>
              <w:rPr>
                <w:ins w:id="1378" w:author="GSPLM" w:date="2025-01-20T19:13:00Z" w16du:dateUtc="2025-01-20T22:13:00Z"/>
              </w:rPr>
            </w:pPr>
            <w:ins w:id="1379" w:author="GSPLM" w:date="2025-01-20T19:13:00Z" w16du:dateUtc="2025-01-20T22:13:00Z">
              <w:r>
                <w:t>49,8 (46,2–53,4)</w:t>
              </w:r>
            </w:ins>
          </w:p>
          <w:p w14:paraId="3A73F08F" w14:textId="6E772483" w:rsidR="00AE55C5" w:rsidRPr="00552373" w:rsidRDefault="00AE55C5" w:rsidP="00D055CD">
            <w:pPr>
              <w:pStyle w:val="Textotabela"/>
              <w:tabs>
                <w:tab w:val="decimal" w:pos="398"/>
              </w:tabs>
            </w:pPr>
            <w:del w:id="1380" w:author="GSPLM" w:date="2025-01-20T19:13:00Z" w16du:dateUtc="2025-01-20T22:13:00Z">
              <w:r w:rsidRPr="00552373" w:rsidDel="006C2F5A">
                <w:delText>49.8 (46.2–53.4)</w:delText>
              </w:r>
            </w:del>
          </w:p>
        </w:tc>
        <w:tc>
          <w:tcPr>
            <w:tcW w:w="892" w:type="dxa"/>
            <w:noWrap/>
            <w:vAlign w:val="bottom"/>
            <w:hideMark/>
          </w:tcPr>
          <w:p w14:paraId="3A8BA22E" w14:textId="77777777" w:rsidR="006C2F5A" w:rsidRDefault="006C2F5A" w:rsidP="00D055CD">
            <w:pPr>
              <w:pStyle w:val="Textotabela"/>
              <w:tabs>
                <w:tab w:val="decimal" w:pos="279"/>
              </w:tabs>
              <w:rPr>
                <w:ins w:id="1381" w:author="GSPLM" w:date="2025-01-20T19:13:00Z" w16du:dateUtc="2025-01-20T22:13:00Z"/>
              </w:rPr>
            </w:pPr>
            <w:ins w:id="1382" w:author="GSPLM" w:date="2025-01-20T19:13:00Z" w16du:dateUtc="2025-01-20T22:13:00Z">
              <w:r>
                <w:t>&lt; 0,001*</w:t>
              </w:r>
            </w:ins>
          </w:p>
          <w:p w14:paraId="1701F8DB" w14:textId="055C21DC" w:rsidR="00AE55C5" w:rsidRPr="00552373" w:rsidRDefault="00AE55C5" w:rsidP="00D055CD">
            <w:pPr>
              <w:pStyle w:val="Textotabela"/>
              <w:tabs>
                <w:tab w:val="decimal" w:pos="279"/>
              </w:tabs>
            </w:pPr>
            <w:del w:id="1383" w:author="GSPLM" w:date="2025-01-20T19:13:00Z" w16du:dateUtc="2025-01-20T22:13:00Z">
              <w:r w:rsidRPr="00552373" w:rsidDel="006C2F5A">
                <w:delText>&lt; 0.001*</w:delText>
              </w:r>
            </w:del>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18CB34C4" w14:textId="77777777" w:rsidR="006C2F5A" w:rsidRDefault="006C2F5A" w:rsidP="00D055CD">
            <w:pPr>
              <w:pStyle w:val="Textotabela"/>
              <w:tabs>
                <w:tab w:val="decimal" w:pos="419"/>
              </w:tabs>
              <w:rPr>
                <w:ins w:id="1384" w:author="GSPLM" w:date="2025-01-20T19:13:00Z" w16du:dateUtc="2025-01-20T22:13:00Z"/>
              </w:rPr>
            </w:pPr>
            <w:ins w:id="1385" w:author="GSPLM" w:date="2025-01-20T19:13:00Z" w16du:dateUtc="2025-01-20T22:13:00Z">
              <w:r>
                <w:t>15,9 (15,2–16,6)</w:t>
              </w:r>
            </w:ins>
          </w:p>
          <w:p w14:paraId="7D8BFDE9" w14:textId="4A14BE09" w:rsidR="00AE55C5" w:rsidRPr="00552373" w:rsidRDefault="00AE55C5" w:rsidP="00D055CD">
            <w:pPr>
              <w:pStyle w:val="Textotabela"/>
              <w:tabs>
                <w:tab w:val="decimal" w:pos="419"/>
              </w:tabs>
            </w:pPr>
            <w:del w:id="1386" w:author="GSPLM" w:date="2025-01-20T19:13:00Z" w16du:dateUtc="2025-01-20T22:13:00Z">
              <w:r w:rsidRPr="00552373" w:rsidDel="006C2F5A">
                <w:delText>15.9 (15.2–16.6)</w:delText>
              </w:r>
            </w:del>
          </w:p>
        </w:tc>
        <w:tc>
          <w:tcPr>
            <w:tcW w:w="2265" w:type="dxa"/>
            <w:noWrap/>
            <w:vAlign w:val="bottom"/>
            <w:hideMark/>
          </w:tcPr>
          <w:p w14:paraId="398D0D63" w14:textId="77777777" w:rsidR="006C2F5A" w:rsidRDefault="006C2F5A" w:rsidP="00D055CD">
            <w:pPr>
              <w:pStyle w:val="Textotabela"/>
              <w:tabs>
                <w:tab w:val="decimal" w:pos="398"/>
              </w:tabs>
              <w:rPr>
                <w:ins w:id="1387" w:author="GSPLM" w:date="2025-01-20T19:13:00Z" w16du:dateUtc="2025-01-20T22:13:00Z"/>
              </w:rPr>
            </w:pPr>
            <w:ins w:id="1388" w:author="GSPLM" w:date="2025-01-20T19:13:00Z" w16du:dateUtc="2025-01-20T22:13:00Z">
              <w:r>
                <w:t>20,6 (19–22,2)</w:t>
              </w:r>
            </w:ins>
          </w:p>
          <w:p w14:paraId="7E98CB14" w14:textId="027E1234" w:rsidR="00AE55C5" w:rsidRPr="00552373" w:rsidRDefault="00AE55C5" w:rsidP="00D055CD">
            <w:pPr>
              <w:pStyle w:val="Textotabela"/>
              <w:tabs>
                <w:tab w:val="decimal" w:pos="398"/>
              </w:tabs>
            </w:pPr>
            <w:del w:id="1389" w:author="GSPLM" w:date="2025-01-20T19:13:00Z" w16du:dateUtc="2025-01-20T22:13:00Z">
              <w:r w:rsidRPr="00552373" w:rsidDel="006C2F5A">
                <w:delText>20.6 (19–22.2)</w:delText>
              </w:r>
            </w:del>
          </w:p>
        </w:tc>
        <w:tc>
          <w:tcPr>
            <w:tcW w:w="892" w:type="dxa"/>
            <w:noWrap/>
            <w:vAlign w:val="bottom"/>
            <w:hideMark/>
          </w:tcPr>
          <w:p w14:paraId="525D4B64" w14:textId="77777777" w:rsidR="006C2F5A" w:rsidRDefault="006C2F5A" w:rsidP="00D055CD">
            <w:pPr>
              <w:pStyle w:val="Textotabela"/>
              <w:tabs>
                <w:tab w:val="decimal" w:pos="279"/>
              </w:tabs>
              <w:rPr>
                <w:ins w:id="1390" w:author="GSPLM" w:date="2025-01-20T19:13:00Z" w16du:dateUtc="2025-01-20T22:13:00Z"/>
              </w:rPr>
            </w:pPr>
            <w:ins w:id="1391" w:author="GSPLM" w:date="2025-01-20T19:13:00Z" w16du:dateUtc="2025-01-20T22:13:00Z">
              <w:r>
                <w:t>&lt; 0,001*</w:t>
              </w:r>
            </w:ins>
          </w:p>
          <w:p w14:paraId="75F2B21E" w14:textId="154D525C" w:rsidR="00AE55C5" w:rsidRPr="00552373" w:rsidRDefault="00AE55C5" w:rsidP="00D055CD">
            <w:pPr>
              <w:pStyle w:val="Textotabela"/>
              <w:tabs>
                <w:tab w:val="decimal" w:pos="279"/>
              </w:tabs>
            </w:pPr>
            <w:del w:id="1392" w:author="GSPLM" w:date="2025-01-20T19:13:00Z" w16du:dateUtc="2025-01-20T22:13:00Z">
              <w:r w:rsidRPr="00552373" w:rsidDel="006C2F5A">
                <w:delText>&lt; 0.001*</w:delText>
              </w:r>
            </w:del>
          </w:p>
        </w:tc>
      </w:tr>
    </w:tbl>
    <w:p w14:paraId="516780E6" w14:textId="70D6906D" w:rsidR="00C83186" w:rsidRPr="00552373" w:rsidRDefault="00C83186" w:rsidP="00AE55C5">
      <w:pPr>
        <w:pStyle w:val="Legenda1"/>
      </w:pPr>
      <w:r w:rsidRPr="00552373">
        <w:t xml:space="preserve">Legenda. MME: massa muscular esquelética. A comparação entre os grupos foi realizada por meio do Teste T de </w:t>
      </w:r>
      <w:proofErr w:type="spellStart"/>
      <w:r w:rsidRPr="00552373">
        <w:t>Student</w:t>
      </w:r>
      <w:proofErr w:type="spellEnd"/>
      <w:r w:rsidRPr="00552373">
        <w:t>.</w:t>
      </w:r>
    </w:p>
    <w:p w14:paraId="089217A9" w14:textId="025DA9F7" w:rsidR="00C83186" w:rsidRPr="00552373" w:rsidRDefault="00C83186" w:rsidP="00F65E4D">
      <w:r w:rsidRPr="00552373">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lastRenderedPageBreak/>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52217284" w:rsidR="00C83186" w:rsidRPr="00552373" w:rsidRDefault="00C83186" w:rsidP="00F65E4D">
      <w:pPr>
        <w:pStyle w:val="Normalsemrecuo"/>
      </w:pPr>
      <w:bookmarkStart w:id="1393"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393"/>
      <w:ins w:id="1394" w:author="GSPLM" w:date="2025-01-20T19:14:00Z" w16du:dateUtc="2025-01-20T22:14:00Z">
        <w:r w:rsidR="006C2F5A">
          <w:t xml:space="preserve"> -</w:t>
        </w:r>
      </w:ins>
      <w:del w:id="1395" w:author="GSPLM" w:date="2025-01-20T19:14:00Z" w16du:dateUtc="2025-01-20T22:14:00Z">
        <w:r w:rsidRPr="00552373" w:rsidDel="006C2F5A">
          <w:delText>.</w:delText>
        </w:r>
      </w:del>
      <w:r w:rsidRPr="00552373">
        <w:t xml:space="preserve"> Comparação da análise de impedância bioelétrica corporal basal dos participantes de pesquisa do sexo masculino, conforme o grupo de alocação.</w:t>
      </w:r>
    </w:p>
    <w:tbl>
      <w:tblPr>
        <w:tblStyle w:val="Tabelapadro"/>
        <w:tblW w:w="8512" w:type="dxa"/>
        <w:tblLayout w:type="fixed"/>
        <w:tblLook w:val="04E0" w:firstRow="1" w:lastRow="1" w:firstColumn="1" w:lastColumn="0" w:noHBand="0" w:noVBand="1"/>
        <w:tblPrChange w:id="1396" w:author="GSPLM" w:date="2025-01-20T19:14:00Z" w16du:dateUtc="2025-01-20T22:14:00Z">
          <w:tblPr>
            <w:tblStyle w:val="Tabelapadro"/>
            <w:tblW w:w="9356" w:type="dxa"/>
            <w:tblLayout w:type="fixed"/>
            <w:tblLook w:val="04E0" w:firstRow="1" w:lastRow="1" w:firstColumn="1" w:lastColumn="0" w:noHBand="0" w:noVBand="1"/>
          </w:tblPr>
        </w:tblPrChange>
      </w:tblPr>
      <w:tblGrid>
        <w:gridCol w:w="3686"/>
        <w:gridCol w:w="1843"/>
        <w:gridCol w:w="2126"/>
        <w:gridCol w:w="857"/>
        <w:tblGridChange w:id="1397">
          <w:tblGrid>
            <w:gridCol w:w="3686"/>
            <w:gridCol w:w="1843"/>
            <w:gridCol w:w="2126"/>
            <w:gridCol w:w="857"/>
          </w:tblGrid>
        </w:tblGridChange>
      </w:tblGrid>
      <w:tr w:rsidR="006C2F5A" w:rsidRPr="00552373" w14:paraId="566DD39F" w14:textId="77777777" w:rsidTr="006C2F5A">
        <w:trPr>
          <w:cnfStyle w:val="100000000000" w:firstRow="1" w:lastRow="0" w:firstColumn="0" w:lastColumn="0" w:oddVBand="0" w:evenVBand="0" w:oddHBand="0" w:evenHBand="0" w:firstRowFirstColumn="0" w:firstRowLastColumn="0" w:lastRowFirstColumn="0" w:lastRowLastColumn="0"/>
          <w:trHeight w:val="342"/>
          <w:trPrChange w:id="1398" w:author="GSPLM" w:date="2025-01-20T19:14:00Z" w16du:dateUtc="2025-01-20T22:14:00Z">
            <w:trPr>
              <w:trHeight w:val="342"/>
            </w:trPr>
          </w:trPrChange>
        </w:trPr>
        <w:tc>
          <w:tcPr>
            <w:tcW w:w="3686" w:type="dxa"/>
            <w:noWrap/>
            <w:vAlign w:val="top"/>
            <w:tcPrChange w:id="1399" w:author="GSPLM" w:date="2025-01-20T19:14:00Z" w16du:dateUtc="2025-01-20T22:14:00Z">
              <w:tcPr>
                <w:tcW w:w="3686" w:type="dxa"/>
                <w:noWrap/>
                <w:vAlign w:val="top"/>
              </w:tcPr>
            </w:tcPrChange>
          </w:tcPr>
          <w:p w14:paraId="1D8C01B2" w14:textId="78B47FFC" w:rsidR="006C2F5A" w:rsidRPr="00552373" w:rsidRDefault="006C2F5A" w:rsidP="0078305A">
            <w:pPr>
              <w:pStyle w:val="Textotabela"/>
              <w:cnfStyle w:val="100000000000" w:firstRow="1" w:lastRow="0" w:firstColumn="0" w:lastColumn="0" w:oddVBand="0" w:evenVBand="0" w:oddHBand="0" w:evenHBand="0" w:firstRowFirstColumn="0" w:firstRowLastColumn="0" w:lastRowFirstColumn="0" w:lastRowLastColumn="0"/>
            </w:pPr>
            <w:r w:rsidRPr="00552373">
              <w:t>Parâmetro</w:t>
            </w:r>
          </w:p>
        </w:tc>
        <w:tc>
          <w:tcPr>
            <w:tcW w:w="1843" w:type="dxa"/>
            <w:noWrap/>
            <w:vAlign w:val="top"/>
            <w:tcPrChange w:id="1400" w:author="GSPLM" w:date="2025-01-20T19:14:00Z" w16du:dateUtc="2025-01-20T22:14:00Z">
              <w:tcPr>
                <w:tcW w:w="1843" w:type="dxa"/>
                <w:noWrap/>
                <w:vAlign w:val="top"/>
              </w:tcPr>
            </w:tcPrChange>
          </w:tcPr>
          <w:p w14:paraId="211108CA" w14:textId="77777777" w:rsidR="006C2F5A" w:rsidRDefault="006C2F5A" w:rsidP="004C28DA">
            <w:pPr>
              <w:pStyle w:val="Textotabela"/>
              <w:tabs>
                <w:tab w:val="decimal" w:pos="365"/>
              </w:tabs>
              <w:ind w:firstLine="197"/>
              <w:cnfStyle w:val="100000000000" w:firstRow="1" w:lastRow="0" w:firstColumn="0" w:lastColumn="0" w:oddVBand="0" w:evenVBand="0" w:oddHBand="0" w:evenHBand="0" w:firstRowFirstColumn="0" w:firstRowLastColumn="0" w:lastRowFirstColumn="0" w:lastRowLastColumn="0"/>
            </w:pPr>
            <w:r w:rsidRPr="00552373">
              <w:t>Grupo placebo</w:t>
            </w:r>
          </w:p>
          <w:p w14:paraId="1F29BE44" w14:textId="258AFD42" w:rsidR="006C2F5A" w:rsidRPr="00552373" w:rsidRDefault="006C2F5A" w:rsidP="004C28DA">
            <w:pPr>
              <w:pStyle w:val="Textotabela"/>
              <w:tabs>
                <w:tab w:val="decimal" w:pos="365"/>
              </w:tabs>
              <w:ind w:firstLine="197"/>
              <w:cnfStyle w:val="100000000000" w:firstRow="1" w:lastRow="0" w:firstColumn="0" w:lastColumn="0" w:oddVBand="0" w:evenVBand="0" w:oddHBand="0" w:evenHBand="0" w:firstRowFirstColumn="0" w:firstRowLastColumn="0" w:lastRowFirstColumn="0" w:lastRowLastColumn="0"/>
            </w:pPr>
            <w:r w:rsidRPr="00552373">
              <w:t>Média (IC 95%)</w:t>
            </w:r>
          </w:p>
        </w:tc>
        <w:tc>
          <w:tcPr>
            <w:tcW w:w="2126" w:type="dxa"/>
            <w:noWrap/>
            <w:vAlign w:val="top"/>
            <w:tcPrChange w:id="1401" w:author="GSPLM" w:date="2025-01-20T19:14:00Z" w16du:dateUtc="2025-01-20T22:14:00Z">
              <w:tcPr>
                <w:tcW w:w="2126" w:type="dxa"/>
                <w:noWrap/>
                <w:vAlign w:val="top"/>
              </w:tcPr>
            </w:tcPrChange>
          </w:tcPr>
          <w:p w14:paraId="519C6CFA" w14:textId="77777777" w:rsidR="006C2F5A" w:rsidRDefault="006C2F5A" w:rsidP="00EB263C">
            <w:pPr>
              <w:pStyle w:val="Textotabela"/>
              <w:tabs>
                <w:tab w:val="decimal" w:pos="456"/>
              </w:tabs>
              <w:ind w:firstLine="299"/>
              <w:cnfStyle w:val="100000000000" w:firstRow="1" w:lastRow="0" w:firstColumn="0" w:lastColumn="0" w:oddVBand="0" w:evenVBand="0" w:oddHBand="0" w:evenHBand="0" w:firstRowFirstColumn="0" w:firstRowLastColumn="0" w:lastRowFirstColumn="0" w:lastRowLastColumn="0"/>
            </w:pPr>
            <w:r w:rsidRPr="00552373">
              <w:t xml:space="preserve">Grupo </w:t>
            </w:r>
            <w:proofErr w:type="spellStart"/>
            <w:r w:rsidRPr="00552373">
              <w:t>Eclipta</w:t>
            </w:r>
            <w:proofErr w:type="spellEnd"/>
          </w:p>
          <w:p w14:paraId="1F74FDD0" w14:textId="59B61076" w:rsidR="006C2F5A" w:rsidRPr="00552373" w:rsidRDefault="006C2F5A" w:rsidP="00EB263C">
            <w:pPr>
              <w:pStyle w:val="Textotabela"/>
              <w:tabs>
                <w:tab w:val="decimal" w:pos="456"/>
              </w:tabs>
              <w:ind w:firstLine="299"/>
              <w:cnfStyle w:val="100000000000" w:firstRow="1" w:lastRow="0" w:firstColumn="0" w:lastColumn="0" w:oddVBand="0" w:evenVBand="0" w:oddHBand="0" w:evenHBand="0" w:firstRowFirstColumn="0" w:firstRowLastColumn="0" w:lastRowFirstColumn="0" w:lastRowLastColumn="0"/>
            </w:pPr>
            <w:r w:rsidRPr="00552373">
              <w:t>Média (IC 95%)</w:t>
            </w:r>
          </w:p>
        </w:tc>
        <w:tc>
          <w:tcPr>
            <w:tcW w:w="857" w:type="dxa"/>
            <w:noWrap/>
            <w:vAlign w:val="top"/>
            <w:tcPrChange w:id="1402" w:author="GSPLM" w:date="2025-01-20T19:14:00Z" w16du:dateUtc="2025-01-20T22:14:00Z">
              <w:tcPr>
                <w:tcW w:w="857" w:type="dxa"/>
                <w:noWrap/>
                <w:vAlign w:val="top"/>
              </w:tcPr>
            </w:tcPrChange>
          </w:tcPr>
          <w:p w14:paraId="53E6C058" w14:textId="0903D23D" w:rsidR="006C2F5A" w:rsidRPr="00552373" w:rsidRDefault="006C2F5A" w:rsidP="007A5989">
            <w:pPr>
              <w:pStyle w:val="Textotabela"/>
              <w:cnfStyle w:val="100000000000" w:firstRow="1" w:lastRow="0" w:firstColumn="0" w:lastColumn="0" w:oddVBand="0" w:evenVBand="0" w:oddHBand="0" w:evenHBand="0" w:firstRowFirstColumn="0" w:firstRowLastColumn="0" w:lastRowFirstColumn="0" w:lastRowLastColumn="0"/>
            </w:pPr>
            <w:r w:rsidRPr="00552373">
              <w:t>Valor p</w:t>
            </w:r>
          </w:p>
        </w:tc>
      </w:tr>
      <w:tr w:rsidR="006C2F5A" w:rsidRPr="00552373" w14:paraId="74FD4A18" w14:textId="77777777" w:rsidTr="006C2F5A">
        <w:trPr>
          <w:trHeight w:val="342"/>
          <w:trPrChange w:id="1403" w:author="GSPLM" w:date="2025-01-20T19:14:00Z" w16du:dateUtc="2025-01-20T22:14:00Z">
            <w:trPr>
              <w:trHeight w:val="342"/>
            </w:trPr>
          </w:trPrChange>
        </w:trPr>
        <w:tc>
          <w:tcPr>
            <w:tcW w:w="3686" w:type="dxa"/>
            <w:noWrap/>
            <w:vAlign w:val="bottom"/>
            <w:hideMark/>
            <w:tcPrChange w:id="1404" w:author="GSPLM" w:date="2025-01-20T19:14:00Z" w16du:dateUtc="2025-01-20T22:14:00Z">
              <w:tcPr>
                <w:tcW w:w="3686" w:type="dxa"/>
                <w:noWrap/>
                <w:vAlign w:val="bottom"/>
                <w:hideMark/>
              </w:tcPr>
            </w:tcPrChange>
          </w:tcPr>
          <w:p w14:paraId="377D3305" w14:textId="42278C36" w:rsidR="006C2F5A" w:rsidRPr="00552373" w:rsidRDefault="006C2F5A" w:rsidP="00EB263C">
            <w:pPr>
              <w:pStyle w:val="Textotabela"/>
            </w:pPr>
            <w:r w:rsidRPr="00552373">
              <w:t>Altura (m)</w:t>
            </w:r>
          </w:p>
        </w:tc>
        <w:tc>
          <w:tcPr>
            <w:tcW w:w="1843" w:type="dxa"/>
            <w:noWrap/>
            <w:hideMark/>
            <w:tcPrChange w:id="1405" w:author="GSPLM" w:date="2025-01-20T19:14:00Z" w16du:dateUtc="2025-01-20T22:14:00Z">
              <w:tcPr>
                <w:tcW w:w="1843" w:type="dxa"/>
                <w:noWrap/>
                <w:hideMark/>
              </w:tcPr>
            </w:tcPrChange>
          </w:tcPr>
          <w:p w14:paraId="0928AF18" w14:textId="77777777" w:rsidR="006C2F5A" w:rsidRDefault="006C2F5A" w:rsidP="00EB263C">
            <w:pPr>
              <w:pStyle w:val="Textotabela"/>
              <w:tabs>
                <w:tab w:val="decimal" w:pos="365"/>
              </w:tabs>
              <w:rPr>
                <w:ins w:id="1406" w:author="GSPLM" w:date="2025-01-20T19:14:00Z" w16du:dateUtc="2025-01-20T22:14:00Z"/>
              </w:rPr>
            </w:pPr>
            <w:ins w:id="1407" w:author="GSPLM" w:date="2025-01-20T19:14:00Z" w16du:dateUtc="2025-01-20T22:14:00Z">
              <w:r>
                <w:t>1,8 (1,7–1,8)</w:t>
              </w:r>
            </w:ins>
          </w:p>
          <w:p w14:paraId="591B0C6C" w14:textId="33FCED4F" w:rsidR="006C2F5A" w:rsidRPr="00552373" w:rsidRDefault="006C2F5A" w:rsidP="00EB263C">
            <w:pPr>
              <w:pStyle w:val="Textotabela"/>
              <w:tabs>
                <w:tab w:val="decimal" w:pos="365"/>
              </w:tabs>
            </w:pPr>
            <w:del w:id="1408" w:author="GSPLM" w:date="2025-01-20T19:14:00Z" w16du:dateUtc="2025-01-20T22:14:00Z">
              <w:r w:rsidRPr="00552373" w:rsidDel="006C2F5A">
                <w:delText>1.8 (1.7–1.8)</w:delText>
              </w:r>
            </w:del>
          </w:p>
        </w:tc>
        <w:tc>
          <w:tcPr>
            <w:tcW w:w="2126" w:type="dxa"/>
            <w:noWrap/>
            <w:hideMark/>
            <w:tcPrChange w:id="1409" w:author="GSPLM" w:date="2025-01-20T19:14:00Z" w16du:dateUtc="2025-01-20T22:14:00Z">
              <w:tcPr>
                <w:tcW w:w="2126" w:type="dxa"/>
                <w:noWrap/>
                <w:hideMark/>
              </w:tcPr>
            </w:tcPrChange>
          </w:tcPr>
          <w:p w14:paraId="69F063B7" w14:textId="77777777" w:rsidR="006C2F5A" w:rsidRDefault="006C2F5A" w:rsidP="00EB263C">
            <w:pPr>
              <w:pStyle w:val="Textotabela"/>
              <w:tabs>
                <w:tab w:val="decimal" w:pos="456"/>
              </w:tabs>
              <w:rPr>
                <w:ins w:id="1410" w:author="GSPLM" w:date="2025-01-20T19:14:00Z" w16du:dateUtc="2025-01-20T22:14:00Z"/>
              </w:rPr>
            </w:pPr>
            <w:ins w:id="1411" w:author="GSPLM" w:date="2025-01-20T19:14:00Z" w16du:dateUtc="2025-01-20T22:14:00Z">
              <w:r>
                <w:t>1,8 (1,8–1,8)</w:t>
              </w:r>
            </w:ins>
          </w:p>
          <w:p w14:paraId="7DB8819E" w14:textId="2483A8D3" w:rsidR="006C2F5A" w:rsidRPr="00552373" w:rsidRDefault="006C2F5A" w:rsidP="00EB263C">
            <w:pPr>
              <w:pStyle w:val="Textotabela"/>
              <w:tabs>
                <w:tab w:val="decimal" w:pos="456"/>
              </w:tabs>
            </w:pPr>
            <w:del w:id="1412" w:author="GSPLM" w:date="2025-01-20T19:14:00Z" w16du:dateUtc="2025-01-20T22:14:00Z">
              <w:r w:rsidRPr="00552373" w:rsidDel="006C2F5A">
                <w:delText>1.8 (1.8–1.8)</w:delText>
              </w:r>
            </w:del>
          </w:p>
        </w:tc>
        <w:tc>
          <w:tcPr>
            <w:tcW w:w="857" w:type="dxa"/>
            <w:noWrap/>
            <w:vAlign w:val="top"/>
            <w:hideMark/>
            <w:tcPrChange w:id="1413" w:author="GSPLM" w:date="2025-01-20T19:14:00Z" w16du:dateUtc="2025-01-20T22:14:00Z">
              <w:tcPr>
                <w:tcW w:w="857" w:type="dxa"/>
                <w:noWrap/>
                <w:vAlign w:val="top"/>
                <w:hideMark/>
              </w:tcPr>
            </w:tcPrChange>
          </w:tcPr>
          <w:p w14:paraId="29A3E033" w14:textId="77777777" w:rsidR="006C2F5A" w:rsidRDefault="006C2F5A" w:rsidP="00EB263C">
            <w:pPr>
              <w:pStyle w:val="Textotabela"/>
              <w:tabs>
                <w:tab w:val="decimal" w:pos="266"/>
              </w:tabs>
              <w:rPr>
                <w:ins w:id="1414" w:author="GSPLM" w:date="2025-01-20T19:14:00Z" w16du:dateUtc="2025-01-20T22:14:00Z"/>
              </w:rPr>
            </w:pPr>
            <w:ins w:id="1415" w:author="GSPLM" w:date="2025-01-20T19:14:00Z" w16du:dateUtc="2025-01-20T22:14:00Z">
              <w:r>
                <w:t>0,267</w:t>
              </w:r>
            </w:ins>
          </w:p>
          <w:p w14:paraId="15338836" w14:textId="7CE99FC9" w:rsidR="006C2F5A" w:rsidRPr="00552373" w:rsidRDefault="006C2F5A" w:rsidP="00EB263C">
            <w:pPr>
              <w:pStyle w:val="Textotabela"/>
              <w:tabs>
                <w:tab w:val="decimal" w:pos="266"/>
              </w:tabs>
            </w:pPr>
            <w:del w:id="1416" w:author="GSPLM" w:date="2025-01-20T19:14:00Z" w16du:dateUtc="2025-01-20T22:14:00Z">
              <w:r w:rsidRPr="00552373" w:rsidDel="006C2F5A">
                <w:delText>0.267</w:delText>
              </w:r>
            </w:del>
          </w:p>
        </w:tc>
      </w:tr>
      <w:tr w:rsidR="006C2F5A" w:rsidRPr="00552373" w14:paraId="1E0BCC61" w14:textId="77777777" w:rsidTr="006C2F5A">
        <w:trPr>
          <w:trHeight w:val="321"/>
          <w:trPrChange w:id="1417" w:author="GSPLM" w:date="2025-01-20T19:14:00Z" w16du:dateUtc="2025-01-20T22:14:00Z">
            <w:trPr>
              <w:trHeight w:val="321"/>
            </w:trPr>
          </w:trPrChange>
        </w:trPr>
        <w:tc>
          <w:tcPr>
            <w:tcW w:w="3686" w:type="dxa"/>
            <w:noWrap/>
            <w:vAlign w:val="bottom"/>
            <w:hideMark/>
            <w:tcPrChange w:id="1418" w:author="GSPLM" w:date="2025-01-20T19:14:00Z" w16du:dateUtc="2025-01-20T22:14:00Z">
              <w:tcPr>
                <w:tcW w:w="3686" w:type="dxa"/>
                <w:noWrap/>
                <w:vAlign w:val="bottom"/>
                <w:hideMark/>
              </w:tcPr>
            </w:tcPrChange>
          </w:tcPr>
          <w:p w14:paraId="341069B0" w14:textId="251F70B8" w:rsidR="006C2F5A" w:rsidRPr="00552373" w:rsidRDefault="006C2F5A" w:rsidP="00EB263C">
            <w:pPr>
              <w:pStyle w:val="Textotabela"/>
            </w:pPr>
            <w:r w:rsidRPr="00552373">
              <w:t>Peso (kg)</w:t>
            </w:r>
          </w:p>
        </w:tc>
        <w:tc>
          <w:tcPr>
            <w:tcW w:w="1843" w:type="dxa"/>
            <w:noWrap/>
            <w:hideMark/>
            <w:tcPrChange w:id="1419" w:author="GSPLM" w:date="2025-01-20T19:14:00Z" w16du:dateUtc="2025-01-20T22:14:00Z">
              <w:tcPr>
                <w:tcW w:w="1843" w:type="dxa"/>
                <w:noWrap/>
                <w:hideMark/>
              </w:tcPr>
            </w:tcPrChange>
          </w:tcPr>
          <w:p w14:paraId="770BB93C" w14:textId="77777777" w:rsidR="006C2F5A" w:rsidRDefault="006C2F5A" w:rsidP="00EB263C">
            <w:pPr>
              <w:pStyle w:val="Textotabela"/>
              <w:tabs>
                <w:tab w:val="decimal" w:pos="365"/>
              </w:tabs>
              <w:rPr>
                <w:ins w:id="1420" w:author="GSPLM" w:date="2025-01-20T19:14:00Z" w16du:dateUtc="2025-01-20T22:14:00Z"/>
              </w:rPr>
            </w:pPr>
            <w:ins w:id="1421" w:author="GSPLM" w:date="2025-01-20T19:14:00Z" w16du:dateUtc="2025-01-20T22:14:00Z">
              <w:r>
                <w:t>99 (92,6–105,3)</w:t>
              </w:r>
            </w:ins>
          </w:p>
          <w:p w14:paraId="74B35F39" w14:textId="499F1594" w:rsidR="006C2F5A" w:rsidRPr="00552373" w:rsidRDefault="006C2F5A" w:rsidP="00EB263C">
            <w:pPr>
              <w:pStyle w:val="Textotabela"/>
              <w:tabs>
                <w:tab w:val="decimal" w:pos="365"/>
              </w:tabs>
            </w:pPr>
            <w:del w:id="1422" w:author="GSPLM" w:date="2025-01-20T19:14:00Z" w16du:dateUtc="2025-01-20T22:14:00Z">
              <w:r w:rsidRPr="00552373" w:rsidDel="006C2F5A">
                <w:delText>99 (92.6–105.3)</w:delText>
              </w:r>
            </w:del>
          </w:p>
        </w:tc>
        <w:tc>
          <w:tcPr>
            <w:tcW w:w="2126" w:type="dxa"/>
            <w:noWrap/>
            <w:hideMark/>
            <w:tcPrChange w:id="1423" w:author="GSPLM" w:date="2025-01-20T19:14:00Z" w16du:dateUtc="2025-01-20T22:14:00Z">
              <w:tcPr>
                <w:tcW w:w="2126" w:type="dxa"/>
                <w:noWrap/>
                <w:hideMark/>
              </w:tcPr>
            </w:tcPrChange>
          </w:tcPr>
          <w:p w14:paraId="5D0F2BA4" w14:textId="77777777" w:rsidR="006C2F5A" w:rsidRDefault="006C2F5A" w:rsidP="00EB263C">
            <w:pPr>
              <w:pStyle w:val="Textotabela"/>
              <w:tabs>
                <w:tab w:val="decimal" w:pos="456"/>
              </w:tabs>
              <w:rPr>
                <w:ins w:id="1424" w:author="GSPLM" w:date="2025-01-20T19:14:00Z" w16du:dateUtc="2025-01-20T22:14:00Z"/>
              </w:rPr>
            </w:pPr>
            <w:ins w:id="1425" w:author="GSPLM" w:date="2025-01-20T19:14:00Z" w16du:dateUtc="2025-01-20T22:14:00Z">
              <w:r>
                <w:t>109,1 (105,6–112,6)</w:t>
              </w:r>
            </w:ins>
          </w:p>
          <w:p w14:paraId="20590931" w14:textId="5D2B314C" w:rsidR="006C2F5A" w:rsidRPr="00552373" w:rsidRDefault="006C2F5A" w:rsidP="00EB263C">
            <w:pPr>
              <w:pStyle w:val="Textotabela"/>
              <w:tabs>
                <w:tab w:val="decimal" w:pos="456"/>
              </w:tabs>
            </w:pPr>
            <w:del w:id="1426" w:author="GSPLM" w:date="2025-01-20T19:14:00Z" w16du:dateUtc="2025-01-20T22:14:00Z">
              <w:r w:rsidRPr="00552373" w:rsidDel="006C2F5A">
                <w:delText>109.1 (105.6–112.6)</w:delText>
              </w:r>
            </w:del>
          </w:p>
        </w:tc>
        <w:tc>
          <w:tcPr>
            <w:tcW w:w="857" w:type="dxa"/>
            <w:noWrap/>
            <w:vAlign w:val="top"/>
            <w:hideMark/>
            <w:tcPrChange w:id="1427" w:author="GSPLM" w:date="2025-01-20T19:14:00Z" w16du:dateUtc="2025-01-20T22:14:00Z">
              <w:tcPr>
                <w:tcW w:w="857" w:type="dxa"/>
                <w:noWrap/>
                <w:vAlign w:val="top"/>
                <w:hideMark/>
              </w:tcPr>
            </w:tcPrChange>
          </w:tcPr>
          <w:p w14:paraId="1D7A11AD" w14:textId="77777777" w:rsidR="006C2F5A" w:rsidRDefault="006C2F5A" w:rsidP="00EB263C">
            <w:pPr>
              <w:pStyle w:val="Textotabela"/>
              <w:tabs>
                <w:tab w:val="decimal" w:pos="266"/>
              </w:tabs>
              <w:rPr>
                <w:ins w:id="1428" w:author="GSPLM" w:date="2025-01-20T19:14:00Z" w16du:dateUtc="2025-01-20T22:14:00Z"/>
              </w:rPr>
            </w:pPr>
            <w:ins w:id="1429" w:author="GSPLM" w:date="2025-01-20T19:14:00Z" w16du:dateUtc="2025-01-20T22:14:00Z">
              <w:r>
                <w:t>0,026*</w:t>
              </w:r>
            </w:ins>
          </w:p>
          <w:p w14:paraId="45886EB4" w14:textId="6000E5BB" w:rsidR="006C2F5A" w:rsidRPr="00552373" w:rsidRDefault="006C2F5A" w:rsidP="00EB263C">
            <w:pPr>
              <w:pStyle w:val="Textotabela"/>
              <w:tabs>
                <w:tab w:val="decimal" w:pos="266"/>
              </w:tabs>
            </w:pPr>
            <w:del w:id="1430" w:author="GSPLM" w:date="2025-01-20T19:14:00Z" w16du:dateUtc="2025-01-20T22:14:00Z">
              <w:r w:rsidRPr="00552373" w:rsidDel="006C2F5A">
                <w:delText>0.026*</w:delText>
              </w:r>
            </w:del>
          </w:p>
        </w:tc>
      </w:tr>
      <w:tr w:rsidR="006C2F5A" w:rsidRPr="00552373" w14:paraId="72FA9DCA" w14:textId="77777777" w:rsidTr="006C2F5A">
        <w:trPr>
          <w:trHeight w:val="342"/>
          <w:trPrChange w:id="1431" w:author="GSPLM" w:date="2025-01-20T19:14:00Z" w16du:dateUtc="2025-01-20T22:14:00Z">
            <w:trPr>
              <w:trHeight w:val="342"/>
            </w:trPr>
          </w:trPrChange>
        </w:trPr>
        <w:tc>
          <w:tcPr>
            <w:tcW w:w="3686" w:type="dxa"/>
            <w:noWrap/>
            <w:vAlign w:val="bottom"/>
            <w:hideMark/>
            <w:tcPrChange w:id="1432" w:author="GSPLM" w:date="2025-01-20T19:14:00Z" w16du:dateUtc="2025-01-20T22:14:00Z">
              <w:tcPr>
                <w:tcW w:w="3686" w:type="dxa"/>
                <w:noWrap/>
                <w:vAlign w:val="bottom"/>
                <w:hideMark/>
              </w:tcPr>
            </w:tcPrChange>
          </w:tcPr>
          <w:p w14:paraId="45AC68AC" w14:textId="63EFB1BD" w:rsidR="006C2F5A" w:rsidRPr="00552373" w:rsidRDefault="006C2F5A" w:rsidP="00EB263C">
            <w:pPr>
              <w:pStyle w:val="Textotabela"/>
            </w:pPr>
            <w:r w:rsidRPr="00552373">
              <w:t>Índice de massa corporal (kg/m²)</w:t>
            </w:r>
          </w:p>
        </w:tc>
        <w:tc>
          <w:tcPr>
            <w:tcW w:w="1843" w:type="dxa"/>
            <w:noWrap/>
            <w:hideMark/>
            <w:tcPrChange w:id="1433" w:author="GSPLM" w:date="2025-01-20T19:14:00Z" w16du:dateUtc="2025-01-20T22:14:00Z">
              <w:tcPr>
                <w:tcW w:w="1843" w:type="dxa"/>
                <w:noWrap/>
                <w:hideMark/>
              </w:tcPr>
            </w:tcPrChange>
          </w:tcPr>
          <w:p w14:paraId="097001FB" w14:textId="77777777" w:rsidR="006C2F5A" w:rsidRDefault="006C2F5A" w:rsidP="00EB263C">
            <w:pPr>
              <w:pStyle w:val="Textotabela"/>
              <w:tabs>
                <w:tab w:val="decimal" w:pos="365"/>
              </w:tabs>
              <w:rPr>
                <w:ins w:id="1434" w:author="GSPLM" w:date="2025-01-20T19:14:00Z" w16du:dateUtc="2025-01-20T22:14:00Z"/>
              </w:rPr>
            </w:pPr>
            <w:ins w:id="1435" w:author="GSPLM" w:date="2025-01-20T19:14:00Z" w16du:dateUtc="2025-01-20T22:14:00Z">
              <w:r>
                <w:t>31,8 (30,7–33)</w:t>
              </w:r>
            </w:ins>
          </w:p>
          <w:p w14:paraId="02387A9C" w14:textId="2614DD06" w:rsidR="006C2F5A" w:rsidRPr="00552373" w:rsidRDefault="006C2F5A" w:rsidP="00EB263C">
            <w:pPr>
              <w:pStyle w:val="Textotabela"/>
              <w:tabs>
                <w:tab w:val="decimal" w:pos="365"/>
              </w:tabs>
            </w:pPr>
            <w:del w:id="1436" w:author="GSPLM" w:date="2025-01-20T19:14:00Z" w16du:dateUtc="2025-01-20T22:14:00Z">
              <w:r w:rsidRPr="00552373" w:rsidDel="006C2F5A">
                <w:delText>31.8 (30.7–33)</w:delText>
              </w:r>
            </w:del>
          </w:p>
        </w:tc>
        <w:tc>
          <w:tcPr>
            <w:tcW w:w="2126" w:type="dxa"/>
            <w:noWrap/>
            <w:hideMark/>
            <w:tcPrChange w:id="1437" w:author="GSPLM" w:date="2025-01-20T19:14:00Z" w16du:dateUtc="2025-01-20T22:14:00Z">
              <w:tcPr>
                <w:tcW w:w="2126" w:type="dxa"/>
                <w:noWrap/>
                <w:hideMark/>
              </w:tcPr>
            </w:tcPrChange>
          </w:tcPr>
          <w:p w14:paraId="0182DDA4" w14:textId="77777777" w:rsidR="006C2F5A" w:rsidRDefault="006C2F5A" w:rsidP="00EB263C">
            <w:pPr>
              <w:pStyle w:val="Textotabela"/>
              <w:tabs>
                <w:tab w:val="decimal" w:pos="456"/>
              </w:tabs>
              <w:rPr>
                <w:ins w:id="1438" w:author="GSPLM" w:date="2025-01-20T19:14:00Z" w16du:dateUtc="2025-01-20T22:14:00Z"/>
              </w:rPr>
            </w:pPr>
            <w:ins w:id="1439" w:author="GSPLM" w:date="2025-01-20T19:14:00Z" w16du:dateUtc="2025-01-20T22:14:00Z">
              <w:r>
                <w:t>34,1 (33,1–35,1)</w:t>
              </w:r>
            </w:ins>
          </w:p>
          <w:p w14:paraId="4BC46A45" w14:textId="4B547114" w:rsidR="006C2F5A" w:rsidRPr="00552373" w:rsidRDefault="006C2F5A" w:rsidP="00EB263C">
            <w:pPr>
              <w:pStyle w:val="Textotabela"/>
              <w:tabs>
                <w:tab w:val="decimal" w:pos="456"/>
              </w:tabs>
            </w:pPr>
            <w:del w:id="1440" w:author="GSPLM" w:date="2025-01-20T19:14:00Z" w16du:dateUtc="2025-01-20T22:14:00Z">
              <w:r w:rsidRPr="00552373" w:rsidDel="006C2F5A">
                <w:delText>34.1 (33.1–35.1)</w:delText>
              </w:r>
            </w:del>
          </w:p>
        </w:tc>
        <w:tc>
          <w:tcPr>
            <w:tcW w:w="857" w:type="dxa"/>
            <w:noWrap/>
            <w:vAlign w:val="top"/>
            <w:hideMark/>
            <w:tcPrChange w:id="1441" w:author="GSPLM" w:date="2025-01-20T19:14:00Z" w16du:dateUtc="2025-01-20T22:14:00Z">
              <w:tcPr>
                <w:tcW w:w="857" w:type="dxa"/>
                <w:noWrap/>
                <w:vAlign w:val="top"/>
                <w:hideMark/>
              </w:tcPr>
            </w:tcPrChange>
          </w:tcPr>
          <w:p w14:paraId="191276B8" w14:textId="77777777" w:rsidR="006C2F5A" w:rsidRDefault="006C2F5A" w:rsidP="00EB263C">
            <w:pPr>
              <w:pStyle w:val="Textotabela"/>
              <w:tabs>
                <w:tab w:val="decimal" w:pos="266"/>
              </w:tabs>
              <w:rPr>
                <w:ins w:id="1442" w:author="GSPLM" w:date="2025-01-20T19:14:00Z" w16du:dateUtc="2025-01-20T22:14:00Z"/>
              </w:rPr>
            </w:pPr>
            <w:ins w:id="1443" w:author="GSPLM" w:date="2025-01-20T19:14:00Z" w16du:dateUtc="2025-01-20T22:14:00Z">
              <w:r>
                <w:t>0,026*</w:t>
              </w:r>
            </w:ins>
          </w:p>
          <w:p w14:paraId="77EDA5B2" w14:textId="318D696E" w:rsidR="006C2F5A" w:rsidRPr="00552373" w:rsidRDefault="006C2F5A" w:rsidP="00EB263C">
            <w:pPr>
              <w:pStyle w:val="Textotabela"/>
              <w:tabs>
                <w:tab w:val="decimal" w:pos="266"/>
              </w:tabs>
            </w:pPr>
            <w:del w:id="1444" w:author="GSPLM" w:date="2025-01-20T19:14:00Z" w16du:dateUtc="2025-01-20T22:14:00Z">
              <w:r w:rsidRPr="00552373" w:rsidDel="006C2F5A">
                <w:delText>0.026*</w:delText>
              </w:r>
            </w:del>
          </w:p>
        </w:tc>
      </w:tr>
      <w:tr w:rsidR="006C2F5A" w:rsidRPr="00552373" w14:paraId="7E72EA23" w14:textId="77777777" w:rsidTr="006C2F5A">
        <w:trPr>
          <w:trHeight w:val="282"/>
          <w:trPrChange w:id="1445" w:author="GSPLM" w:date="2025-01-20T19:14:00Z" w16du:dateUtc="2025-01-20T22:14:00Z">
            <w:trPr>
              <w:trHeight w:val="282"/>
            </w:trPr>
          </w:trPrChange>
        </w:trPr>
        <w:tc>
          <w:tcPr>
            <w:tcW w:w="3686" w:type="dxa"/>
            <w:noWrap/>
            <w:vAlign w:val="bottom"/>
            <w:hideMark/>
            <w:tcPrChange w:id="1446" w:author="GSPLM" w:date="2025-01-20T19:14:00Z" w16du:dateUtc="2025-01-20T22:14:00Z">
              <w:tcPr>
                <w:tcW w:w="3686" w:type="dxa"/>
                <w:noWrap/>
                <w:vAlign w:val="bottom"/>
                <w:hideMark/>
              </w:tcPr>
            </w:tcPrChange>
          </w:tcPr>
          <w:p w14:paraId="13843F74" w14:textId="153C09FB" w:rsidR="006C2F5A" w:rsidRPr="00552373" w:rsidRDefault="006C2F5A" w:rsidP="00EB263C">
            <w:pPr>
              <w:pStyle w:val="Textotabela"/>
            </w:pPr>
            <w:r w:rsidRPr="00552373">
              <w:t>Circunferência abdominal (m)</w:t>
            </w:r>
          </w:p>
        </w:tc>
        <w:tc>
          <w:tcPr>
            <w:tcW w:w="1843" w:type="dxa"/>
            <w:noWrap/>
            <w:hideMark/>
            <w:tcPrChange w:id="1447" w:author="GSPLM" w:date="2025-01-20T19:14:00Z" w16du:dateUtc="2025-01-20T22:14:00Z">
              <w:tcPr>
                <w:tcW w:w="1843" w:type="dxa"/>
                <w:noWrap/>
                <w:hideMark/>
              </w:tcPr>
            </w:tcPrChange>
          </w:tcPr>
          <w:p w14:paraId="22B1B685" w14:textId="77777777" w:rsidR="006C2F5A" w:rsidRDefault="006C2F5A" w:rsidP="00EB263C">
            <w:pPr>
              <w:pStyle w:val="Textotabela"/>
              <w:tabs>
                <w:tab w:val="decimal" w:pos="365"/>
              </w:tabs>
              <w:rPr>
                <w:ins w:id="1448" w:author="GSPLM" w:date="2025-01-20T19:14:00Z" w16du:dateUtc="2025-01-20T22:14:00Z"/>
              </w:rPr>
            </w:pPr>
            <w:ins w:id="1449" w:author="GSPLM" w:date="2025-01-20T19:14:00Z" w16du:dateUtc="2025-01-20T22:14:00Z">
              <w:r>
                <w:t>1,1 (1–1,1)</w:t>
              </w:r>
            </w:ins>
          </w:p>
          <w:p w14:paraId="5382FC5D" w14:textId="4FF5C5CA" w:rsidR="006C2F5A" w:rsidRPr="00552373" w:rsidRDefault="006C2F5A" w:rsidP="00EB263C">
            <w:pPr>
              <w:pStyle w:val="Textotabela"/>
              <w:tabs>
                <w:tab w:val="decimal" w:pos="365"/>
              </w:tabs>
            </w:pPr>
            <w:del w:id="1450" w:author="GSPLM" w:date="2025-01-20T19:14:00Z" w16du:dateUtc="2025-01-20T22:14:00Z">
              <w:r w:rsidRPr="00552373" w:rsidDel="006C2F5A">
                <w:delText>1.1 (1–1.1)</w:delText>
              </w:r>
            </w:del>
          </w:p>
        </w:tc>
        <w:tc>
          <w:tcPr>
            <w:tcW w:w="2126" w:type="dxa"/>
            <w:noWrap/>
            <w:hideMark/>
            <w:tcPrChange w:id="1451" w:author="GSPLM" w:date="2025-01-20T19:14:00Z" w16du:dateUtc="2025-01-20T22:14:00Z">
              <w:tcPr>
                <w:tcW w:w="2126" w:type="dxa"/>
                <w:noWrap/>
                <w:hideMark/>
              </w:tcPr>
            </w:tcPrChange>
          </w:tcPr>
          <w:p w14:paraId="555785BF" w14:textId="77777777" w:rsidR="006C2F5A" w:rsidRDefault="006C2F5A" w:rsidP="00EB263C">
            <w:pPr>
              <w:pStyle w:val="Textotabela"/>
              <w:tabs>
                <w:tab w:val="decimal" w:pos="456"/>
              </w:tabs>
              <w:rPr>
                <w:ins w:id="1452" w:author="GSPLM" w:date="2025-01-20T19:14:00Z" w16du:dateUtc="2025-01-20T22:14:00Z"/>
              </w:rPr>
            </w:pPr>
            <w:ins w:id="1453" w:author="GSPLM" w:date="2025-01-20T19:14:00Z" w16du:dateUtc="2025-01-20T22:14:00Z">
              <w:r>
                <w:t>1,1 (1–1,2)</w:t>
              </w:r>
            </w:ins>
          </w:p>
          <w:p w14:paraId="6318509A" w14:textId="0913BD72" w:rsidR="006C2F5A" w:rsidRPr="00552373" w:rsidRDefault="006C2F5A" w:rsidP="00EB263C">
            <w:pPr>
              <w:pStyle w:val="Textotabela"/>
              <w:tabs>
                <w:tab w:val="decimal" w:pos="456"/>
              </w:tabs>
            </w:pPr>
            <w:del w:id="1454" w:author="GSPLM" w:date="2025-01-20T19:14:00Z" w16du:dateUtc="2025-01-20T22:14:00Z">
              <w:r w:rsidRPr="00552373" w:rsidDel="006C2F5A">
                <w:delText>1.1 (1–1.2)</w:delText>
              </w:r>
            </w:del>
          </w:p>
        </w:tc>
        <w:tc>
          <w:tcPr>
            <w:tcW w:w="857" w:type="dxa"/>
            <w:noWrap/>
            <w:vAlign w:val="top"/>
            <w:hideMark/>
            <w:tcPrChange w:id="1455" w:author="GSPLM" w:date="2025-01-20T19:14:00Z" w16du:dateUtc="2025-01-20T22:14:00Z">
              <w:tcPr>
                <w:tcW w:w="857" w:type="dxa"/>
                <w:noWrap/>
                <w:vAlign w:val="top"/>
                <w:hideMark/>
              </w:tcPr>
            </w:tcPrChange>
          </w:tcPr>
          <w:p w14:paraId="4AC79AC9" w14:textId="77777777" w:rsidR="006C2F5A" w:rsidRDefault="006C2F5A" w:rsidP="00EB263C">
            <w:pPr>
              <w:pStyle w:val="Textotabela"/>
              <w:tabs>
                <w:tab w:val="decimal" w:pos="266"/>
              </w:tabs>
              <w:rPr>
                <w:ins w:id="1456" w:author="GSPLM" w:date="2025-01-20T19:14:00Z" w16du:dateUtc="2025-01-20T22:14:00Z"/>
              </w:rPr>
            </w:pPr>
            <w:ins w:id="1457" w:author="GSPLM" w:date="2025-01-20T19:14:00Z" w16du:dateUtc="2025-01-20T22:14:00Z">
              <w:r>
                <w:t>0,726</w:t>
              </w:r>
            </w:ins>
          </w:p>
          <w:p w14:paraId="411930D3" w14:textId="7A91E9E9" w:rsidR="006C2F5A" w:rsidRPr="00552373" w:rsidRDefault="006C2F5A" w:rsidP="00EB263C">
            <w:pPr>
              <w:pStyle w:val="Textotabela"/>
              <w:tabs>
                <w:tab w:val="decimal" w:pos="266"/>
              </w:tabs>
            </w:pPr>
            <w:del w:id="1458" w:author="GSPLM" w:date="2025-01-20T19:14:00Z" w16du:dateUtc="2025-01-20T22:14:00Z">
              <w:r w:rsidRPr="00552373" w:rsidDel="006C2F5A">
                <w:delText>0.726</w:delText>
              </w:r>
            </w:del>
          </w:p>
        </w:tc>
      </w:tr>
      <w:tr w:rsidR="006C2F5A" w:rsidRPr="00552373" w14:paraId="27309FF3" w14:textId="77777777" w:rsidTr="006C2F5A">
        <w:trPr>
          <w:trHeight w:val="282"/>
          <w:trPrChange w:id="1459" w:author="GSPLM" w:date="2025-01-20T19:14:00Z" w16du:dateUtc="2025-01-20T22:14:00Z">
            <w:trPr>
              <w:trHeight w:val="282"/>
            </w:trPr>
          </w:trPrChange>
        </w:trPr>
        <w:tc>
          <w:tcPr>
            <w:tcW w:w="3686" w:type="dxa"/>
            <w:noWrap/>
            <w:vAlign w:val="bottom"/>
            <w:hideMark/>
            <w:tcPrChange w:id="1460" w:author="GSPLM" w:date="2025-01-20T19:14:00Z" w16du:dateUtc="2025-01-20T22:14:00Z">
              <w:tcPr>
                <w:tcW w:w="3686" w:type="dxa"/>
                <w:noWrap/>
                <w:vAlign w:val="bottom"/>
                <w:hideMark/>
              </w:tcPr>
            </w:tcPrChange>
          </w:tcPr>
          <w:p w14:paraId="198D389A" w14:textId="2AB63ED3" w:rsidR="006C2F5A" w:rsidRPr="00552373" w:rsidRDefault="006C2F5A" w:rsidP="00EB263C">
            <w:pPr>
              <w:pStyle w:val="Textotabela"/>
            </w:pPr>
            <w:r w:rsidRPr="00552373">
              <w:t>Nível de atividade física (PAL)</w:t>
            </w:r>
          </w:p>
        </w:tc>
        <w:tc>
          <w:tcPr>
            <w:tcW w:w="1843" w:type="dxa"/>
            <w:noWrap/>
            <w:hideMark/>
            <w:tcPrChange w:id="1461" w:author="GSPLM" w:date="2025-01-20T19:14:00Z" w16du:dateUtc="2025-01-20T22:14:00Z">
              <w:tcPr>
                <w:tcW w:w="1843" w:type="dxa"/>
                <w:noWrap/>
                <w:hideMark/>
              </w:tcPr>
            </w:tcPrChange>
          </w:tcPr>
          <w:p w14:paraId="401BBA55" w14:textId="77777777" w:rsidR="006C2F5A" w:rsidRDefault="006C2F5A" w:rsidP="00EB263C">
            <w:pPr>
              <w:pStyle w:val="Textotabela"/>
              <w:tabs>
                <w:tab w:val="decimal" w:pos="365"/>
              </w:tabs>
              <w:rPr>
                <w:ins w:id="1462" w:author="GSPLM" w:date="2025-01-20T19:14:00Z" w16du:dateUtc="2025-01-20T22:14:00Z"/>
              </w:rPr>
            </w:pPr>
            <w:ins w:id="1463" w:author="GSPLM" w:date="2025-01-20T19:14:00Z" w16du:dateUtc="2025-01-20T22:14:00Z">
              <w:r>
                <w:t>1,4 (1,2–1,5)</w:t>
              </w:r>
            </w:ins>
          </w:p>
          <w:p w14:paraId="59C13766" w14:textId="55C9F729" w:rsidR="006C2F5A" w:rsidRPr="00552373" w:rsidRDefault="006C2F5A" w:rsidP="00EB263C">
            <w:pPr>
              <w:pStyle w:val="Textotabela"/>
              <w:tabs>
                <w:tab w:val="decimal" w:pos="365"/>
              </w:tabs>
            </w:pPr>
            <w:del w:id="1464" w:author="GSPLM" w:date="2025-01-20T19:14:00Z" w16du:dateUtc="2025-01-20T22:14:00Z">
              <w:r w:rsidRPr="00552373" w:rsidDel="006C2F5A">
                <w:delText>1.4 (1.2–1.5)</w:delText>
              </w:r>
            </w:del>
          </w:p>
        </w:tc>
        <w:tc>
          <w:tcPr>
            <w:tcW w:w="2126" w:type="dxa"/>
            <w:noWrap/>
            <w:hideMark/>
            <w:tcPrChange w:id="1465" w:author="GSPLM" w:date="2025-01-20T19:14:00Z" w16du:dateUtc="2025-01-20T22:14:00Z">
              <w:tcPr>
                <w:tcW w:w="2126" w:type="dxa"/>
                <w:noWrap/>
                <w:hideMark/>
              </w:tcPr>
            </w:tcPrChange>
          </w:tcPr>
          <w:p w14:paraId="40293DE6" w14:textId="77777777" w:rsidR="006C2F5A" w:rsidRDefault="006C2F5A" w:rsidP="00EB263C">
            <w:pPr>
              <w:pStyle w:val="Textotabela"/>
              <w:tabs>
                <w:tab w:val="decimal" w:pos="456"/>
              </w:tabs>
              <w:rPr>
                <w:ins w:id="1466" w:author="GSPLM" w:date="2025-01-20T19:14:00Z" w16du:dateUtc="2025-01-20T22:14:00Z"/>
              </w:rPr>
            </w:pPr>
            <w:ins w:id="1467" w:author="GSPLM" w:date="2025-01-20T19:14:00Z" w16du:dateUtc="2025-01-20T22:14:00Z">
              <w:r>
                <w:t>1,4 (1,2–1,6)</w:t>
              </w:r>
            </w:ins>
          </w:p>
          <w:p w14:paraId="64771A85" w14:textId="55307C9C" w:rsidR="006C2F5A" w:rsidRPr="00552373" w:rsidRDefault="006C2F5A" w:rsidP="00EB263C">
            <w:pPr>
              <w:pStyle w:val="Textotabela"/>
              <w:tabs>
                <w:tab w:val="decimal" w:pos="456"/>
              </w:tabs>
            </w:pPr>
            <w:del w:id="1468" w:author="GSPLM" w:date="2025-01-20T19:14:00Z" w16du:dateUtc="2025-01-20T22:14:00Z">
              <w:r w:rsidRPr="00552373" w:rsidDel="006C2F5A">
                <w:delText>1.4 (1.2–1.6)</w:delText>
              </w:r>
            </w:del>
          </w:p>
        </w:tc>
        <w:tc>
          <w:tcPr>
            <w:tcW w:w="857" w:type="dxa"/>
            <w:noWrap/>
            <w:vAlign w:val="top"/>
            <w:hideMark/>
            <w:tcPrChange w:id="1469" w:author="GSPLM" w:date="2025-01-20T19:14:00Z" w16du:dateUtc="2025-01-20T22:14:00Z">
              <w:tcPr>
                <w:tcW w:w="857" w:type="dxa"/>
                <w:noWrap/>
                <w:vAlign w:val="top"/>
                <w:hideMark/>
              </w:tcPr>
            </w:tcPrChange>
          </w:tcPr>
          <w:p w14:paraId="5B33E946" w14:textId="77777777" w:rsidR="006C2F5A" w:rsidRDefault="006C2F5A" w:rsidP="00EB263C">
            <w:pPr>
              <w:pStyle w:val="Textotabela"/>
              <w:tabs>
                <w:tab w:val="decimal" w:pos="266"/>
              </w:tabs>
              <w:rPr>
                <w:ins w:id="1470" w:author="GSPLM" w:date="2025-01-20T19:14:00Z" w16du:dateUtc="2025-01-20T22:14:00Z"/>
              </w:rPr>
            </w:pPr>
            <w:ins w:id="1471" w:author="GSPLM" w:date="2025-01-20T19:14:00Z" w16du:dateUtc="2025-01-20T22:14:00Z">
              <w:r>
                <w:t>0,843</w:t>
              </w:r>
            </w:ins>
          </w:p>
          <w:p w14:paraId="0CE77999" w14:textId="53D98799" w:rsidR="006C2F5A" w:rsidRPr="00552373" w:rsidRDefault="006C2F5A" w:rsidP="00EB263C">
            <w:pPr>
              <w:pStyle w:val="Textotabela"/>
              <w:tabs>
                <w:tab w:val="decimal" w:pos="266"/>
              </w:tabs>
            </w:pPr>
            <w:del w:id="1472" w:author="GSPLM" w:date="2025-01-20T19:14:00Z" w16du:dateUtc="2025-01-20T22:14:00Z">
              <w:r w:rsidRPr="00552373" w:rsidDel="006C2F5A">
                <w:delText>0.843</w:delText>
              </w:r>
            </w:del>
          </w:p>
        </w:tc>
      </w:tr>
      <w:tr w:rsidR="006C2F5A" w:rsidRPr="00552373" w14:paraId="59FBF419" w14:textId="77777777" w:rsidTr="006C2F5A">
        <w:trPr>
          <w:trHeight w:val="282"/>
          <w:trPrChange w:id="1473" w:author="GSPLM" w:date="2025-01-20T19:14:00Z" w16du:dateUtc="2025-01-20T22:14:00Z">
            <w:trPr>
              <w:trHeight w:val="282"/>
            </w:trPr>
          </w:trPrChange>
        </w:trPr>
        <w:tc>
          <w:tcPr>
            <w:tcW w:w="3686" w:type="dxa"/>
            <w:noWrap/>
            <w:vAlign w:val="bottom"/>
            <w:hideMark/>
            <w:tcPrChange w:id="1474" w:author="GSPLM" w:date="2025-01-20T19:14:00Z" w16du:dateUtc="2025-01-20T22:14:00Z">
              <w:tcPr>
                <w:tcW w:w="3686" w:type="dxa"/>
                <w:noWrap/>
                <w:vAlign w:val="bottom"/>
                <w:hideMark/>
              </w:tcPr>
            </w:tcPrChange>
          </w:tcPr>
          <w:p w14:paraId="0F74FE0E" w14:textId="6ACBBB41" w:rsidR="006C2F5A" w:rsidRPr="00552373" w:rsidRDefault="006C2F5A" w:rsidP="00EB263C">
            <w:pPr>
              <w:pStyle w:val="Textotabela"/>
            </w:pPr>
            <w:r w:rsidRPr="00552373">
              <w:t>Ângulo de fase (°)</w:t>
            </w:r>
          </w:p>
        </w:tc>
        <w:tc>
          <w:tcPr>
            <w:tcW w:w="1843" w:type="dxa"/>
            <w:noWrap/>
            <w:hideMark/>
            <w:tcPrChange w:id="1475" w:author="GSPLM" w:date="2025-01-20T19:14:00Z" w16du:dateUtc="2025-01-20T22:14:00Z">
              <w:tcPr>
                <w:tcW w:w="1843" w:type="dxa"/>
                <w:noWrap/>
                <w:hideMark/>
              </w:tcPr>
            </w:tcPrChange>
          </w:tcPr>
          <w:p w14:paraId="0784458F" w14:textId="77777777" w:rsidR="006C2F5A" w:rsidRDefault="006C2F5A" w:rsidP="00EB263C">
            <w:pPr>
              <w:pStyle w:val="Textotabela"/>
              <w:tabs>
                <w:tab w:val="decimal" w:pos="365"/>
              </w:tabs>
              <w:rPr>
                <w:ins w:id="1476" w:author="GSPLM" w:date="2025-01-20T19:14:00Z" w16du:dateUtc="2025-01-20T22:14:00Z"/>
              </w:rPr>
            </w:pPr>
            <w:ins w:id="1477" w:author="GSPLM" w:date="2025-01-20T19:14:00Z" w16du:dateUtc="2025-01-20T22:14:00Z">
              <w:r>
                <w:t>7,2 (6,9–7,4)</w:t>
              </w:r>
            </w:ins>
          </w:p>
          <w:p w14:paraId="16430B39" w14:textId="3056A853" w:rsidR="006C2F5A" w:rsidRPr="00552373" w:rsidRDefault="006C2F5A" w:rsidP="00EB263C">
            <w:pPr>
              <w:pStyle w:val="Textotabela"/>
              <w:tabs>
                <w:tab w:val="decimal" w:pos="365"/>
              </w:tabs>
            </w:pPr>
            <w:del w:id="1478" w:author="GSPLM" w:date="2025-01-20T19:14:00Z" w16du:dateUtc="2025-01-20T22:14:00Z">
              <w:r w:rsidRPr="00552373" w:rsidDel="006C2F5A">
                <w:delText>7.2 (6.9–7.4)</w:delText>
              </w:r>
            </w:del>
          </w:p>
        </w:tc>
        <w:tc>
          <w:tcPr>
            <w:tcW w:w="2126" w:type="dxa"/>
            <w:noWrap/>
            <w:hideMark/>
            <w:tcPrChange w:id="1479" w:author="GSPLM" w:date="2025-01-20T19:14:00Z" w16du:dateUtc="2025-01-20T22:14:00Z">
              <w:tcPr>
                <w:tcW w:w="2126" w:type="dxa"/>
                <w:noWrap/>
                <w:hideMark/>
              </w:tcPr>
            </w:tcPrChange>
          </w:tcPr>
          <w:p w14:paraId="34AF43FA" w14:textId="77777777" w:rsidR="006C2F5A" w:rsidRDefault="006C2F5A" w:rsidP="00EB263C">
            <w:pPr>
              <w:pStyle w:val="Textotabela"/>
              <w:tabs>
                <w:tab w:val="decimal" w:pos="456"/>
              </w:tabs>
              <w:rPr>
                <w:ins w:id="1480" w:author="GSPLM" w:date="2025-01-20T19:14:00Z" w16du:dateUtc="2025-01-20T22:14:00Z"/>
              </w:rPr>
            </w:pPr>
            <w:ins w:id="1481" w:author="GSPLM" w:date="2025-01-20T19:14:00Z" w16du:dateUtc="2025-01-20T22:14:00Z">
              <w:r>
                <w:t>6,8 (6,6–6,9)</w:t>
              </w:r>
            </w:ins>
          </w:p>
          <w:p w14:paraId="25123CA9" w14:textId="0E1AC975" w:rsidR="006C2F5A" w:rsidRPr="00552373" w:rsidRDefault="006C2F5A" w:rsidP="00EB263C">
            <w:pPr>
              <w:pStyle w:val="Textotabela"/>
              <w:tabs>
                <w:tab w:val="decimal" w:pos="456"/>
              </w:tabs>
            </w:pPr>
            <w:del w:id="1482" w:author="GSPLM" w:date="2025-01-20T19:14:00Z" w16du:dateUtc="2025-01-20T22:14:00Z">
              <w:r w:rsidRPr="00552373" w:rsidDel="006C2F5A">
                <w:delText>6.8 (6.6–6.9)</w:delText>
              </w:r>
            </w:del>
          </w:p>
        </w:tc>
        <w:tc>
          <w:tcPr>
            <w:tcW w:w="857" w:type="dxa"/>
            <w:noWrap/>
            <w:vAlign w:val="top"/>
            <w:hideMark/>
            <w:tcPrChange w:id="1483" w:author="GSPLM" w:date="2025-01-20T19:14:00Z" w16du:dateUtc="2025-01-20T22:14:00Z">
              <w:tcPr>
                <w:tcW w:w="857" w:type="dxa"/>
                <w:noWrap/>
                <w:vAlign w:val="top"/>
                <w:hideMark/>
              </w:tcPr>
            </w:tcPrChange>
          </w:tcPr>
          <w:p w14:paraId="1F2B209E" w14:textId="77777777" w:rsidR="006C2F5A" w:rsidRDefault="006C2F5A" w:rsidP="00EB263C">
            <w:pPr>
              <w:pStyle w:val="Textotabela"/>
              <w:tabs>
                <w:tab w:val="decimal" w:pos="266"/>
              </w:tabs>
              <w:rPr>
                <w:ins w:id="1484" w:author="GSPLM" w:date="2025-01-20T19:14:00Z" w16du:dateUtc="2025-01-20T22:14:00Z"/>
              </w:rPr>
            </w:pPr>
            <w:ins w:id="1485" w:author="GSPLM" w:date="2025-01-20T19:14:00Z" w16du:dateUtc="2025-01-20T22:14:00Z">
              <w:r>
                <w:t>0,035*</w:t>
              </w:r>
            </w:ins>
          </w:p>
          <w:p w14:paraId="7576648A" w14:textId="33AD6C93" w:rsidR="006C2F5A" w:rsidRPr="00552373" w:rsidRDefault="006C2F5A" w:rsidP="00EB263C">
            <w:pPr>
              <w:pStyle w:val="Textotabela"/>
              <w:tabs>
                <w:tab w:val="decimal" w:pos="266"/>
              </w:tabs>
            </w:pPr>
            <w:del w:id="1486" w:author="GSPLM" w:date="2025-01-20T19:14:00Z" w16du:dateUtc="2025-01-20T22:14:00Z">
              <w:r w:rsidRPr="00552373" w:rsidDel="006C2F5A">
                <w:delText>0.035*</w:delText>
              </w:r>
            </w:del>
          </w:p>
        </w:tc>
      </w:tr>
      <w:tr w:rsidR="006C2F5A" w:rsidRPr="00552373" w14:paraId="6502C834" w14:textId="77777777" w:rsidTr="006C2F5A">
        <w:trPr>
          <w:trHeight w:val="282"/>
          <w:trPrChange w:id="1487" w:author="GSPLM" w:date="2025-01-20T19:14:00Z" w16du:dateUtc="2025-01-20T22:14:00Z">
            <w:trPr>
              <w:trHeight w:val="282"/>
            </w:trPr>
          </w:trPrChange>
        </w:trPr>
        <w:tc>
          <w:tcPr>
            <w:tcW w:w="3686" w:type="dxa"/>
            <w:noWrap/>
            <w:vAlign w:val="bottom"/>
            <w:hideMark/>
            <w:tcPrChange w:id="1488" w:author="GSPLM" w:date="2025-01-20T19:14:00Z" w16du:dateUtc="2025-01-20T22:14:00Z">
              <w:tcPr>
                <w:tcW w:w="3686" w:type="dxa"/>
                <w:noWrap/>
                <w:vAlign w:val="bottom"/>
                <w:hideMark/>
              </w:tcPr>
            </w:tcPrChange>
          </w:tcPr>
          <w:p w14:paraId="31D04790" w14:textId="1796414D" w:rsidR="006C2F5A" w:rsidRPr="00552373" w:rsidRDefault="006C2F5A" w:rsidP="00EB263C">
            <w:pPr>
              <w:pStyle w:val="Textotabela"/>
            </w:pPr>
            <w:r w:rsidRPr="00552373">
              <w:t>Resistência (Ω)</w:t>
            </w:r>
          </w:p>
        </w:tc>
        <w:tc>
          <w:tcPr>
            <w:tcW w:w="1843" w:type="dxa"/>
            <w:noWrap/>
            <w:hideMark/>
            <w:tcPrChange w:id="1489" w:author="GSPLM" w:date="2025-01-20T19:14:00Z" w16du:dateUtc="2025-01-20T22:14:00Z">
              <w:tcPr>
                <w:tcW w:w="1843" w:type="dxa"/>
                <w:noWrap/>
                <w:hideMark/>
              </w:tcPr>
            </w:tcPrChange>
          </w:tcPr>
          <w:p w14:paraId="376156F0" w14:textId="77777777" w:rsidR="006C2F5A" w:rsidRDefault="006C2F5A" w:rsidP="00EB263C">
            <w:pPr>
              <w:pStyle w:val="Textotabela"/>
              <w:tabs>
                <w:tab w:val="decimal" w:pos="365"/>
              </w:tabs>
              <w:rPr>
                <w:ins w:id="1490" w:author="GSPLM" w:date="2025-01-20T19:14:00Z" w16du:dateUtc="2025-01-20T22:14:00Z"/>
              </w:rPr>
            </w:pPr>
            <w:ins w:id="1491" w:author="GSPLM" w:date="2025-01-20T19:14:00Z" w16du:dateUtc="2025-01-20T22:14:00Z">
              <w:r>
                <w:t>461,3 (415,5–507,1)</w:t>
              </w:r>
            </w:ins>
          </w:p>
          <w:p w14:paraId="1E56290B" w14:textId="0CE7E5A3" w:rsidR="006C2F5A" w:rsidRPr="00552373" w:rsidRDefault="006C2F5A" w:rsidP="00EB263C">
            <w:pPr>
              <w:pStyle w:val="Textotabela"/>
              <w:tabs>
                <w:tab w:val="decimal" w:pos="365"/>
              </w:tabs>
            </w:pPr>
            <w:del w:id="1492" w:author="GSPLM" w:date="2025-01-20T19:14:00Z" w16du:dateUtc="2025-01-20T22:14:00Z">
              <w:r w:rsidRPr="00552373" w:rsidDel="006C2F5A">
                <w:delText>461.3 (415.5–507.1)</w:delText>
              </w:r>
            </w:del>
          </w:p>
        </w:tc>
        <w:tc>
          <w:tcPr>
            <w:tcW w:w="2126" w:type="dxa"/>
            <w:noWrap/>
            <w:hideMark/>
            <w:tcPrChange w:id="1493" w:author="GSPLM" w:date="2025-01-20T19:14:00Z" w16du:dateUtc="2025-01-20T22:14:00Z">
              <w:tcPr>
                <w:tcW w:w="2126" w:type="dxa"/>
                <w:noWrap/>
                <w:hideMark/>
              </w:tcPr>
            </w:tcPrChange>
          </w:tcPr>
          <w:p w14:paraId="7AA70A3F" w14:textId="77777777" w:rsidR="006C2F5A" w:rsidRDefault="006C2F5A" w:rsidP="00EB263C">
            <w:pPr>
              <w:pStyle w:val="Textotabela"/>
              <w:tabs>
                <w:tab w:val="decimal" w:pos="456"/>
              </w:tabs>
              <w:rPr>
                <w:ins w:id="1494" w:author="GSPLM" w:date="2025-01-20T19:14:00Z" w16du:dateUtc="2025-01-20T22:14:00Z"/>
              </w:rPr>
            </w:pPr>
            <w:ins w:id="1495" w:author="GSPLM" w:date="2025-01-20T19:14:00Z" w16du:dateUtc="2025-01-20T22:14:00Z">
              <w:r>
                <w:t>410,6 (376,6–444,7)</w:t>
              </w:r>
            </w:ins>
          </w:p>
          <w:p w14:paraId="6A715AA5" w14:textId="39DD5232" w:rsidR="006C2F5A" w:rsidRPr="00552373" w:rsidRDefault="006C2F5A" w:rsidP="00EB263C">
            <w:pPr>
              <w:pStyle w:val="Textotabela"/>
              <w:tabs>
                <w:tab w:val="decimal" w:pos="456"/>
              </w:tabs>
            </w:pPr>
            <w:del w:id="1496" w:author="GSPLM" w:date="2025-01-20T19:14:00Z" w16du:dateUtc="2025-01-20T22:14:00Z">
              <w:r w:rsidRPr="00552373" w:rsidDel="006C2F5A">
                <w:delText>410.6 (376.6–444.7)</w:delText>
              </w:r>
            </w:del>
          </w:p>
        </w:tc>
        <w:tc>
          <w:tcPr>
            <w:tcW w:w="857" w:type="dxa"/>
            <w:noWrap/>
            <w:vAlign w:val="top"/>
            <w:hideMark/>
            <w:tcPrChange w:id="1497" w:author="GSPLM" w:date="2025-01-20T19:14:00Z" w16du:dateUtc="2025-01-20T22:14:00Z">
              <w:tcPr>
                <w:tcW w:w="857" w:type="dxa"/>
                <w:noWrap/>
                <w:vAlign w:val="top"/>
                <w:hideMark/>
              </w:tcPr>
            </w:tcPrChange>
          </w:tcPr>
          <w:p w14:paraId="4B583D4A" w14:textId="77777777" w:rsidR="006C2F5A" w:rsidRDefault="006C2F5A" w:rsidP="00EB263C">
            <w:pPr>
              <w:pStyle w:val="Textotabela"/>
              <w:tabs>
                <w:tab w:val="decimal" w:pos="266"/>
              </w:tabs>
              <w:rPr>
                <w:ins w:id="1498" w:author="GSPLM" w:date="2025-01-20T19:14:00Z" w16du:dateUtc="2025-01-20T22:14:00Z"/>
              </w:rPr>
            </w:pPr>
            <w:ins w:id="1499" w:author="GSPLM" w:date="2025-01-20T19:14:00Z" w16du:dateUtc="2025-01-20T22:14:00Z">
              <w:r>
                <w:t>0,122</w:t>
              </w:r>
            </w:ins>
          </w:p>
          <w:p w14:paraId="749075C4" w14:textId="5DB6DD64" w:rsidR="006C2F5A" w:rsidRPr="00552373" w:rsidRDefault="006C2F5A" w:rsidP="00EB263C">
            <w:pPr>
              <w:pStyle w:val="Textotabela"/>
              <w:tabs>
                <w:tab w:val="decimal" w:pos="266"/>
              </w:tabs>
            </w:pPr>
            <w:del w:id="1500" w:author="GSPLM" w:date="2025-01-20T19:14:00Z" w16du:dateUtc="2025-01-20T22:14:00Z">
              <w:r w:rsidRPr="00552373" w:rsidDel="006C2F5A">
                <w:delText>0.122</w:delText>
              </w:r>
            </w:del>
          </w:p>
        </w:tc>
      </w:tr>
      <w:tr w:rsidR="006C2F5A" w:rsidRPr="00552373" w14:paraId="0A490084" w14:textId="77777777" w:rsidTr="006C2F5A">
        <w:trPr>
          <w:trHeight w:val="282"/>
          <w:trPrChange w:id="1501" w:author="GSPLM" w:date="2025-01-20T19:14:00Z" w16du:dateUtc="2025-01-20T22:14:00Z">
            <w:trPr>
              <w:trHeight w:val="282"/>
            </w:trPr>
          </w:trPrChange>
        </w:trPr>
        <w:tc>
          <w:tcPr>
            <w:tcW w:w="3686" w:type="dxa"/>
            <w:noWrap/>
            <w:vAlign w:val="bottom"/>
            <w:hideMark/>
            <w:tcPrChange w:id="1502" w:author="GSPLM" w:date="2025-01-20T19:14:00Z" w16du:dateUtc="2025-01-20T22:14:00Z">
              <w:tcPr>
                <w:tcW w:w="3686" w:type="dxa"/>
                <w:noWrap/>
                <w:vAlign w:val="bottom"/>
                <w:hideMark/>
              </w:tcPr>
            </w:tcPrChange>
          </w:tcPr>
          <w:p w14:paraId="36C7513A" w14:textId="7E82D8DA" w:rsidR="006C2F5A" w:rsidRPr="00552373" w:rsidRDefault="006C2F5A" w:rsidP="00EB263C">
            <w:pPr>
              <w:pStyle w:val="Textotabela"/>
            </w:pPr>
            <w:r w:rsidRPr="00552373">
              <w:t>Reatância (Ω)</w:t>
            </w:r>
          </w:p>
        </w:tc>
        <w:tc>
          <w:tcPr>
            <w:tcW w:w="1843" w:type="dxa"/>
            <w:noWrap/>
            <w:hideMark/>
            <w:tcPrChange w:id="1503" w:author="GSPLM" w:date="2025-01-20T19:14:00Z" w16du:dateUtc="2025-01-20T22:14:00Z">
              <w:tcPr>
                <w:tcW w:w="1843" w:type="dxa"/>
                <w:noWrap/>
                <w:hideMark/>
              </w:tcPr>
            </w:tcPrChange>
          </w:tcPr>
          <w:p w14:paraId="098660F5" w14:textId="77777777" w:rsidR="006C2F5A" w:rsidRDefault="006C2F5A" w:rsidP="00EB263C">
            <w:pPr>
              <w:pStyle w:val="Textotabela"/>
              <w:tabs>
                <w:tab w:val="decimal" w:pos="365"/>
              </w:tabs>
              <w:rPr>
                <w:ins w:id="1504" w:author="GSPLM" w:date="2025-01-20T19:14:00Z" w16du:dateUtc="2025-01-20T22:14:00Z"/>
              </w:rPr>
            </w:pPr>
            <w:ins w:id="1505" w:author="GSPLM" w:date="2025-01-20T19:14:00Z" w16du:dateUtc="2025-01-20T22:14:00Z">
              <w:r>
                <w:t>57,8 (53–62,6)</w:t>
              </w:r>
            </w:ins>
          </w:p>
          <w:p w14:paraId="1783EBD9" w14:textId="4FAF0CAE" w:rsidR="006C2F5A" w:rsidRPr="00552373" w:rsidRDefault="006C2F5A" w:rsidP="00EB263C">
            <w:pPr>
              <w:pStyle w:val="Textotabela"/>
              <w:tabs>
                <w:tab w:val="decimal" w:pos="365"/>
              </w:tabs>
            </w:pPr>
            <w:del w:id="1506" w:author="GSPLM" w:date="2025-01-20T19:14:00Z" w16du:dateUtc="2025-01-20T22:14:00Z">
              <w:r w:rsidRPr="00552373" w:rsidDel="006C2F5A">
                <w:delText>57.8 (53–62.6)</w:delText>
              </w:r>
            </w:del>
          </w:p>
        </w:tc>
        <w:tc>
          <w:tcPr>
            <w:tcW w:w="2126" w:type="dxa"/>
            <w:noWrap/>
            <w:hideMark/>
            <w:tcPrChange w:id="1507" w:author="GSPLM" w:date="2025-01-20T19:14:00Z" w16du:dateUtc="2025-01-20T22:14:00Z">
              <w:tcPr>
                <w:tcW w:w="2126" w:type="dxa"/>
                <w:noWrap/>
                <w:hideMark/>
              </w:tcPr>
            </w:tcPrChange>
          </w:tcPr>
          <w:p w14:paraId="5CADC18A" w14:textId="77777777" w:rsidR="006C2F5A" w:rsidRDefault="006C2F5A" w:rsidP="00EB263C">
            <w:pPr>
              <w:pStyle w:val="Textotabela"/>
              <w:tabs>
                <w:tab w:val="decimal" w:pos="456"/>
              </w:tabs>
              <w:rPr>
                <w:ins w:id="1508" w:author="GSPLM" w:date="2025-01-20T19:14:00Z" w16du:dateUtc="2025-01-20T22:14:00Z"/>
              </w:rPr>
            </w:pPr>
            <w:ins w:id="1509" w:author="GSPLM" w:date="2025-01-20T19:14:00Z" w16du:dateUtc="2025-01-20T22:14:00Z">
              <w:r>
                <w:t>48,8 (44,7–52,8)</w:t>
              </w:r>
            </w:ins>
          </w:p>
          <w:p w14:paraId="3AFBAC23" w14:textId="1FA37434" w:rsidR="006C2F5A" w:rsidRPr="00552373" w:rsidRDefault="006C2F5A" w:rsidP="00EB263C">
            <w:pPr>
              <w:pStyle w:val="Textotabela"/>
              <w:tabs>
                <w:tab w:val="decimal" w:pos="456"/>
              </w:tabs>
            </w:pPr>
            <w:del w:id="1510" w:author="GSPLM" w:date="2025-01-20T19:14:00Z" w16du:dateUtc="2025-01-20T22:14:00Z">
              <w:r w:rsidRPr="00552373" w:rsidDel="006C2F5A">
                <w:delText>48.8 (44.7–52.8)</w:delText>
              </w:r>
            </w:del>
          </w:p>
        </w:tc>
        <w:tc>
          <w:tcPr>
            <w:tcW w:w="857" w:type="dxa"/>
            <w:noWrap/>
            <w:vAlign w:val="top"/>
            <w:hideMark/>
            <w:tcPrChange w:id="1511" w:author="GSPLM" w:date="2025-01-20T19:14:00Z" w16du:dateUtc="2025-01-20T22:14:00Z">
              <w:tcPr>
                <w:tcW w:w="857" w:type="dxa"/>
                <w:noWrap/>
                <w:vAlign w:val="top"/>
                <w:hideMark/>
              </w:tcPr>
            </w:tcPrChange>
          </w:tcPr>
          <w:p w14:paraId="22582839" w14:textId="77777777" w:rsidR="006C2F5A" w:rsidRDefault="006C2F5A" w:rsidP="00EB263C">
            <w:pPr>
              <w:pStyle w:val="Textotabela"/>
              <w:tabs>
                <w:tab w:val="decimal" w:pos="266"/>
              </w:tabs>
              <w:rPr>
                <w:ins w:id="1512" w:author="GSPLM" w:date="2025-01-20T19:14:00Z" w16du:dateUtc="2025-01-20T22:14:00Z"/>
              </w:rPr>
            </w:pPr>
            <w:ins w:id="1513" w:author="GSPLM" w:date="2025-01-20T19:14:00Z" w16du:dateUtc="2025-01-20T22:14:00Z">
              <w:r>
                <w:t>0,026*</w:t>
              </w:r>
            </w:ins>
          </w:p>
          <w:p w14:paraId="137BAA82" w14:textId="7B08F97D" w:rsidR="006C2F5A" w:rsidRPr="00552373" w:rsidRDefault="006C2F5A" w:rsidP="00EB263C">
            <w:pPr>
              <w:pStyle w:val="Textotabela"/>
              <w:tabs>
                <w:tab w:val="decimal" w:pos="266"/>
              </w:tabs>
            </w:pPr>
            <w:del w:id="1514" w:author="GSPLM" w:date="2025-01-20T19:14:00Z" w16du:dateUtc="2025-01-20T22:14:00Z">
              <w:r w:rsidRPr="00552373" w:rsidDel="006C2F5A">
                <w:delText>0.026*</w:delText>
              </w:r>
            </w:del>
          </w:p>
        </w:tc>
      </w:tr>
      <w:tr w:rsidR="006C2F5A" w:rsidRPr="00552373" w14:paraId="60232A6A" w14:textId="77777777" w:rsidTr="006C2F5A">
        <w:trPr>
          <w:trHeight w:val="282"/>
          <w:trPrChange w:id="1515" w:author="GSPLM" w:date="2025-01-20T19:14:00Z" w16du:dateUtc="2025-01-20T22:14:00Z">
            <w:trPr>
              <w:trHeight w:val="282"/>
            </w:trPr>
          </w:trPrChange>
        </w:trPr>
        <w:tc>
          <w:tcPr>
            <w:tcW w:w="3686" w:type="dxa"/>
            <w:noWrap/>
            <w:vAlign w:val="bottom"/>
            <w:hideMark/>
            <w:tcPrChange w:id="1516" w:author="GSPLM" w:date="2025-01-20T19:14:00Z" w16du:dateUtc="2025-01-20T22:14:00Z">
              <w:tcPr>
                <w:tcW w:w="3686" w:type="dxa"/>
                <w:noWrap/>
                <w:vAlign w:val="bottom"/>
                <w:hideMark/>
              </w:tcPr>
            </w:tcPrChange>
          </w:tcPr>
          <w:p w14:paraId="2DA57FC7" w14:textId="557A3222" w:rsidR="006C2F5A" w:rsidRPr="00552373" w:rsidRDefault="006C2F5A" w:rsidP="00EB263C">
            <w:pPr>
              <w:pStyle w:val="Textotabela"/>
            </w:pPr>
            <w:r w:rsidRPr="00552373">
              <w:t>Massa gorda absoluta (kg)</w:t>
            </w:r>
          </w:p>
        </w:tc>
        <w:tc>
          <w:tcPr>
            <w:tcW w:w="1843" w:type="dxa"/>
            <w:noWrap/>
            <w:hideMark/>
            <w:tcPrChange w:id="1517" w:author="GSPLM" w:date="2025-01-20T19:14:00Z" w16du:dateUtc="2025-01-20T22:14:00Z">
              <w:tcPr>
                <w:tcW w:w="1843" w:type="dxa"/>
                <w:noWrap/>
                <w:hideMark/>
              </w:tcPr>
            </w:tcPrChange>
          </w:tcPr>
          <w:p w14:paraId="522B29D9" w14:textId="77777777" w:rsidR="006C2F5A" w:rsidRDefault="006C2F5A" w:rsidP="00EB263C">
            <w:pPr>
              <w:pStyle w:val="Textotabela"/>
              <w:tabs>
                <w:tab w:val="decimal" w:pos="365"/>
              </w:tabs>
              <w:rPr>
                <w:ins w:id="1518" w:author="GSPLM" w:date="2025-01-20T19:14:00Z" w16du:dateUtc="2025-01-20T22:14:00Z"/>
              </w:rPr>
            </w:pPr>
            <w:ins w:id="1519" w:author="GSPLM" w:date="2025-01-20T19:14:00Z" w16du:dateUtc="2025-01-20T22:14:00Z">
              <w:r>
                <w:t>34,2 (30,1–38,3)</w:t>
              </w:r>
            </w:ins>
          </w:p>
          <w:p w14:paraId="4123B522" w14:textId="004E2D44" w:rsidR="006C2F5A" w:rsidRPr="00552373" w:rsidRDefault="006C2F5A" w:rsidP="00EB263C">
            <w:pPr>
              <w:pStyle w:val="Textotabela"/>
              <w:tabs>
                <w:tab w:val="decimal" w:pos="365"/>
              </w:tabs>
            </w:pPr>
            <w:del w:id="1520" w:author="GSPLM" w:date="2025-01-20T19:14:00Z" w16du:dateUtc="2025-01-20T22:14:00Z">
              <w:r w:rsidRPr="00552373" w:rsidDel="006C2F5A">
                <w:delText>34.2 (30.1–38.3)</w:delText>
              </w:r>
            </w:del>
          </w:p>
        </w:tc>
        <w:tc>
          <w:tcPr>
            <w:tcW w:w="2126" w:type="dxa"/>
            <w:noWrap/>
            <w:hideMark/>
            <w:tcPrChange w:id="1521" w:author="GSPLM" w:date="2025-01-20T19:14:00Z" w16du:dateUtc="2025-01-20T22:14:00Z">
              <w:tcPr>
                <w:tcW w:w="2126" w:type="dxa"/>
                <w:noWrap/>
                <w:hideMark/>
              </w:tcPr>
            </w:tcPrChange>
          </w:tcPr>
          <w:p w14:paraId="7CFA705A" w14:textId="77777777" w:rsidR="006C2F5A" w:rsidRDefault="006C2F5A" w:rsidP="00EB263C">
            <w:pPr>
              <w:pStyle w:val="Textotabela"/>
              <w:tabs>
                <w:tab w:val="decimal" w:pos="456"/>
              </w:tabs>
              <w:rPr>
                <w:ins w:id="1522" w:author="GSPLM" w:date="2025-01-20T19:14:00Z" w16du:dateUtc="2025-01-20T22:14:00Z"/>
              </w:rPr>
            </w:pPr>
            <w:ins w:id="1523" w:author="GSPLM" w:date="2025-01-20T19:14:00Z" w16du:dateUtc="2025-01-20T22:14:00Z">
              <w:r>
                <w:t>34,5 (28,7–40,4)</w:t>
              </w:r>
            </w:ins>
          </w:p>
          <w:p w14:paraId="11E8A9E7" w14:textId="2E4DE296" w:rsidR="006C2F5A" w:rsidRPr="00552373" w:rsidRDefault="006C2F5A" w:rsidP="00EB263C">
            <w:pPr>
              <w:pStyle w:val="Textotabela"/>
              <w:tabs>
                <w:tab w:val="decimal" w:pos="456"/>
              </w:tabs>
            </w:pPr>
            <w:del w:id="1524" w:author="GSPLM" w:date="2025-01-20T19:14:00Z" w16du:dateUtc="2025-01-20T22:14:00Z">
              <w:r w:rsidRPr="00552373" w:rsidDel="006C2F5A">
                <w:delText>34.5 (28.7–40.4)</w:delText>
              </w:r>
            </w:del>
          </w:p>
        </w:tc>
        <w:tc>
          <w:tcPr>
            <w:tcW w:w="857" w:type="dxa"/>
            <w:noWrap/>
            <w:vAlign w:val="top"/>
            <w:hideMark/>
            <w:tcPrChange w:id="1525" w:author="GSPLM" w:date="2025-01-20T19:14:00Z" w16du:dateUtc="2025-01-20T22:14:00Z">
              <w:tcPr>
                <w:tcW w:w="857" w:type="dxa"/>
                <w:noWrap/>
                <w:vAlign w:val="top"/>
                <w:hideMark/>
              </w:tcPr>
            </w:tcPrChange>
          </w:tcPr>
          <w:p w14:paraId="3262209B" w14:textId="77777777" w:rsidR="006C2F5A" w:rsidRDefault="006C2F5A" w:rsidP="00EB263C">
            <w:pPr>
              <w:pStyle w:val="Textotabela"/>
              <w:tabs>
                <w:tab w:val="decimal" w:pos="266"/>
              </w:tabs>
              <w:rPr>
                <w:ins w:id="1526" w:author="GSPLM" w:date="2025-01-20T19:14:00Z" w16du:dateUtc="2025-01-20T22:14:00Z"/>
              </w:rPr>
            </w:pPr>
            <w:ins w:id="1527" w:author="GSPLM" w:date="2025-01-20T19:14:00Z" w16du:dateUtc="2025-01-20T22:14:00Z">
              <w:r>
                <w:t>0,934</w:t>
              </w:r>
            </w:ins>
          </w:p>
          <w:p w14:paraId="6E4820E7" w14:textId="75C219BB" w:rsidR="006C2F5A" w:rsidRPr="00552373" w:rsidRDefault="006C2F5A" w:rsidP="00EB263C">
            <w:pPr>
              <w:pStyle w:val="Textotabela"/>
              <w:tabs>
                <w:tab w:val="decimal" w:pos="266"/>
              </w:tabs>
            </w:pPr>
            <w:del w:id="1528" w:author="GSPLM" w:date="2025-01-20T19:14:00Z" w16du:dateUtc="2025-01-20T22:14:00Z">
              <w:r w:rsidRPr="00552373" w:rsidDel="006C2F5A">
                <w:delText>0.934</w:delText>
              </w:r>
            </w:del>
          </w:p>
        </w:tc>
      </w:tr>
      <w:tr w:rsidR="006C2F5A" w:rsidRPr="00552373" w14:paraId="3BAE3DE1" w14:textId="77777777" w:rsidTr="006C2F5A">
        <w:trPr>
          <w:trHeight w:val="282"/>
          <w:trPrChange w:id="1529" w:author="GSPLM" w:date="2025-01-20T19:14:00Z" w16du:dateUtc="2025-01-20T22:14:00Z">
            <w:trPr>
              <w:trHeight w:val="282"/>
            </w:trPr>
          </w:trPrChange>
        </w:trPr>
        <w:tc>
          <w:tcPr>
            <w:tcW w:w="3686" w:type="dxa"/>
            <w:noWrap/>
            <w:vAlign w:val="bottom"/>
            <w:hideMark/>
            <w:tcPrChange w:id="1530" w:author="GSPLM" w:date="2025-01-20T19:14:00Z" w16du:dateUtc="2025-01-20T22:14:00Z">
              <w:tcPr>
                <w:tcW w:w="3686" w:type="dxa"/>
                <w:noWrap/>
                <w:vAlign w:val="bottom"/>
                <w:hideMark/>
              </w:tcPr>
            </w:tcPrChange>
          </w:tcPr>
          <w:p w14:paraId="401EFEF2" w14:textId="3C8893AA" w:rsidR="006C2F5A" w:rsidRPr="00552373" w:rsidRDefault="006C2F5A" w:rsidP="00EB263C">
            <w:pPr>
              <w:pStyle w:val="Textotabela"/>
            </w:pPr>
            <w:r w:rsidRPr="00552373">
              <w:t>Índice de massa gorda (kg/m²)</w:t>
            </w:r>
          </w:p>
        </w:tc>
        <w:tc>
          <w:tcPr>
            <w:tcW w:w="1843" w:type="dxa"/>
            <w:noWrap/>
            <w:hideMark/>
            <w:tcPrChange w:id="1531" w:author="GSPLM" w:date="2025-01-20T19:14:00Z" w16du:dateUtc="2025-01-20T22:14:00Z">
              <w:tcPr>
                <w:tcW w:w="1843" w:type="dxa"/>
                <w:noWrap/>
                <w:hideMark/>
              </w:tcPr>
            </w:tcPrChange>
          </w:tcPr>
          <w:p w14:paraId="69E6FA15" w14:textId="77777777" w:rsidR="006C2F5A" w:rsidRDefault="006C2F5A" w:rsidP="00EB263C">
            <w:pPr>
              <w:pStyle w:val="Textotabela"/>
              <w:tabs>
                <w:tab w:val="decimal" w:pos="365"/>
              </w:tabs>
              <w:rPr>
                <w:ins w:id="1532" w:author="GSPLM" w:date="2025-01-20T19:14:00Z" w16du:dateUtc="2025-01-20T22:14:00Z"/>
              </w:rPr>
            </w:pPr>
            <w:ins w:id="1533" w:author="GSPLM" w:date="2025-01-20T19:14:00Z" w16du:dateUtc="2025-01-20T22:14:00Z">
              <w:r>
                <w:t>11 (9,7–12,3)</w:t>
              </w:r>
            </w:ins>
          </w:p>
          <w:p w14:paraId="00276CF9" w14:textId="3315E460" w:rsidR="006C2F5A" w:rsidRPr="00552373" w:rsidRDefault="006C2F5A" w:rsidP="00EB263C">
            <w:pPr>
              <w:pStyle w:val="Textotabela"/>
              <w:tabs>
                <w:tab w:val="decimal" w:pos="365"/>
              </w:tabs>
            </w:pPr>
            <w:del w:id="1534" w:author="GSPLM" w:date="2025-01-20T19:14:00Z" w16du:dateUtc="2025-01-20T22:14:00Z">
              <w:r w:rsidRPr="00552373" w:rsidDel="006C2F5A">
                <w:delText>11 (9.7–12.3)</w:delText>
              </w:r>
            </w:del>
          </w:p>
        </w:tc>
        <w:tc>
          <w:tcPr>
            <w:tcW w:w="2126" w:type="dxa"/>
            <w:noWrap/>
            <w:hideMark/>
            <w:tcPrChange w:id="1535" w:author="GSPLM" w:date="2025-01-20T19:14:00Z" w16du:dateUtc="2025-01-20T22:14:00Z">
              <w:tcPr>
                <w:tcW w:w="2126" w:type="dxa"/>
                <w:noWrap/>
                <w:hideMark/>
              </w:tcPr>
            </w:tcPrChange>
          </w:tcPr>
          <w:p w14:paraId="638DE9F0" w14:textId="77777777" w:rsidR="006C2F5A" w:rsidRDefault="006C2F5A" w:rsidP="00EB263C">
            <w:pPr>
              <w:pStyle w:val="Textotabela"/>
              <w:tabs>
                <w:tab w:val="decimal" w:pos="456"/>
              </w:tabs>
              <w:rPr>
                <w:ins w:id="1536" w:author="GSPLM" w:date="2025-01-20T19:14:00Z" w16du:dateUtc="2025-01-20T22:14:00Z"/>
              </w:rPr>
            </w:pPr>
            <w:ins w:id="1537" w:author="GSPLM" w:date="2025-01-20T19:14:00Z" w16du:dateUtc="2025-01-20T22:14:00Z">
              <w:r>
                <w:t>10,8 (9,1–12,5)</w:t>
              </w:r>
            </w:ins>
          </w:p>
          <w:p w14:paraId="038C44E2" w14:textId="080FDC95" w:rsidR="006C2F5A" w:rsidRPr="00552373" w:rsidRDefault="006C2F5A" w:rsidP="00EB263C">
            <w:pPr>
              <w:pStyle w:val="Textotabela"/>
              <w:tabs>
                <w:tab w:val="decimal" w:pos="456"/>
              </w:tabs>
            </w:pPr>
            <w:del w:id="1538" w:author="GSPLM" w:date="2025-01-20T19:14:00Z" w16du:dateUtc="2025-01-20T22:14:00Z">
              <w:r w:rsidRPr="00552373" w:rsidDel="006C2F5A">
                <w:delText>10.8 (9.1–12.5)</w:delText>
              </w:r>
            </w:del>
          </w:p>
        </w:tc>
        <w:tc>
          <w:tcPr>
            <w:tcW w:w="857" w:type="dxa"/>
            <w:noWrap/>
            <w:vAlign w:val="top"/>
            <w:hideMark/>
            <w:tcPrChange w:id="1539" w:author="GSPLM" w:date="2025-01-20T19:14:00Z" w16du:dateUtc="2025-01-20T22:14:00Z">
              <w:tcPr>
                <w:tcW w:w="857" w:type="dxa"/>
                <w:noWrap/>
                <w:vAlign w:val="top"/>
                <w:hideMark/>
              </w:tcPr>
            </w:tcPrChange>
          </w:tcPr>
          <w:p w14:paraId="1190AB79" w14:textId="77777777" w:rsidR="006C2F5A" w:rsidRDefault="006C2F5A" w:rsidP="00EB263C">
            <w:pPr>
              <w:pStyle w:val="Textotabela"/>
              <w:tabs>
                <w:tab w:val="decimal" w:pos="266"/>
              </w:tabs>
              <w:rPr>
                <w:ins w:id="1540" w:author="GSPLM" w:date="2025-01-20T19:14:00Z" w16du:dateUtc="2025-01-20T22:14:00Z"/>
              </w:rPr>
            </w:pPr>
            <w:ins w:id="1541" w:author="GSPLM" w:date="2025-01-20T19:14:00Z" w16du:dateUtc="2025-01-20T22:14:00Z">
              <w:r>
                <w:t>0,846</w:t>
              </w:r>
            </w:ins>
          </w:p>
          <w:p w14:paraId="769E8DAE" w14:textId="034BE4AE" w:rsidR="006C2F5A" w:rsidRPr="00552373" w:rsidRDefault="006C2F5A" w:rsidP="00EB263C">
            <w:pPr>
              <w:pStyle w:val="Textotabela"/>
              <w:tabs>
                <w:tab w:val="decimal" w:pos="266"/>
              </w:tabs>
            </w:pPr>
            <w:del w:id="1542" w:author="GSPLM" w:date="2025-01-20T19:14:00Z" w16du:dateUtc="2025-01-20T22:14:00Z">
              <w:r w:rsidRPr="00552373" w:rsidDel="006C2F5A">
                <w:delText>0.846</w:delText>
              </w:r>
            </w:del>
          </w:p>
        </w:tc>
      </w:tr>
      <w:tr w:rsidR="006C2F5A" w:rsidRPr="00552373" w14:paraId="4BAD438A" w14:textId="77777777" w:rsidTr="006C2F5A">
        <w:trPr>
          <w:trHeight w:val="282"/>
          <w:trPrChange w:id="1543" w:author="GSPLM" w:date="2025-01-20T19:14:00Z" w16du:dateUtc="2025-01-20T22:14:00Z">
            <w:trPr>
              <w:trHeight w:val="282"/>
            </w:trPr>
          </w:trPrChange>
        </w:trPr>
        <w:tc>
          <w:tcPr>
            <w:tcW w:w="3686" w:type="dxa"/>
            <w:noWrap/>
            <w:vAlign w:val="bottom"/>
            <w:hideMark/>
            <w:tcPrChange w:id="1544" w:author="GSPLM" w:date="2025-01-20T19:14:00Z" w16du:dateUtc="2025-01-20T22:14:00Z">
              <w:tcPr>
                <w:tcW w:w="3686" w:type="dxa"/>
                <w:noWrap/>
                <w:vAlign w:val="bottom"/>
                <w:hideMark/>
              </w:tcPr>
            </w:tcPrChange>
          </w:tcPr>
          <w:p w14:paraId="2688A958" w14:textId="2E2D7366" w:rsidR="006C2F5A" w:rsidRPr="00552373" w:rsidRDefault="006C2F5A" w:rsidP="00EB263C">
            <w:pPr>
              <w:pStyle w:val="Textotabela"/>
            </w:pPr>
            <w:r w:rsidRPr="00552373">
              <w:t>Massa gorda relativa (%)</w:t>
            </w:r>
          </w:p>
        </w:tc>
        <w:tc>
          <w:tcPr>
            <w:tcW w:w="1843" w:type="dxa"/>
            <w:noWrap/>
            <w:hideMark/>
            <w:tcPrChange w:id="1545" w:author="GSPLM" w:date="2025-01-20T19:14:00Z" w16du:dateUtc="2025-01-20T22:14:00Z">
              <w:tcPr>
                <w:tcW w:w="1843" w:type="dxa"/>
                <w:noWrap/>
                <w:hideMark/>
              </w:tcPr>
            </w:tcPrChange>
          </w:tcPr>
          <w:p w14:paraId="4C2266C1" w14:textId="77777777" w:rsidR="006C2F5A" w:rsidRDefault="006C2F5A" w:rsidP="00EB263C">
            <w:pPr>
              <w:pStyle w:val="Textotabela"/>
              <w:tabs>
                <w:tab w:val="decimal" w:pos="365"/>
              </w:tabs>
              <w:rPr>
                <w:ins w:id="1546" w:author="GSPLM" w:date="2025-01-20T19:14:00Z" w16du:dateUtc="2025-01-20T22:14:00Z"/>
              </w:rPr>
            </w:pPr>
            <w:ins w:id="1547" w:author="GSPLM" w:date="2025-01-20T19:14:00Z" w16du:dateUtc="2025-01-20T22:14:00Z">
              <w:r>
                <w:t>34,6 (30,9–38,3)</w:t>
              </w:r>
            </w:ins>
          </w:p>
          <w:p w14:paraId="63D56F2E" w14:textId="397EAF93" w:rsidR="006C2F5A" w:rsidRPr="00552373" w:rsidRDefault="006C2F5A" w:rsidP="00EB263C">
            <w:pPr>
              <w:pStyle w:val="Textotabela"/>
              <w:tabs>
                <w:tab w:val="decimal" w:pos="365"/>
              </w:tabs>
            </w:pPr>
            <w:del w:id="1548" w:author="GSPLM" w:date="2025-01-20T19:14:00Z" w16du:dateUtc="2025-01-20T22:14:00Z">
              <w:r w:rsidRPr="00552373" w:rsidDel="006C2F5A">
                <w:delText>34.6 (30.9–38.3)</w:delText>
              </w:r>
            </w:del>
          </w:p>
        </w:tc>
        <w:tc>
          <w:tcPr>
            <w:tcW w:w="2126" w:type="dxa"/>
            <w:noWrap/>
            <w:hideMark/>
            <w:tcPrChange w:id="1549" w:author="GSPLM" w:date="2025-01-20T19:14:00Z" w16du:dateUtc="2025-01-20T22:14:00Z">
              <w:tcPr>
                <w:tcW w:w="2126" w:type="dxa"/>
                <w:noWrap/>
                <w:hideMark/>
              </w:tcPr>
            </w:tcPrChange>
          </w:tcPr>
          <w:p w14:paraId="231B8C51" w14:textId="77777777" w:rsidR="006C2F5A" w:rsidRDefault="006C2F5A" w:rsidP="00EB263C">
            <w:pPr>
              <w:pStyle w:val="Textotabela"/>
              <w:tabs>
                <w:tab w:val="decimal" w:pos="456"/>
              </w:tabs>
              <w:rPr>
                <w:ins w:id="1550" w:author="GSPLM" w:date="2025-01-20T19:14:00Z" w16du:dateUtc="2025-01-20T22:14:00Z"/>
              </w:rPr>
            </w:pPr>
            <w:ins w:id="1551" w:author="GSPLM" w:date="2025-01-20T19:14:00Z" w16du:dateUtc="2025-01-20T22:14:00Z">
              <w:r>
                <w:t>31,6 (27,1–36,1)</w:t>
              </w:r>
            </w:ins>
          </w:p>
          <w:p w14:paraId="0E172C3A" w14:textId="7373233B" w:rsidR="006C2F5A" w:rsidRPr="00552373" w:rsidRDefault="006C2F5A" w:rsidP="00EB263C">
            <w:pPr>
              <w:pStyle w:val="Textotabela"/>
              <w:tabs>
                <w:tab w:val="decimal" w:pos="456"/>
              </w:tabs>
            </w:pPr>
            <w:del w:id="1552" w:author="GSPLM" w:date="2025-01-20T19:14:00Z" w16du:dateUtc="2025-01-20T22:14:00Z">
              <w:r w:rsidRPr="00552373" w:rsidDel="006C2F5A">
                <w:delText>31.6 (27.1–36.1)</w:delText>
              </w:r>
            </w:del>
          </w:p>
        </w:tc>
        <w:tc>
          <w:tcPr>
            <w:tcW w:w="857" w:type="dxa"/>
            <w:noWrap/>
            <w:vAlign w:val="top"/>
            <w:hideMark/>
            <w:tcPrChange w:id="1553" w:author="GSPLM" w:date="2025-01-20T19:14:00Z" w16du:dateUtc="2025-01-20T22:14:00Z">
              <w:tcPr>
                <w:tcW w:w="857" w:type="dxa"/>
                <w:noWrap/>
                <w:vAlign w:val="top"/>
                <w:hideMark/>
              </w:tcPr>
            </w:tcPrChange>
          </w:tcPr>
          <w:p w14:paraId="5B41A67F" w14:textId="77777777" w:rsidR="006C2F5A" w:rsidRDefault="006C2F5A" w:rsidP="00EB263C">
            <w:pPr>
              <w:pStyle w:val="Textotabela"/>
              <w:tabs>
                <w:tab w:val="decimal" w:pos="266"/>
              </w:tabs>
              <w:rPr>
                <w:ins w:id="1554" w:author="GSPLM" w:date="2025-01-20T19:14:00Z" w16du:dateUtc="2025-01-20T22:14:00Z"/>
              </w:rPr>
            </w:pPr>
            <w:ins w:id="1555" w:author="GSPLM" w:date="2025-01-20T19:14:00Z" w16du:dateUtc="2025-01-20T22:14:00Z">
              <w:r>
                <w:t>0,362</w:t>
              </w:r>
            </w:ins>
          </w:p>
          <w:p w14:paraId="2104AEA9" w14:textId="7EDC0F3D" w:rsidR="006C2F5A" w:rsidRPr="00552373" w:rsidRDefault="006C2F5A" w:rsidP="00EB263C">
            <w:pPr>
              <w:pStyle w:val="Textotabela"/>
              <w:tabs>
                <w:tab w:val="decimal" w:pos="266"/>
              </w:tabs>
            </w:pPr>
            <w:del w:id="1556" w:author="GSPLM" w:date="2025-01-20T19:14:00Z" w16du:dateUtc="2025-01-20T22:14:00Z">
              <w:r w:rsidRPr="00552373" w:rsidDel="006C2F5A">
                <w:delText>0.362</w:delText>
              </w:r>
            </w:del>
          </w:p>
        </w:tc>
      </w:tr>
      <w:tr w:rsidR="006C2F5A" w:rsidRPr="00552373" w14:paraId="6F44F7C4" w14:textId="77777777" w:rsidTr="006C2F5A">
        <w:trPr>
          <w:trHeight w:val="282"/>
          <w:trPrChange w:id="1557" w:author="GSPLM" w:date="2025-01-20T19:14:00Z" w16du:dateUtc="2025-01-20T22:14:00Z">
            <w:trPr>
              <w:trHeight w:val="282"/>
            </w:trPr>
          </w:trPrChange>
        </w:trPr>
        <w:tc>
          <w:tcPr>
            <w:tcW w:w="3686" w:type="dxa"/>
            <w:noWrap/>
            <w:vAlign w:val="bottom"/>
            <w:hideMark/>
            <w:tcPrChange w:id="1558" w:author="GSPLM" w:date="2025-01-20T19:14:00Z" w16du:dateUtc="2025-01-20T22:14:00Z">
              <w:tcPr>
                <w:tcW w:w="3686" w:type="dxa"/>
                <w:noWrap/>
                <w:vAlign w:val="bottom"/>
                <w:hideMark/>
              </w:tcPr>
            </w:tcPrChange>
          </w:tcPr>
          <w:p w14:paraId="5104DD2C" w14:textId="3A49B30F" w:rsidR="006C2F5A" w:rsidRPr="00552373" w:rsidRDefault="006C2F5A" w:rsidP="00EB263C">
            <w:pPr>
              <w:pStyle w:val="Textotabela"/>
            </w:pPr>
            <w:r w:rsidRPr="00552373">
              <w:t>Tecido adiposo visceral (kg)</w:t>
            </w:r>
          </w:p>
        </w:tc>
        <w:tc>
          <w:tcPr>
            <w:tcW w:w="1843" w:type="dxa"/>
            <w:noWrap/>
            <w:hideMark/>
            <w:tcPrChange w:id="1559" w:author="GSPLM" w:date="2025-01-20T19:14:00Z" w16du:dateUtc="2025-01-20T22:14:00Z">
              <w:tcPr>
                <w:tcW w:w="1843" w:type="dxa"/>
                <w:noWrap/>
                <w:hideMark/>
              </w:tcPr>
            </w:tcPrChange>
          </w:tcPr>
          <w:p w14:paraId="02DA8B45" w14:textId="77777777" w:rsidR="006C2F5A" w:rsidRDefault="006C2F5A" w:rsidP="00EB263C">
            <w:pPr>
              <w:pStyle w:val="Textotabela"/>
              <w:tabs>
                <w:tab w:val="decimal" w:pos="365"/>
              </w:tabs>
              <w:rPr>
                <w:ins w:id="1560" w:author="GSPLM" w:date="2025-01-20T19:14:00Z" w16du:dateUtc="2025-01-20T22:14:00Z"/>
              </w:rPr>
            </w:pPr>
            <w:ins w:id="1561" w:author="GSPLM" w:date="2025-01-20T19:14:00Z" w16du:dateUtc="2025-01-20T22:14:00Z">
              <w:r>
                <w:t>4,6 (3,8–5,5)</w:t>
              </w:r>
            </w:ins>
          </w:p>
          <w:p w14:paraId="42A5CB3C" w14:textId="2C097BAE" w:rsidR="006C2F5A" w:rsidRPr="00552373" w:rsidRDefault="006C2F5A" w:rsidP="00EB263C">
            <w:pPr>
              <w:pStyle w:val="Textotabela"/>
              <w:tabs>
                <w:tab w:val="decimal" w:pos="365"/>
              </w:tabs>
            </w:pPr>
            <w:del w:id="1562" w:author="GSPLM" w:date="2025-01-20T19:14:00Z" w16du:dateUtc="2025-01-20T22:14:00Z">
              <w:r w:rsidRPr="00552373" w:rsidDel="006C2F5A">
                <w:delText>4.6 (3.8–5.5)</w:delText>
              </w:r>
            </w:del>
          </w:p>
        </w:tc>
        <w:tc>
          <w:tcPr>
            <w:tcW w:w="2126" w:type="dxa"/>
            <w:noWrap/>
            <w:hideMark/>
            <w:tcPrChange w:id="1563" w:author="GSPLM" w:date="2025-01-20T19:14:00Z" w16du:dateUtc="2025-01-20T22:14:00Z">
              <w:tcPr>
                <w:tcW w:w="2126" w:type="dxa"/>
                <w:noWrap/>
                <w:hideMark/>
              </w:tcPr>
            </w:tcPrChange>
          </w:tcPr>
          <w:p w14:paraId="2585D7A8" w14:textId="77777777" w:rsidR="006C2F5A" w:rsidRDefault="006C2F5A" w:rsidP="00EB263C">
            <w:pPr>
              <w:pStyle w:val="Textotabela"/>
              <w:tabs>
                <w:tab w:val="decimal" w:pos="456"/>
              </w:tabs>
              <w:rPr>
                <w:ins w:id="1564" w:author="GSPLM" w:date="2025-01-20T19:14:00Z" w16du:dateUtc="2025-01-20T22:14:00Z"/>
              </w:rPr>
            </w:pPr>
            <w:ins w:id="1565" w:author="GSPLM" w:date="2025-01-20T19:14:00Z" w16du:dateUtc="2025-01-20T22:14:00Z">
              <w:r>
                <w:t>4,2 (2,7–5,8)</w:t>
              </w:r>
            </w:ins>
          </w:p>
          <w:p w14:paraId="6D728600" w14:textId="2B7E40BA" w:rsidR="006C2F5A" w:rsidRPr="00552373" w:rsidRDefault="006C2F5A" w:rsidP="00EB263C">
            <w:pPr>
              <w:pStyle w:val="Textotabela"/>
              <w:tabs>
                <w:tab w:val="decimal" w:pos="456"/>
              </w:tabs>
            </w:pPr>
            <w:del w:id="1566" w:author="GSPLM" w:date="2025-01-20T19:14:00Z" w16du:dateUtc="2025-01-20T22:14:00Z">
              <w:r w:rsidRPr="00552373" w:rsidDel="006C2F5A">
                <w:delText>4.2 (2.7–5.8)</w:delText>
              </w:r>
            </w:del>
          </w:p>
        </w:tc>
        <w:tc>
          <w:tcPr>
            <w:tcW w:w="857" w:type="dxa"/>
            <w:noWrap/>
            <w:vAlign w:val="top"/>
            <w:hideMark/>
            <w:tcPrChange w:id="1567" w:author="GSPLM" w:date="2025-01-20T19:14:00Z" w16du:dateUtc="2025-01-20T22:14:00Z">
              <w:tcPr>
                <w:tcW w:w="857" w:type="dxa"/>
                <w:noWrap/>
                <w:vAlign w:val="top"/>
                <w:hideMark/>
              </w:tcPr>
            </w:tcPrChange>
          </w:tcPr>
          <w:p w14:paraId="2C64FF4E" w14:textId="77777777" w:rsidR="006C2F5A" w:rsidRDefault="006C2F5A" w:rsidP="00EB263C">
            <w:pPr>
              <w:pStyle w:val="Textotabela"/>
              <w:tabs>
                <w:tab w:val="decimal" w:pos="266"/>
              </w:tabs>
              <w:rPr>
                <w:ins w:id="1568" w:author="GSPLM" w:date="2025-01-20T19:14:00Z" w16du:dateUtc="2025-01-20T22:14:00Z"/>
              </w:rPr>
            </w:pPr>
            <w:ins w:id="1569" w:author="GSPLM" w:date="2025-01-20T19:14:00Z" w16du:dateUtc="2025-01-20T22:14:00Z">
              <w:r>
                <w:t>0,71</w:t>
              </w:r>
            </w:ins>
          </w:p>
          <w:p w14:paraId="4F905620" w14:textId="48958D92" w:rsidR="006C2F5A" w:rsidRPr="00552373" w:rsidRDefault="006C2F5A" w:rsidP="00EB263C">
            <w:pPr>
              <w:pStyle w:val="Textotabela"/>
              <w:tabs>
                <w:tab w:val="decimal" w:pos="266"/>
              </w:tabs>
            </w:pPr>
            <w:del w:id="1570" w:author="GSPLM" w:date="2025-01-20T19:14:00Z" w16du:dateUtc="2025-01-20T22:14:00Z">
              <w:r w:rsidRPr="00552373" w:rsidDel="006C2F5A">
                <w:delText>0.71</w:delText>
              </w:r>
            </w:del>
          </w:p>
        </w:tc>
      </w:tr>
      <w:tr w:rsidR="006C2F5A" w:rsidRPr="00552373" w14:paraId="54C93018" w14:textId="77777777" w:rsidTr="006C2F5A">
        <w:trPr>
          <w:trHeight w:val="282"/>
          <w:trPrChange w:id="1571" w:author="GSPLM" w:date="2025-01-20T19:14:00Z" w16du:dateUtc="2025-01-20T22:14:00Z">
            <w:trPr>
              <w:trHeight w:val="282"/>
            </w:trPr>
          </w:trPrChange>
        </w:trPr>
        <w:tc>
          <w:tcPr>
            <w:tcW w:w="3686" w:type="dxa"/>
            <w:noWrap/>
            <w:vAlign w:val="bottom"/>
            <w:hideMark/>
            <w:tcPrChange w:id="1572" w:author="GSPLM" w:date="2025-01-20T19:14:00Z" w16du:dateUtc="2025-01-20T22:14:00Z">
              <w:tcPr>
                <w:tcW w:w="3686" w:type="dxa"/>
                <w:noWrap/>
                <w:vAlign w:val="bottom"/>
                <w:hideMark/>
              </w:tcPr>
            </w:tcPrChange>
          </w:tcPr>
          <w:p w14:paraId="43E21ADB" w14:textId="668B1159" w:rsidR="006C2F5A" w:rsidRPr="00552373" w:rsidRDefault="006C2F5A" w:rsidP="00EB263C">
            <w:pPr>
              <w:pStyle w:val="Textotabela"/>
            </w:pPr>
            <w:r w:rsidRPr="00552373">
              <w:t>Massa livre de gordura absoluta (kg)</w:t>
            </w:r>
          </w:p>
        </w:tc>
        <w:tc>
          <w:tcPr>
            <w:tcW w:w="1843" w:type="dxa"/>
            <w:noWrap/>
            <w:hideMark/>
            <w:tcPrChange w:id="1573" w:author="GSPLM" w:date="2025-01-20T19:14:00Z" w16du:dateUtc="2025-01-20T22:14:00Z">
              <w:tcPr>
                <w:tcW w:w="1843" w:type="dxa"/>
                <w:noWrap/>
                <w:hideMark/>
              </w:tcPr>
            </w:tcPrChange>
          </w:tcPr>
          <w:p w14:paraId="0F39C2DD" w14:textId="77777777" w:rsidR="006C2F5A" w:rsidRDefault="006C2F5A" w:rsidP="00EB263C">
            <w:pPr>
              <w:pStyle w:val="Textotabela"/>
              <w:tabs>
                <w:tab w:val="decimal" w:pos="365"/>
              </w:tabs>
              <w:rPr>
                <w:ins w:id="1574" w:author="GSPLM" w:date="2025-01-20T19:14:00Z" w16du:dateUtc="2025-01-20T22:14:00Z"/>
              </w:rPr>
            </w:pPr>
            <w:ins w:id="1575" w:author="GSPLM" w:date="2025-01-20T19:14:00Z" w16du:dateUtc="2025-01-20T22:14:00Z">
              <w:r>
                <w:t>64,7 (59,2–70,3)</w:t>
              </w:r>
            </w:ins>
          </w:p>
          <w:p w14:paraId="542D18C0" w14:textId="43F7A9CC" w:rsidR="006C2F5A" w:rsidRPr="00552373" w:rsidRDefault="006C2F5A" w:rsidP="00EB263C">
            <w:pPr>
              <w:pStyle w:val="Textotabela"/>
              <w:tabs>
                <w:tab w:val="decimal" w:pos="365"/>
              </w:tabs>
            </w:pPr>
            <w:del w:id="1576" w:author="GSPLM" w:date="2025-01-20T19:14:00Z" w16du:dateUtc="2025-01-20T22:14:00Z">
              <w:r w:rsidRPr="00552373" w:rsidDel="006C2F5A">
                <w:delText>64.7 (59.2–70.3)</w:delText>
              </w:r>
            </w:del>
          </w:p>
        </w:tc>
        <w:tc>
          <w:tcPr>
            <w:tcW w:w="2126" w:type="dxa"/>
            <w:noWrap/>
            <w:hideMark/>
            <w:tcPrChange w:id="1577" w:author="GSPLM" w:date="2025-01-20T19:14:00Z" w16du:dateUtc="2025-01-20T22:14:00Z">
              <w:tcPr>
                <w:tcW w:w="2126" w:type="dxa"/>
                <w:noWrap/>
                <w:hideMark/>
              </w:tcPr>
            </w:tcPrChange>
          </w:tcPr>
          <w:p w14:paraId="7DCA4239" w14:textId="77777777" w:rsidR="006C2F5A" w:rsidRDefault="006C2F5A" w:rsidP="00EB263C">
            <w:pPr>
              <w:pStyle w:val="Textotabela"/>
              <w:tabs>
                <w:tab w:val="decimal" w:pos="456"/>
              </w:tabs>
              <w:rPr>
                <w:ins w:id="1578" w:author="GSPLM" w:date="2025-01-20T19:14:00Z" w16du:dateUtc="2025-01-20T22:14:00Z"/>
              </w:rPr>
            </w:pPr>
            <w:ins w:id="1579" w:author="GSPLM" w:date="2025-01-20T19:14:00Z" w16du:dateUtc="2025-01-20T22:14:00Z">
              <w:r>
                <w:t>74,5 (70,8–78,2)</w:t>
              </w:r>
            </w:ins>
          </w:p>
          <w:p w14:paraId="611B6BBE" w14:textId="22143F39" w:rsidR="006C2F5A" w:rsidRPr="00552373" w:rsidRDefault="006C2F5A" w:rsidP="00EB263C">
            <w:pPr>
              <w:pStyle w:val="Textotabela"/>
              <w:tabs>
                <w:tab w:val="decimal" w:pos="456"/>
              </w:tabs>
            </w:pPr>
            <w:del w:id="1580" w:author="GSPLM" w:date="2025-01-20T19:14:00Z" w16du:dateUtc="2025-01-20T22:14:00Z">
              <w:r w:rsidRPr="00552373" w:rsidDel="006C2F5A">
                <w:delText>74.5 (70.8–78.2)</w:delText>
              </w:r>
            </w:del>
          </w:p>
        </w:tc>
        <w:tc>
          <w:tcPr>
            <w:tcW w:w="857" w:type="dxa"/>
            <w:noWrap/>
            <w:vAlign w:val="top"/>
            <w:hideMark/>
            <w:tcPrChange w:id="1581" w:author="GSPLM" w:date="2025-01-20T19:14:00Z" w16du:dateUtc="2025-01-20T22:14:00Z">
              <w:tcPr>
                <w:tcW w:w="857" w:type="dxa"/>
                <w:noWrap/>
                <w:vAlign w:val="top"/>
                <w:hideMark/>
              </w:tcPr>
            </w:tcPrChange>
          </w:tcPr>
          <w:p w14:paraId="7142A2CE" w14:textId="77777777" w:rsidR="006C2F5A" w:rsidRDefault="006C2F5A" w:rsidP="00EB263C">
            <w:pPr>
              <w:pStyle w:val="Textotabela"/>
              <w:tabs>
                <w:tab w:val="decimal" w:pos="266"/>
              </w:tabs>
              <w:rPr>
                <w:ins w:id="1582" w:author="GSPLM" w:date="2025-01-20T19:14:00Z" w16du:dateUtc="2025-01-20T22:14:00Z"/>
              </w:rPr>
            </w:pPr>
            <w:ins w:id="1583" w:author="GSPLM" w:date="2025-01-20T19:14:00Z" w16du:dateUtc="2025-01-20T22:14:00Z">
              <w:r>
                <w:t>0,021*</w:t>
              </w:r>
            </w:ins>
          </w:p>
          <w:p w14:paraId="709D1205" w14:textId="7865B7A1" w:rsidR="006C2F5A" w:rsidRPr="00552373" w:rsidRDefault="006C2F5A" w:rsidP="00EB263C">
            <w:pPr>
              <w:pStyle w:val="Textotabela"/>
              <w:tabs>
                <w:tab w:val="decimal" w:pos="266"/>
              </w:tabs>
            </w:pPr>
            <w:del w:id="1584" w:author="GSPLM" w:date="2025-01-20T19:14:00Z" w16du:dateUtc="2025-01-20T22:14:00Z">
              <w:r w:rsidRPr="00552373" w:rsidDel="006C2F5A">
                <w:delText>0.021*</w:delText>
              </w:r>
            </w:del>
          </w:p>
        </w:tc>
      </w:tr>
      <w:tr w:rsidR="006C2F5A" w:rsidRPr="00552373" w14:paraId="5E92E032" w14:textId="77777777" w:rsidTr="006C2F5A">
        <w:trPr>
          <w:trHeight w:val="282"/>
          <w:trPrChange w:id="1585" w:author="GSPLM" w:date="2025-01-20T19:14:00Z" w16du:dateUtc="2025-01-20T22:14:00Z">
            <w:trPr>
              <w:trHeight w:val="282"/>
            </w:trPr>
          </w:trPrChange>
        </w:trPr>
        <w:tc>
          <w:tcPr>
            <w:tcW w:w="3686" w:type="dxa"/>
            <w:noWrap/>
            <w:vAlign w:val="bottom"/>
            <w:hideMark/>
            <w:tcPrChange w:id="1586" w:author="GSPLM" w:date="2025-01-20T19:14:00Z" w16du:dateUtc="2025-01-20T22:14:00Z">
              <w:tcPr>
                <w:tcW w:w="3686" w:type="dxa"/>
                <w:noWrap/>
                <w:vAlign w:val="bottom"/>
                <w:hideMark/>
              </w:tcPr>
            </w:tcPrChange>
          </w:tcPr>
          <w:p w14:paraId="4546E04F" w14:textId="36235F42" w:rsidR="006C2F5A" w:rsidRPr="00552373" w:rsidRDefault="006C2F5A" w:rsidP="00EB263C">
            <w:pPr>
              <w:pStyle w:val="Textotabela"/>
            </w:pPr>
            <w:r w:rsidRPr="00552373">
              <w:t>Índice de massa livre de gordura (kg/m²)</w:t>
            </w:r>
          </w:p>
        </w:tc>
        <w:tc>
          <w:tcPr>
            <w:tcW w:w="1843" w:type="dxa"/>
            <w:noWrap/>
            <w:hideMark/>
            <w:tcPrChange w:id="1587" w:author="GSPLM" w:date="2025-01-20T19:14:00Z" w16du:dateUtc="2025-01-20T22:14:00Z">
              <w:tcPr>
                <w:tcW w:w="1843" w:type="dxa"/>
                <w:noWrap/>
                <w:hideMark/>
              </w:tcPr>
            </w:tcPrChange>
          </w:tcPr>
          <w:p w14:paraId="6E543130" w14:textId="77777777" w:rsidR="006C2F5A" w:rsidRDefault="006C2F5A" w:rsidP="00EB263C">
            <w:pPr>
              <w:pStyle w:val="Textotabela"/>
              <w:tabs>
                <w:tab w:val="decimal" w:pos="365"/>
              </w:tabs>
              <w:rPr>
                <w:ins w:id="1588" w:author="GSPLM" w:date="2025-01-20T19:14:00Z" w16du:dateUtc="2025-01-20T22:14:00Z"/>
              </w:rPr>
            </w:pPr>
            <w:ins w:id="1589" w:author="GSPLM" w:date="2025-01-20T19:14:00Z" w16du:dateUtc="2025-01-20T22:14:00Z">
              <w:r>
                <w:t>20,8 (19,5–22,1)</w:t>
              </w:r>
            </w:ins>
          </w:p>
          <w:p w14:paraId="4B181D80" w14:textId="7A42C388" w:rsidR="006C2F5A" w:rsidRPr="00552373" w:rsidRDefault="006C2F5A" w:rsidP="00EB263C">
            <w:pPr>
              <w:pStyle w:val="Textotabela"/>
              <w:tabs>
                <w:tab w:val="decimal" w:pos="365"/>
              </w:tabs>
            </w:pPr>
            <w:del w:id="1590" w:author="GSPLM" w:date="2025-01-20T19:14:00Z" w16du:dateUtc="2025-01-20T22:14:00Z">
              <w:r w:rsidRPr="00552373" w:rsidDel="006C2F5A">
                <w:delText>20.8 (19.5–22.1)</w:delText>
              </w:r>
            </w:del>
          </w:p>
        </w:tc>
        <w:tc>
          <w:tcPr>
            <w:tcW w:w="2126" w:type="dxa"/>
            <w:noWrap/>
            <w:hideMark/>
            <w:tcPrChange w:id="1591" w:author="GSPLM" w:date="2025-01-20T19:14:00Z" w16du:dateUtc="2025-01-20T22:14:00Z">
              <w:tcPr>
                <w:tcW w:w="2126" w:type="dxa"/>
                <w:noWrap/>
                <w:hideMark/>
              </w:tcPr>
            </w:tcPrChange>
          </w:tcPr>
          <w:p w14:paraId="7C201271" w14:textId="77777777" w:rsidR="006C2F5A" w:rsidRDefault="006C2F5A" w:rsidP="00EB263C">
            <w:pPr>
              <w:pStyle w:val="Textotabela"/>
              <w:tabs>
                <w:tab w:val="decimal" w:pos="456"/>
              </w:tabs>
              <w:rPr>
                <w:ins w:id="1592" w:author="GSPLM" w:date="2025-01-20T19:14:00Z" w16du:dateUtc="2025-01-20T22:14:00Z"/>
              </w:rPr>
            </w:pPr>
            <w:ins w:id="1593" w:author="GSPLM" w:date="2025-01-20T19:14:00Z" w16du:dateUtc="2025-01-20T22:14:00Z">
              <w:r>
                <w:t>23,3 (21,9–24,7)</w:t>
              </w:r>
            </w:ins>
          </w:p>
          <w:p w14:paraId="7730996E" w14:textId="46E93842" w:rsidR="006C2F5A" w:rsidRPr="00552373" w:rsidRDefault="006C2F5A" w:rsidP="00EB263C">
            <w:pPr>
              <w:pStyle w:val="Textotabela"/>
              <w:tabs>
                <w:tab w:val="decimal" w:pos="456"/>
              </w:tabs>
            </w:pPr>
            <w:del w:id="1594" w:author="GSPLM" w:date="2025-01-20T19:14:00Z" w16du:dateUtc="2025-01-20T22:14:00Z">
              <w:r w:rsidRPr="00552373" w:rsidDel="006C2F5A">
                <w:delText>23.3 (21.9–24.7)</w:delText>
              </w:r>
            </w:del>
          </w:p>
        </w:tc>
        <w:tc>
          <w:tcPr>
            <w:tcW w:w="857" w:type="dxa"/>
            <w:noWrap/>
            <w:vAlign w:val="top"/>
            <w:hideMark/>
            <w:tcPrChange w:id="1595" w:author="GSPLM" w:date="2025-01-20T19:14:00Z" w16du:dateUtc="2025-01-20T22:14:00Z">
              <w:tcPr>
                <w:tcW w:w="857" w:type="dxa"/>
                <w:noWrap/>
                <w:vAlign w:val="top"/>
                <w:hideMark/>
              </w:tcPr>
            </w:tcPrChange>
          </w:tcPr>
          <w:p w14:paraId="06B4B782" w14:textId="77777777" w:rsidR="006C2F5A" w:rsidRDefault="006C2F5A" w:rsidP="00EB263C">
            <w:pPr>
              <w:pStyle w:val="Textotabela"/>
              <w:tabs>
                <w:tab w:val="decimal" w:pos="266"/>
              </w:tabs>
              <w:rPr>
                <w:ins w:id="1596" w:author="GSPLM" w:date="2025-01-20T19:14:00Z" w16du:dateUtc="2025-01-20T22:14:00Z"/>
              </w:rPr>
            </w:pPr>
            <w:ins w:id="1597" w:author="GSPLM" w:date="2025-01-20T19:14:00Z" w16du:dateUtc="2025-01-20T22:14:00Z">
              <w:r>
                <w:t>0,045*</w:t>
              </w:r>
            </w:ins>
          </w:p>
          <w:p w14:paraId="6EE1915F" w14:textId="74AF5DF7" w:rsidR="006C2F5A" w:rsidRPr="00552373" w:rsidRDefault="006C2F5A" w:rsidP="00EB263C">
            <w:pPr>
              <w:pStyle w:val="Textotabela"/>
              <w:tabs>
                <w:tab w:val="decimal" w:pos="266"/>
              </w:tabs>
            </w:pPr>
            <w:del w:id="1598" w:author="GSPLM" w:date="2025-01-20T19:14:00Z" w16du:dateUtc="2025-01-20T22:14:00Z">
              <w:r w:rsidRPr="00552373" w:rsidDel="006C2F5A">
                <w:delText>0.045*</w:delText>
              </w:r>
            </w:del>
          </w:p>
        </w:tc>
      </w:tr>
      <w:tr w:rsidR="006C2F5A" w:rsidRPr="00552373" w14:paraId="76D8377F" w14:textId="77777777" w:rsidTr="006C2F5A">
        <w:trPr>
          <w:trHeight w:val="282"/>
          <w:trPrChange w:id="1599" w:author="GSPLM" w:date="2025-01-20T19:14:00Z" w16du:dateUtc="2025-01-20T22:14:00Z">
            <w:trPr>
              <w:trHeight w:val="282"/>
            </w:trPr>
          </w:trPrChange>
        </w:trPr>
        <w:tc>
          <w:tcPr>
            <w:tcW w:w="3686" w:type="dxa"/>
            <w:noWrap/>
            <w:vAlign w:val="bottom"/>
            <w:hideMark/>
            <w:tcPrChange w:id="1600" w:author="GSPLM" w:date="2025-01-20T19:14:00Z" w16du:dateUtc="2025-01-20T22:14:00Z">
              <w:tcPr>
                <w:tcW w:w="3686" w:type="dxa"/>
                <w:noWrap/>
                <w:vAlign w:val="bottom"/>
                <w:hideMark/>
              </w:tcPr>
            </w:tcPrChange>
          </w:tcPr>
          <w:p w14:paraId="43AFD394" w14:textId="51AD7A43" w:rsidR="006C2F5A" w:rsidRPr="00552373" w:rsidRDefault="006C2F5A" w:rsidP="00EB263C">
            <w:pPr>
              <w:pStyle w:val="Textotabela"/>
            </w:pPr>
            <w:r w:rsidRPr="00552373">
              <w:t>Massa livre de gordura relativa (%)</w:t>
            </w:r>
          </w:p>
        </w:tc>
        <w:tc>
          <w:tcPr>
            <w:tcW w:w="1843" w:type="dxa"/>
            <w:noWrap/>
            <w:hideMark/>
            <w:tcPrChange w:id="1601" w:author="GSPLM" w:date="2025-01-20T19:14:00Z" w16du:dateUtc="2025-01-20T22:14:00Z">
              <w:tcPr>
                <w:tcW w:w="1843" w:type="dxa"/>
                <w:noWrap/>
                <w:hideMark/>
              </w:tcPr>
            </w:tcPrChange>
          </w:tcPr>
          <w:p w14:paraId="13D1C42C" w14:textId="77777777" w:rsidR="006C2F5A" w:rsidRDefault="006C2F5A" w:rsidP="00EB263C">
            <w:pPr>
              <w:pStyle w:val="Textotabela"/>
              <w:tabs>
                <w:tab w:val="decimal" w:pos="365"/>
              </w:tabs>
              <w:rPr>
                <w:ins w:id="1602" w:author="GSPLM" w:date="2025-01-20T19:14:00Z" w16du:dateUtc="2025-01-20T22:14:00Z"/>
              </w:rPr>
            </w:pPr>
            <w:ins w:id="1603" w:author="GSPLM" w:date="2025-01-20T19:14:00Z" w16du:dateUtc="2025-01-20T22:14:00Z">
              <w:r>
                <w:t>65,4 (61,7–69,1)</w:t>
              </w:r>
            </w:ins>
          </w:p>
          <w:p w14:paraId="4B54A071" w14:textId="73BF7AAA" w:rsidR="006C2F5A" w:rsidRPr="00552373" w:rsidRDefault="006C2F5A" w:rsidP="00EB263C">
            <w:pPr>
              <w:pStyle w:val="Textotabela"/>
              <w:tabs>
                <w:tab w:val="decimal" w:pos="365"/>
              </w:tabs>
            </w:pPr>
            <w:del w:id="1604" w:author="GSPLM" w:date="2025-01-20T19:14:00Z" w16du:dateUtc="2025-01-20T22:14:00Z">
              <w:r w:rsidRPr="00552373" w:rsidDel="006C2F5A">
                <w:delText>65.4 (61.7–69.1)</w:delText>
              </w:r>
            </w:del>
          </w:p>
        </w:tc>
        <w:tc>
          <w:tcPr>
            <w:tcW w:w="2126" w:type="dxa"/>
            <w:noWrap/>
            <w:hideMark/>
            <w:tcPrChange w:id="1605" w:author="GSPLM" w:date="2025-01-20T19:14:00Z" w16du:dateUtc="2025-01-20T22:14:00Z">
              <w:tcPr>
                <w:tcW w:w="2126" w:type="dxa"/>
                <w:noWrap/>
                <w:hideMark/>
              </w:tcPr>
            </w:tcPrChange>
          </w:tcPr>
          <w:p w14:paraId="5BA63C35" w14:textId="77777777" w:rsidR="006C2F5A" w:rsidRDefault="006C2F5A" w:rsidP="00EB263C">
            <w:pPr>
              <w:pStyle w:val="Textotabela"/>
              <w:tabs>
                <w:tab w:val="decimal" w:pos="456"/>
              </w:tabs>
              <w:rPr>
                <w:ins w:id="1606" w:author="GSPLM" w:date="2025-01-20T19:14:00Z" w16du:dateUtc="2025-01-20T22:14:00Z"/>
              </w:rPr>
            </w:pPr>
            <w:ins w:id="1607" w:author="GSPLM" w:date="2025-01-20T19:14:00Z" w16du:dateUtc="2025-01-20T22:14:00Z">
              <w:r>
                <w:t>68,4 (63,9–72,9)</w:t>
              </w:r>
            </w:ins>
          </w:p>
          <w:p w14:paraId="089BFA6D" w14:textId="77142A43" w:rsidR="006C2F5A" w:rsidRPr="00552373" w:rsidRDefault="006C2F5A" w:rsidP="00EB263C">
            <w:pPr>
              <w:pStyle w:val="Textotabela"/>
              <w:tabs>
                <w:tab w:val="decimal" w:pos="456"/>
              </w:tabs>
            </w:pPr>
            <w:del w:id="1608" w:author="GSPLM" w:date="2025-01-20T19:14:00Z" w16du:dateUtc="2025-01-20T22:14:00Z">
              <w:r w:rsidRPr="00552373" w:rsidDel="006C2F5A">
                <w:delText>68.4 (63.9–72.9)</w:delText>
              </w:r>
            </w:del>
          </w:p>
        </w:tc>
        <w:tc>
          <w:tcPr>
            <w:tcW w:w="857" w:type="dxa"/>
            <w:noWrap/>
            <w:vAlign w:val="top"/>
            <w:hideMark/>
            <w:tcPrChange w:id="1609" w:author="GSPLM" w:date="2025-01-20T19:14:00Z" w16du:dateUtc="2025-01-20T22:14:00Z">
              <w:tcPr>
                <w:tcW w:w="857" w:type="dxa"/>
                <w:noWrap/>
                <w:vAlign w:val="top"/>
                <w:hideMark/>
              </w:tcPr>
            </w:tcPrChange>
          </w:tcPr>
          <w:p w14:paraId="46147001" w14:textId="77777777" w:rsidR="006C2F5A" w:rsidRDefault="006C2F5A" w:rsidP="00EB263C">
            <w:pPr>
              <w:pStyle w:val="Textotabela"/>
              <w:tabs>
                <w:tab w:val="decimal" w:pos="266"/>
              </w:tabs>
              <w:rPr>
                <w:ins w:id="1610" w:author="GSPLM" w:date="2025-01-20T19:14:00Z" w16du:dateUtc="2025-01-20T22:14:00Z"/>
              </w:rPr>
            </w:pPr>
            <w:ins w:id="1611" w:author="GSPLM" w:date="2025-01-20T19:14:00Z" w16du:dateUtc="2025-01-20T22:14:00Z">
              <w:r>
                <w:t>0,362</w:t>
              </w:r>
            </w:ins>
          </w:p>
          <w:p w14:paraId="35A7864E" w14:textId="7CAAF8B7" w:rsidR="006C2F5A" w:rsidRPr="00552373" w:rsidRDefault="006C2F5A" w:rsidP="00EB263C">
            <w:pPr>
              <w:pStyle w:val="Textotabela"/>
              <w:tabs>
                <w:tab w:val="decimal" w:pos="266"/>
              </w:tabs>
            </w:pPr>
            <w:del w:id="1612" w:author="GSPLM" w:date="2025-01-20T19:14:00Z" w16du:dateUtc="2025-01-20T22:14:00Z">
              <w:r w:rsidRPr="00552373" w:rsidDel="006C2F5A">
                <w:delText>0.362</w:delText>
              </w:r>
            </w:del>
          </w:p>
        </w:tc>
      </w:tr>
      <w:tr w:rsidR="006C2F5A" w:rsidRPr="00552373" w14:paraId="32DC2A9F" w14:textId="77777777" w:rsidTr="006C2F5A">
        <w:trPr>
          <w:trHeight w:val="282"/>
          <w:trPrChange w:id="1613" w:author="GSPLM" w:date="2025-01-20T19:14:00Z" w16du:dateUtc="2025-01-20T22:14:00Z">
            <w:trPr>
              <w:trHeight w:val="282"/>
            </w:trPr>
          </w:trPrChange>
        </w:trPr>
        <w:tc>
          <w:tcPr>
            <w:tcW w:w="3686" w:type="dxa"/>
            <w:noWrap/>
            <w:vAlign w:val="bottom"/>
            <w:hideMark/>
            <w:tcPrChange w:id="1614" w:author="GSPLM" w:date="2025-01-20T19:14:00Z" w16du:dateUtc="2025-01-20T22:14:00Z">
              <w:tcPr>
                <w:tcW w:w="3686" w:type="dxa"/>
                <w:noWrap/>
                <w:vAlign w:val="bottom"/>
                <w:hideMark/>
              </w:tcPr>
            </w:tcPrChange>
          </w:tcPr>
          <w:p w14:paraId="5FD6092F" w14:textId="110225B7" w:rsidR="006C2F5A" w:rsidRPr="00552373" w:rsidRDefault="006C2F5A" w:rsidP="00EB263C">
            <w:pPr>
              <w:pStyle w:val="Textotabela"/>
            </w:pPr>
            <w:r w:rsidRPr="00552373">
              <w:t>MME corporal total (kg)</w:t>
            </w:r>
          </w:p>
        </w:tc>
        <w:tc>
          <w:tcPr>
            <w:tcW w:w="1843" w:type="dxa"/>
            <w:noWrap/>
            <w:hideMark/>
            <w:tcPrChange w:id="1615" w:author="GSPLM" w:date="2025-01-20T19:14:00Z" w16du:dateUtc="2025-01-20T22:14:00Z">
              <w:tcPr>
                <w:tcW w:w="1843" w:type="dxa"/>
                <w:noWrap/>
                <w:hideMark/>
              </w:tcPr>
            </w:tcPrChange>
          </w:tcPr>
          <w:p w14:paraId="2C797CF2" w14:textId="77777777" w:rsidR="006C2F5A" w:rsidRDefault="006C2F5A" w:rsidP="00EB263C">
            <w:pPr>
              <w:pStyle w:val="Textotabela"/>
              <w:tabs>
                <w:tab w:val="decimal" w:pos="365"/>
              </w:tabs>
              <w:rPr>
                <w:ins w:id="1616" w:author="GSPLM" w:date="2025-01-20T19:14:00Z" w16du:dateUtc="2025-01-20T22:14:00Z"/>
              </w:rPr>
            </w:pPr>
            <w:ins w:id="1617" w:author="GSPLM" w:date="2025-01-20T19:14:00Z" w16du:dateUtc="2025-01-20T22:14:00Z">
              <w:r>
                <w:t>32,9 (30,3–35,6)</w:t>
              </w:r>
            </w:ins>
          </w:p>
          <w:p w14:paraId="312B2844" w14:textId="078FA354" w:rsidR="006C2F5A" w:rsidRPr="00552373" w:rsidRDefault="006C2F5A" w:rsidP="00EB263C">
            <w:pPr>
              <w:pStyle w:val="Textotabela"/>
              <w:tabs>
                <w:tab w:val="decimal" w:pos="365"/>
              </w:tabs>
            </w:pPr>
            <w:del w:id="1618" w:author="GSPLM" w:date="2025-01-20T19:14:00Z" w16du:dateUtc="2025-01-20T22:14:00Z">
              <w:r w:rsidRPr="00552373" w:rsidDel="006C2F5A">
                <w:delText>32.9 (30.3–35.6)</w:delText>
              </w:r>
            </w:del>
          </w:p>
        </w:tc>
        <w:tc>
          <w:tcPr>
            <w:tcW w:w="2126" w:type="dxa"/>
            <w:noWrap/>
            <w:hideMark/>
            <w:tcPrChange w:id="1619" w:author="GSPLM" w:date="2025-01-20T19:14:00Z" w16du:dateUtc="2025-01-20T22:14:00Z">
              <w:tcPr>
                <w:tcW w:w="2126" w:type="dxa"/>
                <w:noWrap/>
                <w:hideMark/>
              </w:tcPr>
            </w:tcPrChange>
          </w:tcPr>
          <w:p w14:paraId="2894459D" w14:textId="77777777" w:rsidR="006C2F5A" w:rsidRDefault="006C2F5A" w:rsidP="00EB263C">
            <w:pPr>
              <w:pStyle w:val="Textotabela"/>
              <w:tabs>
                <w:tab w:val="decimal" w:pos="456"/>
              </w:tabs>
              <w:rPr>
                <w:ins w:id="1620" w:author="GSPLM" w:date="2025-01-20T19:14:00Z" w16du:dateUtc="2025-01-20T22:14:00Z"/>
              </w:rPr>
            </w:pPr>
            <w:ins w:id="1621" w:author="GSPLM" w:date="2025-01-20T19:14:00Z" w16du:dateUtc="2025-01-20T22:14:00Z">
              <w:r>
                <w:t>37,1 (35,5–38,6)</w:t>
              </w:r>
            </w:ins>
          </w:p>
          <w:p w14:paraId="5FB48A86" w14:textId="661E0435" w:rsidR="006C2F5A" w:rsidRPr="00552373" w:rsidRDefault="006C2F5A" w:rsidP="00EB263C">
            <w:pPr>
              <w:pStyle w:val="Textotabela"/>
              <w:tabs>
                <w:tab w:val="decimal" w:pos="456"/>
              </w:tabs>
            </w:pPr>
            <w:del w:id="1622" w:author="GSPLM" w:date="2025-01-20T19:14:00Z" w16du:dateUtc="2025-01-20T22:14:00Z">
              <w:r w:rsidRPr="00552373" w:rsidDel="006C2F5A">
                <w:delText>37.1 (35.5–38.6)</w:delText>
              </w:r>
            </w:del>
          </w:p>
        </w:tc>
        <w:tc>
          <w:tcPr>
            <w:tcW w:w="857" w:type="dxa"/>
            <w:noWrap/>
            <w:vAlign w:val="top"/>
            <w:hideMark/>
            <w:tcPrChange w:id="1623" w:author="GSPLM" w:date="2025-01-20T19:14:00Z" w16du:dateUtc="2025-01-20T22:14:00Z">
              <w:tcPr>
                <w:tcW w:w="857" w:type="dxa"/>
                <w:noWrap/>
                <w:vAlign w:val="top"/>
                <w:hideMark/>
              </w:tcPr>
            </w:tcPrChange>
          </w:tcPr>
          <w:p w14:paraId="321478B6" w14:textId="77777777" w:rsidR="006C2F5A" w:rsidRDefault="006C2F5A" w:rsidP="00EB263C">
            <w:pPr>
              <w:pStyle w:val="Textotabela"/>
              <w:tabs>
                <w:tab w:val="decimal" w:pos="266"/>
              </w:tabs>
              <w:rPr>
                <w:ins w:id="1624" w:author="GSPLM" w:date="2025-01-20T19:14:00Z" w16du:dateUtc="2025-01-20T22:14:00Z"/>
              </w:rPr>
            </w:pPr>
            <w:ins w:id="1625" w:author="GSPLM" w:date="2025-01-20T19:14:00Z" w16du:dateUtc="2025-01-20T22:14:00Z">
              <w:r>
                <w:t>0,029*</w:t>
              </w:r>
            </w:ins>
          </w:p>
          <w:p w14:paraId="4012F8B6" w14:textId="29A4CB35" w:rsidR="006C2F5A" w:rsidRPr="00552373" w:rsidRDefault="006C2F5A" w:rsidP="00EB263C">
            <w:pPr>
              <w:pStyle w:val="Textotabela"/>
              <w:tabs>
                <w:tab w:val="decimal" w:pos="266"/>
              </w:tabs>
            </w:pPr>
            <w:del w:id="1626" w:author="GSPLM" w:date="2025-01-20T19:14:00Z" w16du:dateUtc="2025-01-20T22:14:00Z">
              <w:r w:rsidRPr="00552373" w:rsidDel="006C2F5A">
                <w:delText>0.029*</w:delText>
              </w:r>
            </w:del>
          </w:p>
        </w:tc>
      </w:tr>
      <w:tr w:rsidR="006C2F5A" w:rsidRPr="00552373" w14:paraId="4AA6F3AD" w14:textId="77777777" w:rsidTr="006C2F5A">
        <w:trPr>
          <w:trHeight w:val="282"/>
          <w:trPrChange w:id="1627" w:author="GSPLM" w:date="2025-01-20T19:14:00Z" w16du:dateUtc="2025-01-20T22:14:00Z">
            <w:trPr>
              <w:trHeight w:val="282"/>
            </w:trPr>
          </w:trPrChange>
        </w:trPr>
        <w:tc>
          <w:tcPr>
            <w:tcW w:w="3686" w:type="dxa"/>
            <w:noWrap/>
            <w:vAlign w:val="bottom"/>
            <w:hideMark/>
            <w:tcPrChange w:id="1628" w:author="GSPLM" w:date="2025-01-20T19:14:00Z" w16du:dateUtc="2025-01-20T22:14:00Z">
              <w:tcPr>
                <w:tcW w:w="3686" w:type="dxa"/>
                <w:noWrap/>
                <w:vAlign w:val="bottom"/>
                <w:hideMark/>
              </w:tcPr>
            </w:tcPrChange>
          </w:tcPr>
          <w:p w14:paraId="435BDAB2" w14:textId="7A923F53" w:rsidR="006C2F5A" w:rsidRPr="00552373" w:rsidRDefault="006C2F5A" w:rsidP="00EB263C">
            <w:pPr>
              <w:pStyle w:val="Textotabela"/>
            </w:pPr>
            <w:r w:rsidRPr="00552373">
              <w:t>MME do tronco (kg)</w:t>
            </w:r>
          </w:p>
        </w:tc>
        <w:tc>
          <w:tcPr>
            <w:tcW w:w="1843" w:type="dxa"/>
            <w:noWrap/>
            <w:hideMark/>
            <w:tcPrChange w:id="1629" w:author="GSPLM" w:date="2025-01-20T19:14:00Z" w16du:dateUtc="2025-01-20T22:14:00Z">
              <w:tcPr>
                <w:tcW w:w="1843" w:type="dxa"/>
                <w:noWrap/>
                <w:hideMark/>
              </w:tcPr>
            </w:tcPrChange>
          </w:tcPr>
          <w:p w14:paraId="5115FF07" w14:textId="77777777" w:rsidR="006C2F5A" w:rsidRDefault="006C2F5A" w:rsidP="00EB263C">
            <w:pPr>
              <w:pStyle w:val="Textotabela"/>
              <w:tabs>
                <w:tab w:val="decimal" w:pos="365"/>
              </w:tabs>
              <w:rPr>
                <w:ins w:id="1630" w:author="GSPLM" w:date="2025-01-20T19:14:00Z" w16du:dateUtc="2025-01-20T22:14:00Z"/>
              </w:rPr>
            </w:pPr>
            <w:ins w:id="1631" w:author="GSPLM" w:date="2025-01-20T19:14:00Z" w16du:dateUtc="2025-01-20T22:14:00Z">
              <w:r>
                <w:t>15,1 (13,5–16,7)</w:t>
              </w:r>
            </w:ins>
          </w:p>
          <w:p w14:paraId="35E1BCB3" w14:textId="6200BB15" w:rsidR="006C2F5A" w:rsidRPr="00552373" w:rsidRDefault="006C2F5A" w:rsidP="00EB263C">
            <w:pPr>
              <w:pStyle w:val="Textotabela"/>
              <w:tabs>
                <w:tab w:val="decimal" w:pos="365"/>
              </w:tabs>
            </w:pPr>
            <w:del w:id="1632" w:author="GSPLM" w:date="2025-01-20T19:14:00Z" w16du:dateUtc="2025-01-20T22:14:00Z">
              <w:r w:rsidRPr="00552373" w:rsidDel="006C2F5A">
                <w:delText>15.1 (13.5–16.7)</w:delText>
              </w:r>
            </w:del>
          </w:p>
        </w:tc>
        <w:tc>
          <w:tcPr>
            <w:tcW w:w="2126" w:type="dxa"/>
            <w:noWrap/>
            <w:hideMark/>
            <w:tcPrChange w:id="1633" w:author="GSPLM" w:date="2025-01-20T19:14:00Z" w16du:dateUtc="2025-01-20T22:14:00Z">
              <w:tcPr>
                <w:tcW w:w="2126" w:type="dxa"/>
                <w:noWrap/>
                <w:hideMark/>
              </w:tcPr>
            </w:tcPrChange>
          </w:tcPr>
          <w:p w14:paraId="13B1E0C2" w14:textId="77777777" w:rsidR="006C2F5A" w:rsidRDefault="006C2F5A" w:rsidP="00EB263C">
            <w:pPr>
              <w:pStyle w:val="Textotabela"/>
              <w:tabs>
                <w:tab w:val="decimal" w:pos="456"/>
              </w:tabs>
              <w:rPr>
                <w:ins w:id="1634" w:author="GSPLM" w:date="2025-01-20T19:14:00Z" w16du:dateUtc="2025-01-20T22:14:00Z"/>
              </w:rPr>
            </w:pPr>
            <w:ins w:id="1635" w:author="GSPLM" w:date="2025-01-20T19:14:00Z" w16du:dateUtc="2025-01-20T22:14:00Z">
              <w:r>
                <w:t>16,7 (16–17,3)</w:t>
              </w:r>
            </w:ins>
          </w:p>
          <w:p w14:paraId="3010F74B" w14:textId="276CCAEE" w:rsidR="006C2F5A" w:rsidRPr="00552373" w:rsidRDefault="006C2F5A" w:rsidP="00EB263C">
            <w:pPr>
              <w:pStyle w:val="Textotabela"/>
              <w:tabs>
                <w:tab w:val="decimal" w:pos="456"/>
              </w:tabs>
            </w:pPr>
            <w:del w:id="1636" w:author="GSPLM" w:date="2025-01-20T19:14:00Z" w16du:dateUtc="2025-01-20T22:14:00Z">
              <w:r w:rsidRPr="00552373" w:rsidDel="006C2F5A">
                <w:delText>16.7 (16–17.3)</w:delText>
              </w:r>
            </w:del>
          </w:p>
        </w:tc>
        <w:tc>
          <w:tcPr>
            <w:tcW w:w="857" w:type="dxa"/>
            <w:noWrap/>
            <w:vAlign w:val="top"/>
            <w:hideMark/>
            <w:tcPrChange w:id="1637" w:author="GSPLM" w:date="2025-01-20T19:14:00Z" w16du:dateUtc="2025-01-20T22:14:00Z">
              <w:tcPr>
                <w:tcW w:w="857" w:type="dxa"/>
                <w:noWrap/>
                <w:vAlign w:val="top"/>
                <w:hideMark/>
              </w:tcPr>
            </w:tcPrChange>
          </w:tcPr>
          <w:p w14:paraId="2DFAB41A" w14:textId="77777777" w:rsidR="006C2F5A" w:rsidRDefault="006C2F5A" w:rsidP="00EB263C">
            <w:pPr>
              <w:pStyle w:val="Textotabela"/>
              <w:tabs>
                <w:tab w:val="decimal" w:pos="266"/>
              </w:tabs>
              <w:rPr>
                <w:ins w:id="1638" w:author="GSPLM" w:date="2025-01-20T19:14:00Z" w16du:dateUtc="2025-01-20T22:14:00Z"/>
              </w:rPr>
            </w:pPr>
            <w:ins w:id="1639" w:author="GSPLM" w:date="2025-01-20T19:14:00Z" w16du:dateUtc="2025-01-20T22:14:00Z">
              <w:r>
                <w:t>0,118</w:t>
              </w:r>
            </w:ins>
          </w:p>
          <w:p w14:paraId="12BF297A" w14:textId="17A19C6D" w:rsidR="006C2F5A" w:rsidRPr="00552373" w:rsidRDefault="006C2F5A" w:rsidP="00EB263C">
            <w:pPr>
              <w:pStyle w:val="Textotabela"/>
              <w:tabs>
                <w:tab w:val="decimal" w:pos="266"/>
              </w:tabs>
            </w:pPr>
            <w:del w:id="1640" w:author="GSPLM" w:date="2025-01-20T19:14:00Z" w16du:dateUtc="2025-01-20T22:14:00Z">
              <w:r w:rsidRPr="00552373" w:rsidDel="006C2F5A">
                <w:delText>0.118</w:delText>
              </w:r>
            </w:del>
          </w:p>
        </w:tc>
      </w:tr>
      <w:tr w:rsidR="006C2F5A" w:rsidRPr="00552373" w14:paraId="4D9EDF86" w14:textId="77777777" w:rsidTr="006C2F5A">
        <w:trPr>
          <w:trHeight w:val="282"/>
          <w:trPrChange w:id="1641" w:author="GSPLM" w:date="2025-01-20T19:14:00Z" w16du:dateUtc="2025-01-20T22:14:00Z">
            <w:trPr>
              <w:trHeight w:val="282"/>
            </w:trPr>
          </w:trPrChange>
        </w:trPr>
        <w:tc>
          <w:tcPr>
            <w:tcW w:w="3686" w:type="dxa"/>
            <w:noWrap/>
            <w:vAlign w:val="bottom"/>
            <w:hideMark/>
            <w:tcPrChange w:id="1642" w:author="GSPLM" w:date="2025-01-20T19:14:00Z" w16du:dateUtc="2025-01-20T22:14:00Z">
              <w:tcPr>
                <w:tcW w:w="3686" w:type="dxa"/>
                <w:noWrap/>
                <w:vAlign w:val="bottom"/>
                <w:hideMark/>
              </w:tcPr>
            </w:tcPrChange>
          </w:tcPr>
          <w:p w14:paraId="01DF2332" w14:textId="6FECE033" w:rsidR="006C2F5A" w:rsidRPr="00552373" w:rsidRDefault="006C2F5A" w:rsidP="00EB263C">
            <w:pPr>
              <w:pStyle w:val="Textotabela"/>
            </w:pPr>
            <w:r w:rsidRPr="00552373">
              <w:t>MME do braço direito (kg)</w:t>
            </w:r>
          </w:p>
        </w:tc>
        <w:tc>
          <w:tcPr>
            <w:tcW w:w="1843" w:type="dxa"/>
            <w:noWrap/>
            <w:hideMark/>
            <w:tcPrChange w:id="1643" w:author="GSPLM" w:date="2025-01-20T19:14:00Z" w16du:dateUtc="2025-01-20T22:14:00Z">
              <w:tcPr>
                <w:tcW w:w="1843" w:type="dxa"/>
                <w:noWrap/>
                <w:hideMark/>
              </w:tcPr>
            </w:tcPrChange>
          </w:tcPr>
          <w:p w14:paraId="11528A57" w14:textId="77777777" w:rsidR="006C2F5A" w:rsidRDefault="006C2F5A" w:rsidP="00EB263C">
            <w:pPr>
              <w:pStyle w:val="Textotabela"/>
              <w:tabs>
                <w:tab w:val="decimal" w:pos="365"/>
              </w:tabs>
              <w:rPr>
                <w:ins w:id="1644" w:author="GSPLM" w:date="2025-01-20T19:14:00Z" w16du:dateUtc="2025-01-20T22:14:00Z"/>
              </w:rPr>
            </w:pPr>
            <w:ins w:id="1645" w:author="GSPLM" w:date="2025-01-20T19:14:00Z" w16du:dateUtc="2025-01-20T22:14:00Z">
              <w:r>
                <w:t>2 (1,8–2,3)</w:t>
              </w:r>
            </w:ins>
          </w:p>
          <w:p w14:paraId="6855E57E" w14:textId="65F55F36" w:rsidR="006C2F5A" w:rsidRPr="00552373" w:rsidRDefault="006C2F5A" w:rsidP="00EB263C">
            <w:pPr>
              <w:pStyle w:val="Textotabela"/>
              <w:tabs>
                <w:tab w:val="decimal" w:pos="365"/>
              </w:tabs>
            </w:pPr>
            <w:del w:id="1646" w:author="GSPLM" w:date="2025-01-20T19:14:00Z" w16du:dateUtc="2025-01-20T22:14:00Z">
              <w:r w:rsidRPr="00552373" w:rsidDel="006C2F5A">
                <w:delText>2 (1.8–2.3)</w:delText>
              </w:r>
            </w:del>
          </w:p>
        </w:tc>
        <w:tc>
          <w:tcPr>
            <w:tcW w:w="2126" w:type="dxa"/>
            <w:noWrap/>
            <w:hideMark/>
            <w:tcPrChange w:id="1647" w:author="GSPLM" w:date="2025-01-20T19:14:00Z" w16du:dateUtc="2025-01-20T22:14:00Z">
              <w:tcPr>
                <w:tcW w:w="2126" w:type="dxa"/>
                <w:noWrap/>
                <w:hideMark/>
              </w:tcPr>
            </w:tcPrChange>
          </w:tcPr>
          <w:p w14:paraId="533F6518" w14:textId="77777777" w:rsidR="006C2F5A" w:rsidRDefault="006C2F5A" w:rsidP="00EB263C">
            <w:pPr>
              <w:pStyle w:val="Textotabela"/>
              <w:tabs>
                <w:tab w:val="decimal" w:pos="456"/>
              </w:tabs>
              <w:rPr>
                <w:ins w:id="1648" w:author="GSPLM" w:date="2025-01-20T19:14:00Z" w16du:dateUtc="2025-01-20T22:14:00Z"/>
              </w:rPr>
            </w:pPr>
            <w:ins w:id="1649" w:author="GSPLM" w:date="2025-01-20T19:14:00Z" w16du:dateUtc="2025-01-20T22:14:00Z">
              <w:r>
                <w:t>2,3 (2,2–2,4)</w:t>
              </w:r>
            </w:ins>
          </w:p>
          <w:p w14:paraId="4251F2AF" w14:textId="442825D0" w:rsidR="006C2F5A" w:rsidRPr="00552373" w:rsidRDefault="006C2F5A" w:rsidP="00EB263C">
            <w:pPr>
              <w:pStyle w:val="Textotabela"/>
              <w:tabs>
                <w:tab w:val="decimal" w:pos="456"/>
              </w:tabs>
            </w:pPr>
            <w:del w:id="1650" w:author="GSPLM" w:date="2025-01-20T19:14:00Z" w16du:dateUtc="2025-01-20T22:14:00Z">
              <w:r w:rsidRPr="00552373" w:rsidDel="006C2F5A">
                <w:delText>2.3 (2.2–2.4)</w:delText>
              </w:r>
            </w:del>
          </w:p>
        </w:tc>
        <w:tc>
          <w:tcPr>
            <w:tcW w:w="857" w:type="dxa"/>
            <w:noWrap/>
            <w:vAlign w:val="top"/>
            <w:hideMark/>
            <w:tcPrChange w:id="1651" w:author="GSPLM" w:date="2025-01-20T19:14:00Z" w16du:dateUtc="2025-01-20T22:14:00Z">
              <w:tcPr>
                <w:tcW w:w="857" w:type="dxa"/>
                <w:noWrap/>
                <w:vAlign w:val="top"/>
                <w:hideMark/>
              </w:tcPr>
            </w:tcPrChange>
          </w:tcPr>
          <w:p w14:paraId="7BF3A4C5" w14:textId="77777777" w:rsidR="006C2F5A" w:rsidRDefault="006C2F5A" w:rsidP="00EB263C">
            <w:pPr>
              <w:pStyle w:val="Textotabela"/>
              <w:tabs>
                <w:tab w:val="decimal" w:pos="266"/>
              </w:tabs>
              <w:rPr>
                <w:ins w:id="1652" w:author="GSPLM" w:date="2025-01-20T19:14:00Z" w16du:dateUtc="2025-01-20T22:14:00Z"/>
              </w:rPr>
            </w:pPr>
            <w:ins w:id="1653" w:author="GSPLM" w:date="2025-01-20T19:14:00Z" w16du:dateUtc="2025-01-20T22:14:00Z">
              <w:r>
                <w:t>0,076</w:t>
              </w:r>
            </w:ins>
          </w:p>
          <w:p w14:paraId="65B43695" w14:textId="65620200" w:rsidR="006C2F5A" w:rsidRPr="00552373" w:rsidRDefault="006C2F5A" w:rsidP="00EB263C">
            <w:pPr>
              <w:pStyle w:val="Textotabela"/>
              <w:tabs>
                <w:tab w:val="decimal" w:pos="266"/>
              </w:tabs>
            </w:pPr>
            <w:del w:id="1654" w:author="GSPLM" w:date="2025-01-20T19:14:00Z" w16du:dateUtc="2025-01-20T22:14:00Z">
              <w:r w:rsidRPr="00552373" w:rsidDel="006C2F5A">
                <w:delText>0.076</w:delText>
              </w:r>
            </w:del>
          </w:p>
        </w:tc>
      </w:tr>
      <w:tr w:rsidR="006C2F5A" w:rsidRPr="00552373" w14:paraId="4854C5AB" w14:textId="77777777" w:rsidTr="006C2F5A">
        <w:trPr>
          <w:trHeight w:val="282"/>
          <w:trPrChange w:id="1655" w:author="GSPLM" w:date="2025-01-20T19:14:00Z" w16du:dateUtc="2025-01-20T22:14:00Z">
            <w:trPr>
              <w:trHeight w:val="282"/>
            </w:trPr>
          </w:trPrChange>
        </w:trPr>
        <w:tc>
          <w:tcPr>
            <w:tcW w:w="3686" w:type="dxa"/>
            <w:noWrap/>
            <w:vAlign w:val="bottom"/>
            <w:hideMark/>
            <w:tcPrChange w:id="1656" w:author="GSPLM" w:date="2025-01-20T19:14:00Z" w16du:dateUtc="2025-01-20T22:14:00Z">
              <w:tcPr>
                <w:tcW w:w="3686" w:type="dxa"/>
                <w:noWrap/>
                <w:vAlign w:val="bottom"/>
                <w:hideMark/>
              </w:tcPr>
            </w:tcPrChange>
          </w:tcPr>
          <w:p w14:paraId="62F1F902" w14:textId="6356B75F" w:rsidR="006C2F5A" w:rsidRPr="00552373" w:rsidRDefault="006C2F5A" w:rsidP="00EB263C">
            <w:pPr>
              <w:pStyle w:val="Textotabela"/>
            </w:pPr>
            <w:r w:rsidRPr="00552373">
              <w:t>MME do braço esquerdo (kg)</w:t>
            </w:r>
          </w:p>
        </w:tc>
        <w:tc>
          <w:tcPr>
            <w:tcW w:w="1843" w:type="dxa"/>
            <w:noWrap/>
            <w:hideMark/>
            <w:tcPrChange w:id="1657" w:author="GSPLM" w:date="2025-01-20T19:14:00Z" w16du:dateUtc="2025-01-20T22:14:00Z">
              <w:tcPr>
                <w:tcW w:w="1843" w:type="dxa"/>
                <w:noWrap/>
                <w:hideMark/>
              </w:tcPr>
            </w:tcPrChange>
          </w:tcPr>
          <w:p w14:paraId="6502E49F" w14:textId="77777777" w:rsidR="006C2F5A" w:rsidRDefault="006C2F5A" w:rsidP="00EB263C">
            <w:pPr>
              <w:pStyle w:val="Textotabela"/>
              <w:tabs>
                <w:tab w:val="decimal" w:pos="365"/>
              </w:tabs>
              <w:rPr>
                <w:ins w:id="1658" w:author="GSPLM" w:date="2025-01-20T19:14:00Z" w16du:dateUtc="2025-01-20T22:14:00Z"/>
              </w:rPr>
            </w:pPr>
            <w:ins w:id="1659" w:author="GSPLM" w:date="2025-01-20T19:14:00Z" w16du:dateUtc="2025-01-20T22:14:00Z">
              <w:r>
                <w:t>2 (1,8–2,2)</w:t>
              </w:r>
            </w:ins>
          </w:p>
          <w:p w14:paraId="77EAC00D" w14:textId="56CBD6F9" w:rsidR="006C2F5A" w:rsidRPr="00552373" w:rsidRDefault="006C2F5A" w:rsidP="00EB263C">
            <w:pPr>
              <w:pStyle w:val="Textotabela"/>
              <w:tabs>
                <w:tab w:val="decimal" w:pos="365"/>
              </w:tabs>
            </w:pPr>
            <w:del w:id="1660" w:author="GSPLM" w:date="2025-01-20T19:14:00Z" w16du:dateUtc="2025-01-20T22:14:00Z">
              <w:r w:rsidRPr="00552373" w:rsidDel="006C2F5A">
                <w:delText>2 (1.8–2.2)</w:delText>
              </w:r>
            </w:del>
          </w:p>
        </w:tc>
        <w:tc>
          <w:tcPr>
            <w:tcW w:w="2126" w:type="dxa"/>
            <w:noWrap/>
            <w:hideMark/>
            <w:tcPrChange w:id="1661" w:author="GSPLM" w:date="2025-01-20T19:14:00Z" w16du:dateUtc="2025-01-20T22:14:00Z">
              <w:tcPr>
                <w:tcW w:w="2126" w:type="dxa"/>
                <w:noWrap/>
                <w:hideMark/>
              </w:tcPr>
            </w:tcPrChange>
          </w:tcPr>
          <w:p w14:paraId="79BFCB25" w14:textId="77777777" w:rsidR="006C2F5A" w:rsidRDefault="006C2F5A" w:rsidP="00EB263C">
            <w:pPr>
              <w:pStyle w:val="Textotabela"/>
              <w:tabs>
                <w:tab w:val="decimal" w:pos="456"/>
              </w:tabs>
              <w:rPr>
                <w:ins w:id="1662" w:author="GSPLM" w:date="2025-01-20T19:14:00Z" w16du:dateUtc="2025-01-20T22:14:00Z"/>
              </w:rPr>
            </w:pPr>
            <w:ins w:id="1663" w:author="GSPLM" w:date="2025-01-20T19:14:00Z" w16du:dateUtc="2025-01-20T22:14:00Z">
              <w:r>
                <w:t>2,3 (2,2–2,4)</w:t>
              </w:r>
            </w:ins>
          </w:p>
          <w:p w14:paraId="03D6BC5F" w14:textId="7BD6C7E6" w:rsidR="006C2F5A" w:rsidRPr="00552373" w:rsidRDefault="006C2F5A" w:rsidP="00EB263C">
            <w:pPr>
              <w:pStyle w:val="Textotabela"/>
              <w:tabs>
                <w:tab w:val="decimal" w:pos="456"/>
              </w:tabs>
            </w:pPr>
            <w:del w:id="1664" w:author="GSPLM" w:date="2025-01-20T19:14:00Z" w16du:dateUtc="2025-01-20T22:14:00Z">
              <w:r w:rsidRPr="00552373" w:rsidDel="006C2F5A">
                <w:delText>2.3 (2.2–2.4)</w:delText>
              </w:r>
            </w:del>
          </w:p>
        </w:tc>
        <w:tc>
          <w:tcPr>
            <w:tcW w:w="857" w:type="dxa"/>
            <w:noWrap/>
            <w:vAlign w:val="top"/>
            <w:hideMark/>
            <w:tcPrChange w:id="1665" w:author="GSPLM" w:date="2025-01-20T19:14:00Z" w16du:dateUtc="2025-01-20T22:14:00Z">
              <w:tcPr>
                <w:tcW w:w="857" w:type="dxa"/>
                <w:noWrap/>
                <w:vAlign w:val="top"/>
                <w:hideMark/>
              </w:tcPr>
            </w:tcPrChange>
          </w:tcPr>
          <w:p w14:paraId="04A5F9DD" w14:textId="77777777" w:rsidR="006C2F5A" w:rsidRDefault="006C2F5A" w:rsidP="00EB263C">
            <w:pPr>
              <w:pStyle w:val="Textotabela"/>
              <w:tabs>
                <w:tab w:val="decimal" w:pos="266"/>
              </w:tabs>
              <w:rPr>
                <w:ins w:id="1666" w:author="GSPLM" w:date="2025-01-20T19:14:00Z" w16du:dateUtc="2025-01-20T22:14:00Z"/>
              </w:rPr>
            </w:pPr>
            <w:ins w:id="1667" w:author="GSPLM" w:date="2025-01-20T19:14:00Z" w16du:dateUtc="2025-01-20T22:14:00Z">
              <w:r>
                <w:t>0,032*</w:t>
              </w:r>
            </w:ins>
          </w:p>
          <w:p w14:paraId="41FE000D" w14:textId="57BCE4E5" w:rsidR="006C2F5A" w:rsidRPr="00552373" w:rsidRDefault="006C2F5A" w:rsidP="00EB263C">
            <w:pPr>
              <w:pStyle w:val="Textotabela"/>
              <w:tabs>
                <w:tab w:val="decimal" w:pos="266"/>
              </w:tabs>
            </w:pPr>
            <w:del w:id="1668" w:author="GSPLM" w:date="2025-01-20T19:14:00Z" w16du:dateUtc="2025-01-20T22:14:00Z">
              <w:r w:rsidRPr="00552373" w:rsidDel="006C2F5A">
                <w:delText>0.032*</w:delText>
              </w:r>
            </w:del>
          </w:p>
        </w:tc>
      </w:tr>
      <w:tr w:rsidR="006C2F5A" w:rsidRPr="00552373" w14:paraId="70F7444C" w14:textId="77777777" w:rsidTr="006C2F5A">
        <w:trPr>
          <w:trHeight w:val="282"/>
          <w:trPrChange w:id="1669" w:author="GSPLM" w:date="2025-01-20T19:14:00Z" w16du:dateUtc="2025-01-20T22:14:00Z">
            <w:trPr>
              <w:trHeight w:val="282"/>
            </w:trPr>
          </w:trPrChange>
        </w:trPr>
        <w:tc>
          <w:tcPr>
            <w:tcW w:w="3686" w:type="dxa"/>
            <w:noWrap/>
            <w:vAlign w:val="bottom"/>
            <w:hideMark/>
            <w:tcPrChange w:id="1670" w:author="GSPLM" w:date="2025-01-20T19:14:00Z" w16du:dateUtc="2025-01-20T22:14:00Z">
              <w:tcPr>
                <w:tcW w:w="3686" w:type="dxa"/>
                <w:noWrap/>
                <w:vAlign w:val="bottom"/>
                <w:hideMark/>
              </w:tcPr>
            </w:tcPrChange>
          </w:tcPr>
          <w:p w14:paraId="77300DE1" w14:textId="0ACCC8AD" w:rsidR="006C2F5A" w:rsidRPr="00552373" w:rsidRDefault="006C2F5A" w:rsidP="00EB263C">
            <w:pPr>
              <w:pStyle w:val="Textotabela"/>
            </w:pPr>
            <w:r w:rsidRPr="00552373">
              <w:lastRenderedPageBreak/>
              <w:t>MME da perna direita (kg)</w:t>
            </w:r>
          </w:p>
        </w:tc>
        <w:tc>
          <w:tcPr>
            <w:tcW w:w="1843" w:type="dxa"/>
            <w:noWrap/>
            <w:hideMark/>
            <w:tcPrChange w:id="1671" w:author="GSPLM" w:date="2025-01-20T19:14:00Z" w16du:dateUtc="2025-01-20T22:14:00Z">
              <w:tcPr>
                <w:tcW w:w="1843" w:type="dxa"/>
                <w:noWrap/>
                <w:hideMark/>
              </w:tcPr>
            </w:tcPrChange>
          </w:tcPr>
          <w:p w14:paraId="4CAFD8C4" w14:textId="77777777" w:rsidR="006C2F5A" w:rsidRDefault="006C2F5A" w:rsidP="00EB263C">
            <w:pPr>
              <w:pStyle w:val="Textotabela"/>
              <w:tabs>
                <w:tab w:val="decimal" w:pos="365"/>
              </w:tabs>
              <w:rPr>
                <w:ins w:id="1672" w:author="GSPLM" w:date="2025-01-20T19:14:00Z" w16du:dateUtc="2025-01-20T22:14:00Z"/>
              </w:rPr>
            </w:pPr>
            <w:ins w:id="1673" w:author="GSPLM" w:date="2025-01-20T19:14:00Z" w16du:dateUtc="2025-01-20T22:14:00Z">
              <w:r>
                <w:t>6,8 (6,5–7,2)</w:t>
              </w:r>
            </w:ins>
          </w:p>
          <w:p w14:paraId="09916C00" w14:textId="3F7027B3" w:rsidR="006C2F5A" w:rsidRPr="00552373" w:rsidRDefault="006C2F5A" w:rsidP="00EB263C">
            <w:pPr>
              <w:pStyle w:val="Textotabela"/>
              <w:tabs>
                <w:tab w:val="decimal" w:pos="365"/>
              </w:tabs>
            </w:pPr>
            <w:del w:id="1674" w:author="GSPLM" w:date="2025-01-20T19:14:00Z" w16du:dateUtc="2025-01-20T22:14:00Z">
              <w:r w:rsidRPr="00552373" w:rsidDel="006C2F5A">
                <w:delText>6.8 (6.5–7.2)</w:delText>
              </w:r>
            </w:del>
          </w:p>
        </w:tc>
        <w:tc>
          <w:tcPr>
            <w:tcW w:w="2126" w:type="dxa"/>
            <w:noWrap/>
            <w:hideMark/>
            <w:tcPrChange w:id="1675" w:author="GSPLM" w:date="2025-01-20T19:14:00Z" w16du:dateUtc="2025-01-20T22:14:00Z">
              <w:tcPr>
                <w:tcW w:w="2126" w:type="dxa"/>
                <w:noWrap/>
                <w:hideMark/>
              </w:tcPr>
            </w:tcPrChange>
          </w:tcPr>
          <w:p w14:paraId="31CFA55F" w14:textId="77777777" w:rsidR="006C2F5A" w:rsidRDefault="006C2F5A" w:rsidP="00EB263C">
            <w:pPr>
              <w:pStyle w:val="Textotabela"/>
              <w:tabs>
                <w:tab w:val="decimal" w:pos="456"/>
              </w:tabs>
              <w:rPr>
                <w:ins w:id="1676" w:author="GSPLM" w:date="2025-01-20T19:14:00Z" w16du:dateUtc="2025-01-20T22:14:00Z"/>
              </w:rPr>
            </w:pPr>
            <w:ins w:id="1677" w:author="GSPLM" w:date="2025-01-20T19:14:00Z" w16du:dateUtc="2025-01-20T22:14:00Z">
              <w:r>
                <w:t>7,8 (7,2–8,5)</w:t>
              </w:r>
            </w:ins>
          </w:p>
          <w:p w14:paraId="2AE8E7D6" w14:textId="6E32E6DD" w:rsidR="006C2F5A" w:rsidRPr="00552373" w:rsidRDefault="006C2F5A" w:rsidP="00EB263C">
            <w:pPr>
              <w:pStyle w:val="Textotabela"/>
              <w:tabs>
                <w:tab w:val="decimal" w:pos="456"/>
              </w:tabs>
            </w:pPr>
            <w:del w:id="1678" w:author="GSPLM" w:date="2025-01-20T19:14:00Z" w16du:dateUtc="2025-01-20T22:14:00Z">
              <w:r w:rsidRPr="00552373" w:rsidDel="006C2F5A">
                <w:delText>7.8 (7.2–8.5)</w:delText>
              </w:r>
            </w:del>
          </w:p>
        </w:tc>
        <w:tc>
          <w:tcPr>
            <w:tcW w:w="857" w:type="dxa"/>
            <w:noWrap/>
            <w:vAlign w:val="top"/>
            <w:hideMark/>
            <w:tcPrChange w:id="1679" w:author="GSPLM" w:date="2025-01-20T19:14:00Z" w16du:dateUtc="2025-01-20T22:14:00Z">
              <w:tcPr>
                <w:tcW w:w="857" w:type="dxa"/>
                <w:noWrap/>
                <w:vAlign w:val="top"/>
                <w:hideMark/>
              </w:tcPr>
            </w:tcPrChange>
          </w:tcPr>
          <w:p w14:paraId="5BB27EC7" w14:textId="77777777" w:rsidR="006C2F5A" w:rsidRDefault="006C2F5A" w:rsidP="00EB263C">
            <w:pPr>
              <w:pStyle w:val="Textotabela"/>
              <w:tabs>
                <w:tab w:val="decimal" w:pos="266"/>
              </w:tabs>
              <w:rPr>
                <w:ins w:id="1680" w:author="GSPLM" w:date="2025-01-20T19:14:00Z" w16du:dateUtc="2025-01-20T22:14:00Z"/>
              </w:rPr>
            </w:pPr>
            <w:ins w:id="1681" w:author="GSPLM" w:date="2025-01-20T19:14:00Z" w16du:dateUtc="2025-01-20T22:14:00Z">
              <w:r>
                <w:t>0,073</w:t>
              </w:r>
            </w:ins>
          </w:p>
          <w:p w14:paraId="1D7D74D1" w14:textId="7A5CF867" w:rsidR="006C2F5A" w:rsidRPr="00552373" w:rsidRDefault="006C2F5A" w:rsidP="00EB263C">
            <w:pPr>
              <w:pStyle w:val="Textotabela"/>
              <w:tabs>
                <w:tab w:val="decimal" w:pos="266"/>
              </w:tabs>
            </w:pPr>
            <w:del w:id="1682" w:author="GSPLM" w:date="2025-01-20T19:14:00Z" w16du:dateUtc="2025-01-20T22:14:00Z">
              <w:r w:rsidRPr="00552373" w:rsidDel="006C2F5A">
                <w:delText>0.073</w:delText>
              </w:r>
            </w:del>
          </w:p>
        </w:tc>
      </w:tr>
      <w:tr w:rsidR="006C2F5A" w:rsidRPr="00552373" w14:paraId="3CD71220" w14:textId="77777777" w:rsidTr="006C2F5A">
        <w:trPr>
          <w:trHeight w:val="282"/>
          <w:trPrChange w:id="1683" w:author="GSPLM" w:date="2025-01-20T19:14:00Z" w16du:dateUtc="2025-01-20T22:14:00Z">
            <w:trPr>
              <w:trHeight w:val="282"/>
            </w:trPr>
          </w:trPrChange>
        </w:trPr>
        <w:tc>
          <w:tcPr>
            <w:tcW w:w="3686" w:type="dxa"/>
            <w:noWrap/>
            <w:vAlign w:val="bottom"/>
            <w:hideMark/>
            <w:tcPrChange w:id="1684" w:author="GSPLM" w:date="2025-01-20T19:14:00Z" w16du:dateUtc="2025-01-20T22:14:00Z">
              <w:tcPr>
                <w:tcW w:w="3686" w:type="dxa"/>
                <w:noWrap/>
                <w:vAlign w:val="bottom"/>
                <w:hideMark/>
              </w:tcPr>
            </w:tcPrChange>
          </w:tcPr>
          <w:p w14:paraId="590417A9" w14:textId="15A031D8" w:rsidR="006C2F5A" w:rsidRPr="00552373" w:rsidRDefault="006C2F5A" w:rsidP="00EB263C">
            <w:pPr>
              <w:pStyle w:val="Textotabela"/>
            </w:pPr>
            <w:r w:rsidRPr="00552373">
              <w:t>MME da perna esquerda (kg)</w:t>
            </w:r>
          </w:p>
        </w:tc>
        <w:tc>
          <w:tcPr>
            <w:tcW w:w="1843" w:type="dxa"/>
            <w:noWrap/>
            <w:hideMark/>
            <w:tcPrChange w:id="1685" w:author="GSPLM" w:date="2025-01-20T19:14:00Z" w16du:dateUtc="2025-01-20T22:14:00Z">
              <w:tcPr>
                <w:tcW w:w="1843" w:type="dxa"/>
                <w:noWrap/>
                <w:hideMark/>
              </w:tcPr>
            </w:tcPrChange>
          </w:tcPr>
          <w:p w14:paraId="3FC48BAC" w14:textId="77777777" w:rsidR="006C2F5A" w:rsidRDefault="006C2F5A" w:rsidP="00EB263C">
            <w:pPr>
              <w:pStyle w:val="Textotabela"/>
              <w:tabs>
                <w:tab w:val="decimal" w:pos="365"/>
              </w:tabs>
              <w:rPr>
                <w:ins w:id="1686" w:author="GSPLM" w:date="2025-01-20T19:14:00Z" w16du:dateUtc="2025-01-20T22:14:00Z"/>
              </w:rPr>
            </w:pPr>
            <w:ins w:id="1687" w:author="GSPLM" w:date="2025-01-20T19:14:00Z" w16du:dateUtc="2025-01-20T22:14:00Z">
              <w:r>
                <w:t>7 (6,6–7,4)</w:t>
              </w:r>
            </w:ins>
          </w:p>
          <w:p w14:paraId="0D0C9892" w14:textId="19507C7D" w:rsidR="006C2F5A" w:rsidRPr="00552373" w:rsidRDefault="006C2F5A" w:rsidP="00EB263C">
            <w:pPr>
              <w:pStyle w:val="Textotabela"/>
              <w:tabs>
                <w:tab w:val="decimal" w:pos="365"/>
              </w:tabs>
            </w:pPr>
            <w:del w:id="1688" w:author="GSPLM" w:date="2025-01-20T19:14:00Z" w16du:dateUtc="2025-01-20T22:14:00Z">
              <w:r w:rsidRPr="00552373" w:rsidDel="006C2F5A">
                <w:delText>7 (6.6–7.4)</w:delText>
              </w:r>
            </w:del>
          </w:p>
        </w:tc>
        <w:tc>
          <w:tcPr>
            <w:tcW w:w="2126" w:type="dxa"/>
            <w:noWrap/>
            <w:hideMark/>
            <w:tcPrChange w:id="1689" w:author="GSPLM" w:date="2025-01-20T19:14:00Z" w16du:dateUtc="2025-01-20T22:14:00Z">
              <w:tcPr>
                <w:tcW w:w="2126" w:type="dxa"/>
                <w:noWrap/>
                <w:hideMark/>
              </w:tcPr>
            </w:tcPrChange>
          </w:tcPr>
          <w:p w14:paraId="64E42787" w14:textId="77777777" w:rsidR="006C2F5A" w:rsidRDefault="006C2F5A" w:rsidP="00EB263C">
            <w:pPr>
              <w:pStyle w:val="Textotabela"/>
              <w:tabs>
                <w:tab w:val="decimal" w:pos="456"/>
              </w:tabs>
              <w:rPr>
                <w:ins w:id="1690" w:author="GSPLM" w:date="2025-01-20T19:14:00Z" w16du:dateUtc="2025-01-20T22:14:00Z"/>
              </w:rPr>
            </w:pPr>
            <w:ins w:id="1691" w:author="GSPLM" w:date="2025-01-20T19:14:00Z" w16du:dateUtc="2025-01-20T22:14:00Z">
              <w:r>
                <w:t>7,9 (7,4–8,4)</w:t>
              </w:r>
            </w:ins>
          </w:p>
          <w:p w14:paraId="3745DB47" w14:textId="11CC479E" w:rsidR="006C2F5A" w:rsidRPr="00552373" w:rsidRDefault="006C2F5A" w:rsidP="00EB263C">
            <w:pPr>
              <w:pStyle w:val="Textotabela"/>
              <w:tabs>
                <w:tab w:val="decimal" w:pos="456"/>
              </w:tabs>
            </w:pPr>
            <w:del w:id="1692" w:author="GSPLM" w:date="2025-01-20T19:14:00Z" w16du:dateUtc="2025-01-20T22:14:00Z">
              <w:r w:rsidRPr="00552373" w:rsidDel="006C2F5A">
                <w:delText>7.9 (7.4–8.4)</w:delText>
              </w:r>
            </w:del>
          </w:p>
        </w:tc>
        <w:tc>
          <w:tcPr>
            <w:tcW w:w="857" w:type="dxa"/>
            <w:noWrap/>
            <w:vAlign w:val="top"/>
            <w:hideMark/>
            <w:tcPrChange w:id="1693" w:author="GSPLM" w:date="2025-01-20T19:14:00Z" w16du:dateUtc="2025-01-20T22:14:00Z">
              <w:tcPr>
                <w:tcW w:w="857" w:type="dxa"/>
                <w:noWrap/>
                <w:vAlign w:val="top"/>
                <w:hideMark/>
              </w:tcPr>
            </w:tcPrChange>
          </w:tcPr>
          <w:p w14:paraId="7B3EEB36" w14:textId="77777777" w:rsidR="006C2F5A" w:rsidRDefault="006C2F5A" w:rsidP="00EB263C">
            <w:pPr>
              <w:pStyle w:val="Textotabela"/>
              <w:tabs>
                <w:tab w:val="decimal" w:pos="266"/>
              </w:tabs>
              <w:rPr>
                <w:ins w:id="1694" w:author="GSPLM" w:date="2025-01-20T19:14:00Z" w16du:dateUtc="2025-01-20T22:14:00Z"/>
              </w:rPr>
            </w:pPr>
            <w:ins w:id="1695" w:author="GSPLM" w:date="2025-01-20T19:14:00Z" w16du:dateUtc="2025-01-20T22:14:00Z">
              <w:r>
                <w:t>0,036*</w:t>
              </w:r>
            </w:ins>
          </w:p>
          <w:p w14:paraId="4A4B10FA" w14:textId="218B6218" w:rsidR="006C2F5A" w:rsidRPr="00552373" w:rsidRDefault="006C2F5A" w:rsidP="00EB263C">
            <w:pPr>
              <w:pStyle w:val="Textotabela"/>
              <w:tabs>
                <w:tab w:val="decimal" w:pos="266"/>
              </w:tabs>
            </w:pPr>
            <w:del w:id="1696" w:author="GSPLM" w:date="2025-01-20T19:14:00Z" w16du:dateUtc="2025-01-20T22:14:00Z">
              <w:r w:rsidRPr="00552373" w:rsidDel="006C2F5A">
                <w:delText>0.036*</w:delText>
              </w:r>
            </w:del>
          </w:p>
        </w:tc>
      </w:tr>
      <w:tr w:rsidR="006C2F5A" w:rsidRPr="00552373" w14:paraId="4574CAA8" w14:textId="77777777" w:rsidTr="006C2F5A">
        <w:trPr>
          <w:trHeight w:val="282"/>
          <w:trPrChange w:id="1697" w:author="GSPLM" w:date="2025-01-20T19:14:00Z" w16du:dateUtc="2025-01-20T22:14:00Z">
            <w:trPr>
              <w:trHeight w:val="282"/>
            </w:trPr>
          </w:trPrChange>
        </w:trPr>
        <w:tc>
          <w:tcPr>
            <w:tcW w:w="3686" w:type="dxa"/>
            <w:noWrap/>
            <w:vAlign w:val="bottom"/>
            <w:hideMark/>
            <w:tcPrChange w:id="1698" w:author="GSPLM" w:date="2025-01-20T19:14:00Z" w16du:dateUtc="2025-01-20T22:14:00Z">
              <w:tcPr>
                <w:tcW w:w="3686" w:type="dxa"/>
                <w:noWrap/>
                <w:vAlign w:val="bottom"/>
                <w:hideMark/>
              </w:tcPr>
            </w:tcPrChange>
          </w:tcPr>
          <w:p w14:paraId="21DF1E28" w14:textId="7CC410A5" w:rsidR="006C2F5A" w:rsidRPr="00552373" w:rsidRDefault="006C2F5A" w:rsidP="00EB263C">
            <w:pPr>
              <w:pStyle w:val="Textotabela"/>
            </w:pPr>
            <w:r w:rsidRPr="00552373">
              <w:t>Água corporal total (L)</w:t>
            </w:r>
          </w:p>
        </w:tc>
        <w:tc>
          <w:tcPr>
            <w:tcW w:w="1843" w:type="dxa"/>
            <w:noWrap/>
            <w:hideMark/>
            <w:tcPrChange w:id="1699" w:author="GSPLM" w:date="2025-01-20T19:14:00Z" w16du:dateUtc="2025-01-20T22:14:00Z">
              <w:tcPr>
                <w:tcW w:w="1843" w:type="dxa"/>
                <w:noWrap/>
                <w:hideMark/>
              </w:tcPr>
            </w:tcPrChange>
          </w:tcPr>
          <w:p w14:paraId="5270A808" w14:textId="77777777" w:rsidR="006C2F5A" w:rsidRDefault="006C2F5A" w:rsidP="00EB263C">
            <w:pPr>
              <w:pStyle w:val="Textotabela"/>
              <w:tabs>
                <w:tab w:val="decimal" w:pos="365"/>
              </w:tabs>
              <w:rPr>
                <w:ins w:id="1700" w:author="GSPLM" w:date="2025-01-20T19:14:00Z" w16du:dateUtc="2025-01-20T22:14:00Z"/>
              </w:rPr>
            </w:pPr>
            <w:ins w:id="1701" w:author="GSPLM" w:date="2025-01-20T19:14:00Z" w16du:dateUtc="2025-01-20T22:14:00Z">
              <w:r>
                <w:t>47,6 (43,5–51,7)</w:t>
              </w:r>
            </w:ins>
          </w:p>
          <w:p w14:paraId="0794B7C8" w14:textId="1FE5EAE2" w:rsidR="006C2F5A" w:rsidRPr="00552373" w:rsidRDefault="006C2F5A" w:rsidP="00EB263C">
            <w:pPr>
              <w:pStyle w:val="Textotabela"/>
              <w:tabs>
                <w:tab w:val="decimal" w:pos="365"/>
              </w:tabs>
            </w:pPr>
            <w:del w:id="1702" w:author="GSPLM" w:date="2025-01-20T19:14:00Z" w16du:dateUtc="2025-01-20T22:14:00Z">
              <w:r w:rsidRPr="00552373" w:rsidDel="006C2F5A">
                <w:delText>47.6 (43.5–51.7)</w:delText>
              </w:r>
            </w:del>
          </w:p>
        </w:tc>
        <w:tc>
          <w:tcPr>
            <w:tcW w:w="2126" w:type="dxa"/>
            <w:noWrap/>
            <w:hideMark/>
            <w:tcPrChange w:id="1703" w:author="GSPLM" w:date="2025-01-20T19:14:00Z" w16du:dateUtc="2025-01-20T22:14:00Z">
              <w:tcPr>
                <w:tcW w:w="2126" w:type="dxa"/>
                <w:noWrap/>
                <w:hideMark/>
              </w:tcPr>
            </w:tcPrChange>
          </w:tcPr>
          <w:p w14:paraId="7D0944D8" w14:textId="77777777" w:rsidR="006C2F5A" w:rsidRDefault="006C2F5A" w:rsidP="00EB263C">
            <w:pPr>
              <w:pStyle w:val="Textotabela"/>
              <w:tabs>
                <w:tab w:val="decimal" w:pos="456"/>
              </w:tabs>
              <w:rPr>
                <w:ins w:id="1704" w:author="GSPLM" w:date="2025-01-20T19:14:00Z" w16du:dateUtc="2025-01-20T22:14:00Z"/>
              </w:rPr>
            </w:pPr>
            <w:ins w:id="1705" w:author="GSPLM" w:date="2025-01-20T19:14:00Z" w16du:dateUtc="2025-01-20T22:14:00Z">
              <w:r>
                <w:t>54,8 (51,9–57,7)</w:t>
              </w:r>
            </w:ins>
          </w:p>
          <w:p w14:paraId="6F5B1F90" w14:textId="45AF9C3A" w:rsidR="006C2F5A" w:rsidRPr="00552373" w:rsidRDefault="006C2F5A" w:rsidP="00EB263C">
            <w:pPr>
              <w:pStyle w:val="Textotabela"/>
              <w:tabs>
                <w:tab w:val="decimal" w:pos="456"/>
              </w:tabs>
            </w:pPr>
            <w:del w:id="1706" w:author="GSPLM" w:date="2025-01-20T19:14:00Z" w16du:dateUtc="2025-01-20T22:14:00Z">
              <w:r w:rsidRPr="00552373" w:rsidDel="006C2F5A">
                <w:delText>54.8 (51.9–57.7)</w:delText>
              </w:r>
            </w:del>
          </w:p>
        </w:tc>
        <w:tc>
          <w:tcPr>
            <w:tcW w:w="857" w:type="dxa"/>
            <w:noWrap/>
            <w:vAlign w:val="top"/>
            <w:hideMark/>
            <w:tcPrChange w:id="1707" w:author="GSPLM" w:date="2025-01-20T19:14:00Z" w16du:dateUtc="2025-01-20T22:14:00Z">
              <w:tcPr>
                <w:tcW w:w="857" w:type="dxa"/>
                <w:noWrap/>
                <w:vAlign w:val="top"/>
                <w:hideMark/>
              </w:tcPr>
            </w:tcPrChange>
          </w:tcPr>
          <w:p w14:paraId="0DBE9BDE" w14:textId="77777777" w:rsidR="006C2F5A" w:rsidRDefault="006C2F5A" w:rsidP="00EB263C">
            <w:pPr>
              <w:pStyle w:val="Textotabela"/>
              <w:tabs>
                <w:tab w:val="decimal" w:pos="266"/>
              </w:tabs>
              <w:rPr>
                <w:ins w:id="1708" w:author="GSPLM" w:date="2025-01-20T19:14:00Z" w16du:dateUtc="2025-01-20T22:14:00Z"/>
              </w:rPr>
            </w:pPr>
            <w:ins w:id="1709" w:author="GSPLM" w:date="2025-01-20T19:14:00Z" w16du:dateUtc="2025-01-20T22:14:00Z">
              <w:r>
                <w:t>0,025*</w:t>
              </w:r>
            </w:ins>
          </w:p>
          <w:p w14:paraId="6AE099AF" w14:textId="739A9E7A" w:rsidR="006C2F5A" w:rsidRPr="00552373" w:rsidRDefault="006C2F5A" w:rsidP="00EB263C">
            <w:pPr>
              <w:pStyle w:val="Textotabela"/>
              <w:tabs>
                <w:tab w:val="decimal" w:pos="266"/>
              </w:tabs>
            </w:pPr>
            <w:del w:id="1710" w:author="GSPLM" w:date="2025-01-20T19:14:00Z" w16du:dateUtc="2025-01-20T22:14:00Z">
              <w:r w:rsidRPr="00552373" w:rsidDel="006C2F5A">
                <w:delText>0.025*</w:delText>
              </w:r>
            </w:del>
          </w:p>
        </w:tc>
      </w:tr>
      <w:tr w:rsidR="006C2F5A" w:rsidRPr="00552373" w14:paraId="6C2AA12F" w14:textId="77777777" w:rsidTr="006C2F5A">
        <w:trPr>
          <w:cnfStyle w:val="010000000000" w:firstRow="0" w:lastRow="1" w:firstColumn="0" w:lastColumn="0" w:oddVBand="0" w:evenVBand="0" w:oddHBand="0" w:evenHBand="0" w:firstRowFirstColumn="0" w:firstRowLastColumn="0" w:lastRowFirstColumn="0" w:lastRowLastColumn="0"/>
          <w:trHeight w:val="302"/>
          <w:trPrChange w:id="1711" w:author="GSPLM" w:date="2025-01-20T19:14:00Z" w16du:dateUtc="2025-01-20T22:14:00Z">
            <w:trPr>
              <w:trHeight w:val="302"/>
            </w:trPr>
          </w:trPrChange>
        </w:trPr>
        <w:tc>
          <w:tcPr>
            <w:tcW w:w="3686" w:type="dxa"/>
            <w:noWrap/>
            <w:vAlign w:val="bottom"/>
            <w:hideMark/>
            <w:tcPrChange w:id="1712" w:author="GSPLM" w:date="2025-01-20T19:14:00Z" w16du:dateUtc="2025-01-20T22:14:00Z">
              <w:tcPr>
                <w:tcW w:w="3686" w:type="dxa"/>
                <w:noWrap/>
                <w:vAlign w:val="bottom"/>
                <w:hideMark/>
              </w:tcPr>
            </w:tcPrChange>
          </w:tcPr>
          <w:p w14:paraId="2C8F6114" w14:textId="3900A9B9" w:rsidR="006C2F5A" w:rsidRPr="00552373" w:rsidRDefault="006C2F5A" w:rsidP="00EB263C">
            <w:pPr>
              <w:pStyle w:val="Textotabela"/>
              <w:cnfStyle w:val="010000000000" w:firstRow="0" w:lastRow="1" w:firstColumn="0" w:lastColumn="0" w:oddVBand="0" w:evenVBand="0" w:oddHBand="0" w:evenHBand="0" w:firstRowFirstColumn="0" w:firstRowLastColumn="0" w:lastRowFirstColumn="0" w:lastRowLastColumn="0"/>
            </w:pPr>
            <w:r w:rsidRPr="00552373">
              <w:t>Água extracelular (L)</w:t>
            </w:r>
          </w:p>
        </w:tc>
        <w:tc>
          <w:tcPr>
            <w:tcW w:w="1843" w:type="dxa"/>
            <w:noWrap/>
            <w:hideMark/>
            <w:tcPrChange w:id="1713" w:author="GSPLM" w:date="2025-01-20T19:14:00Z" w16du:dateUtc="2025-01-20T22:14:00Z">
              <w:tcPr>
                <w:tcW w:w="1843" w:type="dxa"/>
                <w:noWrap/>
                <w:hideMark/>
              </w:tcPr>
            </w:tcPrChange>
          </w:tcPr>
          <w:p w14:paraId="7E7751BA" w14:textId="77777777" w:rsidR="006C2F5A" w:rsidRDefault="006C2F5A" w:rsidP="00EB263C">
            <w:pPr>
              <w:pStyle w:val="Textotabela"/>
              <w:tabs>
                <w:tab w:val="decimal" w:pos="365"/>
              </w:tabs>
              <w:cnfStyle w:val="010000000000" w:firstRow="0" w:lastRow="1" w:firstColumn="0" w:lastColumn="0" w:oddVBand="0" w:evenVBand="0" w:oddHBand="0" w:evenHBand="0" w:firstRowFirstColumn="0" w:firstRowLastColumn="0" w:lastRowFirstColumn="0" w:lastRowLastColumn="0"/>
              <w:rPr>
                <w:ins w:id="1714" w:author="GSPLM" w:date="2025-01-20T19:14:00Z" w16du:dateUtc="2025-01-20T22:14:00Z"/>
              </w:rPr>
            </w:pPr>
            <w:ins w:id="1715" w:author="GSPLM" w:date="2025-01-20T19:14:00Z" w16du:dateUtc="2025-01-20T22:14:00Z">
              <w:r>
                <w:t>19,6 (17,9–21,3)</w:t>
              </w:r>
            </w:ins>
          </w:p>
          <w:p w14:paraId="138C1223" w14:textId="78E1834E" w:rsidR="006C2F5A" w:rsidRPr="00552373" w:rsidRDefault="006C2F5A" w:rsidP="00EB263C">
            <w:pPr>
              <w:pStyle w:val="Textotabela"/>
              <w:tabs>
                <w:tab w:val="decimal" w:pos="365"/>
              </w:tabs>
              <w:cnfStyle w:val="010000000000" w:firstRow="0" w:lastRow="1" w:firstColumn="0" w:lastColumn="0" w:oddVBand="0" w:evenVBand="0" w:oddHBand="0" w:evenHBand="0" w:firstRowFirstColumn="0" w:firstRowLastColumn="0" w:lastRowFirstColumn="0" w:lastRowLastColumn="0"/>
            </w:pPr>
            <w:del w:id="1716" w:author="GSPLM" w:date="2025-01-20T19:14:00Z" w16du:dateUtc="2025-01-20T22:14:00Z">
              <w:r w:rsidRPr="00552373" w:rsidDel="006C2F5A">
                <w:delText>19.6 (17.9–21.3)</w:delText>
              </w:r>
            </w:del>
          </w:p>
        </w:tc>
        <w:tc>
          <w:tcPr>
            <w:tcW w:w="2126" w:type="dxa"/>
            <w:noWrap/>
            <w:hideMark/>
            <w:tcPrChange w:id="1717" w:author="GSPLM" w:date="2025-01-20T19:14:00Z" w16du:dateUtc="2025-01-20T22:14:00Z">
              <w:tcPr>
                <w:tcW w:w="2126" w:type="dxa"/>
                <w:noWrap/>
                <w:hideMark/>
              </w:tcPr>
            </w:tcPrChange>
          </w:tcPr>
          <w:p w14:paraId="1BF756A3" w14:textId="77777777" w:rsidR="006C2F5A" w:rsidRDefault="006C2F5A" w:rsidP="00EB263C">
            <w:pPr>
              <w:pStyle w:val="Textotabela"/>
              <w:tabs>
                <w:tab w:val="decimal" w:pos="456"/>
              </w:tabs>
              <w:cnfStyle w:val="010000000000" w:firstRow="0" w:lastRow="1" w:firstColumn="0" w:lastColumn="0" w:oddVBand="0" w:evenVBand="0" w:oddHBand="0" w:evenHBand="0" w:firstRowFirstColumn="0" w:firstRowLastColumn="0" w:lastRowFirstColumn="0" w:lastRowLastColumn="0"/>
              <w:rPr>
                <w:ins w:id="1718" w:author="GSPLM" w:date="2025-01-20T19:15:00Z" w16du:dateUtc="2025-01-20T22:15:00Z"/>
              </w:rPr>
            </w:pPr>
            <w:ins w:id="1719" w:author="GSPLM" w:date="2025-01-20T19:15:00Z" w16du:dateUtc="2025-01-20T22:15:00Z">
              <w:r>
                <w:t>23,1 (21,7–24,4)</w:t>
              </w:r>
            </w:ins>
          </w:p>
          <w:p w14:paraId="7FA08255" w14:textId="58ADBB4D" w:rsidR="006C2F5A" w:rsidRPr="00552373" w:rsidRDefault="006C2F5A" w:rsidP="00EB263C">
            <w:pPr>
              <w:pStyle w:val="Textotabela"/>
              <w:tabs>
                <w:tab w:val="decimal" w:pos="456"/>
              </w:tabs>
              <w:cnfStyle w:val="010000000000" w:firstRow="0" w:lastRow="1" w:firstColumn="0" w:lastColumn="0" w:oddVBand="0" w:evenVBand="0" w:oddHBand="0" w:evenHBand="0" w:firstRowFirstColumn="0" w:firstRowLastColumn="0" w:lastRowFirstColumn="0" w:lastRowLastColumn="0"/>
            </w:pPr>
            <w:del w:id="1720" w:author="GSPLM" w:date="2025-01-20T19:15:00Z" w16du:dateUtc="2025-01-20T22:15:00Z">
              <w:r w:rsidRPr="00552373" w:rsidDel="006C2F5A">
                <w:delText>23.1 (21.7–24.4)</w:delText>
              </w:r>
            </w:del>
          </w:p>
        </w:tc>
        <w:tc>
          <w:tcPr>
            <w:tcW w:w="857" w:type="dxa"/>
            <w:noWrap/>
            <w:vAlign w:val="top"/>
            <w:hideMark/>
            <w:tcPrChange w:id="1721" w:author="GSPLM" w:date="2025-01-20T19:14:00Z" w16du:dateUtc="2025-01-20T22:14:00Z">
              <w:tcPr>
                <w:tcW w:w="857" w:type="dxa"/>
                <w:noWrap/>
                <w:vAlign w:val="top"/>
                <w:hideMark/>
              </w:tcPr>
            </w:tcPrChange>
          </w:tcPr>
          <w:p w14:paraId="44585401" w14:textId="77777777" w:rsidR="006C2F5A" w:rsidRDefault="006C2F5A" w:rsidP="00EB263C">
            <w:pPr>
              <w:pStyle w:val="Textotabela"/>
              <w:tabs>
                <w:tab w:val="decimal" w:pos="266"/>
              </w:tabs>
              <w:cnfStyle w:val="010000000000" w:firstRow="0" w:lastRow="1" w:firstColumn="0" w:lastColumn="0" w:oddVBand="0" w:evenVBand="0" w:oddHBand="0" w:evenHBand="0" w:firstRowFirstColumn="0" w:firstRowLastColumn="0" w:lastRowFirstColumn="0" w:lastRowLastColumn="0"/>
              <w:rPr>
                <w:ins w:id="1722" w:author="GSPLM" w:date="2025-01-20T19:15:00Z" w16du:dateUtc="2025-01-20T22:15:00Z"/>
              </w:rPr>
            </w:pPr>
            <w:ins w:id="1723" w:author="GSPLM" w:date="2025-01-20T19:15:00Z" w16du:dateUtc="2025-01-20T22:15:00Z">
              <w:r>
                <w:t>0,016*</w:t>
              </w:r>
            </w:ins>
          </w:p>
          <w:p w14:paraId="76A32761" w14:textId="345F3A9C" w:rsidR="006C2F5A" w:rsidRPr="00552373" w:rsidRDefault="006C2F5A" w:rsidP="00EB263C">
            <w:pPr>
              <w:pStyle w:val="Textotabela"/>
              <w:tabs>
                <w:tab w:val="decimal" w:pos="266"/>
              </w:tabs>
              <w:cnfStyle w:val="010000000000" w:firstRow="0" w:lastRow="1" w:firstColumn="0" w:lastColumn="0" w:oddVBand="0" w:evenVBand="0" w:oddHBand="0" w:evenHBand="0" w:firstRowFirstColumn="0" w:firstRowLastColumn="0" w:lastRowFirstColumn="0" w:lastRowLastColumn="0"/>
            </w:pPr>
            <w:del w:id="1724" w:author="GSPLM" w:date="2025-01-20T19:15:00Z" w16du:dateUtc="2025-01-20T22:15:00Z">
              <w:r w:rsidRPr="00552373" w:rsidDel="006C2F5A">
                <w:delText>0.016*</w:delText>
              </w:r>
            </w:del>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1"/>
      </w:pPr>
      <w:r w:rsidRPr="00552373">
        <w:t xml:space="preserve">Legenda. MME: massa muscular esquelética. A comparação entre os grupos foi realizada por meio do Teste T de </w:t>
      </w:r>
      <w:proofErr w:type="spellStart"/>
      <w:r w:rsidRPr="00552373">
        <w:t>Student</w:t>
      </w:r>
      <w:proofErr w:type="spellEnd"/>
      <w:r w:rsidRPr="00552373">
        <w: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751C5357" w:rsidR="00C83186" w:rsidRPr="00552373" w:rsidRDefault="00C83186" w:rsidP="00A02E9A">
      <w:pPr>
        <w:pStyle w:val="Ttulotabela"/>
      </w:pPr>
      <w:bookmarkStart w:id="1725"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725"/>
      <w:ins w:id="1726" w:author="GSPLM" w:date="2025-01-20T19:18:00Z" w16du:dateUtc="2025-01-20T22:18:00Z">
        <w:r w:rsidR="00BD37FF">
          <w:rPr>
            <w:noProof/>
          </w:rPr>
          <w:t xml:space="preserve"> </w:t>
        </w:r>
        <w:r w:rsidR="006C2F5A">
          <w:t>-</w:t>
        </w:r>
      </w:ins>
      <w:del w:id="1727" w:author="GSPLM" w:date="2025-01-20T19:17:00Z" w16du:dateUtc="2025-01-20T22:17:00Z">
        <w:r w:rsidRPr="00552373" w:rsidDel="006C2F5A">
          <w:delText>.</w:delText>
        </w:r>
      </w:del>
      <w:r w:rsidRPr="00552373">
        <w:t xml:space="preserve"> Comparação da análise de impedância bioelétrica corporal basal dos participantes de pesquisa do sexo feminino, conforme o grupo de alocação.</w:t>
      </w:r>
    </w:p>
    <w:tbl>
      <w:tblPr>
        <w:tblStyle w:val="Tabelapadro"/>
        <w:tblW w:w="9284" w:type="dxa"/>
        <w:tblLayout w:type="fixed"/>
        <w:tblLook w:val="04E0" w:firstRow="1" w:lastRow="1" w:firstColumn="1" w:lastColumn="0" w:noHBand="0" w:noVBand="1"/>
      </w:tblPr>
      <w:tblGrid>
        <w:gridCol w:w="4024"/>
        <w:gridCol w:w="2011"/>
        <w:gridCol w:w="2167"/>
        <w:gridCol w:w="1082"/>
        <w:tblGridChange w:id="1728">
          <w:tblGrid>
            <w:gridCol w:w="4024"/>
            <w:gridCol w:w="2011"/>
            <w:gridCol w:w="2167"/>
            <w:gridCol w:w="1082"/>
          </w:tblGrid>
        </w:tblGridChange>
      </w:tblGrid>
      <w:tr w:rsidR="00A02E9A" w:rsidRPr="00552373" w14:paraId="38AF9F70" w14:textId="77777777" w:rsidTr="00A02E9A">
        <w:trPr>
          <w:cnfStyle w:val="100000000000" w:firstRow="1" w:lastRow="0" w:firstColumn="0" w:lastColumn="0" w:oddVBand="0" w:evenVBand="0" w:oddHBand="0" w:evenHBand="0" w:firstRowFirstColumn="0" w:firstRowLastColumn="0" w:lastRowFirstColumn="0" w:lastRowLastColumn="0"/>
          <w:trHeight w:val="116"/>
        </w:trPr>
        <w:tc>
          <w:tcPr>
            <w:tcW w:w="4024" w:type="dxa"/>
            <w:noWrap/>
            <w:vAlign w:val="top"/>
            <w:hideMark/>
          </w:tcPr>
          <w:p w14:paraId="495B4D85" w14:textId="3983E5EF" w:rsidR="006C2F5A" w:rsidRPr="00552373" w:rsidRDefault="006C2F5A" w:rsidP="00B91C67">
            <w:pPr>
              <w:pStyle w:val="Textotabela"/>
            </w:pPr>
            <w:r w:rsidRPr="00552373">
              <w:t>Parâmetro</w:t>
            </w:r>
          </w:p>
        </w:tc>
        <w:tc>
          <w:tcPr>
            <w:tcW w:w="2011" w:type="dxa"/>
            <w:noWrap/>
            <w:vAlign w:val="top"/>
            <w:hideMark/>
          </w:tcPr>
          <w:p w14:paraId="4EB9BE62" w14:textId="77777777" w:rsidR="006C2F5A" w:rsidRPr="00552373" w:rsidRDefault="006C2F5A" w:rsidP="002F64EE">
            <w:pPr>
              <w:pStyle w:val="Textotabela"/>
              <w:tabs>
                <w:tab w:val="decimal" w:pos="633"/>
              </w:tabs>
              <w:ind w:left="150"/>
              <w:pPrChange w:id="1729" w:author="GSPLM" w:date="2025-01-20T19:26:00Z" w16du:dateUtc="2025-01-20T22:26:00Z">
                <w:pPr>
                  <w:pStyle w:val="Textotabela"/>
                  <w:tabs>
                    <w:tab w:val="decimal" w:pos="428"/>
                  </w:tabs>
                  <w:ind w:left="150"/>
                </w:pPr>
              </w:pPrChange>
            </w:pPr>
            <w:r w:rsidRPr="00552373">
              <w:t>Grupo placebo</w:t>
            </w:r>
          </w:p>
          <w:p w14:paraId="46C991FD" w14:textId="77777777" w:rsidR="006C2F5A" w:rsidRPr="00552373" w:rsidRDefault="006C2F5A" w:rsidP="002F64EE">
            <w:pPr>
              <w:pStyle w:val="Textotabela"/>
              <w:tabs>
                <w:tab w:val="decimal" w:pos="633"/>
              </w:tabs>
              <w:ind w:left="150"/>
              <w:pPrChange w:id="1730" w:author="GSPLM" w:date="2025-01-20T19:26:00Z" w16du:dateUtc="2025-01-20T22:26:00Z">
                <w:pPr>
                  <w:pStyle w:val="Textotabela"/>
                  <w:tabs>
                    <w:tab w:val="decimal" w:pos="428"/>
                  </w:tabs>
                  <w:ind w:left="150"/>
                </w:pPr>
              </w:pPrChange>
            </w:pPr>
            <w:r w:rsidRPr="00552373">
              <w:t>média (IC 95%)</w:t>
            </w:r>
          </w:p>
        </w:tc>
        <w:tc>
          <w:tcPr>
            <w:tcW w:w="2167" w:type="dxa"/>
            <w:noWrap/>
            <w:vAlign w:val="top"/>
            <w:hideMark/>
          </w:tcPr>
          <w:p w14:paraId="3DF26F53" w14:textId="77777777" w:rsidR="006C2F5A" w:rsidRPr="00552373" w:rsidRDefault="006C2F5A" w:rsidP="002F64EE">
            <w:pPr>
              <w:pStyle w:val="Textotabela"/>
              <w:tabs>
                <w:tab w:val="decimal" w:pos="737"/>
              </w:tabs>
              <w:ind w:left="286"/>
              <w:pPrChange w:id="1731" w:author="GSPLM" w:date="2025-01-20T19:27:00Z" w16du:dateUtc="2025-01-20T22:27:00Z">
                <w:pPr>
                  <w:pStyle w:val="Textotabela"/>
                  <w:tabs>
                    <w:tab w:val="decimal" w:pos="419"/>
                  </w:tabs>
                  <w:ind w:left="286"/>
                </w:pPr>
              </w:pPrChange>
            </w:pPr>
            <w:r w:rsidRPr="00552373">
              <w:t xml:space="preserve">Grupo </w:t>
            </w:r>
            <w:proofErr w:type="spellStart"/>
            <w:r w:rsidRPr="00552373">
              <w:t>Eclipta</w:t>
            </w:r>
            <w:proofErr w:type="spellEnd"/>
          </w:p>
          <w:p w14:paraId="18A5A9E2" w14:textId="77777777" w:rsidR="006C2F5A" w:rsidRPr="00552373" w:rsidRDefault="006C2F5A" w:rsidP="002F64EE">
            <w:pPr>
              <w:pStyle w:val="Textotabela"/>
              <w:tabs>
                <w:tab w:val="decimal" w:pos="737"/>
              </w:tabs>
              <w:ind w:left="286"/>
              <w:pPrChange w:id="1732" w:author="GSPLM" w:date="2025-01-20T19:27:00Z" w16du:dateUtc="2025-01-20T22:27:00Z">
                <w:pPr>
                  <w:pStyle w:val="Textotabela"/>
                  <w:tabs>
                    <w:tab w:val="decimal" w:pos="419"/>
                  </w:tabs>
                  <w:ind w:left="286"/>
                </w:pPr>
              </w:pPrChange>
            </w:pPr>
            <w:r w:rsidRPr="00552373">
              <w:t>média (IC 95%)</w:t>
            </w:r>
          </w:p>
        </w:tc>
        <w:tc>
          <w:tcPr>
            <w:tcW w:w="1082" w:type="dxa"/>
            <w:noWrap/>
            <w:vAlign w:val="top"/>
            <w:hideMark/>
          </w:tcPr>
          <w:p w14:paraId="23957B80" w14:textId="77777777" w:rsidR="006C2F5A" w:rsidRPr="00552373" w:rsidRDefault="006C2F5A" w:rsidP="00B91C67">
            <w:pPr>
              <w:pStyle w:val="Textotabela"/>
              <w:tabs>
                <w:tab w:val="decimal" w:pos="283"/>
              </w:tabs>
            </w:pPr>
            <w:r w:rsidRPr="00552373">
              <w:t>Valor p</w:t>
            </w:r>
          </w:p>
        </w:tc>
      </w:tr>
      <w:tr w:rsidR="00A02E9A" w:rsidRPr="00552373" w14:paraId="2F4A2E79" w14:textId="77777777" w:rsidTr="00A02E9A">
        <w:trPr>
          <w:trHeight w:val="116"/>
        </w:trPr>
        <w:tc>
          <w:tcPr>
            <w:tcW w:w="4024" w:type="dxa"/>
            <w:noWrap/>
            <w:vAlign w:val="top"/>
          </w:tcPr>
          <w:p w14:paraId="44845F88" w14:textId="127FF6F3" w:rsidR="006C2F5A" w:rsidRPr="00552373" w:rsidRDefault="006C2F5A" w:rsidP="00B91C67">
            <w:pPr>
              <w:pStyle w:val="Textotabela"/>
            </w:pPr>
            <w:r w:rsidRPr="00552373">
              <w:t>Altura (m)</w:t>
            </w:r>
          </w:p>
        </w:tc>
        <w:tc>
          <w:tcPr>
            <w:tcW w:w="2011" w:type="dxa"/>
            <w:noWrap/>
            <w:vAlign w:val="top"/>
          </w:tcPr>
          <w:p w14:paraId="2551C810" w14:textId="7EDB641A" w:rsidR="006C2F5A" w:rsidRPr="00552373" w:rsidRDefault="006C2F5A" w:rsidP="002F64EE">
            <w:pPr>
              <w:pStyle w:val="Textotabela"/>
              <w:tabs>
                <w:tab w:val="decimal" w:pos="633"/>
              </w:tabs>
              <w:pPrChange w:id="1733" w:author="GSPLM" w:date="2025-01-20T19:26:00Z" w16du:dateUtc="2025-01-20T22:26:00Z">
                <w:pPr>
                  <w:pStyle w:val="Textotabela"/>
                  <w:tabs>
                    <w:tab w:val="decimal" w:pos="428"/>
                  </w:tabs>
                </w:pPr>
              </w:pPrChange>
            </w:pPr>
            <w:ins w:id="1734" w:author="GSPLM" w:date="2025-01-20T19:16:00Z" w16du:dateUtc="2025-01-20T22:16:00Z">
              <w:r>
                <w:t>1,6 (1,6–1,7)</w:t>
              </w:r>
            </w:ins>
            <w:del w:id="1735" w:author="GSPLM" w:date="2025-01-20T19:16:00Z" w16du:dateUtc="2025-01-20T22:16:00Z">
              <w:r w:rsidRPr="00552373" w:rsidDel="006C2F5A">
                <w:delText>1.6 (1.6–1.7)</w:delText>
              </w:r>
            </w:del>
          </w:p>
        </w:tc>
        <w:tc>
          <w:tcPr>
            <w:tcW w:w="2167" w:type="dxa"/>
            <w:noWrap/>
            <w:vAlign w:val="top"/>
          </w:tcPr>
          <w:p w14:paraId="4D74D79E" w14:textId="599B97CD" w:rsidR="006C2F5A" w:rsidRPr="00552373" w:rsidRDefault="006C2F5A" w:rsidP="002F64EE">
            <w:pPr>
              <w:pStyle w:val="Textotabela"/>
              <w:tabs>
                <w:tab w:val="decimal" w:pos="737"/>
              </w:tabs>
              <w:pPrChange w:id="1736" w:author="GSPLM" w:date="2025-01-20T19:27:00Z" w16du:dateUtc="2025-01-20T22:27:00Z">
                <w:pPr>
                  <w:pStyle w:val="Textotabela"/>
                  <w:tabs>
                    <w:tab w:val="decimal" w:pos="419"/>
                  </w:tabs>
                </w:pPr>
              </w:pPrChange>
            </w:pPr>
            <w:ins w:id="1737" w:author="GSPLM" w:date="2025-01-20T19:16:00Z" w16du:dateUtc="2025-01-20T22:16:00Z">
              <w:r>
                <w:t>1,6 (1,6–1,7)</w:t>
              </w:r>
            </w:ins>
            <w:del w:id="1738" w:author="GSPLM" w:date="2025-01-20T19:16:00Z" w16du:dateUtc="2025-01-20T22:16:00Z">
              <w:r w:rsidRPr="00552373" w:rsidDel="006C2F5A">
                <w:delText>1.6 (1.6–1.7)</w:delText>
              </w:r>
            </w:del>
          </w:p>
        </w:tc>
        <w:tc>
          <w:tcPr>
            <w:tcW w:w="1082" w:type="dxa"/>
            <w:noWrap/>
            <w:vAlign w:val="top"/>
          </w:tcPr>
          <w:p w14:paraId="4DB2E564" w14:textId="77777777" w:rsidR="006C2F5A" w:rsidRDefault="006C2F5A" w:rsidP="00B91C67">
            <w:pPr>
              <w:pStyle w:val="Textotabela"/>
              <w:tabs>
                <w:tab w:val="decimal" w:pos="283"/>
              </w:tabs>
              <w:rPr>
                <w:ins w:id="1739" w:author="GSPLM" w:date="2025-01-20T19:16:00Z" w16du:dateUtc="2025-01-20T22:16:00Z"/>
              </w:rPr>
            </w:pPr>
            <w:ins w:id="1740" w:author="GSPLM" w:date="2025-01-20T19:16:00Z" w16du:dateUtc="2025-01-20T22:16:00Z">
              <w:r>
                <w:t>0,727</w:t>
              </w:r>
            </w:ins>
          </w:p>
          <w:p w14:paraId="5F613564" w14:textId="62E03089" w:rsidR="006C2F5A" w:rsidRPr="00552373" w:rsidRDefault="006C2F5A" w:rsidP="00B91C67">
            <w:pPr>
              <w:pStyle w:val="Textotabela"/>
              <w:tabs>
                <w:tab w:val="decimal" w:pos="283"/>
              </w:tabs>
            </w:pPr>
            <w:del w:id="1741" w:author="GSPLM" w:date="2025-01-20T19:16:00Z" w16du:dateUtc="2025-01-20T22:16:00Z">
              <w:r w:rsidRPr="00552373" w:rsidDel="006C2F5A">
                <w:delText>0.727</w:delText>
              </w:r>
            </w:del>
          </w:p>
        </w:tc>
      </w:tr>
      <w:tr w:rsidR="00A02E9A" w:rsidRPr="00552373" w14:paraId="506EAB7B" w14:textId="77777777" w:rsidTr="00A02E9A">
        <w:trPr>
          <w:trHeight w:val="116"/>
        </w:trPr>
        <w:tc>
          <w:tcPr>
            <w:tcW w:w="4024" w:type="dxa"/>
            <w:noWrap/>
            <w:vAlign w:val="top"/>
          </w:tcPr>
          <w:p w14:paraId="4BE59612" w14:textId="52146DE0" w:rsidR="006C2F5A" w:rsidRPr="00552373" w:rsidRDefault="006C2F5A" w:rsidP="00B91C67">
            <w:pPr>
              <w:pStyle w:val="Textotabela"/>
            </w:pPr>
            <w:r w:rsidRPr="00552373">
              <w:t>Peso (kg)</w:t>
            </w:r>
          </w:p>
        </w:tc>
        <w:tc>
          <w:tcPr>
            <w:tcW w:w="2011" w:type="dxa"/>
            <w:noWrap/>
            <w:vAlign w:val="top"/>
          </w:tcPr>
          <w:p w14:paraId="41BB20A2" w14:textId="28FCE30D" w:rsidR="006C2F5A" w:rsidRPr="00552373" w:rsidRDefault="006C2F5A" w:rsidP="002F64EE">
            <w:pPr>
              <w:pStyle w:val="Textotabela"/>
              <w:tabs>
                <w:tab w:val="decimal" w:pos="633"/>
              </w:tabs>
              <w:pPrChange w:id="1742" w:author="GSPLM" w:date="2025-01-20T19:26:00Z" w16du:dateUtc="2025-01-20T22:26:00Z">
                <w:pPr>
                  <w:pStyle w:val="Textotabela"/>
                  <w:tabs>
                    <w:tab w:val="decimal" w:pos="428"/>
                  </w:tabs>
                </w:pPr>
              </w:pPrChange>
            </w:pPr>
            <w:ins w:id="1743" w:author="GSPLM" w:date="2025-01-20T19:16:00Z" w16du:dateUtc="2025-01-20T22:16:00Z">
              <w:r>
                <w:t>92 (87,5–96,4)</w:t>
              </w:r>
            </w:ins>
            <w:del w:id="1744" w:author="GSPLM" w:date="2025-01-20T19:16:00Z" w16du:dateUtc="2025-01-20T22:16:00Z">
              <w:r w:rsidRPr="00552373" w:rsidDel="006C2F5A">
                <w:delText>92 (87.5–96.4)</w:delText>
              </w:r>
            </w:del>
          </w:p>
        </w:tc>
        <w:tc>
          <w:tcPr>
            <w:tcW w:w="2167" w:type="dxa"/>
            <w:noWrap/>
            <w:vAlign w:val="top"/>
          </w:tcPr>
          <w:p w14:paraId="42DFB680" w14:textId="3BE1A1EF" w:rsidR="006C2F5A" w:rsidRPr="00552373" w:rsidRDefault="006C2F5A" w:rsidP="002F64EE">
            <w:pPr>
              <w:pStyle w:val="Textotabela"/>
              <w:tabs>
                <w:tab w:val="decimal" w:pos="737"/>
              </w:tabs>
              <w:pPrChange w:id="1745" w:author="GSPLM" w:date="2025-01-20T19:27:00Z" w16du:dateUtc="2025-01-20T22:27:00Z">
                <w:pPr>
                  <w:pStyle w:val="Textotabela"/>
                  <w:tabs>
                    <w:tab w:val="decimal" w:pos="419"/>
                  </w:tabs>
                </w:pPr>
              </w:pPrChange>
            </w:pPr>
            <w:ins w:id="1746" w:author="GSPLM" w:date="2025-01-20T19:16:00Z" w16du:dateUtc="2025-01-20T22:16:00Z">
              <w:r>
                <w:t>88,7 (85,7–91,7)</w:t>
              </w:r>
            </w:ins>
            <w:del w:id="1747" w:author="GSPLM" w:date="2025-01-20T19:16:00Z" w16du:dateUtc="2025-01-20T22:16:00Z">
              <w:r w:rsidRPr="00552373" w:rsidDel="006C2F5A">
                <w:delText>88.7 (85.7–91.7)</w:delText>
              </w:r>
            </w:del>
          </w:p>
        </w:tc>
        <w:tc>
          <w:tcPr>
            <w:tcW w:w="1082" w:type="dxa"/>
            <w:noWrap/>
            <w:vAlign w:val="top"/>
          </w:tcPr>
          <w:p w14:paraId="38422B5B" w14:textId="77777777" w:rsidR="006C2F5A" w:rsidRDefault="006C2F5A" w:rsidP="00B91C67">
            <w:pPr>
              <w:pStyle w:val="Textotabela"/>
              <w:tabs>
                <w:tab w:val="decimal" w:pos="283"/>
              </w:tabs>
              <w:rPr>
                <w:ins w:id="1748" w:author="GSPLM" w:date="2025-01-20T19:16:00Z" w16du:dateUtc="2025-01-20T22:16:00Z"/>
              </w:rPr>
            </w:pPr>
            <w:ins w:id="1749" w:author="GSPLM" w:date="2025-01-20T19:16:00Z" w16du:dateUtc="2025-01-20T22:16:00Z">
              <w:r>
                <w:t>0,243</w:t>
              </w:r>
            </w:ins>
          </w:p>
          <w:p w14:paraId="2C6C43B8" w14:textId="0F65322A" w:rsidR="006C2F5A" w:rsidRPr="00552373" w:rsidRDefault="006C2F5A" w:rsidP="00B91C67">
            <w:pPr>
              <w:pStyle w:val="Textotabela"/>
              <w:tabs>
                <w:tab w:val="decimal" w:pos="283"/>
              </w:tabs>
            </w:pPr>
            <w:del w:id="1750" w:author="GSPLM" w:date="2025-01-20T19:16:00Z" w16du:dateUtc="2025-01-20T22:16:00Z">
              <w:r w:rsidRPr="00552373" w:rsidDel="006C2F5A">
                <w:delText>0.243</w:delText>
              </w:r>
            </w:del>
          </w:p>
        </w:tc>
      </w:tr>
      <w:tr w:rsidR="00A02E9A" w:rsidRPr="00552373" w14:paraId="585EE272" w14:textId="77777777" w:rsidTr="00A02E9A">
        <w:trPr>
          <w:trHeight w:val="116"/>
        </w:trPr>
        <w:tc>
          <w:tcPr>
            <w:tcW w:w="4024" w:type="dxa"/>
            <w:noWrap/>
            <w:vAlign w:val="top"/>
          </w:tcPr>
          <w:p w14:paraId="40B56C05" w14:textId="3A254ED5" w:rsidR="006C2F5A" w:rsidRPr="00552373" w:rsidRDefault="006C2F5A" w:rsidP="00B91C67">
            <w:pPr>
              <w:pStyle w:val="Textotabela"/>
            </w:pPr>
            <w:r w:rsidRPr="00552373">
              <w:t>Índice de massa corporal (kg/m²)</w:t>
            </w:r>
          </w:p>
        </w:tc>
        <w:tc>
          <w:tcPr>
            <w:tcW w:w="2011" w:type="dxa"/>
            <w:noWrap/>
            <w:vAlign w:val="top"/>
          </w:tcPr>
          <w:p w14:paraId="0AFDC998" w14:textId="07FC9FB3" w:rsidR="006C2F5A" w:rsidRPr="00552373" w:rsidRDefault="006C2F5A" w:rsidP="002F64EE">
            <w:pPr>
              <w:pStyle w:val="Textotabela"/>
              <w:tabs>
                <w:tab w:val="decimal" w:pos="633"/>
              </w:tabs>
              <w:pPrChange w:id="1751" w:author="GSPLM" w:date="2025-01-20T19:26:00Z" w16du:dateUtc="2025-01-20T22:26:00Z">
                <w:pPr>
                  <w:pStyle w:val="Textotabela"/>
                  <w:tabs>
                    <w:tab w:val="decimal" w:pos="428"/>
                  </w:tabs>
                </w:pPr>
              </w:pPrChange>
            </w:pPr>
            <w:ins w:id="1752" w:author="GSPLM" w:date="2025-01-20T19:16:00Z" w16du:dateUtc="2025-01-20T22:16:00Z">
              <w:r>
                <w:t>35,2 (31–39,4)</w:t>
              </w:r>
            </w:ins>
            <w:del w:id="1753" w:author="GSPLM" w:date="2025-01-20T19:16:00Z" w16du:dateUtc="2025-01-20T22:16:00Z">
              <w:r w:rsidRPr="00552373" w:rsidDel="006C2F5A">
                <w:delText>35.2 (31–39.4)</w:delText>
              </w:r>
            </w:del>
          </w:p>
        </w:tc>
        <w:tc>
          <w:tcPr>
            <w:tcW w:w="2167" w:type="dxa"/>
            <w:noWrap/>
            <w:vAlign w:val="top"/>
          </w:tcPr>
          <w:p w14:paraId="452B9486" w14:textId="26A3098D" w:rsidR="006C2F5A" w:rsidRPr="00552373" w:rsidRDefault="006C2F5A" w:rsidP="002F64EE">
            <w:pPr>
              <w:pStyle w:val="Textotabela"/>
              <w:tabs>
                <w:tab w:val="decimal" w:pos="737"/>
              </w:tabs>
              <w:pPrChange w:id="1754" w:author="GSPLM" w:date="2025-01-20T19:27:00Z" w16du:dateUtc="2025-01-20T22:27:00Z">
                <w:pPr>
                  <w:pStyle w:val="Textotabela"/>
                  <w:tabs>
                    <w:tab w:val="decimal" w:pos="419"/>
                  </w:tabs>
                </w:pPr>
              </w:pPrChange>
            </w:pPr>
            <w:ins w:id="1755" w:author="GSPLM" w:date="2025-01-20T19:16:00Z" w16du:dateUtc="2025-01-20T22:16:00Z">
              <w:r>
                <w:t>33,1 (32,4–33,9)</w:t>
              </w:r>
            </w:ins>
            <w:del w:id="1756" w:author="GSPLM" w:date="2025-01-20T19:16:00Z" w16du:dateUtc="2025-01-20T22:16:00Z">
              <w:r w:rsidRPr="00552373" w:rsidDel="006C2F5A">
                <w:delText>33.1 (32.4–33.9)</w:delText>
              </w:r>
            </w:del>
          </w:p>
        </w:tc>
        <w:tc>
          <w:tcPr>
            <w:tcW w:w="1082" w:type="dxa"/>
            <w:noWrap/>
            <w:vAlign w:val="top"/>
          </w:tcPr>
          <w:p w14:paraId="4DC3E763" w14:textId="77777777" w:rsidR="006C2F5A" w:rsidRDefault="006C2F5A" w:rsidP="00B91C67">
            <w:pPr>
              <w:pStyle w:val="Textotabela"/>
              <w:tabs>
                <w:tab w:val="decimal" w:pos="283"/>
              </w:tabs>
              <w:rPr>
                <w:ins w:id="1757" w:author="GSPLM" w:date="2025-01-20T19:16:00Z" w16du:dateUtc="2025-01-20T22:16:00Z"/>
              </w:rPr>
            </w:pPr>
            <w:ins w:id="1758" w:author="GSPLM" w:date="2025-01-20T19:16:00Z" w16du:dateUtc="2025-01-20T22:16:00Z">
              <w:r>
                <w:t>0,349</w:t>
              </w:r>
            </w:ins>
          </w:p>
          <w:p w14:paraId="4287373C" w14:textId="6E019527" w:rsidR="006C2F5A" w:rsidRPr="00552373" w:rsidRDefault="006C2F5A" w:rsidP="00B91C67">
            <w:pPr>
              <w:pStyle w:val="Textotabela"/>
              <w:tabs>
                <w:tab w:val="decimal" w:pos="283"/>
              </w:tabs>
            </w:pPr>
            <w:del w:id="1759" w:author="GSPLM" w:date="2025-01-20T19:16:00Z" w16du:dateUtc="2025-01-20T22:16:00Z">
              <w:r w:rsidRPr="00552373" w:rsidDel="006C2F5A">
                <w:delText>0.349</w:delText>
              </w:r>
            </w:del>
          </w:p>
        </w:tc>
      </w:tr>
      <w:tr w:rsidR="00A02E9A" w:rsidRPr="00552373" w14:paraId="0B49D4A6" w14:textId="77777777" w:rsidTr="00A02E9A">
        <w:trPr>
          <w:trHeight w:val="116"/>
        </w:trPr>
        <w:tc>
          <w:tcPr>
            <w:tcW w:w="4024" w:type="dxa"/>
            <w:noWrap/>
            <w:vAlign w:val="top"/>
          </w:tcPr>
          <w:p w14:paraId="4B220D99" w14:textId="01B69932" w:rsidR="006C2F5A" w:rsidRPr="00552373" w:rsidRDefault="006C2F5A" w:rsidP="00B91C67">
            <w:pPr>
              <w:pStyle w:val="Textotabela"/>
            </w:pPr>
            <w:r w:rsidRPr="00552373">
              <w:t>Circunferência abdominal (m)</w:t>
            </w:r>
          </w:p>
        </w:tc>
        <w:tc>
          <w:tcPr>
            <w:tcW w:w="2011" w:type="dxa"/>
            <w:noWrap/>
            <w:vAlign w:val="top"/>
          </w:tcPr>
          <w:p w14:paraId="74708CC8" w14:textId="0974BD3A" w:rsidR="006C2F5A" w:rsidRPr="00552373" w:rsidRDefault="006C2F5A" w:rsidP="002F64EE">
            <w:pPr>
              <w:pStyle w:val="Textotabela"/>
              <w:tabs>
                <w:tab w:val="decimal" w:pos="633"/>
              </w:tabs>
              <w:pPrChange w:id="1760" w:author="GSPLM" w:date="2025-01-20T19:26:00Z" w16du:dateUtc="2025-01-20T22:26:00Z">
                <w:pPr>
                  <w:pStyle w:val="Textotabela"/>
                  <w:tabs>
                    <w:tab w:val="decimal" w:pos="428"/>
                  </w:tabs>
                </w:pPr>
              </w:pPrChange>
            </w:pPr>
            <w:r w:rsidRPr="00552373">
              <w:t>1 (1–1)</w:t>
            </w:r>
          </w:p>
        </w:tc>
        <w:tc>
          <w:tcPr>
            <w:tcW w:w="2167" w:type="dxa"/>
            <w:noWrap/>
            <w:vAlign w:val="top"/>
          </w:tcPr>
          <w:p w14:paraId="1CD5CB92" w14:textId="4D0AFAFF" w:rsidR="006C2F5A" w:rsidRPr="00552373" w:rsidRDefault="006C2F5A" w:rsidP="002F64EE">
            <w:pPr>
              <w:pStyle w:val="Textotabela"/>
              <w:tabs>
                <w:tab w:val="decimal" w:pos="737"/>
              </w:tabs>
              <w:pPrChange w:id="1761" w:author="GSPLM" w:date="2025-01-20T19:27:00Z" w16du:dateUtc="2025-01-20T22:27:00Z">
                <w:pPr>
                  <w:pStyle w:val="Textotabela"/>
                  <w:tabs>
                    <w:tab w:val="decimal" w:pos="419"/>
                  </w:tabs>
                </w:pPr>
              </w:pPrChange>
            </w:pPr>
            <w:ins w:id="1762" w:author="GSPLM" w:date="2025-01-20T19:16:00Z" w16du:dateUtc="2025-01-20T22:16:00Z">
              <w:r>
                <w:t>1 (0,9–1)</w:t>
              </w:r>
            </w:ins>
            <w:del w:id="1763" w:author="GSPLM" w:date="2025-01-20T19:16:00Z" w16du:dateUtc="2025-01-20T22:16:00Z">
              <w:r w:rsidRPr="00552373" w:rsidDel="006C2F5A">
                <w:delText>1 (0.9–1)</w:delText>
              </w:r>
            </w:del>
          </w:p>
        </w:tc>
        <w:tc>
          <w:tcPr>
            <w:tcW w:w="1082" w:type="dxa"/>
            <w:noWrap/>
            <w:vAlign w:val="top"/>
          </w:tcPr>
          <w:p w14:paraId="25E0B05D" w14:textId="77777777" w:rsidR="006C2F5A" w:rsidRDefault="006C2F5A" w:rsidP="00B91C67">
            <w:pPr>
              <w:pStyle w:val="Textotabela"/>
              <w:tabs>
                <w:tab w:val="decimal" w:pos="283"/>
              </w:tabs>
              <w:rPr>
                <w:ins w:id="1764" w:author="GSPLM" w:date="2025-01-20T19:16:00Z" w16du:dateUtc="2025-01-20T22:16:00Z"/>
              </w:rPr>
            </w:pPr>
            <w:ins w:id="1765" w:author="GSPLM" w:date="2025-01-20T19:16:00Z" w16du:dateUtc="2025-01-20T22:16:00Z">
              <w:r>
                <w:t>0,139</w:t>
              </w:r>
            </w:ins>
          </w:p>
          <w:p w14:paraId="09EAAF0A" w14:textId="0B3FB3C8" w:rsidR="006C2F5A" w:rsidRPr="00552373" w:rsidRDefault="006C2F5A" w:rsidP="00B91C67">
            <w:pPr>
              <w:pStyle w:val="Textotabela"/>
              <w:tabs>
                <w:tab w:val="decimal" w:pos="283"/>
              </w:tabs>
            </w:pPr>
            <w:del w:id="1766" w:author="GSPLM" w:date="2025-01-20T19:16:00Z" w16du:dateUtc="2025-01-20T22:16:00Z">
              <w:r w:rsidRPr="00552373" w:rsidDel="006C2F5A">
                <w:delText>0.139</w:delText>
              </w:r>
            </w:del>
          </w:p>
        </w:tc>
      </w:tr>
      <w:tr w:rsidR="00A02E9A" w:rsidRPr="00552373" w14:paraId="3943BEF2" w14:textId="77777777" w:rsidTr="00A02E9A">
        <w:trPr>
          <w:trHeight w:val="116"/>
        </w:trPr>
        <w:tc>
          <w:tcPr>
            <w:tcW w:w="4024" w:type="dxa"/>
            <w:noWrap/>
            <w:vAlign w:val="top"/>
          </w:tcPr>
          <w:p w14:paraId="2A6F98C2" w14:textId="3D9EA411" w:rsidR="006C2F5A" w:rsidRPr="00552373" w:rsidRDefault="006C2F5A" w:rsidP="00B91C67">
            <w:pPr>
              <w:pStyle w:val="Textotabela"/>
            </w:pPr>
            <w:r w:rsidRPr="00552373">
              <w:t>Nível de atividade física (PAL)</w:t>
            </w:r>
          </w:p>
        </w:tc>
        <w:tc>
          <w:tcPr>
            <w:tcW w:w="2011" w:type="dxa"/>
            <w:noWrap/>
            <w:vAlign w:val="top"/>
          </w:tcPr>
          <w:p w14:paraId="164403A6" w14:textId="00C4C4EC" w:rsidR="006C2F5A" w:rsidRPr="00552373" w:rsidRDefault="006C2F5A" w:rsidP="002F64EE">
            <w:pPr>
              <w:pStyle w:val="Textotabela"/>
              <w:tabs>
                <w:tab w:val="decimal" w:pos="633"/>
              </w:tabs>
              <w:pPrChange w:id="1767" w:author="GSPLM" w:date="2025-01-20T19:26:00Z" w16du:dateUtc="2025-01-20T22:26:00Z">
                <w:pPr>
                  <w:pStyle w:val="Textotabela"/>
                  <w:tabs>
                    <w:tab w:val="decimal" w:pos="428"/>
                  </w:tabs>
                </w:pPr>
              </w:pPrChange>
            </w:pPr>
            <w:ins w:id="1768" w:author="GSPLM" w:date="2025-01-20T19:16:00Z" w16du:dateUtc="2025-01-20T22:16:00Z">
              <w:r>
                <w:t>1,3 (1,3–1,4)</w:t>
              </w:r>
            </w:ins>
            <w:del w:id="1769" w:author="GSPLM" w:date="2025-01-20T19:16:00Z" w16du:dateUtc="2025-01-20T22:16:00Z">
              <w:r w:rsidRPr="00552373" w:rsidDel="006C2F5A">
                <w:delText>1.3 (1.3–1.4)</w:delText>
              </w:r>
            </w:del>
          </w:p>
        </w:tc>
        <w:tc>
          <w:tcPr>
            <w:tcW w:w="2167" w:type="dxa"/>
            <w:noWrap/>
            <w:vAlign w:val="top"/>
          </w:tcPr>
          <w:p w14:paraId="4A4CC17C" w14:textId="5F00F9B3" w:rsidR="006C2F5A" w:rsidRPr="00552373" w:rsidRDefault="006C2F5A" w:rsidP="002F64EE">
            <w:pPr>
              <w:pStyle w:val="Textotabela"/>
              <w:tabs>
                <w:tab w:val="decimal" w:pos="737"/>
              </w:tabs>
              <w:pPrChange w:id="1770" w:author="GSPLM" w:date="2025-01-20T19:27:00Z" w16du:dateUtc="2025-01-20T22:27:00Z">
                <w:pPr>
                  <w:pStyle w:val="Textotabela"/>
                  <w:tabs>
                    <w:tab w:val="decimal" w:pos="419"/>
                  </w:tabs>
                </w:pPr>
              </w:pPrChange>
            </w:pPr>
            <w:ins w:id="1771" w:author="GSPLM" w:date="2025-01-20T19:16:00Z" w16du:dateUtc="2025-01-20T22:16:00Z">
              <w:r>
                <w:t>1,4 (1,3–1,4)</w:t>
              </w:r>
            </w:ins>
            <w:del w:id="1772" w:author="GSPLM" w:date="2025-01-20T19:16:00Z" w16du:dateUtc="2025-01-20T22:16:00Z">
              <w:r w:rsidRPr="00552373" w:rsidDel="006C2F5A">
                <w:delText>1.4 (1.3–1.4)</w:delText>
              </w:r>
            </w:del>
          </w:p>
        </w:tc>
        <w:tc>
          <w:tcPr>
            <w:tcW w:w="1082" w:type="dxa"/>
            <w:noWrap/>
            <w:vAlign w:val="top"/>
          </w:tcPr>
          <w:p w14:paraId="06636EB1" w14:textId="77777777" w:rsidR="006C2F5A" w:rsidRDefault="006C2F5A" w:rsidP="00B91C67">
            <w:pPr>
              <w:pStyle w:val="Textotabela"/>
              <w:tabs>
                <w:tab w:val="decimal" w:pos="283"/>
              </w:tabs>
              <w:rPr>
                <w:ins w:id="1773" w:author="GSPLM" w:date="2025-01-20T19:16:00Z" w16du:dateUtc="2025-01-20T22:16:00Z"/>
              </w:rPr>
            </w:pPr>
            <w:ins w:id="1774" w:author="GSPLM" w:date="2025-01-20T19:16:00Z" w16du:dateUtc="2025-01-20T22:16:00Z">
              <w:r>
                <w:t>0,645</w:t>
              </w:r>
            </w:ins>
          </w:p>
          <w:p w14:paraId="1EABA0C7" w14:textId="36E4E64A" w:rsidR="006C2F5A" w:rsidRPr="00552373" w:rsidRDefault="006C2F5A" w:rsidP="00B91C67">
            <w:pPr>
              <w:pStyle w:val="Textotabela"/>
              <w:tabs>
                <w:tab w:val="decimal" w:pos="283"/>
              </w:tabs>
            </w:pPr>
            <w:del w:id="1775" w:author="GSPLM" w:date="2025-01-20T19:16:00Z" w16du:dateUtc="2025-01-20T22:16:00Z">
              <w:r w:rsidRPr="00552373" w:rsidDel="006C2F5A">
                <w:delText>0.645</w:delText>
              </w:r>
            </w:del>
          </w:p>
        </w:tc>
      </w:tr>
      <w:tr w:rsidR="00A02E9A" w:rsidRPr="00552373" w14:paraId="65BA78AB" w14:textId="77777777" w:rsidTr="00A02E9A">
        <w:trPr>
          <w:trHeight w:val="116"/>
        </w:trPr>
        <w:tc>
          <w:tcPr>
            <w:tcW w:w="4024" w:type="dxa"/>
            <w:noWrap/>
            <w:vAlign w:val="top"/>
          </w:tcPr>
          <w:p w14:paraId="77011CC8" w14:textId="12D9FABE" w:rsidR="006C2F5A" w:rsidRPr="00552373" w:rsidRDefault="006C2F5A" w:rsidP="00B91C67">
            <w:pPr>
              <w:pStyle w:val="Textotabela"/>
            </w:pPr>
            <w:r w:rsidRPr="00552373">
              <w:t>Ângulo de fase (°)</w:t>
            </w:r>
          </w:p>
        </w:tc>
        <w:tc>
          <w:tcPr>
            <w:tcW w:w="2011" w:type="dxa"/>
            <w:noWrap/>
            <w:vAlign w:val="top"/>
          </w:tcPr>
          <w:p w14:paraId="00BA20D1" w14:textId="27A7AC7F" w:rsidR="006C2F5A" w:rsidRPr="00552373" w:rsidRDefault="006C2F5A" w:rsidP="002F64EE">
            <w:pPr>
              <w:pStyle w:val="Textotabela"/>
              <w:tabs>
                <w:tab w:val="decimal" w:pos="633"/>
              </w:tabs>
              <w:pPrChange w:id="1776" w:author="GSPLM" w:date="2025-01-20T19:26:00Z" w16du:dateUtc="2025-01-20T22:26:00Z">
                <w:pPr>
                  <w:pStyle w:val="Textotabela"/>
                  <w:tabs>
                    <w:tab w:val="decimal" w:pos="428"/>
                  </w:tabs>
                </w:pPr>
              </w:pPrChange>
            </w:pPr>
            <w:ins w:id="1777" w:author="GSPLM" w:date="2025-01-20T19:16:00Z" w16du:dateUtc="2025-01-20T22:16:00Z">
              <w:r>
                <w:t>6,5 (6,1–6,8)</w:t>
              </w:r>
            </w:ins>
            <w:del w:id="1778" w:author="GSPLM" w:date="2025-01-20T19:16:00Z" w16du:dateUtc="2025-01-20T22:16:00Z">
              <w:r w:rsidRPr="00552373" w:rsidDel="006C2F5A">
                <w:delText>6.5 (6.1–6.8)</w:delText>
              </w:r>
            </w:del>
          </w:p>
        </w:tc>
        <w:tc>
          <w:tcPr>
            <w:tcW w:w="2167" w:type="dxa"/>
            <w:noWrap/>
            <w:vAlign w:val="top"/>
          </w:tcPr>
          <w:p w14:paraId="01451743" w14:textId="77777777" w:rsidR="006C2F5A" w:rsidRDefault="006C2F5A" w:rsidP="002F64EE">
            <w:pPr>
              <w:pStyle w:val="Textotabela"/>
              <w:tabs>
                <w:tab w:val="decimal" w:pos="737"/>
              </w:tabs>
              <w:rPr>
                <w:ins w:id="1779" w:author="GSPLM" w:date="2025-01-20T19:16:00Z" w16du:dateUtc="2025-01-20T22:16:00Z"/>
              </w:rPr>
              <w:pPrChange w:id="1780" w:author="GSPLM" w:date="2025-01-20T19:27:00Z" w16du:dateUtc="2025-01-20T22:27:00Z">
                <w:pPr>
                  <w:pStyle w:val="Textotabela"/>
                  <w:tabs>
                    <w:tab w:val="decimal" w:pos="419"/>
                  </w:tabs>
                </w:pPr>
              </w:pPrChange>
            </w:pPr>
            <w:ins w:id="1781" w:author="GSPLM" w:date="2025-01-20T19:16:00Z" w16du:dateUtc="2025-01-20T22:16:00Z">
              <w:r>
                <w:t>6,3 (5,9–6,6)</w:t>
              </w:r>
            </w:ins>
          </w:p>
          <w:p w14:paraId="7F89A4A6" w14:textId="6DCA344B" w:rsidR="006C2F5A" w:rsidRPr="00552373" w:rsidRDefault="006C2F5A" w:rsidP="002F64EE">
            <w:pPr>
              <w:pStyle w:val="Textotabela"/>
              <w:tabs>
                <w:tab w:val="decimal" w:pos="737"/>
              </w:tabs>
              <w:pPrChange w:id="1782" w:author="GSPLM" w:date="2025-01-20T19:27:00Z" w16du:dateUtc="2025-01-20T22:27:00Z">
                <w:pPr>
                  <w:pStyle w:val="Textotabela"/>
                  <w:tabs>
                    <w:tab w:val="decimal" w:pos="419"/>
                  </w:tabs>
                </w:pPr>
              </w:pPrChange>
            </w:pPr>
            <w:del w:id="1783" w:author="GSPLM" w:date="2025-01-20T19:16:00Z" w16du:dateUtc="2025-01-20T22:16:00Z">
              <w:r w:rsidRPr="00552373" w:rsidDel="006C2F5A">
                <w:delText>6.3 (5.9–6.6)</w:delText>
              </w:r>
            </w:del>
          </w:p>
        </w:tc>
        <w:tc>
          <w:tcPr>
            <w:tcW w:w="1082" w:type="dxa"/>
            <w:noWrap/>
            <w:vAlign w:val="top"/>
          </w:tcPr>
          <w:p w14:paraId="022D94A1" w14:textId="77777777" w:rsidR="006C2F5A" w:rsidRDefault="006C2F5A" w:rsidP="00B91C67">
            <w:pPr>
              <w:pStyle w:val="Textotabela"/>
              <w:tabs>
                <w:tab w:val="decimal" w:pos="283"/>
              </w:tabs>
              <w:rPr>
                <w:ins w:id="1784" w:author="GSPLM" w:date="2025-01-20T19:16:00Z" w16du:dateUtc="2025-01-20T22:16:00Z"/>
              </w:rPr>
            </w:pPr>
            <w:ins w:id="1785" w:author="GSPLM" w:date="2025-01-20T19:16:00Z" w16du:dateUtc="2025-01-20T22:16:00Z">
              <w:r>
                <w:t>0,354</w:t>
              </w:r>
            </w:ins>
          </w:p>
          <w:p w14:paraId="341D5E61" w14:textId="7D3555E8" w:rsidR="006C2F5A" w:rsidRPr="00552373" w:rsidRDefault="006C2F5A" w:rsidP="00B91C67">
            <w:pPr>
              <w:pStyle w:val="Textotabela"/>
              <w:tabs>
                <w:tab w:val="decimal" w:pos="283"/>
              </w:tabs>
            </w:pPr>
            <w:del w:id="1786" w:author="GSPLM" w:date="2025-01-20T19:16:00Z" w16du:dateUtc="2025-01-20T22:16:00Z">
              <w:r w:rsidRPr="00552373" w:rsidDel="006C2F5A">
                <w:delText>0.354</w:delText>
              </w:r>
            </w:del>
          </w:p>
        </w:tc>
      </w:tr>
      <w:tr w:rsidR="00A02E9A" w:rsidRPr="00552373" w14:paraId="070E4960" w14:textId="77777777" w:rsidTr="00A02E9A">
        <w:trPr>
          <w:trHeight w:val="116"/>
        </w:trPr>
        <w:tc>
          <w:tcPr>
            <w:tcW w:w="4024" w:type="dxa"/>
            <w:noWrap/>
            <w:vAlign w:val="top"/>
          </w:tcPr>
          <w:p w14:paraId="3DB41243" w14:textId="59B57F3E" w:rsidR="006C2F5A" w:rsidRPr="00552373" w:rsidRDefault="006C2F5A" w:rsidP="00B91C67">
            <w:pPr>
              <w:pStyle w:val="Textotabela"/>
            </w:pPr>
            <w:r w:rsidRPr="00552373">
              <w:t>Resistência (Ω)</w:t>
            </w:r>
          </w:p>
        </w:tc>
        <w:tc>
          <w:tcPr>
            <w:tcW w:w="2011" w:type="dxa"/>
            <w:noWrap/>
            <w:vAlign w:val="top"/>
          </w:tcPr>
          <w:p w14:paraId="402D5B86" w14:textId="245C9ECE" w:rsidR="006C2F5A" w:rsidRPr="00552373" w:rsidRDefault="006C2F5A" w:rsidP="002F64EE">
            <w:pPr>
              <w:pStyle w:val="Textotabela"/>
              <w:tabs>
                <w:tab w:val="decimal" w:pos="633"/>
              </w:tabs>
              <w:pPrChange w:id="1787" w:author="GSPLM" w:date="2025-01-20T19:26:00Z" w16du:dateUtc="2025-01-20T22:26:00Z">
                <w:pPr>
                  <w:pStyle w:val="Textotabela"/>
                  <w:tabs>
                    <w:tab w:val="decimal" w:pos="428"/>
                  </w:tabs>
                </w:pPr>
              </w:pPrChange>
            </w:pPr>
            <w:ins w:id="1788" w:author="GSPLM" w:date="2025-01-20T19:16:00Z" w16du:dateUtc="2025-01-20T22:16:00Z">
              <w:r>
                <w:t>538,2 (519,3–557)</w:t>
              </w:r>
            </w:ins>
            <w:del w:id="1789" w:author="GSPLM" w:date="2025-01-20T19:16:00Z" w16du:dateUtc="2025-01-20T22:16:00Z">
              <w:r w:rsidRPr="00552373" w:rsidDel="006C2F5A">
                <w:delText>538.2 (519.3–557)</w:delText>
              </w:r>
            </w:del>
          </w:p>
        </w:tc>
        <w:tc>
          <w:tcPr>
            <w:tcW w:w="2167" w:type="dxa"/>
            <w:noWrap/>
            <w:vAlign w:val="top"/>
          </w:tcPr>
          <w:p w14:paraId="09703CDB" w14:textId="77777777" w:rsidR="006C2F5A" w:rsidRDefault="006C2F5A" w:rsidP="002F64EE">
            <w:pPr>
              <w:pStyle w:val="Textotabela"/>
              <w:tabs>
                <w:tab w:val="decimal" w:pos="737"/>
              </w:tabs>
              <w:rPr>
                <w:ins w:id="1790" w:author="GSPLM" w:date="2025-01-20T19:16:00Z" w16du:dateUtc="2025-01-20T22:16:00Z"/>
              </w:rPr>
              <w:pPrChange w:id="1791" w:author="GSPLM" w:date="2025-01-20T19:27:00Z" w16du:dateUtc="2025-01-20T22:27:00Z">
                <w:pPr>
                  <w:pStyle w:val="Textotabela"/>
                  <w:tabs>
                    <w:tab w:val="decimal" w:pos="419"/>
                  </w:tabs>
                </w:pPr>
              </w:pPrChange>
            </w:pPr>
            <w:ins w:id="1792" w:author="GSPLM" w:date="2025-01-20T19:16:00Z" w16du:dateUtc="2025-01-20T22:16:00Z">
              <w:r>
                <w:t>556,6 (537,3–575,9)</w:t>
              </w:r>
            </w:ins>
          </w:p>
          <w:p w14:paraId="271CEC96" w14:textId="79FD6748" w:rsidR="006C2F5A" w:rsidRPr="00552373" w:rsidRDefault="006C2F5A" w:rsidP="002F64EE">
            <w:pPr>
              <w:pStyle w:val="Textotabela"/>
              <w:tabs>
                <w:tab w:val="decimal" w:pos="737"/>
              </w:tabs>
              <w:pPrChange w:id="1793" w:author="GSPLM" w:date="2025-01-20T19:27:00Z" w16du:dateUtc="2025-01-20T22:27:00Z">
                <w:pPr>
                  <w:pStyle w:val="Textotabela"/>
                  <w:tabs>
                    <w:tab w:val="decimal" w:pos="419"/>
                  </w:tabs>
                </w:pPr>
              </w:pPrChange>
            </w:pPr>
            <w:del w:id="1794" w:author="GSPLM" w:date="2025-01-20T19:16:00Z" w16du:dateUtc="2025-01-20T22:16:00Z">
              <w:r w:rsidRPr="00552373" w:rsidDel="006C2F5A">
                <w:delText>556.6 (537.3–575.9)</w:delText>
              </w:r>
            </w:del>
          </w:p>
        </w:tc>
        <w:tc>
          <w:tcPr>
            <w:tcW w:w="1082" w:type="dxa"/>
            <w:noWrap/>
            <w:vAlign w:val="top"/>
          </w:tcPr>
          <w:p w14:paraId="0222771D" w14:textId="77777777" w:rsidR="006C2F5A" w:rsidRDefault="006C2F5A" w:rsidP="00B91C67">
            <w:pPr>
              <w:pStyle w:val="Textotabela"/>
              <w:tabs>
                <w:tab w:val="decimal" w:pos="283"/>
              </w:tabs>
              <w:rPr>
                <w:ins w:id="1795" w:author="GSPLM" w:date="2025-01-20T19:16:00Z" w16du:dateUtc="2025-01-20T22:16:00Z"/>
              </w:rPr>
            </w:pPr>
            <w:ins w:id="1796" w:author="GSPLM" w:date="2025-01-20T19:16:00Z" w16du:dateUtc="2025-01-20T22:16:00Z">
              <w:r>
                <w:t>0,185</w:t>
              </w:r>
            </w:ins>
          </w:p>
          <w:p w14:paraId="57D45002" w14:textId="48EB3379" w:rsidR="006C2F5A" w:rsidRPr="00552373" w:rsidRDefault="006C2F5A" w:rsidP="00B91C67">
            <w:pPr>
              <w:pStyle w:val="Textotabela"/>
              <w:tabs>
                <w:tab w:val="decimal" w:pos="283"/>
              </w:tabs>
            </w:pPr>
            <w:del w:id="1797" w:author="GSPLM" w:date="2025-01-20T19:16:00Z" w16du:dateUtc="2025-01-20T22:16:00Z">
              <w:r w:rsidRPr="00552373" w:rsidDel="006C2F5A">
                <w:delText>0.185</w:delText>
              </w:r>
            </w:del>
          </w:p>
        </w:tc>
      </w:tr>
      <w:tr w:rsidR="00A02E9A" w:rsidRPr="00552373" w14:paraId="7B39932C" w14:textId="77777777" w:rsidTr="00A02E9A">
        <w:trPr>
          <w:trHeight w:val="116"/>
        </w:trPr>
        <w:tc>
          <w:tcPr>
            <w:tcW w:w="4024" w:type="dxa"/>
            <w:noWrap/>
            <w:vAlign w:val="top"/>
          </w:tcPr>
          <w:p w14:paraId="4A21A9E3" w14:textId="6E848121" w:rsidR="006C2F5A" w:rsidRPr="00552373" w:rsidRDefault="006C2F5A" w:rsidP="00B91C67">
            <w:pPr>
              <w:pStyle w:val="Textotabela"/>
            </w:pPr>
            <w:r w:rsidRPr="00552373">
              <w:t>Reatância (Ω)</w:t>
            </w:r>
          </w:p>
        </w:tc>
        <w:tc>
          <w:tcPr>
            <w:tcW w:w="2011" w:type="dxa"/>
            <w:noWrap/>
            <w:vAlign w:val="top"/>
          </w:tcPr>
          <w:p w14:paraId="087F4448" w14:textId="05ACAD52" w:rsidR="006C2F5A" w:rsidRPr="00552373" w:rsidRDefault="006C2F5A" w:rsidP="002F64EE">
            <w:pPr>
              <w:pStyle w:val="Textotabela"/>
              <w:tabs>
                <w:tab w:val="decimal" w:pos="633"/>
              </w:tabs>
              <w:pPrChange w:id="1798" w:author="GSPLM" w:date="2025-01-20T19:26:00Z" w16du:dateUtc="2025-01-20T22:26:00Z">
                <w:pPr>
                  <w:pStyle w:val="Textotabela"/>
                  <w:tabs>
                    <w:tab w:val="decimal" w:pos="428"/>
                  </w:tabs>
                </w:pPr>
              </w:pPrChange>
            </w:pPr>
            <w:ins w:id="1799" w:author="GSPLM" w:date="2025-01-20T19:16:00Z" w16du:dateUtc="2025-01-20T22:16:00Z">
              <w:r>
                <w:t>60,8 (57,8–63,8)</w:t>
              </w:r>
            </w:ins>
            <w:del w:id="1800" w:author="GSPLM" w:date="2025-01-20T19:16:00Z" w16du:dateUtc="2025-01-20T22:16:00Z">
              <w:r w:rsidRPr="00552373" w:rsidDel="006C2F5A">
                <w:delText>60.8 (57.8–63.8)</w:delText>
              </w:r>
            </w:del>
          </w:p>
        </w:tc>
        <w:tc>
          <w:tcPr>
            <w:tcW w:w="2167" w:type="dxa"/>
            <w:noWrap/>
            <w:vAlign w:val="top"/>
          </w:tcPr>
          <w:p w14:paraId="6352A452" w14:textId="77777777" w:rsidR="006C2F5A" w:rsidRDefault="006C2F5A" w:rsidP="002F64EE">
            <w:pPr>
              <w:pStyle w:val="Textotabela"/>
              <w:tabs>
                <w:tab w:val="decimal" w:pos="737"/>
              </w:tabs>
              <w:rPr>
                <w:ins w:id="1801" w:author="GSPLM" w:date="2025-01-20T19:16:00Z" w16du:dateUtc="2025-01-20T22:16:00Z"/>
              </w:rPr>
              <w:pPrChange w:id="1802" w:author="GSPLM" w:date="2025-01-20T19:27:00Z" w16du:dateUtc="2025-01-20T22:27:00Z">
                <w:pPr>
                  <w:pStyle w:val="Textotabela"/>
                  <w:tabs>
                    <w:tab w:val="decimal" w:pos="419"/>
                  </w:tabs>
                </w:pPr>
              </w:pPrChange>
            </w:pPr>
            <w:ins w:id="1803" w:author="GSPLM" w:date="2025-01-20T19:16:00Z" w16du:dateUtc="2025-01-20T22:16:00Z">
              <w:r>
                <w:t>60,8 (57,5–64,1)</w:t>
              </w:r>
            </w:ins>
          </w:p>
          <w:p w14:paraId="156B3754" w14:textId="022512E6" w:rsidR="006C2F5A" w:rsidRPr="00552373" w:rsidRDefault="006C2F5A" w:rsidP="002F64EE">
            <w:pPr>
              <w:pStyle w:val="Textotabela"/>
              <w:tabs>
                <w:tab w:val="decimal" w:pos="737"/>
              </w:tabs>
              <w:pPrChange w:id="1804" w:author="GSPLM" w:date="2025-01-20T19:27:00Z" w16du:dateUtc="2025-01-20T22:27:00Z">
                <w:pPr>
                  <w:pStyle w:val="Textotabela"/>
                  <w:tabs>
                    <w:tab w:val="decimal" w:pos="419"/>
                  </w:tabs>
                </w:pPr>
              </w:pPrChange>
            </w:pPr>
            <w:del w:id="1805" w:author="GSPLM" w:date="2025-01-20T19:16:00Z" w16du:dateUtc="2025-01-20T22:16:00Z">
              <w:r w:rsidRPr="00552373" w:rsidDel="006C2F5A">
                <w:delText>60.8 (57.5–64.1)</w:delText>
              </w:r>
            </w:del>
          </w:p>
        </w:tc>
        <w:tc>
          <w:tcPr>
            <w:tcW w:w="1082" w:type="dxa"/>
            <w:noWrap/>
            <w:vAlign w:val="top"/>
          </w:tcPr>
          <w:p w14:paraId="1DC99FEA" w14:textId="77777777" w:rsidR="006C2F5A" w:rsidRDefault="006C2F5A" w:rsidP="00B91C67">
            <w:pPr>
              <w:pStyle w:val="Textotabela"/>
              <w:tabs>
                <w:tab w:val="decimal" w:pos="283"/>
              </w:tabs>
              <w:rPr>
                <w:ins w:id="1806" w:author="GSPLM" w:date="2025-01-20T19:16:00Z" w16du:dateUtc="2025-01-20T22:16:00Z"/>
              </w:rPr>
            </w:pPr>
            <w:ins w:id="1807" w:author="GSPLM" w:date="2025-01-20T19:16:00Z" w16du:dateUtc="2025-01-20T22:16:00Z">
              <w:r>
                <w:t>0,988</w:t>
              </w:r>
            </w:ins>
          </w:p>
          <w:p w14:paraId="39688EC3" w14:textId="0B0D718B" w:rsidR="006C2F5A" w:rsidRPr="00552373" w:rsidRDefault="006C2F5A" w:rsidP="00B91C67">
            <w:pPr>
              <w:pStyle w:val="Textotabela"/>
              <w:tabs>
                <w:tab w:val="decimal" w:pos="283"/>
              </w:tabs>
            </w:pPr>
            <w:del w:id="1808" w:author="GSPLM" w:date="2025-01-20T19:16:00Z" w16du:dateUtc="2025-01-20T22:16:00Z">
              <w:r w:rsidRPr="00552373" w:rsidDel="006C2F5A">
                <w:delText>0.988</w:delText>
              </w:r>
            </w:del>
          </w:p>
        </w:tc>
      </w:tr>
      <w:tr w:rsidR="00A02E9A" w:rsidRPr="00552373" w14:paraId="65919C7A" w14:textId="77777777" w:rsidTr="00A02E9A">
        <w:trPr>
          <w:trHeight w:val="116"/>
        </w:trPr>
        <w:tc>
          <w:tcPr>
            <w:tcW w:w="4024" w:type="dxa"/>
            <w:noWrap/>
            <w:vAlign w:val="top"/>
          </w:tcPr>
          <w:p w14:paraId="6ACFF1FF" w14:textId="72CE3C57" w:rsidR="006C2F5A" w:rsidRPr="00552373" w:rsidRDefault="006C2F5A" w:rsidP="00B91C67">
            <w:pPr>
              <w:pStyle w:val="Textotabela"/>
            </w:pPr>
            <w:r w:rsidRPr="00552373">
              <w:t>Massa gorda absoluta (kg)</w:t>
            </w:r>
          </w:p>
        </w:tc>
        <w:tc>
          <w:tcPr>
            <w:tcW w:w="2011" w:type="dxa"/>
            <w:noWrap/>
            <w:vAlign w:val="top"/>
          </w:tcPr>
          <w:p w14:paraId="4683BCF2" w14:textId="2E025F6D" w:rsidR="006C2F5A" w:rsidRPr="00552373" w:rsidRDefault="006C2F5A" w:rsidP="002F64EE">
            <w:pPr>
              <w:pStyle w:val="Textotabela"/>
              <w:tabs>
                <w:tab w:val="decimal" w:pos="633"/>
              </w:tabs>
              <w:pPrChange w:id="1809" w:author="GSPLM" w:date="2025-01-20T19:26:00Z" w16du:dateUtc="2025-01-20T22:26:00Z">
                <w:pPr>
                  <w:pStyle w:val="Textotabela"/>
                  <w:tabs>
                    <w:tab w:val="decimal" w:pos="428"/>
                  </w:tabs>
                </w:pPr>
              </w:pPrChange>
            </w:pPr>
            <w:ins w:id="1810" w:author="GSPLM" w:date="2025-01-20T19:16:00Z" w16du:dateUtc="2025-01-20T22:16:00Z">
              <w:r>
                <w:t>41,6 (37,6–45,6)</w:t>
              </w:r>
            </w:ins>
            <w:del w:id="1811" w:author="GSPLM" w:date="2025-01-20T19:16:00Z" w16du:dateUtc="2025-01-20T22:16:00Z">
              <w:r w:rsidRPr="00552373" w:rsidDel="006C2F5A">
                <w:delText>41.6 (37.6–45.6)</w:delText>
              </w:r>
            </w:del>
          </w:p>
        </w:tc>
        <w:tc>
          <w:tcPr>
            <w:tcW w:w="2167" w:type="dxa"/>
            <w:noWrap/>
            <w:vAlign w:val="top"/>
          </w:tcPr>
          <w:p w14:paraId="60BF7B1C" w14:textId="77777777" w:rsidR="006C2F5A" w:rsidRDefault="006C2F5A" w:rsidP="002F64EE">
            <w:pPr>
              <w:pStyle w:val="Textotabela"/>
              <w:tabs>
                <w:tab w:val="decimal" w:pos="737"/>
              </w:tabs>
              <w:rPr>
                <w:ins w:id="1812" w:author="GSPLM" w:date="2025-01-20T19:16:00Z" w16du:dateUtc="2025-01-20T22:16:00Z"/>
              </w:rPr>
              <w:pPrChange w:id="1813" w:author="GSPLM" w:date="2025-01-20T19:27:00Z" w16du:dateUtc="2025-01-20T22:27:00Z">
                <w:pPr>
                  <w:pStyle w:val="Textotabela"/>
                  <w:tabs>
                    <w:tab w:val="decimal" w:pos="419"/>
                  </w:tabs>
                </w:pPr>
              </w:pPrChange>
            </w:pPr>
            <w:ins w:id="1814" w:author="GSPLM" w:date="2025-01-20T19:16:00Z" w16du:dateUtc="2025-01-20T22:16:00Z">
              <w:r>
                <w:t>43,1 (40–46,1)</w:t>
              </w:r>
            </w:ins>
          </w:p>
          <w:p w14:paraId="46F46CC0" w14:textId="3EF1E3DD" w:rsidR="006C2F5A" w:rsidRPr="00552373" w:rsidRDefault="006C2F5A" w:rsidP="002F64EE">
            <w:pPr>
              <w:pStyle w:val="Textotabela"/>
              <w:tabs>
                <w:tab w:val="decimal" w:pos="737"/>
              </w:tabs>
              <w:pPrChange w:id="1815" w:author="GSPLM" w:date="2025-01-20T19:27:00Z" w16du:dateUtc="2025-01-20T22:27:00Z">
                <w:pPr>
                  <w:pStyle w:val="Textotabela"/>
                  <w:tabs>
                    <w:tab w:val="decimal" w:pos="419"/>
                  </w:tabs>
                </w:pPr>
              </w:pPrChange>
            </w:pPr>
            <w:del w:id="1816" w:author="GSPLM" w:date="2025-01-20T19:16:00Z" w16du:dateUtc="2025-01-20T22:16:00Z">
              <w:r w:rsidRPr="00552373" w:rsidDel="006C2F5A">
                <w:delText>43.1 (40–46.1)</w:delText>
              </w:r>
            </w:del>
          </w:p>
        </w:tc>
        <w:tc>
          <w:tcPr>
            <w:tcW w:w="1082" w:type="dxa"/>
            <w:noWrap/>
            <w:vAlign w:val="top"/>
          </w:tcPr>
          <w:p w14:paraId="6FCD87AA" w14:textId="77777777" w:rsidR="006C2F5A" w:rsidRDefault="006C2F5A" w:rsidP="00B91C67">
            <w:pPr>
              <w:pStyle w:val="Textotabela"/>
              <w:tabs>
                <w:tab w:val="decimal" w:pos="283"/>
              </w:tabs>
              <w:rPr>
                <w:ins w:id="1817" w:author="GSPLM" w:date="2025-01-20T19:16:00Z" w16du:dateUtc="2025-01-20T22:16:00Z"/>
              </w:rPr>
            </w:pPr>
            <w:ins w:id="1818" w:author="GSPLM" w:date="2025-01-20T19:16:00Z" w16du:dateUtc="2025-01-20T22:16:00Z">
              <w:r>
                <w:t>0,571</w:t>
              </w:r>
            </w:ins>
          </w:p>
          <w:p w14:paraId="64CE9E09" w14:textId="160F9B82" w:rsidR="006C2F5A" w:rsidRPr="00552373" w:rsidRDefault="006C2F5A" w:rsidP="00B91C67">
            <w:pPr>
              <w:pStyle w:val="Textotabela"/>
              <w:tabs>
                <w:tab w:val="decimal" w:pos="283"/>
              </w:tabs>
            </w:pPr>
            <w:del w:id="1819" w:author="GSPLM" w:date="2025-01-20T19:16:00Z" w16du:dateUtc="2025-01-20T22:16:00Z">
              <w:r w:rsidRPr="00552373" w:rsidDel="006C2F5A">
                <w:delText>0.571</w:delText>
              </w:r>
            </w:del>
          </w:p>
        </w:tc>
      </w:tr>
      <w:tr w:rsidR="00A02E9A" w:rsidRPr="00552373" w14:paraId="61A382EE" w14:textId="77777777" w:rsidTr="00A02E9A">
        <w:trPr>
          <w:trHeight w:val="116"/>
        </w:trPr>
        <w:tc>
          <w:tcPr>
            <w:tcW w:w="4024" w:type="dxa"/>
            <w:noWrap/>
            <w:vAlign w:val="top"/>
          </w:tcPr>
          <w:p w14:paraId="1E2CF307" w14:textId="7A83BFB4" w:rsidR="006C2F5A" w:rsidRPr="00552373" w:rsidRDefault="006C2F5A" w:rsidP="00B91C67">
            <w:pPr>
              <w:pStyle w:val="Textotabela"/>
            </w:pPr>
            <w:r w:rsidRPr="00552373">
              <w:t>Índice de massa gorda (kg/m²)</w:t>
            </w:r>
          </w:p>
        </w:tc>
        <w:tc>
          <w:tcPr>
            <w:tcW w:w="2011" w:type="dxa"/>
            <w:noWrap/>
            <w:vAlign w:val="top"/>
          </w:tcPr>
          <w:p w14:paraId="3D740CF0" w14:textId="2D378A99" w:rsidR="006C2F5A" w:rsidRPr="00552373" w:rsidRDefault="006C2F5A" w:rsidP="002F64EE">
            <w:pPr>
              <w:pStyle w:val="Textotabela"/>
              <w:tabs>
                <w:tab w:val="decimal" w:pos="633"/>
              </w:tabs>
              <w:pPrChange w:id="1820" w:author="GSPLM" w:date="2025-01-20T19:26:00Z" w16du:dateUtc="2025-01-20T22:26:00Z">
                <w:pPr>
                  <w:pStyle w:val="Textotabela"/>
                  <w:tabs>
                    <w:tab w:val="decimal" w:pos="428"/>
                  </w:tabs>
                </w:pPr>
              </w:pPrChange>
            </w:pPr>
            <w:ins w:id="1821" w:author="GSPLM" w:date="2025-01-20T19:16:00Z" w16du:dateUtc="2025-01-20T22:16:00Z">
              <w:r>
                <w:t>16,5 (12,7–20,2)</w:t>
              </w:r>
            </w:ins>
            <w:del w:id="1822" w:author="GSPLM" w:date="2025-01-20T19:16:00Z" w16du:dateUtc="2025-01-20T22:16:00Z">
              <w:r w:rsidRPr="00552373" w:rsidDel="006C2F5A">
                <w:delText>16.5 (12.7–20.2)</w:delText>
              </w:r>
            </w:del>
          </w:p>
        </w:tc>
        <w:tc>
          <w:tcPr>
            <w:tcW w:w="2167" w:type="dxa"/>
            <w:noWrap/>
            <w:vAlign w:val="top"/>
          </w:tcPr>
          <w:p w14:paraId="43F33ABC" w14:textId="77777777" w:rsidR="006C2F5A" w:rsidRDefault="006C2F5A" w:rsidP="002F64EE">
            <w:pPr>
              <w:pStyle w:val="Textotabela"/>
              <w:tabs>
                <w:tab w:val="decimal" w:pos="737"/>
              </w:tabs>
              <w:rPr>
                <w:ins w:id="1823" w:author="GSPLM" w:date="2025-01-20T19:16:00Z" w16du:dateUtc="2025-01-20T22:16:00Z"/>
              </w:rPr>
              <w:pPrChange w:id="1824" w:author="GSPLM" w:date="2025-01-20T19:27:00Z" w16du:dateUtc="2025-01-20T22:27:00Z">
                <w:pPr>
                  <w:pStyle w:val="Textotabela"/>
                  <w:tabs>
                    <w:tab w:val="decimal" w:pos="419"/>
                  </w:tabs>
                </w:pPr>
              </w:pPrChange>
            </w:pPr>
            <w:ins w:id="1825" w:author="GSPLM" w:date="2025-01-20T19:16:00Z" w16du:dateUtc="2025-01-20T22:16:00Z">
              <w:r>
                <w:t>16,1 (14,9–17,3)</w:t>
              </w:r>
            </w:ins>
          </w:p>
          <w:p w14:paraId="28213246" w14:textId="0BAE9768" w:rsidR="006C2F5A" w:rsidRPr="00552373" w:rsidRDefault="006C2F5A" w:rsidP="002F64EE">
            <w:pPr>
              <w:pStyle w:val="Textotabela"/>
              <w:tabs>
                <w:tab w:val="decimal" w:pos="737"/>
              </w:tabs>
              <w:pPrChange w:id="1826" w:author="GSPLM" w:date="2025-01-20T19:27:00Z" w16du:dateUtc="2025-01-20T22:27:00Z">
                <w:pPr>
                  <w:pStyle w:val="Textotabela"/>
                  <w:tabs>
                    <w:tab w:val="decimal" w:pos="419"/>
                  </w:tabs>
                </w:pPr>
              </w:pPrChange>
            </w:pPr>
            <w:del w:id="1827" w:author="GSPLM" w:date="2025-01-20T19:16:00Z" w16du:dateUtc="2025-01-20T22:16:00Z">
              <w:r w:rsidRPr="00552373" w:rsidDel="006C2F5A">
                <w:delText>16.1 (14.9–17.3)</w:delText>
              </w:r>
            </w:del>
          </w:p>
        </w:tc>
        <w:tc>
          <w:tcPr>
            <w:tcW w:w="1082" w:type="dxa"/>
            <w:noWrap/>
            <w:vAlign w:val="top"/>
          </w:tcPr>
          <w:p w14:paraId="76147DB7" w14:textId="77777777" w:rsidR="006C2F5A" w:rsidRDefault="006C2F5A" w:rsidP="00B91C67">
            <w:pPr>
              <w:pStyle w:val="Textotabela"/>
              <w:tabs>
                <w:tab w:val="decimal" w:pos="283"/>
              </w:tabs>
              <w:rPr>
                <w:ins w:id="1828" w:author="GSPLM" w:date="2025-01-20T19:16:00Z" w16du:dateUtc="2025-01-20T22:16:00Z"/>
              </w:rPr>
            </w:pPr>
            <w:ins w:id="1829" w:author="GSPLM" w:date="2025-01-20T19:16:00Z" w16du:dateUtc="2025-01-20T22:16:00Z">
              <w:r>
                <w:t>0,869</w:t>
              </w:r>
            </w:ins>
          </w:p>
          <w:p w14:paraId="389906B8" w14:textId="4342D5E5" w:rsidR="006C2F5A" w:rsidRPr="00552373" w:rsidRDefault="006C2F5A" w:rsidP="00B91C67">
            <w:pPr>
              <w:pStyle w:val="Textotabela"/>
              <w:tabs>
                <w:tab w:val="decimal" w:pos="283"/>
              </w:tabs>
            </w:pPr>
            <w:del w:id="1830" w:author="GSPLM" w:date="2025-01-20T19:16:00Z" w16du:dateUtc="2025-01-20T22:16:00Z">
              <w:r w:rsidRPr="00552373" w:rsidDel="006C2F5A">
                <w:delText>0.869</w:delText>
              </w:r>
            </w:del>
          </w:p>
        </w:tc>
      </w:tr>
      <w:tr w:rsidR="00A02E9A" w:rsidRPr="00552373" w14:paraId="0AB46260" w14:textId="77777777" w:rsidTr="00A02E9A">
        <w:trPr>
          <w:trHeight w:val="116"/>
        </w:trPr>
        <w:tc>
          <w:tcPr>
            <w:tcW w:w="4024" w:type="dxa"/>
            <w:noWrap/>
            <w:vAlign w:val="top"/>
          </w:tcPr>
          <w:p w14:paraId="58E2C63E" w14:textId="5BDF9E50" w:rsidR="006C2F5A" w:rsidRPr="00552373" w:rsidRDefault="006C2F5A" w:rsidP="00B91C67">
            <w:pPr>
              <w:pStyle w:val="Textotabela"/>
            </w:pPr>
            <w:r w:rsidRPr="00552373">
              <w:t>Massa gorda relativa (%)</w:t>
            </w:r>
          </w:p>
        </w:tc>
        <w:tc>
          <w:tcPr>
            <w:tcW w:w="2011" w:type="dxa"/>
            <w:noWrap/>
            <w:vAlign w:val="top"/>
          </w:tcPr>
          <w:p w14:paraId="0EDC13F0" w14:textId="664C3256" w:rsidR="006C2F5A" w:rsidRPr="00552373" w:rsidRDefault="006C2F5A" w:rsidP="002F64EE">
            <w:pPr>
              <w:pStyle w:val="Textotabela"/>
              <w:tabs>
                <w:tab w:val="decimal" w:pos="633"/>
              </w:tabs>
              <w:pPrChange w:id="1831" w:author="GSPLM" w:date="2025-01-20T19:26:00Z" w16du:dateUtc="2025-01-20T22:26:00Z">
                <w:pPr>
                  <w:pStyle w:val="Textotabela"/>
                  <w:tabs>
                    <w:tab w:val="decimal" w:pos="428"/>
                  </w:tabs>
                </w:pPr>
              </w:pPrChange>
            </w:pPr>
            <w:ins w:id="1832" w:author="GSPLM" w:date="2025-01-20T19:16:00Z" w16du:dateUtc="2025-01-20T22:16:00Z">
              <w:r>
                <w:t>44,7 (42,6–46,8)</w:t>
              </w:r>
            </w:ins>
            <w:del w:id="1833" w:author="GSPLM" w:date="2025-01-20T19:16:00Z" w16du:dateUtc="2025-01-20T22:16:00Z">
              <w:r w:rsidRPr="00552373" w:rsidDel="006C2F5A">
                <w:delText>44.7 (42.6–46.8)</w:delText>
              </w:r>
            </w:del>
          </w:p>
        </w:tc>
        <w:tc>
          <w:tcPr>
            <w:tcW w:w="2167" w:type="dxa"/>
            <w:noWrap/>
            <w:vAlign w:val="top"/>
          </w:tcPr>
          <w:p w14:paraId="37E8AEE5" w14:textId="77777777" w:rsidR="006C2F5A" w:rsidRDefault="006C2F5A" w:rsidP="002F64EE">
            <w:pPr>
              <w:pStyle w:val="Textotabela"/>
              <w:tabs>
                <w:tab w:val="decimal" w:pos="737"/>
              </w:tabs>
              <w:rPr>
                <w:ins w:id="1834" w:author="GSPLM" w:date="2025-01-20T19:16:00Z" w16du:dateUtc="2025-01-20T22:16:00Z"/>
              </w:rPr>
              <w:pPrChange w:id="1835" w:author="GSPLM" w:date="2025-01-20T19:27:00Z" w16du:dateUtc="2025-01-20T22:27:00Z">
                <w:pPr>
                  <w:pStyle w:val="Textotabela"/>
                  <w:tabs>
                    <w:tab w:val="decimal" w:pos="419"/>
                  </w:tabs>
                </w:pPr>
              </w:pPrChange>
            </w:pPr>
            <w:ins w:id="1836" w:author="GSPLM" w:date="2025-01-20T19:16:00Z" w16du:dateUtc="2025-01-20T22:16:00Z">
              <w:r>
                <w:t>48,6 (45,2–52,1)</w:t>
              </w:r>
            </w:ins>
          </w:p>
          <w:p w14:paraId="2BF5A8BE" w14:textId="79A7DD7B" w:rsidR="006C2F5A" w:rsidRPr="00552373" w:rsidRDefault="006C2F5A" w:rsidP="002F64EE">
            <w:pPr>
              <w:pStyle w:val="Textotabela"/>
              <w:tabs>
                <w:tab w:val="decimal" w:pos="737"/>
              </w:tabs>
              <w:pPrChange w:id="1837" w:author="GSPLM" w:date="2025-01-20T19:27:00Z" w16du:dateUtc="2025-01-20T22:27:00Z">
                <w:pPr>
                  <w:pStyle w:val="Textotabela"/>
                  <w:tabs>
                    <w:tab w:val="decimal" w:pos="419"/>
                  </w:tabs>
                </w:pPr>
              </w:pPrChange>
            </w:pPr>
            <w:del w:id="1838" w:author="GSPLM" w:date="2025-01-20T19:16:00Z" w16du:dateUtc="2025-01-20T22:16:00Z">
              <w:r w:rsidRPr="00552373" w:rsidDel="006C2F5A">
                <w:delText>48.6 (45.2–52.1)</w:delText>
              </w:r>
            </w:del>
          </w:p>
        </w:tc>
        <w:tc>
          <w:tcPr>
            <w:tcW w:w="1082" w:type="dxa"/>
            <w:noWrap/>
            <w:vAlign w:val="top"/>
          </w:tcPr>
          <w:p w14:paraId="53FBFC97" w14:textId="77777777" w:rsidR="006C2F5A" w:rsidRDefault="006C2F5A" w:rsidP="00B91C67">
            <w:pPr>
              <w:pStyle w:val="Textotabela"/>
              <w:tabs>
                <w:tab w:val="decimal" w:pos="283"/>
              </w:tabs>
              <w:rPr>
                <w:ins w:id="1839" w:author="GSPLM" w:date="2025-01-20T19:16:00Z" w16du:dateUtc="2025-01-20T22:16:00Z"/>
              </w:rPr>
            </w:pPr>
            <w:ins w:id="1840" w:author="GSPLM" w:date="2025-01-20T19:16:00Z" w16du:dateUtc="2025-01-20T22:16:00Z">
              <w:r>
                <w:t>0,062</w:t>
              </w:r>
            </w:ins>
          </w:p>
          <w:p w14:paraId="52BBD3AC" w14:textId="7BADC218" w:rsidR="006C2F5A" w:rsidRPr="00552373" w:rsidRDefault="006C2F5A" w:rsidP="00B91C67">
            <w:pPr>
              <w:pStyle w:val="Textotabela"/>
              <w:tabs>
                <w:tab w:val="decimal" w:pos="283"/>
              </w:tabs>
            </w:pPr>
            <w:del w:id="1841" w:author="GSPLM" w:date="2025-01-20T19:16:00Z" w16du:dateUtc="2025-01-20T22:16:00Z">
              <w:r w:rsidRPr="00552373" w:rsidDel="006C2F5A">
                <w:delText>0.062</w:delText>
              </w:r>
            </w:del>
          </w:p>
        </w:tc>
      </w:tr>
      <w:tr w:rsidR="00A02E9A" w:rsidRPr="00552373" w14:paraId="73C3671B" w14:textId="77777777" w:rsidTr="00A02E9A">
        <w:trPr>
          <w:trHeight w:val="116"/>
        </w:trPr>
        <w:tc>
          <w:tcPr>
            <w:tcW w:w="4024" w:type="dxa"/>
            <w:noWrap/>
            <w:vAlign w:val="top"/>
          </w:tcPr>
          <w:p w14:paraId="452EBE23" w14:textId="407CCCB8" w:rsidR="006C2F5A" w:rsidRPr="00552373" w:rsidRDefault="006C2F5A" w:rsidP="00B91C67">
            <w:pPr>
              <w:pStyle w:val="Textotabela"/>
            </w:pPr>
            <w:r w:rsidRPr="00552373">
              <w:t>Tecido adiposo visceral (kg)</w:t>
            </w:r>
          </w:p>
        </w:tc>
        <w:tc>
          <w:tcPr>
            <w:tcW w:w="2011" w:type="dxa"/>
            <w:noWrap/>
            <w:vAlign w:val="top"/>
          </w:tcPr>
          <w:p w14:paraId="2D412693" w14:textId="2B376A99" w:rsidR="006C2F5A" w:rsidRPr="00552373" w:rsidRDefault="006C2F5A" w:rsidP="002F64EE">
            <w:pPr>
              <w:pStyle w:val="Textotabela"/>
              <w:tabs>
                <w:tab w:val="decimal" w:pos="633"/>
              </w:tabs>
              <w:pPrChange w:id="1842" w:author="GSPLM" w:date="2025-01-20T19:26:00Z" w16du:dateUtc="2025-01-20T22:26:00Z">
                <w:pPr>
                  <w:pStyle w:val="Textotabela"/>
                  <w:tabs>
                    <w:tab w:val="decimal" w:pos="428"/>
                  </w:tabs>
                </w:pPr>
              </w:pPrChange>
            </w:pPr>
            <w:ins w:id="1843" w:author="GSPLM" w:date="2025-01-20T19:16:00Z" w16du:dateUtc="2025-01-20T22:16:00Z">
              <w:r>
                <w:t>2,2 (1,9–2,5)</w:t>
              </w:r>
            </w:ins>
            <w:del w:id="1844" w:author="GSPLM" w:date="2025-01-20T19:16:00Z" w16du:dateUtc="2025-01-20T22:16:00Z">
              <w:r w:rsidRPr="00552373" w:rsidDel="006C2F5A">
                <w:delText>2.2 (1.9–2.5)</w:delText>
              </w:r>
            </w:del>
          </w:p>
        </w:tc>
        <w:tc>
          <w:tcPr>
            <w:tcW w:w="2167" w:type="dxa"/>
            <w:noWrap/>
            <w:vAlign w:val="top"/>
          </w:tcPr>
          <w:p w14:paraId="15AB362C" w14:textId="77777777" w:rsidR="006C2F5A" w:rsidRDefault="006C2F5A" w:rsidP="002F64EE">
            <w:pPr>
              <w:pStyle w:val="Textotabela"/>
              <w:tabs>
                <w:tab w:val="decimal" w:pos="737"/>
              </w:tabs>
              <w:rPr>
                <w:ins w:id="1845" w:author="GSPLM" w:date="2025-01-20T19:16:00Z" w16du:dateUtc="2025-01-20T22:16:00Z"/>
              </w:rPr>
              <w:pPrChange w:id="1846" w:author="GSPLM" w:date="2025-01-20T19:27:00Z" w16du:dateUtc="2025-01-20T22:27:00Z">
                <w:pPr>
                  <w:pStyle w:val="Textotabela"/>
                  <w:tabs>
                    <w:tab w:val="decimal" w:pos="419"/>
                  </w:tabs>
                </w:pPr>
              </w:pPrChange>
            </w:pPr>
            <w:ins w:id="1847" w:author="GSPLM" w:date="2025-01-20T19:16:00Z" w16du:dateUtc="2025-01-20T22:16:00Z">
              <w:r>
                <w:t>2,3 (2–2,5)</w:t>
              </w:r>
            </w:ins>
          </w:p>
          <w:p w14:paraId="3771916C" w14:textId="439DBEBD" w:rsidR="006C2F5A" w:rsidRPr="00552373" w:rsidRDefault="006C2F5A" w:rsidP="002F64EE">
            <w:pPr>
              <w:pStyle w:val="Textotabela"/>
              <w:tabs>
                <w:tab w:val="decimal" w:pos="737"/>
              </w:tabs>
              <w:pPrChange w:id="1848" w:author="GSPLM" w:date="2025-01-20T19:27:00Z" w16du:dateUtc="2025-01-20T22:27:00Z">
                <w:pPr>
                  <w:pStyle w:val="Textotabela"/>
                  <w:tabs>
                    <w:tab w:val="decimal" w:pos="419"/>
                  </w:tabs>
                </w:pPr>
              </w:pPrChange>
            </w:pPr>
            <w:del w:id="1849" w:author="GSPLM" w:date="2025-01-20T19:16:00Z" w16du:dateUtc="2025-01-20T22:16:00Z">
              <w:r w:rsidRPr="00552373" w:rsidDel="006C2F5A">
                <w:delText>2.3 (2–2.5)</w:delText>
              </w:r>
            </w:del>
          </w:p>
        </w:tc>
        <w:tc>
          <w:tcPr>
            <w:tcW w:w="1082" w:type="dxa"/>
            <w:noWrap/>
            <w:vAlign w:val="top"/>
          </w:tcPr>
          <w:p w14:paraId="43149209" w14:textId="77777777" w:rsidR="006C2F5A" w:rsidRDefault="006C2F5A" w:rsidP="00B91C67">
            <w:pPr>
              <w:pStyle w:val="Textotabela"/>
              <w:tabs>
                <w:tab w:val="decimal" w:pos="283"/>
              </w:tabs>
              <w:rPr>
                <w:ins w:id="1850" w:author="GSPLM" w:date="2025-01-20T19:16:00Z" w16du:dateUtc="2025-01-20T22:16:00Z"/>
              </w:rPr>
            </w:pPr>
            <w:ins w:id="1851" w:author="GSPLM" w:date="2025-01-20T19:16:00Z" w16du:dateUtc="2025-01-20T22:16:00Z">
              <w:r>
                <w:t>0,785</w:t>
              </w:r>
            </w:ins>
          </w:p>
          <w:p w14:paraId="50414A12" w14:textId="0681F805" w:rsidR="006C2F5A" w:rsidRPr="00552373" w:rsidRDefault="006C2F5A" w:rsidP="00B91C67">
            <w:pPr>
              <w:pStyle w:val="Textotabela"/>
              <w:tabs>
                <w:tab w:val="decimal" w:pos="283"/>
              </w:tabs>
            </w:pPr>
            <w:del w:id="1852" w:author="GSPLM" w:date="2025-01-20T19:16:00Z" w16du:dateUtc="2025-01-20T22:16:00Z">
              <w:r w:rsidRPr="00552373" w:rsidDel="006C2F5A">
                <w:delText>0.785</w:delText>
              </w:r>
            </w:del>
          </w:p>
        </w:tc>
      </w:tr>
      <w:tr w:rsidR="00A02E9A" w:rsidRPr="00552373" w14:paraId="4BC0A81B" w14:textId="77777777" w:rsidTr="00A02E9A">
        <w:trPr>
          <w:trHeight w:val="116"/>
        </w:trPr>
        <w:tc>
          <w:tcPr>
            <w:tcW w:w="4024" w:type="dxa"/>
            <w:noWrap/>
            <w:vAlign w:val="top"/>
          </w:tcPr>
          <w:p w14:paraId="2A577D75" w14:textId="6F5CEB6D" w:rsidR="006C2F5A" w:rsidRPr="00552373" w:rsidRDefault="006C2F5A" w:rsidP="00B91C67">
            <w:pPr>
              <w:pStyle w:val="Textotabela"/>
            </w:pPr>
            <w:r w:rsidRPr="00552373">
              <w:lastRenderedPageBreak/>
              <w:t>Massa livre de gordura absoluta (kg)</w:t>
            </w:r>
          </w:p>
        </w:tc>
        <w:tc>
          <w:tcPr>
            <w:tcW w:w="2011" w:type="dxa"/>
            <w:noWrap/>
            <w:vAlign w:val="top"/>
          </w:tcPr>
          <w:p w14:paraId="7974B4B6" w14:textId="1E12EF7F" w:rsidR="006C2F5A" w:rsidRPr="00552373" w:rsidRDefault="006C2F5A" w:rsidP="002F64EE">
            <w:pPr>
              <w:pStyle w:val="Textotabela"/>
              <w:tabs>
                <w:tab w:val="decimal" w:pos="633"/>
              </w:tabs>
              <w:pPrChange w:id="1853" w:author="GSPLM" w:date="2025-01-20T19:26:00Z" w16du:dateUtc="2025-01-20T22:26:00Z">
                <w:pPr>
                  <w:pStyle w:val="Textotabela"/>
                  <w:tabs>
                    <w:tab w:val="decimal" w:pos="428"/>
                  </w:tabs>
                </w:pPr>
              </w:pPrChange>
            </w:pPr>
            <w:ins w:id="1854" w:author="GSPLM" w:date="2025-01-20T19:16:00Z" w16du:dateUtc="2025-01-20T22:16:00Z">
              <w:r>
                <w:t>50,4 (48,1–52,7)</w:t>
              </w:r>
            </w:ins>
            <w:del w:id="1855" w:author="GSPLM" w:date="2025-01-20T19:16:00Z" w16du:dateUtc="2025-01-20T22:16:00Z">
              <w:r w:rsidRPr="00552373" w:rsidDel="006C2F5A">
                <w:delText>50.4 (48.1–52.7)</w:delText>
              </w:r>
            </w:del>
          </w:p>
        </w:tc>
        <w:tc>
          <w:tcPr>
            <w:tcW w:w="2167" w:type="dxa"/>
            <w:noWrap/>
            <w:vAlign w:val="top"/>
          </w:tcPr>
          <w:p w14:paraId="51442078" w14:textId="77777777" w:rsidR="006C2F5A" w:rsidRDefault="006C2F5A" w:rsidP="002F64EE">
            <w:pPr>
              <w:pStyle w:val="Textotabela"/>
              <w:tabs>
                <w:tab w:val="decimal" w:pos="737"/>
              </w:tabs>
              <w:rPr>
                <w:ins w:id="1856" w:author="GSPLM" w:date="2025-01-20T19:16:00Z" w16du:dateUtc="2025-01-20T22:16:00Z"/>
              </w:rPr>
              <w:pPrChange w:id="1857" w:author="GSPLM" w:date="2025-01-20T19:27:00Z" w16du:dateUtc="2025-01-20T22:27:00Z">
                <w:pPr>
                  <w:pStyle w:val="Textotabela"/>
                  <w:tabs>
                    <w:tab w:val="decimal" w:pos="419"/>
                  </w:tabs>
                </w:pPr>
              </w:pPrChange>
            </w:pPr>
            <w:ins w:id="1858" w:author="GSPLM" w:date="2025-01-20T19:16:00Z" w16du:dateUtc="2025-01-20T22:16:00Z">
              <w:r>
                <w:t>45,6 (42,4–48,9)</w:t>
              </w:r>
            </w:ins>
          </w:p>
          <w:p w14:paraId="0D45A7B3" w14:textId="39998305" w:rsidR="006C2F5A" w:rsidRPr="00552373" w:rsidRDefault="006C2F5A" w:rsidP="002F64EE">
            <w:pPr>
              <w:pStyle w:val="Textotabela"/>
              <w:tabs>
                <w:tab w:val="decimal" w:pos="737"/>
              </w:tabs>
              <w:pPrChange w:id="1859" w:author="GSPLM" w:date="2025-01-20T19:27:00Z" w16du:dateUtc="2025-01-20T22:27:00Z">
                <w:pPr>
                  <w:pStyle w:val="Textotabela"/>
                  <w:tabs>
                    <w:tab w:val="decimal" w:pos="419"/>
                  </w:tabs>
                </w:pPr>
              </w:pPrChange>
            </w:pPr>
            <w:del w:id="1860" w:author="GSPLM" w:date="2025-01-20T19:16:00Z" w16du:dateUtc="2025-01-20T22:16:00Z">
              <w:r w:rsidRPr="00552373" w:rsidDel="006C2F5A">
                <w:delText>45.6 (42.4–48.9)</w:delText>
              </w:r>
            </w:del>
          </w:p>
        </w:tc>
        <w:tc>
          <w:tcPr>
            <w:tcW w:w="1082" w:type="dxa"/>
            <w:noWrap/>
            <w:vAlign w:val="top"/>
          </w:tcPr>
          <w:p w14:paraId="6499C315" w14:textId="77777777" w:rsidR="006C2F5A" w:rsidRDefault="006C2F5A" w:rsidP="00B91C67">
            <w:pPr>
              <w:pStyle w:val="Textotabela"/>
              <w:tabs>
                <w:tab w:val="decimal" w:pos="283"/>
              </w:tabs>
              <w:rPr>
                <w:ins w:id="1861" w:author="GSPLM" w:date="2025-01-20T19:16:00Z" w16du:dateUtc="2025-01-20T22:16:00Z"/>
              </w:rPr>
            </w:pPr>
            <w:ins w:id="1862" w:author="GSPLM" w:date="2025-01-20T19:16:00Z" w16du:dateUtc="2025-01-20T22:16:00Z">
              <w:r>
                <w:t>0,025*</w:t>
              </w:r>
            </w:ins>
          </w:p>
          <w:p w14:paraId="49D35715" w14:textId="06397067" w:rsidR="006C2F5A" w:rsidRPr="00552373" w:rsidRDefault="006C2F5A" w:rsidP="00B91C67">
            <w:pPr>
              <w:pStyle w:val="Textotabela"/>
              <w:tabs>
                <w:tab w:val="decimal" w:pos="283"/>
              </w:tabs>
            </w:pPr>
            <w:del w:id="1863" w:author="GSPLM" w:date="2025-01-20T19:16:00Z" w16du:dateUtc="2025-01-20T22:16:00Z">
              <w:r w:rsidRPr="00552373" w:rsidDel="006C2F5A">
                <w:delText>0.025*</w:delText>
              </w:r>
            </w:del>
          </w:p>
        </w:tc>
      </w:tr>
      <w:tr w:rsidR="00A02E9A" w:rsidRPr="00552373" w14:paraId="703C3A13" w14:textId="77777777" w:rsidTr="00A02E9A">
        <w:trPr>
          <w:trHeight w:val="116"/>
        </w:trPr>
        <w:tc>
          <w:tcPr>
            <w:tcW w:w="4024" w:type="dxa"/>
            <w:noWrap/>
            <w:vAlign w:val="top"/>
          </w:tcPr>
          <w:p w14:paraId="38FDE7BB" w14:textId="2E55091A" w:rsidR="006C2F5A" w:rsidRPr="00552373" w:rsidRDefault="006C2F5A" w:rsidP="00B91C67">
            <w:pPr>
              <w:pStyle w:val="Textotabela"/>
            </w:pPr>
            <w:r w:rsidRPr="00552373">
              <w:t>Índice de massa livre de gordura (kg/m²)</w:t>
            </w:r>
          </w:p>
        </w:tc>
        <w:tc>
          <w:tcPr>
            <w:tcW w:w="2011" w:type="dxa"/>
            <w:noWrap/>
            <w:vAlign w:val="top"/>
          </w:tcPr>
          <w:p w14:paraId="50CA274A" w14:textId="77777777" w:rsidR="006C2F5A" w:rsidRDefault="006C2F5A" w:rsidP="002F64EE">
            <w:pPr>
              <w:pStyle w:val="Textotabela"/>
              <w:tabs>
                <w:tab w:val="decimal" w:pos="633"/>
              </w:tabs>
              <w:rPr>
                <w:ins w:id="1864" w:author="GSPLM" w:date="2025-01-20T19:16:00Z" w16du:dateUtc="2025-01-20T22:16:00Z"/>
              </w:rPr>
              <w:pPrChange w:id="1865" w:author="GSPLM" w:date="2025-01-20T19:26:00Z" w16du:dateUtc="2025-01-20T22:26:00Z">
                <w:pPr>
                  <w:pStyle w:val="Textotabela"/>
                  <w:tabs>
                    <w:tab w:val="decimal" w:pos="428"/>
                  </w:tabs>
                </w:pPr>
              </w:pPrChange>
            </w:pPr>
            <w:ins w:id="1866" w:author="GSPLM" w:date="2025-01-20T19:16:00Z" w16du:dateUtc="2025-01-20T22:16:00Z">
              <w:r>
                <w:t>18,7 (18–19,5)</w:t>
              </w:r>
            </w:ins>
          </w:p>
          <w:p w14:paraId="7FAFB531" w14:textId="511FECBE" w:rsidR="006C2F5A" w:rsidRPr="00552373" w:rsidRDefault="006C2F5A" w:rsidP="002F64EE">
            <w:pPr>
              <w:pStyle w:val="Textotabela"/>
              <w:tabs>
                <w:tab w:val="decimal" w:pos="633"/>
              </w:tabs>
              <w:pPrChange w:id="1867" w:author="GSPLM" w:date="2025-01-20T19:26:00Z" w16du:dateUtc="2025-01-20T22:26:00Z">
                <w:pPr>
                  <w:pStyle w:val="Textotabela"/>
                  <w:tabs>
                    <w:tab w:val="decimal" w:pos="428"/>
                  </w:tabs>
                </w:pPr>
              </w:pPrChange>
            </w:pPr>
            <w:del w:id="1868" w:author="GSPLM" w:date="2025-01-20T19:16:00Z" w16du:dateUtc="2025-01-20T22:16:00Z">
              <w:r w:rsidRPr="00552373" w:rsidDel="006C2F5A">
                <w:delText>18.7 (18–19.5)</w:delText>
              </w:r>
            </w:del>
          </w:p>
        </w:tc>
        <w:tc>
          <w:tcPr>
            <w:tcW w:w="2167" w:type="dxa"/>
            <w:noWrap/>
            <w:vAlign w:val="top"/>
          </w:tcPr>
          <w:p w14:paraId="15115019" w14:textId="77777777" w:rsidR="006C2F5A" w:rsidRDefault="006C2F5A" w:rsidP="002F64EE">
            <w:pPr>
              <w:pStyle w:val="Textotabela"/>
              <w:tabs>
                <w:tab w:val="decimal" w:pos="737"/>
              </w:tabs>
              <w:rPr>
                <w:ins w:id="1869" w:author="GSPLM" w:date="2025-01-20T19:16:00Z" w16du:dateUtc="2025-01-20T22:16:00Z"/>
              </w:rPr>
              <w:pPrChange w:id="1870" w:author="GSPLM" w:date="2025-01-20T19:27:00Z" w16du:dateUtc="2025-01-20T22:27:00Z">
                <w:pPr>
                  <w:pStyle w:val="Textotabela"/>
                  <w:tabs>
                    <w:tab w:val="decimal" w:pos="419"/>
                  </w:tabs>
                </w:pPr>
              </w:pPrChange>
            </w:pPr>
            <w:ins w:id="1871" w:author="GSPLM" w:date="2025-01-20T19:16:00Z" w16du:dateUtc="2025-01-20T22:16:00Z">
              <w:r>
                <w:t>17 (15,9–18,2)</w:t>
              </w:r>
            </w:ins>
          </w:p>
          <w:p w14:paraId="12C704DA" w14:textId="470139C0" w:rsidR="006C2F5A" w:rsidRPr="00552373" w:rsidRDefault="006C2F5A" w:rsidP="002F64EE">
            <w:pPr>
              <w:pStyle w:val="Textotabela"/>
              <w:tabs>
                <w:tab w:val="decimal" w:pos="737"/>
              </w:tabs>
              <w:pPrChange w:id="1872" w:author="GSPLM" w:date="2025-01-20T19:27:00Z" w16du:dateUtc="2025-01-20T22:27:00Z">
                <w:pPr>
                  <w:pStyle w:val="Textotabela"/>
                  <w:tabs>
                    <w:tab w:val="decimal" w:pos="419"/>
                  </w:tabs>
                </w:pPr>
              </w:pPrChange>
            </w:pPr>
            <w:del w:id="1873" w:author="GSPLM" w:date="2025-01-20T19:16:00Z" w16du:dateUtc="2025-01-20T22:16:00Z">
              <w:r w:rsidRPr="00552373" w:rsidDel="006C2F5A">
                <w:delText>17 (15.9–18.2)</w:delText>
              </w:r>
            </w:del>
          </w:p>
        </w:tc>
        <w:tc>
          <w:tcPr>
            <w:tcW w:w="1082" w:type="dxa"/>
            <w:noWrap/>
            <w:vAlign w:val="top"/>
          </w:tcPr>
          <w:p w14:paraId="502C0E62" w14:textId="77777777" w:rsidR="006C2F5A" w:rsidRDefault="006C2F5A" w:rsidP="00B91C67">
            <w:pPr>
              <w:pStyle w:val="Textotabela"/>
              <w:tabs>
                <w:tab w:val="decimal" w:pos="283"/>
              </w:tabs>
              <w:rPr>
                <w:ins w:id="1874" w:author="GSPLM" w:date="2025-01-20T19:16:00Z" w16du:dateUtc="2025-01-20T22:16:00Z"/>
              </w:rPr>
            </w:pPr>
            <w:ins w:id="1875" w:author="GSPLM" w:date="2025-01-20T19:16:00Z" w16du:dateUtc="2025-01-20T22:16:00Z">
              <w:r>
                <w:t>0,016*</w:t>
              </w:r>
            </w:ins>
          </w:p>
          <w:p w14:paraId="5E5EA712" w14:textId="630BA0FE" w:rsidR="006C2F5A" w:rsidRPr="00552373" w:rsidRDefault="006C2F5A" w:rsidP="00B91C67">
            <w:pPr>
              <w:pStyle w:val="Textotabela"/>
              <w:tabs>
                <w:tab w:val="decimal" w:pos="283"/>
              </w:tabs>
            </w:pPr>
            <w:del w:id="1876" w:author="GSPLM" w:date="2025-01-20T19:16:00Z" w16du:dateUtc="2025-01-20T22:16:00Z">
              <w:r w:rsidRPr="00552373" w:rsidDel="006C2F5A">
                <w:delText>0.016*</w:delText>
              </w:r>
            </w:del>
          </w:p>
        </w:tc>
      </w:tr>
      <w:tr w:rsidR="00A02E9A" w:rsidRPr="00552373" w14:paraId="6F034647" w14:textId="77777777" w:rsidTr="00A02E9A">
        <w:trPr>
          <w:trHeight w:val="116"/>
        </w:trPr>
        <w:tc>
          <w:tcPr>
            <w:tcW w:w="4024" w:type="dxa"/>
            <w:noWrap/>
            <w:vAlign w:val="top"/>
          </w:tcPr>
          <w:p w14:paraId="518CD141" w14:textId="4AC82383" w:rsidR="006C2F5A" w:rsidRPr="00552373" w:rsidRDefault="006C2F5A" w:rsidP="00B91C67">
            <w:pPr>
              <w:pStyle w:val="Textotabela"/>
            </w:pPr>
            <w:r w:rsidRPr="00552373">
              <w:t>Massa livre de gordura relativa (%)</w:t>
            </w:r>
          </w:p>
        </w:tc>
        <w:tc>
          <w:tcPr>
            <w:tcW w:w="2011" w:type="dxa"/>
            <w:noWrap/>
            <w:vAlign w:val="top"/>
          </w:tcPr>
          <w:p w14:paraId="3CD4F1BA" w14:textId="77777777" w:rsidR="006C2F5A" w:rsidRDefault="006C2F5A" w:rsidP="002F64EE">
            <w:pPr>
              <w:pStyle w:val="Textotabela"/>
              <w:tabs>
                <w:tab w:val="decimal" w:pos="633"/>
              </w:tabs>
              <w:rPr>
                <w:ins w:id="1877" w:author="GSPLM" w:date="2025-01-20T19:16:00Z" w16du:dateUtc="2025-01-20T22:16:00Z"/>
              </w:rPr>
              <w:pPrChange w:id="1878" w:author="GSPLM" w:date="2025-01-20T19:26:00Z" w16du:dateUtc="2025-01-20T22:26:00Z">
                <w:pPr>
                  <w:pStyle w:val="Textotabela"/>
                  <w:tabs>
                    <w:tab w:val="decimal" w:pos="428"/>
                  </w:tabs>
                </w:pPr>
              </w:pPrChange>
            </w:pPr>
            <w:ins w:id="1879" w:author="GSPLM" w:date="2025-01-20T19:16:00Z" w16du:dateUtc="2025-01-20T22:16:00Z">
              <w:r>
                <w:t>55,3 (53,2–57,4)</w:t>
              </w:r>
            </w:ins>
          </w:p>
          <w:p w14:paraId="2244891A" w14:textId="76307A68" w:rsidR="006C2F5A" w:rsidRPr="00552373" w:rsidRDefault="006C2F5A" w:rsidP="002F64EE">
            <w:pPr>
              <w:pStyle w:val="Textotabela"/>
              <w:tabs>
                <w:tab w:val="decimal" w:pos="633"/>
              </w:tabs>
              <w:pPrChange w:id="1880" w:author="GSPLM" w:date="2025-01-20T19:26:00Z" w16du:dateUtc="2025-01-20T22:26:00Z">
                <w:pPr>
                  <w:pStyle w:val="Textotabela"/>
                  <w:tabs>
                    <w:tab w:val="decimal" w:pos="428"/>
                  </w:tabs>
                </w:pPr>
              </w:pPrChange>
            </w:pPr>
            <w:del w:id="1881" w:author="GSPLM" w:date="2025-01-20T19:16:00Z" w16du:dateUtc="2025-01-20T22:16:00Z">
              <w:r w:rsidRPr="00552373" w:rsidDel="006C2F5A">
                <w:delText>55.3 (53.2–57.4)</w:delText>
              </w:r>
            </w:del>
          </w:p>
        </w:tc>
        <w:tc>
          <w:tcPr>
            <w:tcW w:w="2167" w:type="dxa"/>
            <w:noWrap/>
            <w:vAlign w:val="top"/>
          </w:tcPr>
          <w:p w14:paraId="7B4DC7C5" w14:textId="77777777" w:rsidR="006C2F5A" w:rsidRDefault="006C2F5A" w:rsidP="002F64EE">
            <w:pPr>
              <w:pStyle w:val="Textotabela"/>
              <w:tabs>
                <w:tab w:val="decimal" w:pos="737"/>
              </w:tabs>
              <w:rPr>
                <w:ins w:id="1882" w:author="GSPLM" w:date="2025-01-20T19:16:00Z" w16du:dateUtc="2025-01-20T22:16:00Z"/>
              </w:rPr>
              <w:pPrChange w:id="1883" w:author="GSPLM" w:date="2025-01-20T19:27:00Z" w16du:dateUtc="2025-01-20T22:27:00Z">
                <w:pPr>
                  <w:pStyle w:val="Textotabela"/>
                  <w:tabs>
                    <w:tab w:val="decimal" w:pos="419"/>
                  </w:tabs>
                </w:pPr>
              </w:pPrChange>
            </w:pPr>
            <w:ins w:id="1884" w:author="GSPLM" w:date="2025-01-20T19:16:00Z" w16du:dateUtc="2025-01-20T22:16:00Z">
              <w:r>
                <w:t>51,4 (47,9–54,8)</w:t>
              </w:r>
            </w:ins>
          </w:p>
          <w:p w14:paraId="3A4C5FCC" w14:textId="490C6364" w:rsidR="006C2F5A" w:rsidRPr="00552373" w:rsidRDefault="006C2F5A" w:rsidP="002F64EE">
            <w:pPr>
              <w:pStyle w:val="Textotabela"/>
              <w:tabs>
                <w:tab w:val="decimal" w:pos="737"/>
              </w:tabs>
              <w:pPrChange w:id="1885" w:author="GSPLM" w:date="2025-01-20T19:27:00Z" w16du:dateUtc="2025-01-20T22:27:00Z">
                <w:pPr>
                  <w:pStyle w:val="Textotabela"/>
                  <w:tabs>
                    <w:tab w:val="decimal" w:pos="419"/>
                  </w:tabs>
                </w:pPr>
              </w:pPrChange>
            </w:pPr>
            <w:del w:id="1886" w:author="GSPLM" w:date="2025-01-20T19:16:00Z" w16du:dateUtc="2025-01-20T22:16:00Z">
              <w:r w:rsidRPr="00552373" w:rsidDel="006C2F5A">
                <w:delText>51.4 (47.9–54.8)</w:delText>
              </w:r>
            </w:del>
          </w:p>
        </w:tc>
        <w:tc>
          <w:tcPr>
            <w:tcW w:w="1082" w:type="dxa"/>
            <w:noWrap/>
            <w:vAlign w:val="top"/>
          </w:tcPr>
          <w:p w14:paraId="37F646EB" w14:textId="77777777" w:rsidR="006C2F5A" w:rsidRDefault="006C2F5A" w:rsidP="00B91C67">
            <w:pPr>
              <w:pStyle w:val="Textotabela"/>
              <w:tabs>
                <w:tab w:val="decimal" w:pos="283"/>
              </w:tabs>
              <w:rPr>
                <w:ins w:id="1887" w:author="GSPLM" w:date="2025-01-20T19:16:00Z" w16du:dateUtc="2025-01-20T22:16:00Z"/>
              </w:rPr>
            </w:pPr>
            <w:ins w:id="1888" w:author="GSPLM" w:date="2025-01-20T19:16:00Z" w16du:dateUtc="2025-01-20T22:16:00Z">
              <w:r>
                <w:t>0,062</w:t>
              </w:r>
            </w:ins>
          </w:p>
          <w:p w14:paraId="7115DE6F" w14:textId="7CAA9A81" w:rsidR="006C2F5A" w:rsidRPr="00552373" w:rsidRDefault="006C2F5A" w:rsidP="00B91C67">
            <w:pPr>
              <w:pStyle w:val="Textotabela"/>
              <w:tabs>
                <w:tab w:val="decimal" w:pos="283"/>
              </w:tabs>
            </w:pPr>
            <w:del w:id="1889" w:author="GSPLM" w:date="2025-01-20T19:16:00Z" w16du:dateUtc="2025-01-20T22:16:00Z">
              <w:r w:rsidRPr="00552373" w:rsidDel="006C2F5A">
                <w:delText>0.062</w:delText>
              </w:r>
            </w:del>
          </w:p>
        </w:tc>
      </w:tr>
      <w:tr w:rsidR="00A02E9A" w:rsidRPr="00552373" w14:paraId="561AB346" w14:textId="77777777" w:rsidTr="00A02E9A">
        <w:trPr>
          <w:trHeight w:val="116"/>
        </w:trPr>
        <w:tc>
          <w:tcPr>
            <w:tcW w:w="4024" w:type="dxa"/>
            <w:noWrap/>
            <w:vAlign w:val="top"/>
          </w:tcPr>
          <w:p w14:paraId="6BABF8AB" w14:textId="5E741424" w:rsidR="006C2F5A" w:rsidRPr="00552373" w:rsidRDefault="006C2F5A" w:rsidP="00B91C67">
            <w:pPr>
              <w:pStyle w:val="Textotabela"/>
            </w:pPr>
            <w:r w:rsidRPr="00552373">
              <w:t>MME corporal total (kg)</w:t>
            </w:r>
          </w:p>
        </w:tc>
        <w:tc>
          <w:tcPr>
            <w:tcW w:w="2011" w:type="dxa"/>
            <w:noWrap/>
            <w:vAlign w:val="top"/>
          </w:tcPr>
          <w:p w14:paraId="1C32B06B" w14:textId="77777777" w:rsidR="006C2F5A" w:rsidRDefault="006C2F5A" w:rsidP="002F64EE">
            <w:pPr>
              <w:pStyle w:val="Textotabela"/>
              <w:tabs>
                <w:tab w:val="decimal" w:pos="633"/>
              </w:tabs>
              <w:rPr>
                <w:ins w:id="1890" w:author="GSPLM" w:date="2025-01-20T19:16:00Z" w16du:dateUtc="2025-01-20T22:16:00Z"/>
              </w:rPr>
              <w:pPrChange w:id="1891" w:author="GSPLM" w:date="2025-01-20T19:26:00Z" w16du:dateUtc="2025-01-20T22:26:00Z">
                <w:pPr>
                  <w:pStyle w:val="Textotabela"/>
                  <w:tabs>
                    <w:tab w:val="decimal" w:pos="428"/>
                  </w:tabs>
                </w:pPr>
              </w:pPrChange>
            </w:pPr>
            <w:ins w:id="1892" w:author="GSPLM" w:date="2025-01-20T19:16:00Z" w16du:dateUtc="2025-01-20T22:16:00Z">
              <w:r>
                <w:t>24,4 (23–25,8)</w:t>
              </w:r>
            </w:ins>
          </w:p>
          <w:p w14:paraId="3F6FA119" w14:textId="16CEF250" w:rsidR="006C2F5A" w:rsidRPr="00552373" w:rsidRDefault="006C2F5A" w:rsidP="002F64EE">
            <w:pPr>
              <w:pStyle w:val="Textotabela"/>
              <w:tabs>
                <w:tab w:val="decimal" w:pos="633"/>
              </w:tabs>
              <w:pPrChange w:id="1893" w:author="GSPLM" w:date="2025-01-20T19:26:00Z" w16du:dateUtc="2025-01-20T22:26:00Z">
                <w:pPr>
                  <w:pStyle w:val="Textotabela"/>
                  <w:tabs>
                    <w:tab w:val="decimal" w:pos="428"/>
                  </w:tabs>
                </w:pPr>
              </w:pPrChange>
            </w:pPr>
            <w:del w:id="1894" w:author="GSPLM" w:date="2025-01-20T19:16:00Z" w16du:dateUtc="2025-01-20T22:16:00Z">
              <w:r w:rsidRPr="00552373" w:rsidDel="006C2F5A">
                <w:delText>24.4 (23–25.8)</w:delText>
              </w:r>
            </w:del>
          </w:p>
        </w:tc>
        <w:tc>
          <w:tcPr>
            <w:tcW w:w="2167" w:type="dxa"/>
            <w:noWrap/>
            <w:vAlign w:val="top"/>
          </w:tcPr>
          <w:p w14:paraId="06AF8B82" w14:textId="77777777" w:rsidR="006C2F5A" w:rsidRDefault="006C2F5A" w:rsidP="002F64EE">
            <w:pPr>
              <w:pStyle w:val="Textotabela"/>
              <w:tabs>
                <w:tab w:val="decimal" w:pos="737"/>
              </w:tabs>
              <w:rPr>
                <w:ins w:id="1895" w:author="GSPLM" w:date="2025-01-20T19:16:00Z" w16du:dateUtc="2025-01-20T22:16:00Z"/>
              </w:rPr>
              <w:pPrChange w:id="1896" w:author="GSPLM" w:date="2025-01-20T19:27:00Z" w16du:dateUtc="2025-01-20T22:27:00Z">
                <w:pPr>
                  <w:pStyle w:val="Textotabela"/>
                  <w:tabs>
                    <w:tab w:val="decimal" w:pos="419"/>
                  </w:tabs>
                </w:pPr>
              </w:pPrChange>
            </w:pPr>
            <w:ins w:id="1897" w:author="GSPLM" w:date="2025-01-20T19:16:00Z" w16du:dateUtc="2025-01-20T22:16:00Z">
              <w:r>
                <w:t>21,9 (19,9–24)</w:t>
              </w:r>
            </w:ins>
          </w:p>
          <w:p w14:paraId="388401FE" w14:textId="1CEE8D4D" w:rsidR="006C2F5A" w:rsidRPr="00552373" w:rsidRDefault="006C2F5A" w:rsidP="002F64EE">
            <w:pPr>
              <w:pStyle w:val="Textotabela"/>
              <w:tabs>
                <w:tab w:val="decimal" w:pos="737"/>
              </w:tabs>
              <w:pPrChange w:id="1898" w:author="GSPLM" w:date="2025-01-20T19:27:00Z" w16du:dateUtc="2025-01-20T22:27:00Z">
                <w:pPr>
                  <w:pStyle w:val="Textotabela"/>
                  <w:tabs>
                    <w:tab w:val="decimal" w:pos="419"/>
                  </w:tabs>
                </w:pPr>
              </w:pPrChange>
            </w:pPr>
            <w:del w:id="1899" w:author="GSPLM" w:date="2025-01-20T19:16:00Z" w16du:dateUtc="2025-01-20T22:16:00Z">
              <w:r w:rsidRPr="00552373" w:rsidDel="006C2F5A">
                <w:delText>21.9 (19.9–24)</w:delText>
              </w:r>
            </w:del>
          </w:p>
        </w:tc>
        <w:tc>
          <w:tcPr>
            <w:tcW w:w="1082" w:type="dxa"/>
            <w:noWrap/>
            <w:vAlign w:val="top"/>
          </w:tcPr>
          <w:p w14:paraId="2FB16CD3" w14:textId="77777777" w:rsidR="006C2F5A" w:rsidRDefault="006C2F5A" w:rsidP="00B91C67">
            <w:pPr>
              <w:pStyle w:val="Textotabela"/>
              <w:tabs>
                <w:tab w:val="decimal" w:pos="283"/>
              </w:tabs>
              <w:rPr>
                <w:ins w:id="1900" w:author="GSPLM" w:date="2025-01-20T19:16:00Z" w16du:dateUtc="2025-01-20T22:16:00Z"/>
              </w:rPr>
            </w:pPr>
            <w:ins w:id="1901" w:author="GSPLM" w:date="2025-01-20T19:16:00Z" w16du:dateUtc="2025-01-20T22:16:00Z">
              <w:r>
                <w:t>0,054</w:t>
              </w:r>
            </w:ins>
          </w:p>
          <w:p w14:paraId="1BA2F842" w14:textId="4A22AF71" w:rsidR="006C2F5A" w:rsidRPr="00552373" w:rsidRDefault="006C2F5A" w:rsidP="00B91C67">
            <w:pPr>
              <w:pStyle w:val="Textotabela"/>
              <w:tabs>
                <w:tab w:val="decimal" w:pos="283"/>
              </w:tabs>
            </w:pPr>
            <w:del w:id="1902" w:author="GSPLM" w:date="2025-01-20T19:16:00Z" w16du:dateUtc="2025-01-20T22:16:00Z">
              <w:r w:rsidRPr="00552373" w:rsidDel="006C2F5A">
                <w:delText>0.054</w:delText>
              </w:r>
            </w:del>
          </w:p>
        </w:tc>
      </w:tr>
      <w:tr w:rsidR="00A02E9A" w:rsidRPr="00552373" w14:paraId="5F62B274" w14:textId="77777777" w:rsidTr="00A02E9A">
        <w:trPr>
          <w:trHeight w:val="116"/>
        </w:trPr>
        <w:tc>
          <w:tcPr>
            <w:tcW w:w="4024" w:type="dxa"/>
            <w:noWrap/>
            <w:vAlign w:val="top"/>
          </w:tcPr>
          <w:p w14:paraId="595C6037" w14:textId="6E707D17" w:rsidR="006C2F5A" w:rsidRPr="00552373" w:rsidRDefault="006C2F5A" w:rsidP="00B91C67">
            <w:pPr>
              <w:pStyle w:val="Textotabela"/>
            </w:pPr>
            <w:r w:rsidRPr="00552373">
              <w:t>MME do tronco (kg)</w:t>
            </w:r>
          </w:p>
        </w:tc>
        <w:tc>
          <w:tcPr>
            <w:tcW w:w="2011" w:type="dxa"/>
            <w:noWrap/>
            <w:vAlign w:val="top"/>
          </w:tcPr>
          <w:p w14:paraId="2AB8F4E1" w14:textId="77777777" w:rsidR="006C2F5A" w:rsidRDefault="006C2F5A" w:rsidP="002F64EE">
            <w:pPr>
              <w:pStyle w:val="Textotabela"/>
              <w:tabs>
                <w:tab w:val="decimal" w:pos="633"/>
              </w:tabs>
              <w:rPr>
                <w:ins w:id="1903" w:author="GSPLM" w:date="2025-01-20T19:16:00Z" w16du:dateUtc="2025-01-20T22:16:00Z"/>
              </w:rPr>
              <w:pPrChange w:id="1904" w:author="GSPLM" w:date="2025-01-20T19:26:00Z" w16du:dateUtc="2025-01-20T22:26:00Z">
                <w:pPr>
                  <w:pStyle w:val="Textotabela"/>
                  <w:tabs>
                    <w:tab w:val="decimal" w:pos="428"/>
                  </w:tabs>
                </w:pPr>
              </w:pPrChange>
            </w:pPr>
            <w:ins w:id="1905" w:author="GSPLM" w:date="2025-01-20T19:16:00Z" w16du:dateUtc="2025-01-20T22:16:00Z">
              <w:r>
                <w:t>11,1 (10,3–11,8)</w:t>
              </w:r>
            </w:ins>
          </w:p>
          <w:p w14:paraId="47E40B60" w14:textId="1632822F" w:rsidR="006C2F5A" w:rsidRPr="00552373" w:rsidRDefault="006C2F5A" w:rsidP="002F64EE">
            <w:pPr>
              <w:pStyle w:val="Textotabela"/>
              <w:tabs>
                <w:tab w:val="decimal" w:pos="633"/>
              </w:tabs>
              <w:pPrChange w:id="1906" w:author="GSPLM" w:date="2025-01-20T19:26:00Z" w16du:dateUtc="2025-01-20T22:26:00Z">
                <w:pPr>
                  <w:pStyle w:val="Textotabela"/>
                  <w:tabs>
                    <w:tab w:val="decimal" w:pos="428"/>
                  </w:tabs>
                </w:pPr>
              </w:pPrChange>
            </w:pPr>
            <w:del w:id="1907" w:author="GSPLM" w:date="2025-01-20T19:16:00Z" w16du:dateUtc="2025-01-20T22:16:00Z">
              <w:r w:rsidRPr="00552373" w:rsidDel="006C2F5A">
                <w:delText>11.1 (10.3–11.8)</w:delText>
              </w:r>
            </w:del>
          </w:p>
        </w:tc>
        <w:tc>
          <w:tcPr>
            <w:tcW w:w="2167" w:type="dxa"/>
            <w:noWrap/>
            <w:vAlign w:val="top"/>
          </w:tcPr>
          <w:p w14:paraId="0493E46C" w14:textId="77777777" w:rsidR="006C2F5A" w:rsidRDefault="006C2F5A" w:rsidP="002F64EE">
            <w:pPr>
              <w:pStyle w:val="Textotabela"/>
              <w:tabs>
                <w:tab w:val="decimal" w:pos="737"/>
              </w:tabs>
              <w:rPr>
                <w:ins w:id="1908" w:author="GSPLM" w:date="2025-01-20T19:16:00Z" w16du:dateUtc="2025-01-20T22:16:00Z"/>
              </w:rPr>
              <w:pPrChange w:id="1909" w:author="GSPLM" w:date="2025-01-20T19:27:00Z" w16du:dateUtc="2025-01-20T22:27:00Z">
                <w:pPr>
                  <w:pStyle w:val="Textotabela"/>
                  <w:tabs>
                    <w:tab w:val="decimal" w:pos="419"/>
                  </w:tabs>
                </w:pPr>
              </w:pPrChange>
            </w:pPr>
            <w:ins w:id="1910" w:author="GSPLM" w:date="2025-01-20T19:16:00Z" w16du:dateUtc="2025-01-20T22:16:00Z">
              <w:r>
                <w:t>9,7 (8,6–10,8)</w:t>
              </w:r>
            </w:ins>
          </w:p>
          <w:p w14:paraId="12954336" w14:textId="074887F1" w:rsidR="006C2F5A" w:rsidRPr="00552373" w:rsidRDefault="006C2F5A" w:rsidP="002F64EE">
            <w:pPr>
              <w:pStyle w:val="Textotabela"/>
              <w:tabs>
                <w:tab w:val="decimal" w:pos="737"/>
              </w:tabs>
              <w:pPrChange w:id="1911" w:author="GSPLM" w:date="2025-01-20T19:27:00Z" w16du:dateUtc="2025-01-20T22:27:00Z">
                <w:pPr>
                  <w:pStyle w:val="Textotabela"/>
                  <w:tabs>
                    <w:tab w:val="decimal" w:pos="419"/>
                  </w:tabs>
                </w:pPr>
              </w:pPrChange>
            </w:pPr>
            <w:del w:id="1912" w:author="GSPLM" w:date="2025-01-20T19:16:00Z" w16du:dateUtc="2025-01-20T22:16:00Z">
              <w:r w:rsidRPr="00552373" w:rsidDel="006C2F5A">
                <w:delText>9.7 (8.6–10.8)</w:delText>
              </w:r>
            </w:del>
          </w:p>
        </w:tc>
        <w:tc>
          <w:tcPr>
            <w:tcW w:w="1082" w:type="dxa"/>
            <w:noWrap/>
            <w:vAlign w:val="top"/>
          </w:tcPr>
          <w:p w14:paraId="101E1673" w14:textId="77777777" w:rsidR="006C2F5A" w:rsidRDefault="006C2F5A" w:rsidP="00B91C67">
            <w:pPr>
              <w:pStyle w:val="Textotabela"/>
              <w:tabs>
                <w:tab w:val="decimal" w:pos="283"/>
              </w:tabs>
              <w:rPr>
                <w:ins w:id="1913" w:author="GSPLM" w:date="2025-01-20T19:16:00Z" w16du:dateUtc="2025-01-20T22:16:00Z"/>
              </w:rPr>
            </w:pPr>
            <w:ins w:id="1914" w:author="GSPLM" w:date="2025-01-20T19:16:00Z" w16du:dateUtc="2025-01-20T22:16:00Z">
              <w:r>
                <w:t>0,044*</w:t>
              </w:r>
            </w:ins>
          </w:p>
          <w:p w14:paraId="4E20E7A0" w14:textId="2264CD20" w:rsidR="006C2F5A" w:rsidRPr="00552373" w:rsidRDefault="006C2F5A" w:rsidP="00B91C67">
            <w:pPr>
              <w:pStyle w:val="Textotabela"/>
              <w:tabs>
                <w:tab w:val="decimal" w:pos="283"/>
              </w:tabs>
            </w:pPr>
            <w:del w:id="1915" w:author="GSPLM" w:date="2025-01-20T19:16:00Z" w16du:dateUtc="2025-01-20T22:16:00Z">
              <w:r w:rsidRPr="00552373" w:rsidDel="006C2F5A">
                <w:delText>0.044*</w:delText>
              </w:r>
            </w:del>
          </w:p>
        </w:tc>
      </w:tr>
      <w:tr w:rsidR="00A02E9A" w:rsidRPr="00552373" w14:paraId="4D7EB925" w14:textId="77777777" w:rsidTr="00A02E9A">
        <w:trPr>
          <w:trHeight w:val="116"/>
        </w:trPr>
        <w:tc>
          <w:tcPr>
            <w:tcW w:w="4024" w:type="dxa"/>
            <w:noWrap/>
            <w:vAlign w:val="top"/>
          </w:tcPr>
          <w:p w14:paraId="6864E800" w14:textId="66E7CB97" w:rsidR="006C2F5A" w:rsidRPr="00552373" w:rsidRDefault="006C2F5A" w:rsidP="00B91C67">
            <w:pPr>
              <w:pStyle w:val="Textotabela"/>
            </w:pPr>
            <w:r w:rsidRPr="00552373">
              <w:t>MME do braço direito (kg)</w:t>
            </w:r>
          </w:p>
        </w:tc>
        <w:tc>
          <w:tcPr>
            <w:tcW w:w="2011" w:type="dxa"/>
            <w:noWrap/>
            <w:vAlign w:val="top"/>
          </w:tcPr>
          <w:p w14:paraId="7DC0463A" w14:textId="77777777" w:rsidR="006C2F5A" w:rsidRDefault="006C2F5A" w:rsidP="002F64EE">
            <w:pPr>
              <w:pStyle w:val="Textotabela"/>
              <w:tabs>
                <w:tab w:val="decimal" w:pos="633"/>
              </w:tabs>
              <w:rPr>
                <w:ins w:id="1916" w:author="GSPLM" w:date="2025-01-20T19:16:00Z" w16du:dateUtc="2025-01-20T22:16:00Z"/>
              </w:rPr>
              <w:pPrChange w:id="1917" w:author="GSPLM" w:date="2025-01-20T19:26:00Z" w16du:dateUtc="2025-01-20T22:26:00Z">
                <w:pPr>
                  <w:pStyle w:val="Textotabela"/>
                  <w:tabs>
                    <w:tab w:val="decimal" w:pos="428"/>
                  </w:tabs>
                </w:pPr>
              </w:pPrChange>
            </w:pPr>
            <w:ins w:id="1918" w:author="GSPLM" w:date="2025-01-20T19:16:00Z" w16du:dateUtc="2025-01-20T22:16:00Z">
              <w:r>
                <w:t>1,4 (1,2–1,5)</w:t>
              </w:r>
            </w:ins>
          </w:p>
          <w:p w14:paraId="02253C5E" w14:textId="30531102" w:rsidR="006C2F5A" w:rsidRPr="00552373" w:rsidRDefault="006C2F5A" w:rsidP="002F64EE">
            <w:pPr>
              <w:pStyle w:val="Textotabela"/>
              <w:tabs>
                <w:tab w:val="decimal" w:pos="633"/>
              </w:tabs>
              <w:pPrChange w:id="1919" w:author="GSPLM" w:date="2025-01-20T19:26:00Z" w16du:dateUtc="2025-01-20T22:26:00Z">
                <w:pPr>
                  <w:pStyle w:val="Textotabela"/>
                  <w:tabs>
                    <w:tab w:val="decimal" w:pos="428"/>
                  </w:tabs>
                </w:pPr>
              </w:pPrChange>
            </w:pPr>
            <w:del w:id="1920" w:author="GSPLM" w:date="2025-01-20T19:16:00Z" w16du:dateUtc="2025-01-20T22:16:00Z">
              <w:r w:rsidRPr="00552373" w:rsidDel="006C2F5A">
                <w:delText>1.4 (1.2–1.5)</w:delText>
              </w:r>
            </w:del>
          </w:p>
        </w:tc>
        <w:tc>
          <w:tcPr>
            <w:tcW w:w="2167" w:type="dxa"/>
            <w:noWrap/>
            <w:vAlign w:val="top"/>
          </w:tcPr>
          <w:p w14:paraId="6DAB6156" w14:textId="77777777" w:rsidR="006C2F5A" w:rsidRDefault="006C2F5A" w:rsidP="002F64EE">
            <w:pPr>
              <w:pStyle w:val="Textotabela"/>
              <w:tabs>
                <w:tab w:val="decimal" w:pos="737"/>
              </w:tabs>
              <w:rPr>
                <w:ins w:id="1921" w:author="GSPLM" w:date="2025-01-20T19:16:00Z" w16du:dateUtc="2025-01-20T22:16:00Z"/>
              </w:rPr>
              <w:pPrChange w:id="1922" w:author="GSPLM" w:date="2025-01-20T19:27:00Z" w16du:dateUtc="2025-01-20T22:27:00Z">
                <w:pPr>
                  <w:pStyle w:val="Textotabela"/>
                  <w:tabs>
                    <w:tab w:val="decimal" w:pos="419"/>
                  </w:tabs>
                </w:pPr>
              </w:pPrChange>
            </w:pPr>
            <w:ins w:id="1923" w:author="GSPLM" w:date="2025-01-20T19:16:00Z" w16du:dateUtc="2025-01-20T22:16:00Z">
              <w:r>
                <w:t>1,3 (1,2–1,3)</w:t>
              </w:r>
            </w:ins>
          </w:p>
          <w:p w14:paraId="698998FE" w14:textId="10C19630" w:rsidR="006C2F5A" w:rsidRPr="00552373" w:rsidRDefault="006C2F5A" w:rsidP="002F64EE">
            <w:pPr>
              <w:pStyle w:val="Textotabela"/>
              <w:tabs>
                <w:tab w:val="decimal" w:pos="737"/>
              </w:tabs>
              <w:pPrChange w:id="1924" w:author="GSPLM" w:date="2025-01-20T19:27:00Z" w16du:dateUtc="2025-01-20T22:27:00Z">
                <w:pPr>
                  <w:pStyle w:val="Textotabela"/>
                  <w:tabs>
                    <w:tab w:val="decimal" w:pos="419"/>
                  </w:tabs>
                </w:pPr>
              </w:pPrChange>
            </w:pPr>
            <w:del w:id="1925" w:author="GSPLM" w:date="2025-01-20T19:16:00Z" w16du:dateUtc="2025-01-20T22:16:00Z">
              <w:r w:rsidRPr="00552373" w:rsidDel="006C2F5A">
                <w:delText>1.3 (1.2–1.3)</w:delText>
              </w:r>
            </w:del>
          </w:p>
        </w:tc>
        <w:tc>
          <w:tcPr>
            <w:tcW w:w="1082" w:type="dxa"/>
            <w:noWrap/>
            <w:vAlign w:val="top"/>
          </w:tcPr>
          <w:p w14:paraId="196B45C9" w14:textId="77777777" w:rsidR="006C2F5A" w:rsidRDefault="006C2F5A" w:rsidP="00B91C67">
            <w:pPr>
              <w:pStyle w:val="Textotabela"/>
              <w:tabs>
                <w:tab w:val="decimal" w:pos="283"/>
              </w:tabs>
              <w:rPr>
                <w:ins w:id="1926" w:author="GSPLM" w:date="2025-01-20T19:16:00Z" w16du:dateUtc="2025-01-20T22:16:00Z"/>
              </w:rPr>
            </w:pPr>
            <w:ins w:id="1927" w:author="GSPLM" w:date="2025-01-20T19:16:00Z" w16du:dateUtc="2025-01-20T22:16:00Z">
              <w:r>
                <w:t>0,165</w:t>
              </w:r>
            </w:ins>
          </w:p>
          <w:p w14:paraId="6B12DB94" w14:textId="4C3B48F9" w:rsidR="006C2F5A" w:rsidRPr="00552373" w:rsidRDefault="006C2F5A" w:rsidP="00B91C67">
            <w:pPr>
              <w:pStyle w:val="Textotabela"/>
              <w:tabs>
                <w:tab w:val="decimal" w:pos="283"/>
              </w:tabs>
            </w:pPr>
            <w:del w:id="1928" w:author="GSPLM" w:date="2025-01-20T19:16:00Z" w16du:dateUtc="2025-01-20T22:16:00Z">
              <w:r w:rsidRPr="00552373" w:rsidDel="006C2F5A">
                <w:delText>0.165</w:delText>
              </w:r>
            </w:del>
          </w:p>
        </w:tc>
      </w:tr>
      <w:tr w:rsidR="00A02E9A" w:rsidRPr="00552373" w14:paraId="7E72B4A9" w14:textId="77777777" w:rsidTr="00A02E9A">
        <w:trPr>
          <w:trHeight w:val="116"/>
        </w:trPr>
        <w:tc>
          <w:tcPr>
            <w:tcW w:w="4024" w:type="dxa"/>
            <w:noWrap/>
            <w:vAlign w:val="top"/>
          </w:tcPr>
          <w:p w14:paraId="1191AE5D" w14:textId="206E0C06" w:rsidR="006C2F5A" w:rsidRPr="00552373" w:rsidRDefault="006C2F5A" w:rsidP="00B91C67">
            <w:pPr>
              <w:pStyle w:val="Textotabela"/>
            </w:pPr>
            <w:r w:rsidRPr="00552373">
              <w:t>MME do braço esquerdo (kg)</w:t>
            </w:r>
          </w:p>
        </w:tc>
        <w:tc>
          <w:tcPr>
            <w:tcW w:w="2011" w:type="dxa"/>
            <w:noWrap/>
            <w:vAlign w:val="top"/>
          </w:tcPr>
          <w:p w14:paraId="6B6CE538" w14:textId="77777777" w:rsidR="006C2F5A" w:rsidRDefault="006C2F5A" w:rsidP="002F64EE">
            <w:pPr>
              <w:pStyle w:val="Textotabela"/>
              <w:tabs>
                <w:tab w:val="decimal" w:pos="633"/>
              </w:tabs>
              <w:rPr>
                <w:ins w:id="1929" w:author="GSPLM" w:date="2025-01-20T19:16:00Z" w16du:dateUtc="2025-01-20T22:16:00Z"/>
              </w:rPr>
              <w:pPrChange w:id="1930" w:author="GSPLM" w:date="2025-01-20T19:26:00Z" w16du:dateUtc="2025-01-20T22:26:00Z">
                <w:pPr>
                  <w:pStyle w:val="Textotabela"/>
                  <w:tabs>
                    <w:tab w:val="decimal" w:pos="428"/>
                  </w:tabs>
                </w:pPr>
              </w:pPrChange>
            </w:pPr>
            <w:ins w:id="1931" w:author="GSPLM" w:date="2025-01-20T19:16:00Z" w16du:dateUtc="2025-01-20T22:16:00Z">
              <w:r>
                <w:t>1,3 (1,2–1,5)</w:t>
              </w:r>
            </w:ins>
          </w:p>
          <w:p w14:paraId="1CDAEB2C" w14:textId="799F32CD" w:rsidR="006C2F5A" w:rsidRPr="00552373" w:rsidRDefault="006C2F5A" w:rsidP="002F64EE">
            <w:pPr>
              <w:pStyle w:val="Textotabela"/>
              <w:tabs>
                <w:tab w:val="decimal" w:pos="633"/>
              </w:tabs>
              <w:pPrChange w:id="1932" w:author="GSPLM" w:date="2025-01-20T19:26:00Z" w16du:dateUtc="2025-01-20T22:26:00Z">
                <w:pPr>
                  <w:pStyle w:val="Textotabela"/>
                  <w:tabs>
                    <w:tab w:val="decimal" w:pos="428"/>
                  </w:tabs>
                </w:pPr>
              </w:pPrChange>
            </w:pPr>
            <w:del w:id="1933" w:author="GSPLM" w:date="2025-01-20T19:16:00Z" w16du:dateUtc="2025-01-20T22:16:00Z">
              <w:r w:rsidRPr="00552373" w:rsidDel="006C2F5A">
                <w:delText>1.3 (1.2–1.5)</w:delText>
              </w:r>
            </w:del>
          </w:p>
        </w:tc>
        <w:tc>
          <w:tcPr>
            <w:tcW w:w="2167" w:type="dxa"/>
            <w:noWrap/>
            <w:vAlign w:val="top"/>
          </w:tcPr>
          <w:p w14:paraId="4F67C1A2" w14:textId="77777777" w:rsidR="006C2F5A" w:rsidRDefault="006C2F5A" w:rsidP="002F64EE">
            <w:pPr>
              <w:pStyle w:val="Textotabela"/>
              <w:tabs>
                <w:tab w:val="decimal" w:pos="737"/>
              </w:tabs>
              <w:rPr>
                <w:ins w:id="1934" w:author="GSPLM" w:date="2025-01-20T19:16:00Z" w16du:dateUtc="2025-01-20T22:16:00Z"/>
              </w:rPr>
              <w:pPrChange w:id="1935" w:author="GSPLM" w:date="2025-01-20T19:27:00Z" w16du:dateUtc="2025-01-20T22:27:00Z">
                <w:pPr>
                  <w:pStyle w:val="Textotabela"/>
                  <w:tabs>
                    <w:tab w:val="decimal" w:pos="419"/>
                  </w:tabs>
                </w:pPr>
              </w:pPrChange>
            </w:pPr>
            <w:ins w:id="1936" w:author="GSPLM" w:date="2025-01-20T19:16:00Z" w16du:dateUtc="2025-01-20T22:16:00Z">
              <w:r>
                <w:t>1,3 (1,1–1,4)</w:t>
              </w:r>
            </w:ins>
          </w:p>
          <w:p w14:paraId="157CB21B" w14:textId="371C2FEF" w:rsidR="006C2F5A" w:rsidRPr="00552373" w:rsidRDefault="006C2F5A" w:rsidP="002F64EE">
            <w:pPr>
              <w:pStyle w:val="Textotabela"/>
              <w:tabs>
                <w:tab w:val="decimal" w:pos="737"/>
              </w:tabs>
              <w:pPrChange w:id="1937" w:author="GSPLM" w:date="2025-01-20T19:27:00Z" w16du:dateUtc="2025-01-20T22:27:00Z">
                <w:pPr>
                  <w:pStyle w:val="Textotabela"/>
                  <w:tabs>
                    <w:tab w:val="decimal" w:pos="419"/>
                  </w:tabs>
                </w:pPr>
              </w:pPrChange>
            </w:pPr>
            <w:del w:id="1938" w:author="GSPLM" w:date="2025-01-20T19:16:00Z" w16du:dateUtc="2025-01-20T22:16:00Z">
              <w:r w:rsidRPr="00552373" w:rsidDel="006C2F5A">
                <w:delText>1.3 (1.1–1.4)</w:delText>
              </w:r>
            </w:del>
          </w:p>
        </w:tc>
        <w:tc>
          <w:tcPr>
            <w:tcW w:w="1082" w:type="dxa"/>
            <w:noWrap/>
            <w:vAlign w:val="top"/>
          </w:tcPr>
          <w:p w14:paraId="694B5AAA" w14:textId="77777777" w:rsidR="006C2F5A" w:rsidRDefault="006C2F5A" w:rsidP="00B91C67">
            <w:pPr>
              <w:pStyle w:val="Textotabela"/>
              <w:tabs>
                <w:tab w:val="decimal" w:pos="283"/>
              </w:tabs>
              <w:rPr>
                <w:ins w:id="1939" w:author="GSPLM" w:date="2025-01-20T19:16:00Z" w16du:dateUtc="2025-01-20T22:16:00Z"/>
              </w:rPr>
            </w:pPr>
            <w:ins w:id="1940" w:author="GSPLM" w:date="2025-01-20T19:16:00Z" w16du:dateUtc="2025-01-20T22:16:00Z">
              <w:r>
                <w:t>0,3</w:t>
              </w:r>
            </w:ins>
          </w:p>
          <w:p w14:paraId="2AA7B25F" w14:textId="6DB8E58E" w:rsidR="006C2F5A" w:rsidRPr="00552373" w:rsidRDefault="006C2F5A" w:rsidP="00B91C67">
            <w:pPr>
              <w:pStyle w:val="Textotabela"/>
              <w:tabs>
                <w:tab w:val="decimal" w:pos="283"/>
              </w:tabs>
            </w:pPr>
            <w:del w:id="1941" w:author="GSPLM" w:date="2025-01-20T19:16:00Z" w16du:dateUtc="2025-01-20T22:16:00Z">
              <w:r w:rsidRPr="00552373" w:rsidDel="006C2F5A">
                <w:delText>0.3</w:delText>
              </w:r>
            </w:del>
          </w:p>
        </w:tc>
      </w:tr>
      <w:tr w:rsidR="00A02E9A" w:rsidRPr="00552373" w14:paraId="676DD8F0" w14:textId="77777777" w:rsidTr="00A02E9A">
        <w:trPr>
          <w:trHeight w:val="116"/>
        </w:trPr>
        <w:tc>
          <w:tcPr>
            <w:tcW w:w="4024" w:type="dxa"/>
            <w:noWrap/>
            <w:vAlign w:val="top"/>
          </w:tcPr>
          <w:p w14:paraId="1189A28C" w14:textId="1EF8A9B8" w:rsidR="006C2F5A" w:rsidRPr="00552373" w:rsidRDefault="006C2F5A" w:rsidP="00B91C67">
            <w:pPr>
              <w:pStyle w:val="Textotabela"/>
            </w:pPr>
            <w:r w:rsidRPr="00552373">
              <w:t>MME da perna direita (kg)</w:t>
            </w:r>
          </w:p>
        </w:tc>
        <w:tc>
          <w:tcPr>
            <w:tcW w:w="2011" w:type="dxa"/>
            <w:noWrap/>
            <w:vAlign w:val="top"/>
          </w:tcPr>
          <w:p w14:paraId="21F2DFED" w14:textId="77777777" w:rsidR="006C2F5A" w:rsidRDefault="006C2F5A" w:rsidP="002F64EE">
            <w:pPr>
              <w:pStyle w:val="Textotabela"/>
              <w:tabs>
                <w:tab w:val="decimal" w:pos="633"/>
              </w:tabs>
              <w:rPr>
                <w:ins w:id="1942" w:author="GSPLM" w:date="2025-01-20T19:16:00Z" w16du:dateUtc="2025-01-20T22:16:00Z"/>
              </w:rPr>
              <w:pPrChange w:id="1943" w:author="GSPLM" w:date="2025-01-20T19:26:00Z" w16du:dateUtc="2025-01-20T22:26:00Z">
                <w:pPr>
                  <w:pStyle w:val="Textotabela"/>
                  <w:tabs>
                    <w:tab w:val="decimal" w:pos="428"/>
                  </w:tabs>
                </w:pPr>
              </w:pPrChange>
            </w:pPr>
            <w:ins w:id="1944" w:author="GSPLM" w:date="2025-01-20T19:16:00Z" w16du:dateUtc="2025-01-20T22:16:00Z">
              <w:r>
                <w:t>5,2 (4,9–5,4)</w:t>
              </w:r>
            </w:ins>
          </w:p>
          <w:p w14:paraId="682D7E98" w14:textId="206A1D4D" w:rsidR="006C2F5A" w:rsidRPr="00552373" w:rsidRDefault="006C2F5A" w:rsidP="002F64EE">
            <w:pPr>
              <w:pStyle w:val="Textotabela"/>
              <w:tabs>
                <w:tab w:val="decimal" w:pos="633"/>
              </w:tabs>
              <w:pPrChange w:id="1945" w:author="GSPLM" w:date="2025-01-20T19:26:00Z" w16du:dateUtc="2025-01-20T22:26:00Z">
                <w:pPr>
                  <w:pStyle w:val="Textotabela"/>
                  <w:tabs>
                    <w:tab w:val="decimal" w:pos="428"/>
                  </w:tabs>
                </w:pPr>
              </w:pPrChange>
            </w:pPr>
            <w:del w:id="1946" w:author="GSPLM" w:date="2025-01-20T19:16:00Z" w16du:dateUtc="2025-01-20T22:16:00Z">
              <w:r w:rsidRPr="00552373" w:rsidDel="006C2F5A">
                <w:delText>5.2 (4.9–5.4)</w:delText>
              </w:r>
            </w:del>
          </w:p>
        </w:tc>
        <w:tc>
          <w:tcPr>
            <w:tcW w:w="2167" w:type="dxa"/>
            <w:noWrap/>
            <w:vAlign w:val="top"/>
          </w:tcPr>
          <w:p w14:paraId="011878DE" w14:textId="77777777" w:rsidR="006C2F5A" w:rsidRDefault="006C2F5A" w:rsidP="002F64EE">
            <w:pPr>
              <w:pStyle w:val="Textotabela"/>
              <w:tabs>
                <w:tab w:val="decimal" w:pos="737"/>
              </w:tabs>
              <w:rPr>
                <w:ins w:id="1947" w:author="GSPLM" w:date="2025-01-20T19:16:00Z" w16du:dateUtc="2025-01-20T22:16:00Z"/>
              </w:rPr>
              <w:pPrChange w:id="1948" w:author="GSPLM" w:date="2025-01-20T19:27:00Z" w16du:dateUtc="2025-01-20T22:27:00Z">
                <w:pPr>
                  <w:pStyle w:val="Textotabela"/>
                  <w:tabs>
                    <w:tab w:val="decimal" w:pos="419"/>
                  </w:tabs>
                </w:pPr>
              </w:pPrChange>
            </w:pPr>
            <w:ins w:id="1949" w:author="GSPLM" w:date="2025-01-20T19:16:00Z" w16du:dateUtc="2025-01-20T22:16:00Z">
              <w:r>
                <w:t>4,8 (4,3–5,2)</w:t>
              </w:r>
            </w:ins>
          </w:p>
          <w:p w14:paraId="345E6DBA" w14:textId="7E46E6FD" w:rsidR="006C2F5A" w:rsidRPr="00552373" w:rsidRDefault="006C2F5A" w:rsidP="002F64EE">
            <w:pPr>
              <w:pStyle w:val="Textotabela"/>
              <w:tabs>
                <w:tab w:val="decimal" w:pos="737"/>
              </w:tabs>
              <w:pPrChange w:id="1950" w:author="GSPLM" w:date="2025-01-20T19:27:00Z" w16du:dateUtc="2025-01-20T22:27:00Z">
                <w:pPr>
                  <w:pStyle w:val="Textotabela"/>
                  <w:tabs>
                    <w:tab w:val="decimal" w:pos="419"/>
                  </w:tabs>
                </w:pPr>
              </w:pPrChange>
            </w:pPr>
            <w:del w:id="1951" w:author="GSPLM" w:date="2025-01-20T19:16:00Z" w16du:dateUtc="2025-01-20T22:16:00Z">
              <w:r w:rsidRPr="00552373" w:rsidDel="006C2F5A">
                <w:delText>4.8 (4.3–5.2)</w:delText>
              </w:r>
            </w:del>
          </w:p>
        </w:tc>
        <w:tc>
          <w:tcPr>
            <w:tcW w:w="1082" w:type="dxa"/>
            <w:noWrap/>
            <w:vAlign w:val="top"/>
          </w:tcPr>
          <w:p w14:paraId="64A6D396" w14:textId="77777777" w:rsidR="006C2F5A" w:rsidRDefault="006C2F5A" w:rsidP="00B91C67">
            <w:pPr>
              <w:pStyle w:val="Textotabela"/>
              <w:tabs>
                <w:tab w:val="decimal" w:pos="283"/>
              </w:tabs>
              <w:rPr>
                <w:ins w:id="1952" w:author="GSPLM" w:date="2025-01-20T19:16:00Z" w16du:dateUtc="2025-01-20T22:16:00Z"/>
              </w:rPr>
            </w:pPr>
            <w:ins w:id="1953" w:author="GSPLM" w:date="2025-01-20T19:16:00Z" w16du:dateUtc="2025-01-20T22:16:00Z">
              <w:r>
                <w:t>0,117</w:t>
              </w:r>
            </w:ins>
          </w:p>
          <w:p w14:paraId="2BB55AEC" w14:textId="401E476C" w:rsidR="006C2F5A" w:rsidRPr="00552373" w:rsidRDefault="006C2F5A" w:rsidP="00B91C67">
            <w:pPr>
              <w:pStyle w:val="Textotabela"/>
              <w:tabs>
                <w:tab w:val="decimal" w:pos="283"/>
              </w:tabs>
            </w:pPr>
            <w:del w:id="1954" w:author="GSPLM" w:date="2025-01-20T19:16:00Z" w16du:dateUtc="2025-01-20T22:16:00Z">
              <w:r w:rsidRPr="00552373" w:rsidDel="006C2F5A">
                <w:delText>0.117</w:delText>
              </w:r>
            </w:del>
          </w:p>
        </w:tc>
      </w:tr>
      <w:tr w:rsidR="00A02E9A" w:rsidRPr="00552373" w14:paraId="5802F583" w14:textId="77777777" w:rsidTr="00A02E9A">
        <w:trPr>
          <w:trHeight w:val="116"/>
        </w:trPr>
        <w:tc>
          <w:tcPr>
            <w:tcW w:w="4024" w:type="dxa"/>
            <w:noWrap/>
            <w:vAlign w:val="top"/>
          </w:tcPr>
          <w:p w14:paraId="7C285AC8" w14:textId="744D8A59" w:rsidR="006C2F5A" w:rsidRPr="00552373" w:rsidRDefault="006C2F5A" w:rsidP="00B91C67">
            <w:pPr>
              <w:pStyle w:val="Textotabela"/>
            </w:pPr>
            <w:r w:rsidRPr="00552373">
              <w:t>MME da perna esquerda (kg)</w:t>
            </w:r>
          </w:p>
        </w:tc>
        <w:tc>
          <w:tcPr>
            <w:tcW w:w="2011" w:type="dxa"/>
            <w:noWrap/>
            <w:vAlign w:val="top"/>
          </w:tcPr>
          <w:p w14:paraId="347A63AD" w14:textId="77777777" w:rsidR="006C2F5A" w:rsidRDefault="006C2F5A" w:rsidP="002F64EE">
            <w:pPr>
              <w:pStyle w:val="Textotabela"/>
              <w:tabs>
                <w:tab w:val="decimal" w:pos="633"/>
              </w:tabs>
              <w:rPr>
                <w:ins w:id="1955" w:author="GSPLM" w:date="2025-01-20T19:16:00Z" w16du:dateUtc="2025-01-20T22:16:00Z"/>
              </w:rPr>
              <w:pPrChange w:id="1956" w:author="GSPLM" w:date="2025-01-20T19:26:00Z" w16du:dateUtc="2025-01-20T22:26:00Z">
                <w:pPr>
                  <w:pStyle w:val="Textotabela"/>
                  <w:tabs>
                    <w:tab w:val="decimal" w:pos="428"/>
                  </w:tabs>
                </w:pPr>
              </w:pPrChange>
            </w:pPr>
            <w:ins w:id="1957" w:author="GSPLM" w:date="2025-01-20T19:16:00Z" w16du:dateUtc="2025-01-20T22:16:00Z">
              <w:r>
                <w:t>5,4 (5,1–5,7)</w:t>
              </w:r>
            </w:ins>
          </w:p>
          <w:p w14:paraId="332FA491" w14:textId="53C7D670" w:rsidR="006C2F5A" w:rsidRPr="00552373" w:rsidRDefault="006C2F5A" w:rsidP="002F64EE">
            <w:pPr>
              <w:pStyle w:val="Textotabela"/>
              <w:tabs>
                <w:tab w:val="decimal" w:pos="633"/>
              </w:tabs>
              <w:pPrChange w:id="1958" w:author="GSPLM" w:date="2025-01-20T19:26:00Z" w16du:dateUtc="2025-01-20T22:26:00Z">
                <w:pPr>
                  <w:pStyle w:val="Textotabela"/>
                  <w:tabs>
                    <w:tab w:val="decimal" w:pos="428"/>
                  </w:tabs>
                </w:pPr>
              </w:pPrChange>
            </w:pPr>
            <w:del w:id="1959" w:author="GSPLM" w:date="2025-01-20T19:16:00Z" w16du:dateUtc="2025-01-20T22:16:00Z">
              <w:r w:rsidRPr="00552373" w:rsidDel="006C2F5A">
                <w:delText>5.4 (5.1–5.7)</w:delText>
              </w:r>
            </w:del>
          </w:p>
        </w:tc>
        <w:tc>
          <w:tcPr>
            <w:tcW w:w="2167" w:type="dxa"/>
            <w:noWrap/>
            <w:vAlign w:val="top"/>
          </w:tcPr>
          <w:p w14:paraId="65C4BEC0" w14:textId="77777777" w:rsidR="006C2F5A" w:rsidRDefault="006C2F5A" w:rsidP="002F64EE">
            <w:pPr>
              <w:pStyle w:val="Textotabela"/>
              <w:tabs>
                <w:tab w:val="decimal" w:pos="737"/>
              </w:tabs>
              <w:rPr>
                <w:ins w:id="1960" w:author="GSPLM" w:date="2025-01-20T19:16:00Z" w16du:dateUtc="2025-01-20T22:16:00Z"/>
              </w:rPr>
              <w:pPrChange w:id="1961" w:author="GSPLM" w:date="2025-01-20T19:27:00Z" w16du:dateUtc="2025-01-20T22:27:00Z">
                <w:pPr>
                  <w:pStyle w:val="Textotabela"/>
                  <w:tabs>
                    <w:tab w:val="decimal" w:pos="419"/>
                  </w:tabs>
                </w:pPr>
              </w:pPrChange>
            </w:pPr>
            <w:ins w:id="1962" w:author="GSPLM" w:date="2025-01-20T19:16:00Z" w16du:dateUtc="2025-01-20T22:16:00Z">
              <w:r>
                <w:t>4,9 (4,4–5,4)</w:t>
              </w:r>
            </w:ins>
          </w:p>
          <w:p w14:paraId="45C91688" w14:textId="22746148" w:rsidR="006C2F5A" w:rsidRPr="00552373" w:rsidRDefault="006C2F5A" w:rsidP="002F64EE">
            <w:pPr>
              <w:pStyle w:val="Textotabela"/>
              <w:tabs>
                <w:tab w:val="decimal" w:pos="737"/>
              </w:tabs>
              <w:pPrChange w:id="1963" w:author="GSPLM" w:date="2025-01-20T19:27:00Z" w16du:dateUtc="2025-01-20T22:27:00Z">
                <w:pPr>
                  <w:pStyle w:val="Textotabela"/>
                  <w:tabs>
                    <w:tab w:val="decimal" w:pos="419"/>
                  </w:tabs>
                </w:pPr>
              </w:pPrChange>
            </w:pPr>
            <w:del w:id="1964" w:author="GSPLM" w:date="2025-01-20T19:16:00Z" w16du:dateUtc="2025-01-20T22:16:00Z">
              <w:r w:rsidRPr="00552373" w:rsidDel="006C2F5A">
                <w:delText>4.9 (4.4–5.4)</w:delText>
              </w:r>
            </w:del>
          </w:p>
        </w:tc>
        <w:tc>
          <w:tcPr>
            <w:tcW w:w="1082" w:type="dxa"/>
            <w:noWrap/>
            <w:vAlign w:val="top"/>
          </w:tcPr>
          <w:p w14:paraId="25BEABEB" w14:textId="77777777" w:rsidR="006C2F5A" w:rsidRDefault="006C2F5A" w:rsidP="00B91C67">
            <w:pPr>
              <w:pStyle w:val="Textotabela"/>
              <w:tabs>
                <w:tab w:val="decimal" w:pos="283"/>
              </w:tabs>
              <w:rPr>
                <w:ins w:id="1965" w:author="GSPLM" w:date="2025-01-20T19:16:00Z" w16du:dateUtc="2025-01-20T22:16:00Z"/>
              </w:rPr>
            </w:pPr>
            <w:ins w:id="1966" w:author="GSPLM" w:date="2025-01-20T19:16:00Z" w16du:dateUtc="2025-01-20T22:16:00Z">
              <w:r>
                <w:t>0,102</w:t>
              </w:r>
            </w:ins>
          </w:p>
          <w:p w14:paraId="10278AC2" w14:textId="1513700F" w:rsidR="006C2F5A" w:rsidRPr="00552373" w:rsidRDefault="006C2F5A" w:rsidP="00B91C67">
            <w:pPr>
              <w:pStyle w:val="Textotabela"/>
              <w:tabs>
                <w:tab w:val="decimal" w:pos="283"/>
              </w:tabs>
            </w:pPr>
            <w:del w:id="1967" w:author="GSPLM" w:date="2025-01-20T19:16:00Z" w16du:dateUtc="2025-01-20T22:16:00Z">
              <w:r w:rsidRPr="00552373" w:rsidDel="006C2F5A">
                <w:delText>0.102</w:delText>
              </w:r>
            </w:del>
          </w:p>
        </w:tc>
      </w:tr>
      <w:tr w:rsidR="00A02E9A" w:rsidRPr="00552373" w14:paraId="1801CB08" w14:textId="77777777" w:rsidTr="00A02E9A">
        <w:trPr>
          <w:trHeight w:val="116"/>
        </w:trPr>
        <w:tc>
          <w:tcPr>
            <w:tcW w:w="4024" w:type="dxa"/>
            <w:noWrap/>
            <w:vAlign w:val="top"/>
          </w:tcPr>
          <w:p w14:paraId="049195E9" w14:textId="62622FB4" w:rsidR="006C2F5A" w:rsidRPr="00552373" w:rsidRDefault="006C2F5A" w:rsidP="00B91C67">
            <w:pPr>
              <w:pStyle w:val="Textotabela"/>
            </w:pPr>
            <w:r w:rsidRPr="00552373">
              <w:t>Água corporal total (L)</w:t>
            </w:r>
          </w:p>
        </w:tc>
        <w:tc>
          <w:tcPr>
            <w:tcW w:w="2011" w:type="dxa"/>
            <w:noWrap/>
            <w:vAlign w:val="top"/>
          </w:tcPr>
          <w:p w14:paraId="734C2A8F" w14:textId="77777777" w:rsidR="006C2F5A" w:rsidRDefault="006C2F5A" w:rsidP="002F64EE">
            <w:pPr>
              <w:pStyle w:val="Textotabela"/>
              <w:tabs>
                <w:tab w:val="decimal" w:pos="633"/>
              </w:tabs>
              <w:rPr>
                <w:ins w:id="1968" w:author="GSPLM" w:date="2025-01-20T19:16:00Z" w16du:dateUtc="2025-01-20T22:16:00Z"/>
              </w:rPr>
              <w:pPrChange w:id="1969" w:author="GSPLM" w:date="2025-01-20T19:26:00Z" w16du:dateUtc="2025-01-20T22:26:00Z">
                <w:pPr>
                  <w:pStyle w:val="Textotabela"/>
                  <w:tabs>
                    <w:tab w:val="decimal" w:pos="428"/>
                  </w:tabs>
                </w:pPr>
              </w:pPrChange>
            </w:pPr>
            <w:ins w:id="1970" w:author="GSPLM" w:date="2025-01-20T19:16:00Z" w16du:dateUtc="2025-01-20T22:16:00Z">
              <w:r>
                <w:t>37,8 (36,2–39,4)</w:t>
              </w:r>
            </w:ins>
          </w:p>
          <w:p w14:paraId="6030ADA9" w14:textId="17A014D7" w:rsidR="006C2F5A" w:rsidRPr="00552373" w:rsidRDefault="006C2F5A" w:rsidP="002F64EE">
            <w:pPr>
              <w:pStyle w:val="Textotabela"/>
              <w:tabs>
                <w:tab w:val="decimal" w:pos="633"/>
              </w:tabs>
              <w:pPrChange w:id="1971" w:author="GSPLM" w:date="2025-01-20T19:26:00Z" w16du:dateUtc="2025-01-20T22:26:00Z">
                <w:pPr>
                  <w:pStyle w:val="Textotabela"/>
                  <w:tabs>
                    <w:tab w:val="decimal" w:pos="428"/>
                  </w:tabs>
                </w:pPr>
              </w:pPrChange>
            </w:pPr>
            <w:del w:id="1972" w:author="GSPLM" w:date="2025-01-20T19:16:00Z" w16du:dateUtc="2025-01-20T22:16:00Z">
              <w:r w:rsidRPr="00552373" w:rsidDel="006C2F5A">
                <w:delText>37.8 (36.2–39.4)</w:delText>
              </w:r>
            </w:del>
          </w:p>
        </w:tc>
        <w:tc>
          <w:tcPr>
            <w:tcW w:w="2167" w:type="dxa"/>
            <w:noWrap/>
            <w:vAlign w:val="top"/>
          </w:tcPr>
          <w:p w14:paraId="72AF73CB" w14:textId="77777777" w:rsidR="006C2F5A" w:rsidRDefault="006C2F5A" w:rsidP="002F64EE">
            <w:pPr>
              <w:pStyle w:val="Textotabela"/>
              <w:tabs>
                <w:tab w:val="decimal" w:pos="737"/>
              </w:tabs>
              <w:rPr>
                <w:ins w:id="1973" w:author="GSPLM" w:date="2025-01-20T19:16:00Z" w16du:dateUtc="2025-01-20T22:16:00Z"/>
              </w:rPr>
              <w:pPrChange w:id="1974" w:author="GSPLM" w:date="2025-01-20T19:27:00Z" w16du:dateUtc="2025-01-20T22:27:00Z">
                <w:pPr>
                  <w:pStyle w:val="Textotabela"/>
                  <w:tabs>
                    <w:tab w:val="decimal" w:pos="419"/>
                  </w:tabs>
                </w:pPr>
              </w:pPrChange>
            </w:pPr>
            <w:ins w:id="1975" w:author="GSPLM" w:date="2025-01-20T19:16:00Z" w16du:dateUtc="2025-01-20T22:16:00Z">
              <w:r>
                <w:t>34,2 (31,6–36,8)</w:t>
              </w:r>
            </w:ins>
          </w:p>
          <w:p w14:paraId="46831811" w14:textId="28843344" w:rsidR="006C2F5A" w:rsidRPr="00552373" w:rsidRDefault="006C2F5A" w:rsidP="002F64EE">
            <w:pPr>
              <w:pStyle w:val="Textotabela"/>
              <w:tabs>
                <w:tab w:val="decimal" w:pos="737"/>
              </w:tabs>
              <w:pPrChange w:id="1976" w:author="GSPLM" w:date="2025-01-20T19:27:00Z" w16du:dateUtc="2025-01-20T22:27:00Z">
                <w:pPr>
                  <w:pStyle w:val="Textotabela"/>
                  <w:tabs>
                    <w:tab w:val="decimal" w:pos="419"/>
                  </w:tabs>
                </w:pPr>
              </w:pPrChange>
            </w:pPr>
            <w:del w:id="1977" w:author="GSPLM" w:date="2025-01-20T19:16:00Z" w16du:dateUtc="2025-01-20T22:16:00Z">
              <w:r w:rsidRPr="00552373" w:rsidDel="006C2F5A">
                <w:delText>34.2 (31.6–36.8)</w:delText>
              </w:r>
            </w:del>
          </w:p>
        </w:tc>
        <w:tc>
          <w:tcPr>
            <w:tcW w:w="1082" w:type="dxa"/>
            <w:noWrap/>
            <w:vAlign w:val="top"/>
          </w:tcPr>
          <w:p w14:paraId="198B2AB1" w14:textId="77777777" w:rsidR="006C2F5A" w:rsidRDefault="006C2F5A" w:rsidP="00B91C67">
            <w:pPr>
              <w:pStyle w:val="Textotabela"/>
              <w:tabs>
                <w:tab w:val="decimal" w:pos="283"/>
              </w:tabs>
              <w:rPr>
                <w:ins w:id="1978" w:author="GSPLM" w:date="2025-01-20T19:16:00Z" w16du:dateUtc="2025-01-20T22:16:00Z"/>
              </w:rPr>
            </w:pPr>
            <w:ins w:id="1979" w:author="GSPLM" w:date="2025-01-20T19:16:00Z" w16du:dateUtc="2025-01-20T22:16:00Z">
              <w:r>
                <w:t>0,024*</w:t>
              </w:r>
            </w:ins>
          </w:p>
          <w:p w14:paraId="46892FF6" w14:textId="4AA43B7E" w:rsidR="006C2F5A" w:rsidRPr="00552373" w:rsidRDefault="006C2F5A" w:rsidP="00B91C67">
            <w:pPr>
              <w:pStyle w:val="Textotabela"/>
              <w:tabs>
                <w:tab w:val="decimal" w:pos="283"/>
              </w:tabs>
            </w:pPr>
            <w:del w:id="1980" w:author="GSPLM" w:date="2025-01-20T19:16:00Z" w16du:dateUtc="2025-01-20T22:16:00Z">
              <w:r w:rsidRPr="00552373" w:rsidDel="006C2F5A">
                <w:delText>0.024*</w:delText>
              </w:r>
            </w:del>
          </w:p>
        </w:tc>
      </w:tr>
      <w:tr w:rsidR="00A02E9A" w:rsidRPr="00552373" w14:paraId="0BB81920" w14:textId="77777777" w:rsidTr="00A02E9A">
        <w:trPr>
          <w:cnfStyle w:val="010000000000" w:firstRow="0" w:lastRow="1" w:firstColumn="0" w:lastColumn="0" w:oddVBand="0" w:evenVBand="0" w:oddHBand="0" w:evenHBand="0" w:firstRowFirstColumn="0" w:firstRowLastColumn="0" w:lastRowFirstColumn="0" w:lastRowLastColumn="0"/>
          <w:trHeight w:val="31"/>
        </w:trPr>
        <w:tc>
          <w:tcPr>
            <w:tcW w:w="4024" w:type="dxa"/>
            <w:noWrap/>
            <w:vAlign w:val="top"/>
          </w:tcPr>
          <w:p w14:paraId="17D6C382" w14:textId="327D6B02" w:rsidR="006C2F5A" w:rsidRPr="00552373" w:rsidRDefault="006C2F5A" w:rsidP="00B91C67">
            <w:pPr>
              <w:pStyle w:val="Textotabela"/>
            </w:pPr>
            <w:r w:rsidRPr="00552373">
              <w:t>Água extracelular (L)</w:t>
            </w:r>
          </w:p>
        </w:tc>
        <w:tc>
          <w:tcPr>
            <w:tcW w:w="2011" w:type="dxa"/>
            <w:noWrap/>
            <w:vAlign w:val="top"/>
          </w:tcPr>
          <w:p w14:paraId="0DE308DF" w14:textId="77777777" w:rsidR="006C2F5A" w:rsidRDefault="006C2F5A" w:rsidP="002F64EE">
            <w:pPr>
              <w:pStyle w:val="Textotabela"/>
              <w:tabs>
                <w:tab w:val="decimal" w:pos="633"/>
              </w:tabs>
              <w:rPr>
                <w:ins w:id="1981" w:author="GSPLM" w:date="2025-01-20T19:16:00Z" w16du:dateUtc="2025-01-20T22:16:00Z"/>
              </w:rPr>
              <w:pPrChange w:id="1982" w:author="GSPLM" w:date="2025-01-20T19:26:00Z" w16du:dateUtc="2025-01-20T22:26:00Z">
                <w:pPr>
                  <w:pStyle w:val="Textotabela"/>
                  <w:tabs>
                    <w:tab w:val="decimal" w:pos="428"/>
                  </w:tabs>
                </w:pPr>
              </w:pPrChange>
            </w:pPr>
            <w:ins w:id="1983" w:author="GSPLM" w:date="2025-01-20T19:16:00Z" w16du:dateUtc="2025-01-20T22:16:00Z">
              <w:r>
                <w:t>16,6 (16,1–17,2)</w:t>
              </w:r>
            </w:ins>
          </w:p>
          <w:p w14:paraId="2516FE49" w14:textId="6CF85508" w:rsidR="006C2F5A" w:rsidRPr="00552373" w:rsidRDefault="006C2F5A" w:rsidP="002F64EE">
            <w:pPr>
              <w:pStyle w:val="Textotabela"/>
              <w:tabs>
                <w:tab w:val="decimal" w:pos="633"/>
              </w:tabs>
              <w:pPrChange w:id="1984" w:author="GSPLM" w:date="2025-01-20T19:26:00Z" w16du:dateUtc="2025-01-20T22:26:00Z">
                <w:pPr>
                  <w:pStyle w:val="Textotabela"/>
                  <w:tabs>
                    <w:tab w:val="decimal" w:pos="428"/>
                  </w:tabs>
                </w:pPr>
              </w:pPrChange>
            </w:pPr>
            <w:del w:id="1985" w:author="GSPLM" w:date="2025-01-20T19:16:00Z" w16du:dateUtc="2025-01-20T22:16:00Z">
              <w:r w:rsidRPr="00552373" w:rsidDel="006C2F5A">
                <w:delText>16.6 (16.1–17.2)</w:delText>
              </w:r>
            </w:del>
          </w:p>
        </w:tc>
        <w:tc>
          <w:tcPr>
            <w:tcW w:w="2167" w:type="dxa"/>
            <w:noWrap/>
            <w:vAlign w:val="top"/>
          </w:tcPr>
          <w:p w14:paraId="65F5EB9F" w14:textId="77777777" w:rsidR="006C2F5A" w:rsidRDefault="006C2F5A" w:rsidP="002F64EE">
            <w:pPr>
              <w:pStyle w:val="Textotabela"/>
              <w:tabs>
                <w:tab w:val="decimal" w:pos="737"/>
              </w:tabs>
              <w:rPr>
                <w:ins w:id="1986" w:author="GSPLM" w:date="2025-01-20T19:16:00Z" w16du:dateUtc="2025-01-20T22:16:00Z"/>
              </w:rPr>
              <w:pPrChange w:id="1987" w:author="GSPLM" w:date="2025-01-20T19:27:00Z" w16du:dateUtc="2025-01-20T22:27:00Z">
                <w:pPr>
                  <w:pStyle w:val="Textotabela"/>
                  <w:tabs>
                    <w:tab w:val="decimal" w:pos="419"/>
                  </w:tabs>
                </w:pPr>
              </w:pPrChange>
            </w:pPr>
            <w:ins w:id="1988" w:author="GSPLM" w:date="2025-01-20T19:16:00Z" w16du:dateUtc="2025-01-20T22:16:00Z">
              <w:r>
                <w:t>15,3 (14,2–16,3)</w:t>
              </w:r>
            </w:ins>
          </w:p>
          <w:p w14:paraId="7E2608DD" w14:textId="529CD721" w:rsidR="006C2F5A" w:rsidRPr="00552373" w:rsidRDefault="006C2F5A" w:rsidP="002F64EE">
            <w:pPr>
              <w:pStyle w:val="Textotabela"/>
              <w:tabs>
                <w:tab w:val="decimal" w:pos="737"/>
              </w:tabs>
              <w:pPrChange w:id="1989" w:author="GSPLM" w:date="2025-01-20T19:27:00Z" w16du:dateUtc="2025-01-20T22:27:00Z">
                <w:pPr>
                  <w:pStyle w:val="Textotabela"/>
                  <w:tabs>
                    <w:tab w:val="decimal" w:pos="419"/>
                  </w:tabs>
                </w:pPr>
              </w:pPrChange>
            </w:pPr>
            <w:del w:id="1990" w:author="GSPLM" w:date="2025-01-20T19:16:00Z" w16du:dateUtc="2025-01-20T22:16:00Z">
              <w:r w:rsidRPr="00552373" w:rsidDel="006C2F5A">
                <w:delText>15.3 (14.2–16.3)</w:delText>
              </w:r>
            </w:del>
          </w:p>
        </w:tc>
        <w:tc>
          <w:tcPr>
            <w:tcW w:w="1082" w:type="dxa"/>
            <w:noWrap/>
            <w:vAlign w:val="top"/>
          </w:tcPr>
          <w:p w14:paraId="74206AB7" w14:textId="77777777" w:rsidR="006C2F5A" w:rsidRDefault="006C2F5A" w:rsidP="00B91C67">
            <w:pPr>
              <w:pStyle w:val="Textotabela"/>
              <w:tabs>
                <w:tab w:val="decimal" w:pos="283"/>
              </w:tabs>
              <w:rPr>
                <w:ins w:id="1991" w:author="GSPLM" w:date="2025-01-20T19:16:00Z" w16du:dateUtc="2025-01-20T22:16:00Z"/>
              </w:rPr>
            </w:pPr>
            <w:ins w:id="1992" w:author="GSPLM" w:date="2025-01-20T19:16:00Z" w16du:dateUtc="2025-01-20T22:16:00Z">
              <w:r>
                <w:t>0,031*</w:t>
              </w:r>
            </w:ins>
          </w:p>
          <w:p w14:paraId="68EDF40A" w14:textId="5D17C654" w:rsidR="006C2F5A" w:rsidRPr="00552373" w:rsidRDefault="006C2F5A" w:rsidP="00B91C67">
            <w:pPr>
              <w:pStyle w:val="Textotabela"/>
              <w:tabs>
                <w:tab w:val="decimal" w:pos="283"/>
              </w:tabs>
            </w:pPr>
            <w:del w:id="1993" w:author="GSPLM" w:date="2025-01-20T19:16:00Z" w16du:dateUtc="2025-01-20T22:16:00Z">
              <w:r w:rsidRPr="00552373" w:rsidDel="006C2F5A">
                <w:delText>0.031*</w:delText>
              </w:r>
            </w:del>
          </w:p>
        </w:tc>
      </w:tr>
    </w:tbl>
    <w:p w14:paraId="06243A3F" w14:textId="77777777" w:rsidR="00C83186" w:rsidRPr="00552373" w:rsidRDefault="00C83186" w:rsidP="00AE55C5">
      <w:pPr>
        <w:pStyle w:val="Legenda1"/>
      </w:pPr>
      <w:r w:rsidRPr="00552373">
        <w:t xml:space="preserve">Legenda. MME: massa muscular esquelética. A comparação entre os grupos foi realizada por meio do Teste T de </w:t>
      </w:r>
      <w:proofErr w:type="spellStart"/>
      <w:r w:rsidRPr="00552373">
        <w:t>Student</w:t>
      </w:r>
      <w:proofErr w:type="spellEnd"/>
      <w:r w:rsidRPr="00552373">
        <w: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A02E9A">
      <w:pPr>
        <w:pStyle w:val="Ttulotabela"/>
      </w:pPr>
      <w:bookmarkStart w:id="1994" w:name="_Ref188204404"/>
      <w:bookmarkStart w:id="1995"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994"/>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995"/>
    </w:p>
    <w:tbl>
      <w:tblPr>
        <w:tblStyle w:val="Tabelapadro"/>
        <w:tblW w:w="7971" w:type="dxa"/>
        <w:tblLayout w:type="fixed"/>
        <w:tblLook w:val="04E0" w:firstRow="1" w:lastRow="1" w:firstColumn="1" w:lastColumn="0" w:noHBand="0" w:noVBand="1"/>
        <w:tblPrChange w:id="1996" w:author="GSPLM" w:date="2025-01-20T19:29:00Z" w16du:dateUtc="2025-01-20T22:29:00Z">
          <w:tblPr>
            <w:tblStyle w:val="Tabelapadro"/>
            <w:tblW w:w="9002" w:type="dxa"/>
            <w:tblLayout w:type="fixed"/>
            <w:tblLook w:val="04E0" w:firstRow="1" w:lastRow="1" w:firstColumn="1" w:lastColumn="0" w:noHBand="0" w:noVBand="1"/>
          </w:tblPr>
        </w:tblPrChange>
      </w:tblPr>
      <w:tblGrid>
        <w:gridCol w:w="2977"/>
        <w:gridCol w:w="1894"/>
        <w:gridCol w:w="1879"/>
        <w:gridCol w:w="1221"/>
        <w:tblGridChange w:id="1997">
          <w:tblGrid>
            <w:gridCol w:w="2977"/>
            <w:gridCol w:w="1894"/>
            <w:gridCol w:w="1879"/>
            <w:gridCol w:w="1221"/>
          </w:tblGrid>
        </w:tblGridChange>
      </w:tblGrid>
      <w:tr w:rsidR="00FF5552" w:rsidRPr="00552373" w14:paraId="04BBC30A" w14:textId="77777777" w:rsidTr="00FF5552">
        <w:trPr>
          <w:cnfStyle w:val="100000000000" w:firstRow="1" w:lastRow="0" w:firstColumn="0" w:lastColumn="0" w:oddVBand="0" w:evenVBand="0" w:oddHBand="0" w:evenHBand="0" w:firstRowFirstColumn="0" w:firstRowLastColumn="0" w:lastRowFirstColumn="0" w:lastRowLastColumn="0"/>
          <w:trHeight w:val="299"/>
          <w:trPrChange w:id="1998" w:author="GSPLM" w:date="2025-01-20T19:29:00Z" w16du:dateUtc="2025-01-20T22:29:00Z">
            <w:trPr>
              <w:trHeight w:val="299"/>
            </w:trPr>
          </w:trPrChange>
        </w:trPr>
        <w:tc>
          <w:tcPr>
            <w:tcW w:w="2977" w:type="dxa"/>
            <w:noWrap/>
            <w:hideMark/>
            <w:tcPrChange w:id="1999" w:author="GSPLM" w:date="2025-01-20T19:29:00Z" w16du:dateUtc="2025-01-20T22:29:00Z">
              <w:tcPr>
                <w:tcW w:w="2977" w:type="dxa"/>
                <w:noWrap/>
                <w:hideMark/>
              </w:tcPr>
            </w:tcPrChange>
          </w:tcPr>
          <w:p w14:paraId="283F288A" w14:textId="77777777" w:rsidR="00FF5552" w:rsidRDefault="00FF5552" w:rsidP="00D52AA2">
            <w:pPr>
              <w:pStyle w:val="Textotabela"/>
              <w:cnfStyle w:val="100000000000" w:firstRow="1" w:lastRow="0" w:firstColumn="0" w:lastColumn="0" w:oddVBand="0" w:evenVBand="0" w:oddHBand="0" w:evenHBand="0" w:firstRowFirstColumn="0" w:firstRowLastColumn="0" w:lastRowFirstColumn="0" w:lastRowLastColumn="0"/>
              <w:rPr>
                <w:ins w:id="2000" w:author="GSPLM" w:date="2025-01-20T19:28:00Z" w16du:dateUtc="2025-01-20T22:28:00Z"/>
              </w:rPr>
            </w:pPr>
            <w:ins w:id="2001" w:author="GSPLM" w:date="2025-01-20T19:28:00Z" w16du:dateUtc="2025-01-20T22:28:00Z">
              <w:r>
                <w:t>Variável</w:t>
              </w:r>
            </w:ins>
          </w:p>
          <w:p w14:paraId="00D0FA90" w14:textId="16C1EA1D" w:rsidR="00FF5552" w:rsidRPr="004E71C7" w:rsidRDefault="00FF5552" w:rsidP="00D52AA2">
            <w:pPr>
              <w:pStyle w:val="Textotabela"/>
              <w:cnfStyle w:val="100000000000" w:firstRow="1" w:lastRow="0" w:firstColumn="0" w:lastColumn="0" w:oddVBand="0" w:evenVBand="0" w:oddHBand="0" w:evenHBand="0" w:firstRowFirstColumn="0" w:firstRowLastColumn="0" w:lastRowFirstColumn="0" w:lastRowLastColumn="0"/>
            </w:pPr>
            <w:del w:id="2002" w:author="GSPLM" w:date="2025-01-20T19:28:00Z" w16du:dateUtc="2025-01-20T22:28:00Z">
              <w:r w:rsidRPr="00552373" w:rsidDel="00A02E9A">
                <w:delText>Variável</w:delText>
              </w:r>
            </w:del>
          </w:p>
        </w:tc>
        <w:tc>
          <w:tcPr>
            <w:tcW w:w="1894" w:type="dxa"/>
            <w:hideMark/>
            <w:tcPrChange w:id="2003" w:author="GSPLM" w:date="2025-01-20T19:29:00Z" w16du:dateUtc="2025-01-20T22:29:00Z">
              <w:tcPr>
                <w:tcW w:w="1894" w:type="dxa"/>
                <w:hideMark/>
              </w:tcPr>
            </w:tcPrChange>
          </w:tcPr>
          <w:p w14:paraId="225AC171" w14:textId="77777777" w:rsidR="00FF5552" w:rsidRDefault="00FF5552" w:rsidP="00D52AA2">
            <w:pPr>
              <w:pStyle w:val="Textotabela"/>
              <w:cnfStyle w:val="100000000000" w:firstRow="1" w:lastRow="0" w:firstColumn="0" w:lastColumn="0" w:oddVBand="0" w:evenVBand="0" w:oddHBand="0" w:evenHBand="0" w:firstRowFirstColumn="0" w:firstRowLastColumn="0" w:lastRowFirstColumn="0" w:lastRowLastColumn="0"/>
              <w:rPr>
                <w:ins w:id="2004" w:author="GSPLM" w:date="2025-01-20T19:28:00Z" w16du:dateUtc="2025-01-20T22:28:00Z"/>
              </w:rPr>
            </w:pPr>
            <w:ins w:id="2005" w:author="GSPLM" w:date="2025-01-20T19:28:00Z" w16du:dateUtc="2025-01-20T22:28:00Z">
              <w:r>
                <w:t>Feminino</w:t>
              </w:r>
              <w:r>
                <w:br/>
                <w:t>Média (IC 95%)</w:t>
              </w:r>
            </w:ins>
          </w:p>
          <w:p w14:paraId="6C290E79" w14:textId="7D4A3185" w:rsidR="00FF5552" w:rsidRPr="004E71C7" w:rsidRDefault="00FF5552" w:rsidP="00D52AA2">
            <w:pPr>
              <w:pStyle w:val="Textotabela"/>
              <w:cnfStyle w:val="100000000000" w:firstRow="1" w:lastRow="0" w:firstColumn="0" w:lastColumn="0" w:oddVBand="0" w:evenVBand="0" w:oddHBand="0" w:evenHBand="0" w:firstRowFirstColumn="0" w:firstRowLastColumn="0" w:lastRowFirstColumn="0" w:lastRowLastColumn="0"/>
            </w:pPr>
            <w:del w:id="2006" w:author="GSPLM" w:date="2025-01-20T19:28:00Z" w16du:dateUtc="2025-01-20T22:28:00Z">
              <w:r w:rsidRPr="004E71C7" w:rsidDel="00A02E9A">
                <w:delText>Feminino</w:delText>
              </w:r>
              <w:r w:rsidRPr="004E71C7" w:rsidDel="00A02E9A">
                <w:br/>
                <w:delText>Média (IC 95%)</w:delText>
              </w:r>
            </w:del>
          </w:p>
        </w:tc>
        <w:tc>
          <w:tcPr>
            <w:tcW w:w="1879" w:type="dxa"/>
            <w:hideMark/>
            <w:tcPrChange w:id="2007" w:author="GSPLM" w:date="2025-01-20T19:29:00Z" w16du:dateUtc="2025-01-20T22:29:00Z">
              <w:tcPr>
                <w:tcW w:w="1879" w:type="dxa"/>
                <w:hideMark/>
              </w:tcPr>
            </w:tcPrChange>
          </w:tcPr>
          <w:p w14:paraId="339E8D38" w14:textId="77777777" w:rsidR="00FF5552" w:rsidRDefault="00FF5552" w:rsidP="00D52AA2">
            <w:pPr>
              <w:pStyle w:val="Textotabela"/>
              <w:cnfStyle w:val="100000000000" w:firstRow="1" w:lastRow="0" w:firstColumn="0" w:lastColumn="0" w:oddVBand="0" w:evenVBand="0" w:oddHBand="0" w:evenHBand="0" w:firstRowFirstColumn="0" w:firstRowLastColumn="0" w:lastRowFirstColumn="0" w:lastRowLastColumn="0"/>
              <w:rPr>
                <w:ins w:id="2008" w:author="GSPLM" w:date="2025-01-20T19:28:00Z" w16du:dateUtc="2025-01-20T22:28:00Z"/>
              </w:rPr>
            </w:pPr>
            <w:ins w:id="2009" w:author="GSPLM" w:date="2025-01-20T19:28:00Z" w16du:dateUtc="2025-01-20T22:28:00Z">
              <w:r>
                <w:t>Masculino</w:t>
              </w:r>
              <w:r>
                <w:br/>
                <w:t>Média (IC 95%)</w:t>
              </w:r>
            </w:ins>
          </w:p>
          <w:p w14:paraId="7E1D1F95" w14:textId="5478A6A9" w:rsidR="00FF5552" w:rsidRPr="004E71C7" w:rsidRDefault="00FF5552" w:rsidP="00D52AA2">
            <w:pPr>
              <w:pStyle w:val="Textotabela"/>
              <w:cnfStyle w:val="100000000000" w:firstRow="1" w:lastRow="0" w:firstColumn="0" w:lastColumn="0" w:oddVBand="0" w:evenVBand="0" w:oddHBand="0" w:evenHBand="0" w:firstRowFirstColumn="0" w:firstRowLastColumn="0" w:lastRowFirstColumn="0" w:lastRowLastColumn="0"/>
            </w:pPr>
            <w:del w:id="2010" w:author="GSPLM" w:date="2025-01-20T19:28:00Z" w16du:dateUtc="2025-01-20T22:28:00Z">
              <w:r w:rsidRPr="004E71C7" w:rsidDel="00A02E9A">
                <w:delText>Masculino</w:delText>
              </w:r>
              <w:r w:rsidRPr="004E71C7" w:rsidDel="00A02E9A">
                <w:br/>
                <w:delText>Média (IC 95%)</w:delText>
              </w:r>
            </w:del>
          </w:p>
        </w:tc>
        <w:tc>
          <w:tcPr>
            <w:tcW w:w="1221" w:type="dxa"/>
            <w:noWrap/>
            <w:hideMark/>
            <w:tcPrChange w:id="2011" w:author="GSPLM" w:date="2025-01-20T19:29:00Z" w16du:dateUtc="2025-01-20T22:29:00Z">
              <w:tcPr>
                <w:tcW w:w="1221" w:type="dxa"/>
                <w:noWrap/>
                <w:hideMark/>
              </w:tcPr>
            </w:tcPrChange>
          </w:tcPr>
          <w:p w14:paraId="340DF62D" w14:textId="77777777" w:rsidR="00FF5552" w:rsidRDefault="00FF5552" w:rsidP="00D52AA2">
            <w:pPr>
              <w:pStyle w:val="Textotabela"/>
              <w:cnfStyle w:val="100000000000" w:firstRow="1" w:lastRow="0" w:firstColumn="0" w:lastColumn="0" w:oddVBand="0" w:evenVBand="0" w:oddHBand="0" w:evenHBand="0" w:firstRowFirstColumn="0" w:firstRowLastColumn="0" w:lastRowFirstColumn="0" w:lastRowLastColumn="0"/>
              <w:rPr>
                <w:ins w:id="2012" w:author="GSPLM" w:date="2025-01-20T19:28:00Z" w16du:dateUtc="2025-01-20T22:28:00Z"/>
              </w:rPr>
            </w:pPr>
            <w:ins w:id="2013" w:author="GSPLM" w:date="2025-01-20T19:28:00Z" w16du:dateUtc="2025-01-20T22:28:00Z">
              <w:r>
                <w:t>valor p</w:t>
              </w:r>
            </w:ins>
          </w:p>
          <w:p w14:paraId="58530A37" w14:textId="683AD518" w:rsidR="00FF5552" w:rsidRPr="004E71C7" w:rsidRDefault="00FF5552" w:rsidP="00D52AA2">
            <w:pPr>
              <w:pStyle w:val="Textotabela"/>
              <w:cnfStyle w:val="100000000000" w:firstRow="1" w:lastRow="0" w:firstColumn="0" w:lastColumn="0" w:oddVBand="0" w:evenVBand="0" w:oddHBand="0" w:evenHBand="0" w:firstRowFirstColumn="0" w:firstRowLastColumn="0" w:lastRowFirstColumn="0" w:lastRowLastColumn="0"/>
            </w:pPr>
            <w:del w:id="2014" w:author="GSPLM" w:date="2025-01-20T19:28:00Z" w16du:dateUtc="2025-01-20T22:28:00Z">
              <w:r w:rsidRPr="004E71C7" w:rsidDel="00A02E9A">
                <w:delText>valor p</w:delText>
              </w:r>
            </w:del>
          </w:p>
        </w:tc>
      </w:tr>
      <w:tr w:rsidR="00FF5552" w:rsidRPr="00552373" w14:paraId="2E3520C1" w14:textId="77777777" w:rsidTr="00FF5552">
        <w:trPr>
          <w:trHeight w:val="103"/>
          <w:trPrChange w:id="2015" w:author="GSPLM" w:date="2025-01-20T19:29:00Z" w16du:dateUtc="2025-01-20T22:29:00Z">
            <w:trPr>
              <w:trHeight w:val="103"/>
            </w:trPr>
          </w:trPrChange>
        </w:trPr>
        <w:tc>
          <w:tcPr>
            <w:tcW w:w="2977" w:type="dxa"/>
            <w:noWrap/>
            <w:hideMark/>
            <w:tcPrChange w:id="2016" w:author="GSPLM" w:date="2025-01-20T19:29:00Z" w16du:dateUtc="2025-01-20T22:29:00Z">
              <w:tcPr>
                <w:tcW w:w="2977" w:type="dxa"/>
                <w:noWrap/>
                <w:hideMark/>
              </w:tcPr>
            </w:tcPrChange>
          </w:tcPr>
          <w:p w14:paraId="2E4FD313" w14:textId="77777777" w:rsidR="00FF5552" w:rsidRDefault="00FF5552" w:rsidP="00D52AA2">
            <w:pPr>
              <w:pStyle w:val="Textotabela"/>
              <w:rPr>
                <w:ins w:id="2017" w:author="GSPLM" w:date="2025-01-20T19:28:00Z" w16du:dateUtc="2025-01-20T22:28:00Z"/>
              </w:rPr>
            </w:pPr>
            <w:ins w:id="2018" w:author="GSPLM" w:date="2025-01-20T19:28:00Z" w16du:dateUtc="2025-01-20T22:28:00Z">
              <w:r>
                <w:t>Média da mão direita (kg)</w:t>
              </w:r>
            </w:ins>
          </w:p>
          <w:p w14:paraId="32360F0E" w14:textId="0FA454A4" w:rsidR="00FF5552" w:rsidRPr="004E71C7" w:rsidRDefault="00FF5552" w:rsidP="00D52AA2">
            <w:pPr>
              <w:pStyle w:val="Textotabela"/>
            </w:pPr>
            <w:del w:id="2019" w:author="GSPLM" w:date="2025-01-20T19:28:00Z" w16du:dateUtc="2025-01-20T22:28:00Z">
              <w:r w:rsidRPr="004E71C7" w:rsidDel="00A02E9A">
                <w:delText>Média da mão direita (kg)</w:delText>
              </w:r>
            </w:del>
          </w:p>
        </w:tc>
        <w:tc>
          <w:tcPr>
            <w:tcW w:w="1894" w:type="dxa"/>
            <w:noWrap/>
            <w:hideMark/>
            <w:tcPrChange w:id="2020" w:author="GSPLM" w:date="2025-01-20T19:29:00Z" w16du:dateUtc="2025-01-20T22:29:00Z">
              <w:tcPr>
                <w:tcW w:w="1894" w:type="dxa"/>
                <w:noWrap/>
                <w:hideMark/>
              </w:tcPr>
            </w:tcPrChange>
          </w:tcPr>
          <w:p w14:paraId="79CEA891" w14:textId="77777777" w:rsidR="00FF5552" w:rsidRDefault="00FF5552" w:rsidP="00D52AA2">
            <w:pPr>
              <w:pStyle w:val="Textotabela"/>
              <w:rPr>
                <w:ins w:id="2021" w:author="GSPLM" w:date="2025-01-20T19:28:00Z" w16du:dateUtc="2025-01-20T22:28:00Z"/>
              </w:rPr>
            </w:pPr>
            <w:ins w:id="2022" w:author="GSPLM" w:date="2025-01-20T19:28:00Z" w16du:dateUtc="2025-01-20T22:28:00Z">
              <w:r>
                <w:t>30,4 (29,1–31,8)</w:t>
              </w:r>
            </w:ins>
          </w:p>
          <w:p w14:paraId="5EEC5D4F" w14:textId="7844932A" w:rsidR="00FF5552" w:rsidRPr="004E71C7" w:rsidRDefault="00FF5552" w:rsidP="00D52AA2">
            <w:pPr>
              <w:pStyle w:val="Textotabela"/>
            </w:pPr>
            <w:del w:id="2023" w:author="GSPLM" w:date="2025-01-20T19:28:00Z" w16du:dateUtc="2025-01-20T22:28:00Z">
              <w:r w:rsidRPr="004E71C7" w:rsidDel="00A02E9A">
                <w:delText>30.4 (29.1–31.8)</w:delText>
              </w:r>
            </w:del>
          </w:p>
        </w:tc>
        <w:tc>
          <w:tcPr>
            <w:tcW w:w="1879" w:type="dxa"/>
            <w:noWrap/>
            <w:hideMark/>
            <w:tcPrChange w:id="2024" w:author="GSPLM" w:date="2025-01-20T19:29:00Z" w16du:dateUtc="2025-01-20T22:29:00Z">
              <w:tcPr>
                <w:tcW w:w="1879" w:type="dxa"/>
                <w:noWrap/>
                <w:hideMark/>
              </w:tcPr>
            </w:tcPrChange>
          </w:tcPr>
          <w:p w14:paraId="0CD4D6E8" w14:textId="77777777" w:rsidR="00FF5552" w:rsidRDefault="00FF5552" w:rsidP="00D52AA2">
            <w:pPr>
              <w:pStyle w:val="Textotabela"/>
              <w:rPr>
                <w:ins w:id="2025" w:author="GSPLM" w:date="2025-01-20T19:28:00Z" w16du:dateUtc="2025-01-20T22:28:00Z"/>
              </w:rPr>
            </w:pPr>
            <w:ins w:id="2026" w:author="GSPLM" w:date="2025-01-20T19:28:00Z" w16du:dateUtc="2025-01-20T22:28:00Z">
              <w:r>
                <w:t>50 (44,5–55,4)</w:t>
              </w:r>
            </w:ins>
          </w:p>
          <w:p w14:paraId="2CC475A5" w14:textId="2A9E0FE7" w:rsidR="00FF5552" w:rsidRPr="004E71C7" w:rsidRDefault="00FF5552" w:rsidP="00D52AA2">
            <w:pPr>
              <w:pStyle w:val="Textotabela"/>
            </w:pPr>
            <w:del w:id="2027" w:author="GSPLM" w:date="2025-01-20T19:28:00Z" w16du:dateUtc="2025-01-20T22:28:00Z">
              <w:r w:rsidRPr="004E71C7" w:rsidDel="00A02E9A">
                <w:delText>50 (44.5–55.4)</w:delText>
              </w:r>
            </w:del>
          </w:p>
        </w:tc>
        <w:tc>
          <w:tcPr>
            <w:tcW w:w="1221" w:type="dxa"/>
            <w:noWrap/>
            <w:hideMark/>
            <w:tcPrChange w:id="2028" w:author="GSPLM" w:date="2025-01-20T19:29:00Z" w16du:dateUtc="2025-01-20T22:29:00Z">
              <w:tcPr>
                <w:tcW w:w="1221" w:type="dxa"/>
                <w:noWrap/>
                <w:hideMark/>
              </w:tcPr>
            </w:tcPrChange>
          </w:tcPr>
          <w:p w14:paraId="11AAAC43" w14:textId="77777777" w:rsidR="00FF5552" w:rsidRDefault="00FF5552" w:rsidP="00D52AA2">
            <w:pPr>
              <w:pStyle w:val="Textotabela"/>
              <w:rPr>
                <w:ins w:id="2029" w:author="GSPLM" w:date="2025-01-20T19:28:00Z" w16du:dateUtc="2025-01-20T22:28:00Z"/>
              </w:rPr>
            </w:pPr>
            <w:ins w:id="2030" w:author="GSPLM" w:date="2025-01-20T19:28:00Z" w16du:dateUtc="2025-01-20T22:28:00Z">
              <w:r>
                <w:t>&lt;0,001*</w:t>
              </w:r>
            </w:ins>
          </w:p>
          <w:p w14:paraId="037B59EA" w14:textId="7AE08065" w:rsidR="00FF5552" w:rsidRPr="004E71C7" w:rsidRDefault="00FF5552" w:rsidP="00D52AA2">
            <w:pPr>
              <w:pStyle w:val="Textotabela"/>
            </w:pPr>
            <w:del w:id="2031" w:author="GSPLM" w:date="2025-01-20T19:28:00Z" w16du:dateUtc="2025-01-20T22:28:00Z">
              <w:r w:rsidRPr="004E71C7" w:rsidDel="00A02E9A">
                <w:delText>&lt;0.001*</w:delText>
              </w:r>
            </w:del>
          </w:p>
        </w:tc>
      </w:tr>
      <w:tr w:rsidR="00FF5552" w:rsidRPr="00552373" w14:paraId="04001457" w14:textId="77777777" w:rsidTr="00FF5552">
        <w:trPr>
          <w:trHeight w:val="103"/>
          <w:trPrChange w:id="2032" w:author="GSPLM" w:date="2025-01-20T19:29:00Z" w16du:dateUtc="2025-01-20T22:29:00Z">
            <w:trPr>
              <w:trHeight w:val="103"/>
            </w:trPr>
          </w:trPrChange>
        </w:trPr>
        <w:tc>
          <w:tcPr>
            <w:tcW w:w="2977" w:type="dxa"/>
            <w:noWrap/>
            <w:hideMark/>
            <w:tcPrChange w:id="2033" w:author="GSPLM" w:date="2025-01-20T19:29:00Z" w16du:dateUtc="2025-01-20T22:29:00Z">
              <w:tcPr>
                <w:tcW w:w="2977" w:type="dxa"/>
                <w:noWrap/>
                <w:hideMark/>
              </w:tcPr>
            </w:tcPrChange>
          </w:tcPr>
          <w:p w14:paraId="18C77B6C" w14:textId="77777777" w:rsidR="00FF5552" w:rsidRDefault="00FF5552" w:rsidP="00D52AA2">
            <w:pPr>
              <w:pStyle w:val="Textotabela"/>
              <w:rPr>
                <w:ins w:id="2034" w:author="GSPLM" w:date="2025-01-20T19:28:00Z" w16du:dateUtc="2025-01-20T22:28:00Z"/>
              </w:rPr>
            </w:pPr>
            <w:ins w:id="2035" w:author="GSPLM" w:date="2025-01-20T19:28:00Z" w16du:dateUtc="2025-01-20T22:28:00Z">
              <w:r>
                <w:t>Média da mão esquerda (kg)</w:t>
              </w:r>
            </w:ins>
          </w:p>
          <w:p w14:paraId="47364F2D" w14:textId="094E3803" w:rsidR="00FF5552" w:rsidRPr="004E71C7" w:rsidRDefault="00FF5552" w:rsidP="00D52AA2">
            <w:pPr>
              <w:pStyle w:val="Textotabela"/>
            </w:pPr>
            <w:del w:id="2036" w:author="GSPLM" w:date="2025-01-20T19:28:00Z" w16du:dateUtc="2025-01-20T22:28:00Z">
              <w:r w:rsidRPr="004E71C7" w:rsidDel="00A02E9A">
                <w:delText>Média da mão esquerda (kg)</w:delText>
              </w:r>
            </w:del>
          </w:p>
        </w:tc>
        <w:tc>
          <w:tcPr>
            <w:tcW w:w="1894" w:type="dxa"/>
            <w:noWrap/>
            <w:hideMark/>
            <w:tcPrChange w:id="2037" w:author="GSPLM" w:date="2025-01-20T19:29:00Z" w16du:dateUtc="2025-01-20T22:29:00Z">
              <w:tcPr>
                <w:tcW w:w="1894" w:type="dxa"/>
                <w:noWrap/>
                <w:hideMark/>
              </w:tcPr>
            </w:tcPrChange>
          </w:tcPr>
          <w:p w14:paraId="3FF1D3EB" w14:textId="77777777" w:rsidR="00FF5552" w:rsidRDefault="00FF5552" w:rsidP="00D52AA2">
            <w:pPr>
              <w:pStyle w:val="Textotabela"/>
              <w:rPr>
                <w:ins w:id="2038" w:author="GSPLM" w:date="2025-01-20T19:28:00Z" w16du:dateUtc="2025-01-20T22:28:00Z"/>
              </w:rPr>
            </w:pPr>
            <w:ins w:id="2039" w:author="GSPLM" w:date="2025-01-20T19:28:00Z" w16du:dateUtc="2025-01-20T22:28:00Z">
              <w:r>
                <w:t>28,6 (27,3–29,9)</w:t>
              </w:r>
            </w:ins>
          </w:p>
          <w:p w14:paraId="09883AA2" w14:textId="3E899A50" w:rsidR="00FF5552" w:rsidRPr="004E71C7" w:rsidRDefault="00FF5552" w:rsidP="00D52AA2">
            <w:pPr>
              <w:pStyle w:val="Textotabela"/>
            </w:pPr>
            <w:del w:id="2040" w:author="GSPLM" w:date="2025-01-20T19:28:00Z" w16du:dateUtc="2025-01-20T22:28:00Z">
              <w:r w:rsidRPr="004E71C7" w:rsidDel="00A02E9A">
                <w:delText>28.6 (27.3–29.9)</w:delText>
              </w:r>
            </w:del>
          </w:p>
        </w:tc>
        <w:tc>
          <w:tcPr>
            <w:tcW w:w="1879" w:type="dxa"/>
            <w:noWrap/>
            <w:hideMark/>
            <w:tcPrChange w:id="2041" w:author="GSPLM" w:date="2025-01-20T19:29:00Z" w16du:dateUtc="2025-01-20T22:29:00Z">
              <w:tcPr>
                <w:tcW w:w="1879" w:type="dxa"/>
                <w:noWrap/>
                <w:hideMark/>
              </w:tcPr>
            </w:tcPrChange>
          </w:tcPr>
          <w:p w14:paraId="4A11ADEB" w14:textId="77777777" w:rsidR="00FF5552" w:rsidRDefault="00FF5552" w:rsidP="00D52AA2">
            <w:pPr>
              <w:pStyle w:val="Textotabela"/>
              <w:rPr>
                <w:ins w:id="2042" w:author="GSPLM" w:date="2025-01-20T19:28:00Z" w16du:dateUtc="2025-01-20T22:28:00Z"/>
              </w:rPr>
            </w:pPr>
            <w:ins w:id="2043" w:author="GSPLM" w:date="2025-01-20T19:28:00Z" w16du:dateUtc="2025-01-20T22:28:00Z">
              <w:r>
                <w:t>43,8 (38,4–49,2)</w:t>
              </w:r>
            </w:ins>
          </w:p>
          <w:p w14:paraId="4A3DFEB1" w14:textId="45C5A32C" w:rsidR="00FF5552" w:rsidRPr="004E71C7" w:rsidRDefault="00FF5552" w:rsidP="00D52AA2">
            <w:pPr>
              <w:pStyle w:val="Textotabela"/>
            </w:pPr>
            <w:del w:id="2044" w:author="GSPLM" w:date="2025-01-20T19:28:00Z" w16du:dateUtc="2025-01-20T22:28:00Z">
              <w:r w:rsidRPr="004E71C7" w:rsidDel="00A02E9A">
                <w:delText>43.8 (38.4–49.2)</w:delText>
              </w:r>
            </w:del>
          </w:p>
        </w:tc>
        <w:tc>
          <w:tcPr>
            <w:tcW w:w="1221" w:type="dxa"/>
            <w:noWrap/>
            <w:hideMark/>
            <w:tcPrChange w:id="2045" w:author="GSPLM" w:date="2025-01-20T19:29:00Z" w16du:dateUtc="2025-01-20T22:29:00Z">
              <w:tcPr>
                <w:tcW w:w="1221" w:type="dxa"/>
                <w:noWrap/>
                <w:hideMark/>
              </w:tcPr>
            </w:tcPrChange>
          </w:tcPr>
          <w:p w14:paraId="4BDCDF39" w14:textId="77777777" w:rsidR="00FF5552" w:rsidRDefault="00FF5552" w:rsidP="00D52AA2">
            <w:pPr>
              <w:pStyle w:val="Textotabela"/>
              <w:rPr>
                <w:ins w:id="2046" w:author="GSPLM" w:date="2025-01-20T19:28:00Z" w16du:dateUtc="2025-01-20T22:28:00Z"/>
              </w:rPr>
            </w:pPr>
            <w:ins w:id="2047" w:author="GSPLM" w:date="2025-01-20T19:28:00Z" w16du:dateUtc="2025-01-20T22:28:00Z">
              <w:r>
                <w:t>&lt;0,001*</w:t>
              </w:r>
            </w:ins>
          </w:p>
          <w:p w14:paraId="6042F6BA" w14:textId="7543FA0E" w:rsidR="00FF5552" w:rsidRPr="004E71C7" w:rsidRDefault="00FF5552" w:rsidP="00D52AA2">
            <w:pPr>
              <w:pStyle w:val="Textotabela"/>
            </w:pPr>
            <w:del w:id="2048" w:author="GSPLM" w:date="2025-01-20T19:28:00Z" w16du:dateUtc="2025-01-20T22:28:00Z">
              <w:r w:rsidRPr="004E71C7" w:rsidDel="00A02E9A">
                <w:delText>&lt;0.001*</w:delText>
              </w:r>
            </w:del>
          </w:p>
        </w:tc>
      </w:tr>
      <w:tr w:rsidR="00FF5552" w:rsidRPr="00552373" w14:paraId="4214DB2B" w14:textId="77777777" w:rsidTr="00FF5552">
        <w:trPr>
          <w:cnfStyle w:val="010000000000" w:firstRow="0" w:lastRow="1" w:firstColumn="0" w:lastColumn="0" w:oddVBand="0" w:evenVBand="0" w:oddHBand="0" w:evenHBand="0" w:firstRowFirstColumn="0" w:firstRowLastColumn="0" w:lastRowFirstColumn="0" w:lastRowLastColumn="0"/>
          <w:trHeight w:val="103"/>
          <w:trPrChange w:id="2049" w:author="GSPLM" w:date="2025-01-20T19:29:00Z" w16du:dateUtc="2025-01-20T22:29:00Z">
            <w:trPr>
              <w:trHeight w:val="103"/>
            </w:trPr>
          </w:trPrChange>
        </w:trPr>
        <w:tc>
          <w:tcPr>
            <w:tcW w:w="2977" w:type="dxa"/>
            <w:noWrap/>
            <w:hideMark/>
            <w:tcPrChange w:id="2050" w:author="GSPLM" w:date="2025-01-20T19:29:00Z" w16du:dateUtc="2025-01-20T22:29:00Z">
              <w:tcPr>
                <w:tcW w:w="2977" w:type="dxa"/>
                <w:noWrap/>
                <w:hideMark/>
              </w:tcPr>
            </w:tcPrChange>
          </w:tcPr>
          <w:p w14:paraId="3C4F3367" w14:textId="77777777" w:rsidR="00FF5552" w:rsidRDefault="00FF5552" w:rsidP="00D52AA2">
            <w:pPr>
              <w:pStyle w:val="Textotabela"/>
              <w:cnfStyle w:val="010000000000" w:firstRow="0" w:lastRow="1" w:firstColumn="0" w:lastColumn="0" w:oddVBand="0" w:evenVBand="0" w:oddHBand="0" w:evenHBand="0" w:firstRowFirstColumn="0" w:firstRowLastColumn="0" w:lastRowFirstColumn="0" w:lastRowLastColumn="0"/>
              <w:rPr>
                <w:ins w:id="2051" w:author="GSPLM" w:date="2025-01-20T19:28:00Z" w16du:dateUtc="2025-01-20T22:28:00Z"/>
              </w:rPr>
            </w:pPr>
            <w:ins w:id="2052" w:author="GSPLM" w:date="2025-01-20T19:28:00Z" w16du:dateUtc="2025-01-20T22:28:00Z">
              <w:r>
                <w:t>Média das duas mãos</w:t>
              </w:r>
            </w:ins>
          </w:p>
          <w:p w14:paraId="12190E1F" w14:textId="23EC5395" w:rsidR="00FF5552" w:rsidRPr="004E71C7" w:rsidRDefault="00FF5552" w:rsidP="00D52AA2">
            <w:pPr>
              <w:pStyle w:val="Textotabela"/>
              <w:cnfStyle w:val="010000000000" w:firstRow="0" w:lastRow="1" w:firstColumn="0" w:lastColumn="0" w:oddVBand="0" w:evenVBand="0" w:oddHBand="0" w:evenHBand="0" w:firstRowFirstColumn="0" w:firstRowLastColumn="0" w:lastRowFirstColumn="0" w:lastRowLastColumn="0"/>
            </w:pPr>
            <w:del w:id="2053" w:author="GSPLM" w:date="2025-01-20T19:28:00Z" w16du:dateUtc="2025-01-20T22:28:00Z">
              <w:r w:rsidRPr="004E71C7" w:rsidDel="00A02E9A">
                <w:delText>Média das duas mãos</w:delText>
              </w:r>
            </w:del>
          </w:p>
        </w:tc>
        <w:tc>
          <w:tcPr>
            <w:tcW w:w="1894" w:type="dxa"/>
            <w:noWrap/>
            <w:hideMark/>
            <w:tcPrChange w:id="2054" w:author="GSPLM" w:date="2025-01-20T19:29:00Z" w16du:dateUtc="2025-01-20T22:29:00Z">
              <w:tcPr>
                <w:tcW w:w="1894" w:type="dxa"/>
                <w:noWrap/>
                <w:hideMark/>
              </w:tcPr>
            </w:tcPrChange>
          </w:tcPr>
          <w:p w14:paraId="60F7499A" w14:textId="77777777" w:rsidR="00FF5552" w:rsidRDefault="00FF5552" w:rsidP="00D52AA2">
            <w:pPr>
              <w:pStyle w:val="Textotabela"/>
              <w:cnfStyle w:val="010000000000" w:firstRow="0" w:lastRow="1" w:firstColumn="0" w:lastColumn="0" w:oddVBand="0" w:evenVBand="0" w:oddHBand="0" w:evenHBand="0" w:firstRowFirstColumn="0" w:firstRowLastColumn="0" w:lastRowFirstColumn="0" w:lastRowLastColumn="0"/>
              <w:rPr>
                <w:ins w:id="2055" w:author="GSPLM" w:date="2025-01-20T19:28:00Z" w16du:dateUtc="2025-01-20T22:28:00Z"/>
              </w:rPr>
            </w:pPr>
            <w:ins w:id="2056" w:author="GSPLM" w:date="2025-01-20T19:28:00Z" w16du:dateUtc="2025-01-20T22:28:00Z">
              <w:r>
                <w:t>29,5 (28,3–30,8)</w:t>
              </w:r>
            </w:ins>
          </w:p>
          <w:p w14:paraId="663F7DCC" w14:textId="03A80C94" w:rsidR="00FF5552" w:rsidRPr="004E71C7" w:rsidRDefault="00FF5552" w:rsidP="00D52AA2">
            <w:pPr>
              <w:pStyle w:val="Textotabela"/>
              <w:cnfStyle w:val="010000000000" w:firstRow="0" w:lastRow="1" w:firstColumn="0" w:lastColumn="0" w:oddVBand="0" w:evenVBand="0" w:oddHBand="0" w:evenHBand="0" w:firstRowFirstColumn="0" w:firstRowLastColumn="0" w:lastRowFirstColumn="0" w:lastRowLastColumn="0"/>
            </w:pPr>
            <w:del w:id="2057" w:author="GSPLM" w:date="2025-01-20T19:28:00Z" w16du:dateUtc="2025-01-20T22:28:00Z">
              <w:r w:rsidRPr="004E71C7" w:rsidDel="00A02E9A">
                <w:delText>29.5 (28.3–30.8)</w:delText>
              </w:r>
            </w:del>
          </w:p>
        </w:tc>
        <w:tc>
          <w:tcPr>
            <w:tcW w:w="1879" w:type="dxa"/>
            <w:noWrap/>
            <w:hideMark/>
            <w:tcPrChange w:id="2058" w:author="GSPLM" w:date="2025-01-20T19:29:00Z" w16du:dateUtc="2025-01-20T22:29:00Z">
              <w:tcPr>
                <w:tcW w:w="1879" w:type="dxa"/>
                <w:noWrap/>
                <w:hideMark/>
              </w:tcPr>
            </w:tcPrChange>
          </w:tcPr>
          <w:p w14:paraId="65238F44" w14:textId="77777777" w:rsidR="00FF5552" w:rsidRDefault="00FF5552" w:rsidP="00D52AA2">
            <w:pPr>
              <w:pStyle w:val="Textotabela"/>
              <w:cnfStyle w:val="010000000000" w:firstRow="0" w:lastRow="1" w:firstColumn="0" w:lastColumn="0" w:oddVBand="0" w:evenVBand="0" w:oddHBand="0" w:evenHBand="0" w:firstRowFirstColumn="0" w:firstRowLastColumn="0" w:lastRowFirstColumn="0" w:lastRowLastColumn="0"/>
              <w:rPr>
                <w:ins w:id="2059" w:author="GSPLM" w:date="2025-01-20T19:28:00Z" w16du:dateUtc="2025-01-20T22:28:00Z"/>
              </w:rPr>
            </w:pPr>
            <w:ins w:id="2060" w:author="GSPLM" w:date="2025-01-20T19:28:00Z" w16du:dateUtc="2025-01-20T22:28:00Z">
              <w:r>
                <w:t>46,9 (41,8–52)</w:t>
              </w:r>
            </w:ins>
          </w:p>
          <w:p w14:paraId="2CC9E057" w14:textId="7ACEA882" w:rsidR="00FF5552" w:rsidRPr="004E71C7" w:rsidRDefault="00FF5552" w:rsidP="00D52AA2">
            <w:pPr>
              <w:pStyle w:val="Textotabela"/>
              <w:cnfStyle w:val="010000000000" w:firstRow="0" w:lastRow="1" w:firstColumn="0" w:lastColumn="0" w:oddVBand="0" w:evenVBand="0" w:oddHBand="0" w:evenHBand="0" w:firstRowFirstColumn="0" w:firstRowLastColumn="0" w:lastRowFirstColumn="0" w:lastRowLastColumn="0"/>
            </w:pPr>
            <w:del w:id="2061" w:author="GSPLM" w:date="2025-01-20T19:28:00Z" w16du:dateUtc="2025-01-20T22:28:00Z">
              <w:r w:rsidRPr="004E71C7" w:rsidDel="00A02E9A">
                <w:delText>46.9 (41.8–52)</w:delText>
              </w:r>
            </w:del>
          </w:p>
        </w:tc>
        <w:tc>
          <w:tcPr>
            <w:tcW w:w="1221" w:type="dxa"/>
            <w:noWrap/>
            <w:hideMark/>
            <w:tcPrChange w:id="2062" w:author="GSPLM" w:date="2025-01-20T19:29:00Z" w16du:dateUtc="2025-01-20T22:29:00Z">
              <w:tcPr>
                <w:tcW w:w="1221" w:type="dxa"/>
                <w:noWrap/>
                <w:hideMark/>
              </w:tcPr>
            </w:tcPrChange>
          </w:tcPr>
          <w:p w14:paraId="166F24CE" w14:textId="77777777" w:rsidR="00FF5552" w:rsidRDefault="00FF5552" w:rsidP="00D52AA2">
            <w:pPr>
              <w:pStyle w:val="Textotabela"/>
              <w:cnfStyle w:val="010000000000" w:firstRow="0" w:lastRow="1" w:firstColumn="0" w:lastColumn="0" w:oddVBand="0" w:evenVBand="0" w:oddHBand="0" w:evenHBand="0" w:firstRowFirstColumn="0" w:firstRowLastColumn="0" w:lastRowFirstColumn="0" w:lastRowLastColumn="0"/>
              <w:rPr>
                <w:ins w:id="2063" w:author="GSPLM" w:date="2025-01-20T19:28:00Z" w16du:dateUtc="2025-01-20T22:28:00Z"/>
              </w:rPr>
            </w:pPr>
            <w:ins w:id="2064" w:author="GSPLM" w:date="2025-01-20T19:28:00Z" w16du:dateUtc="2025-01-20T22:28:00Z">
              <w:r>
                <w:t>&lt;0,001*</w:t>
              </w:r>
            </w:ins>
          </w:p>
          <w:p w14:paraId="1CA0060D" w14:textId="0C438C6F" w:rsidR="00FF5552" w:rsidRPr="004E71C7" w:rsidRDefault="00FF5552" w:rsidP="00D52AA2">
            <w:pPr>
              <w:pStyle w:val="Textotabela"/>
              <w:cnfStyle w:val="010000000000" w:firstRow="0" w:lastRow="1" w:firstColumn="0" w:lastColumn="0" w:oddVBand="0" w:evenVBand="0" w:oddHBand="0" w:evenHBand="0" w:firstRowFirstColumn="0" w:firstRowLastColumn="0" w:lastRowFirstColumn="0" w:lastRowLastColumn="0"/>
            </w:pPr>
            <w:del w:id="2065" w:author="GSPLM" w:date="2025-01-20T19:28:00Z" w16du:dateUtc="2025-01-20T22:28:00Z">
              <w:r w:rsidRPr="004E71C7" w:rsidDel="00A02E9A">
                <w:delText>&lt;0.001*</w:delText>
              </w:r>
            </w:del>
          </w:p>
        </w:tc>
      </w:tr>
    </w:tbl>
    <w:p w14:paraId="797A47BF" w14:textId="73E9801C" w:rsidR="004E71C7" w:rsidRPr="00552373" w:rsidRDefault="0065498A" w:rsidP="0065498A">
      <w:pPr>
        <w:pStyle w:val="Legenda1"/>
      </w:pPr>
      <w:r w:rsidRPr="00552373">
        <w:t xml:space="preserve">Legenda. A comparação entre os grupos foi realizada por meio do Teste T de </w:t>
      </w:r>
      <w:proofErr w:type="spellStart"/>
      <w:r w:rsidRPr="00552373">
        <w:t>Student</w:t>
      </w:r>
      <w:proofErr w:type="spellEnd"/>
      <w:r w:rsidRPr="00552373">
        <w:t>.</w:t>
      </w:r>
    </w:p>
    <w:p w14:paraId="40A78BF3" w14:textId="34EEB4B1" w:rsidR="0065498A" w:rsidRPr="00552373" w:rsidRDefault="0065498A" w:rsidP="00A02E9A">
      <w:pPr>
        <w:pStyle w:val="Ttulotabela"/>
      </w:pPr>
      <w:bookmarkStart w:id="2066" w:name="_Ref188204491"/>
      <w:r w:rsidRPr="00552373">
        <w:lastRenderedPageBreak/>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2066"/>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12B4244A" w14:textId="77777777" w:rsidR="00A02E9A" w:rsidRDefault="00A02E9A" w:rsidP="00D52AA2">
            <w:pPr>
              <w:pStyle w:val="Textotabela"/>
              <w:rPr>
                <w:ins w:id="2067" w:author="GSPLM" w:date="2025-01-20T19:28:00Z" w16du:dateUtc="2025-01-20T22:28:00Z"/>
              </w:rPr>
            </w:pPr>
            <w:ins w:id="2068" w:author="GSPLM" w:date="2025-01-20T19:28:00Z" w16du:dateUtc="2025-01-20T22:28:00Z">
              <w:r>
                <w:t>Sexo</w:t>
              </w:r>
            </w:ins>
          </w:p>
          <w:p w14:paraId="631F5B74" w14:textId="26E74E50" w:rsidR="004E71C7" w:rsidRPr="004E71C7" w:rsidRDefault="004E71C7" w:rsidP="00D52AA2">
            <w:pPr>
              <w:pStyle w:val="Textotabela"/>
            </w:pPr>
            <w:del w:id="2069" w:author="GSPLM" w:date="2025-01-20T19:28:00Z" w16du:dateUtc="2025-01-20T22:28:00Z">
              <w:r w:rsidRPr="004E71C7" w:rsidDel="00A02E9A">
                <w:delText>Sexo</w:delText>
              </w:r>
            </w:del>
          </w:p>
        </w:tc>
        <w:tc>
          <w:tcPr>
            <w:tcW w:w="2877" w:type="dxa"/>
            <w:noWrap/>
            <w:hideMark/>
          </w:tcPr>
          <w:p w14:paraId="51E38CCB" w14:textId="77777777" w:rsidR="00A02E9A" w:rsidRDefault="00A02E9A" w:rsidP="00D52AA2">
            <w:pPr>
              <w:pStyle w:val="Textotabela"/>
              <w:rPr>
                <w:ins w:id="2070" w:author="GSPLM" w:date="2025-01-20T19:28:00Z" w16du:dateUtc="2025-01-20T22:28:00Z"/>
              </w:rPr>
            </w:pPr>
            <w:ins w:id="2071" w:author="GSPLM" w:date="2025-01-20T19:28:00Z" w16du:dateUtc="2025-01-20T22:28:00Z">
              <w:r>
                <w:t>Variável</w:t>
              </w:r>
            </w:ins>
          </w:p>
          <w:p w14:paraId="45044EBA" w14:textId="0429C7D3" w:rsidR="004E71C7" w:rsidRPr="004E71C7" w:rsidRDefault="004E71C7" w:rsidP="00D52AA2">
            <w:pPr>
              <w:pStyle w:val="Textotabela"/>
            </w:pPr>
            <w:del w:id="2072" w:author="GSPLM" w:date="2025-01-20T19:28:00Z" w16du:dateUtc="2025-01-20T22:28:00Z">
              <w:r w:rsidRPr="004E71C7" w:rsidDel="00A02E9A">
                <w:delText>Variável</w:delText>
              </w:r>
            </w:del>
          </w:p>
        </w:tc>
        <w:tc>
          <w:tcPr>
            <w:tcW w:w="1968" w:type="dxa"/>
            <w:hideMark/>
          </w:tcPr>
          <w:p w14:paraId="0197C90C" w14:textId="77777777" w:rsidR="00A02E9A" w:rsidRDefault="00A02E9A" w:rsidP="00D52AA2">
            <w:pPr>
              <w:pStyle w:val="Textotabela"/>
              <w:rPr>
                <w:ins w:id="2073" w:author="GSPLM" w:date="2025-01-20T19:28:00Z" w16du:dateUtc="2025-01-20T22:28:00Z"/>
              </w:rPr>
            </w:pPr>
            <w:ins w:id="2074" w:author="GSPLM" w:date="2025-01-20T19:28:00Z" w16du:dateUtc="2025-01-20T22:28:00Z">
              <w:r>
                <w:t>Grupo placebo</w:t>
              </w:r>
              <w:r>
                <w:br/>
                <w:t>Média (IC 95%)</w:t>
              </w:r>
            </w:ins>
          </w:p>
          <w:p w14:paraId="514D0A63" w14:textId="25351C9F" w:rsidR="004E71C7" w:rsidRPr="004E71C7" w:rsidRDefault="004E71C7" w:rsidP="00D52AA2">
            <w:pPr>
              <w:pStyle w:val="Textotabela"/>
            </w:pPr>
            <w:del w:id="2075" w:author="GSPLM" w:date="2025-01-20T19:28:00Z" w16du:dateUtc="2025-01-20T22:28:00Z">
              <w:r w:rsidRPr="004E71C7" w:rsidDel="00A02E9A">
                <w:delText>Grupo placebo</w:delText>
              </w:r>
              <w:r w:rsidRPr="004E71C7" w:rsidDel="00A02E9A">
                <w:br/>
                <w:delText>Média (IC 95%)</w:delText>
              </w:r>
            </w:del>
          </w:p>
        </w:tc>
        <w:tc>
          <w:tcPr>
            <w:tcW w:w="1981" w:type="dxa"/>
            <w:hideMark/>
          </w:tcPr>
          <w:p w14:paraId="39319A43" w14:textId="77777777" w:rsidR="00A02E9A" w:rsidRDefault="00A02E9A" w:rsidP="00D52AA2">
            <w:pPr>
              <w:pStyle w:val="Textotabela"/>
              <w:rPr>
                <w:ins w:id="2076" w:author="GSPLM" w:date="2025-01-20T19:28:00Z" w16du:dateUtc="2025-01-20T22:28:00Z"/>
              </w:rPr>
            </w:pPr>
            <w:ins w:id="2077" w:author="GSPLM" w:date="2025-01-20T19:28:00Z" w16du:dateUtc="2025-01-20T22:28:00Z">
              <w:r>
                <w:t xml:space="preserve">Grupo </w:t>
              </w:r>
              <w:proofErr w:type="spellStart"/>
              <w:r>
                <w:t>Eclipta</w:t>
              </w:r>
              <w:proofErr w:type="spellEnd"/>
              <w:r>
                <w:br/>
                <w:t>Média (IC 95%)</w:t>
              </w:r>
            </w:ins>
          </w:p>
          <w:p w14:paraId="1394697C" w14:textId="5AD1AEF4" w:rsidR="004E71C7" w:rsidRPr="004E71C7" w:rsidRDefault="004E71C7" w:rsidP="00D52AA2">
            <w:pPr>
              <w:pStyle w:val="Textotabela"/>
            </w:pPr>
            <w:del w:id="2078" w:author="GSPLM" w:date="2025-01-20T19:28:00Z" w16du:dateUtc="2025-01-20T22:28:00Z">
              <w:r w:rsidRPr="004E71C7" w:rsidDel="00A02E9A">
                <w:delText>Grupo Eclipta</w:delText>
              </w:r>
              <w:r w:rsidRPr="004E71C7" w:rsidDel="00A02E9A">
                <w:br/>
                <w:delText>Média (IC 95%)</w:delText>
              </w:r>
            </w:del>
          </w:p>
        </w:tc>
        <w:tc>
          <w:tcPr>
            <w:tcW w:w="1392" w:type="dxa"/>
            <w:noWrap/>
            <w:hideMark/>
          </w:tcPr>
          <w:p w14:paraId="3128752D" w14:textId="77777777" w:rsidR="00A02E9A" w:rsidRDefault="00A02E9A" w:rsidP="00D52AA2">
            <w:pPr>
              <w:pStyle w:val="Textotabela"/>
              <w:rPr>
                <w:ins w:id="2079" w:author="GSPLM" w:date="2025-01-20T19:28:00Z" w16du:dateUtc="2025-01-20T22:28:00Z"/>
              </w:rPr>
            </w:pPr>
            <w:ins w:id="2080" w:author="GSPLM" w:date="2025-01-20T19:28:00Z" w16du:dateUtc="2025-01-20T22:28:00Z">
              <w:r>
                <w:t>valor p</w:t>
              </w:r>
            </w:ins>
          </w:p>
          <w:p w14:paraId="3F9F74A4" w14:textId="43370786" w:rsidR="004E71C7" w:rsidRPr="004E71C7" w:rsidRDefault="004E71C7" w:rsidP="00D52AA2">
            <w:pPr>
              <w:pStyle w:val="Textotabela"/>
            </w:pPr>
            <w:del w:id="2081" w:author="GSPLM" w:date="2025-01-20T19:28:00Z" w16du:dateUtc="2025-01-20T22:28:00Z">
              <w:r w:rsidRPr="004E71C7" w:rsidDel="00A02E9A">
                <w:delText>valor p</w:delText>
              </w:r>
            </w:del>
          </w:p>
        </w:tc>
      </w:tr>
      <w:tr w:rsidR="00384D4C" w:rsidRPr="00552373" w14:paraId="58A1AF17" w14:textId="77777777" w:rsidTr="00384D4C">
        <w:trPr>
          <w:trHeight w:val="160"/>
        </w:trPr>
        <w:tc>
          <w:tcPr>
            <w:tcW w:w="1392" w:type="dxa"/>
            <w:noWrap/>
            <w:hideMark/>
          </w:tcPr>
          <w:p w14:paraId="103C5784" w14:textId="77777777" w:rsidR="00A02E9A" w:rsidRDefault="00A02E9A" w:rsidP="00D52AA2">
            <w:pPr>
              <w:pStyle w:val="Textotabela"/>
              <w:rPr>
                <w:ins w:id="2082" w:author="GSPLM" w:date="2025-01-20T19:28:00Z" w16du:dateUtc="2025-01-20T22:28:00Z"/>
              </w:rPr>
            </w:pPr>
            <w:ins w:id="2083" w:author="GSPLM" w:date="2025-01-20T19:28:00Z" w16du:dateUtc="2025-01-20T22:28:00Z">
              <w:r>
                <w:t>Masculino</w:t>
              </w:r>
            </w:ins>
          </w:p>
          <w:p w14:paraId="3EF8C4B3" w14:textId="179A29A5" w:rsidR="004E71C7" w:rsidRPr="004E71C7" w:rsidRDefault="004E71C7" w:rsidP="00D52AA2">
            <w:pPr>
              <w:pStyle w:val="Textotabela"/>
            </w:pPr>
            <w:del w:id="2084" w:author="GSPLM" w:date="2025-01-20T19:28:00Z" w16du:dateUtc="2025-01-20T22:28:00Z">
              <w:r w:rsidRPr="004E71C7" w:rsidDel="00A02E9A">
                <w:delText>Masculino</w:delText>
              </w:r>
            </w:del>
          </w:p>
        </w:tc>
        <w:tc>
          <w:tcPr>
            <w:tcW w:w="2877" w:type="dxa"/>
            <w:noWrap/>
            <w:hideMark/>
          </w:tcPr>
          <w:p w14:paraId="1A34BD8E" w14:textId="77777777" w:rsidR="00A02E9A" w:rsidRDefault="00A02E9A" w:rsidP="00D52AA2">
            <w:pPr>
              <w:pStyle w:val="Textotabela"/>
              <w:rPr>
                <w:ins w:id="2085" w:author="GSPLM" w:date="2025-01-20T19:28:00Z" w16du:dateUtc="2025-01-20T22:28:00Z"/>
              </w:rPr>
            </w:pPr>
            <w:ins w:id="2086" w:author="GSPLM" w:date="2025-01-20T19:28:00Z" w16du:dateUtc="2025-01-20T22:28:00Z">
              <w:r>
                <w:t>Média da mão direita (kg)</w:t>
              </w:r>
            </w:ins>
          </w:p>
          <w:p w14:paraId="689ED27A" w14:textId="7D936272" w:rsidR="004E71C7" w:rsidRPr="004E71C7" w:rsidRDefault="004E71C7" w:rsidP="00D52AA2">
            <w:pPr>
              <w:pStyle w:val="Textotabela"/>
            </w:pPr>
            <w:del w:id="2087" w:author="GSPLM" w:date="2025-01-20T19:28:00Z" w16du:dateUtc="2025-01-20T22:28:00Z">
              <w:r w:rsidRPr="004E71C7" w:rsidDel="00A02E9A">
                <w:delText>Média da mão direita (kg)</w:delText>
              </w:r>
            </w:del>
          </w:p>
        </w:tc>
        <w:tc>
          <w:tcPr>
            <w:tcW w:w="1968" w:type="dxa"/>
            <w:noWrap/>
            <w:hideMark/>
          </w:tcPr>
          <w:p w14:paraId="1EE90B87" w14:textId="77777777" w:rsidR="00A02E9A" w:rsidRDefault="00A02E9A" w:rsidP="00D52AA2">
            <w:pPr>
              <w:pStyle w:val="Textotabela"/>
              <w:rPr>
                <w:ins w:id="2088" w:author="GSPLM" w:date="2025-01-20T19:28:00Z" w16du:dateUtc="2025-01-20T22:28:00Z"/>
              </w:rPr>
            </w:pPr>
            <w:ins w:id="2089" w:author="GSPLM" w:date="2025-01-20T19:28:00Z" w16du:dateUtc="2025-01-20T22:28:00Z">
              <w:r>
                <w:t>48,8 (41,3–56,4)</w:t>
              </w:r>
            </w:ins>
          </w:p>
          <w:p w14:paraId="2FFD8F27" w14:textId="7D5AC94A" w:rsidR="004E71C7" w:rsidRPr="004E71C7" w:rsidRDefault="004E71C7" w:rsidP="00D52AA2">
            <w:pPr>
              <w:pStyle w:val="Textotabela"/>
            </w:pPr>
            <w:del w:id="2090" w:author="GSPLM" w:date="2025-01-20T19:28:00Z" w16du:dateUtc="2025-01-20T22:28:00Z">
              <w:r w:rsidRPr="004E71C7" w:rsidDel="00A02E9A">
                <w:delText>48.8 (41.3–56.4)</w:delText>
              </w:r>
            </w:del>
          </w:p>
        </w:tc>
        <w:tc>
          <w:tcPr>
            <w:tcW w:w="1981" w:type="dxa"/>
            <w:noWrap/>
            <w:hideMark/>
          </w:tcPr>
          <w:p w14:paraId="63ECBB37" w14:textId="77777777" w:rsidR="00A02E9A" w:rsidRDefault="00A02E9A" w:rsidP="00D52AA2">
            <w:pPr>
              <w:pStyle w:val="Textotabela"/>
              <w:rPr>
                <w:ins w:id="2091" w:author="GSPLM" w:date="2025-01-20T19:28:00Z" w16du:dateUtc="2025-01-20T22:28:00Z"/>
              </w:rPr>
            </w:pPr>
            <w:ins w:id="2092" w:author="GSPLM" w:date="2025-01-20T19:28:00Z" w16du:dateUtc="2025-01-20T22:28:00Z">
              <w:r>
                <w:t>52,7 (47,6–57,7)</w:t>
              </w:r>
            </w:ins>
          </w:p>
          <w:p w14:paraId="2D69962C" w14:textId="64386E4F" w:rsidR="004E71C7" w:rsidRPr="004E71C7" w:rsidRDefault="004E71C7" w:rsidP="00D52AA2">
            <w:pPr>
              <w:pStyle w:val="Textotabela"/>
            </w:pPr>
            <w:del w:id="2093" w:author="GSPLM" w:date="2025-01-20T19:28:00Z" w16du:dateUtc="2025-01-20T22:28:00Z">
              <w:r w:rsidRPr="004E71C7" w:rsidDel="00A02E9A">
                <w:delText>52.7 (47.6–57.7)</w:delText>
              </w:r>
            </w:del>
          </w:p>
        </w:tc>
        <w:tc>
          <w:tcPr>
            <w:tcW w:w="1392" w:type="dxa"/>
            <w:noWrap/>
            <w:hideMark/>
          </w:tcPr>
          <w:p w14:paraId="75ECC442" w14:textId="77777777" w:rsidR="00A02E9A" w:rsidRDefault="00A02E9A" w:rsidP="00D52AA2">
            <w:pPr>
              <w:pStyle w:val="Textotabela"/>
              <w:rPr>
                <w:ins w:id="2094" w:author="GSPLM" w:date="2025-01-20T19:28:00Z" w16du:dateUtc="2025-01-20T22:28:00Z"/>
              </w:rPr>
            </w:pPr>
            <w:ins w:id="2095" w:author="GSPLM" w:date="2025-01-20T19:28:00Z" w16du:dateUtc="2025-01-20T22:28:00Z">
              <w:r>
                <w:t>0,43</w:t>
              </w:r>
            </w:ins>
          </w:p>
          <w:p w14:paraId="46B2E901" w14:textId="58775B0C" w:rsidR="004E71C7" w:rsidRPr="004E71C7" w:rsidRDefault="004E71C7" w:rsidP="00D52AA2">
            <w:pPr>
              <w:pStyle w:val="Textotabela"/>
            </w:pPr>
            <w:del w:id="2096" w:author="GSPLM" w:date="2025-01-20T19:28:00Z" w16du:dateUtc="2025-01-20T22:28:00Z">
              <w:r w:rsidRPr="004E71C7" w:rsidDel="00A02E9A">
                <w:delText>0.43</w:delText>
              </w:r>
            </w:del>
          </w:p>
        </w:tc>
      </w:tr>
      <w:tr w:rsidR="00384D4C" w:rsidRPr="00552373" w14:paraId="648D7EB6" w14:textId="77777777" w:rsidTr="00384D4C">
        <w:trPr>
          <w:trHeight w:val="160"/>
        </w:trPr>
        <w:tc>
          <w:tcPr>
            <w:tcW w:w="1392" w:type="dxa"/>
            <w:noWrap/>
            <w:hideMark/>
          </w:tcPr>
          <w:p w14:paraId="73CB9D03" w14:textId="77777777" w:rsidR="00A02E9A" w:rsidRDefault="00A02E9A" w:rsidP="00D52AA2">
            <w:pPr>
              <w:pStyle w:val="Textotabela"/>
              <w:rPr>
                <w:ins w:id="2097" w:author="GSPLM" w:date="2025-01-20T19:28:00Z" w16du:dateUtc="2025-01-20T22:28:00Z"/>
              </w:rPr>
            </w:pPr>
          </w:p>
          <w:p w14:paraId="4DC6FC7E" w14:textId="1731FD35" w:rsidR="004E71C7" w:rsidRPr="004E71C7" w:rsidRDefault="004E71C7" w:rsidP="00D52AA2">
            <w:pPr>
              <w:pStyle w:val="Textotabela"/>
            </w:pPr>
          </w:p>
        </w:tc>
        <w:tc>
          <w:tcPr>
            <w:tcW w:w="2877" w:type="dxa"/>
            <w:noWrap/>
            <w:hideMark/>
          </w:tcPr>
          <w:p w14:paraId="55D2019E" w14:textId="77777777" w:rsidR="00A02E9A" w:rsidRDefault="00A02E9A" w:rsidP="00D52AA2">
            <w:pPr>
              <w:pStyle w:val="Textotabela"/>
              <w:rPr>
                <w:ins w:id="2098" w:author="GSPLM" w:date="2025-01-20T19:28:00Z" w16du:dateUtc="2025-01-20T22:28:00Z"/>
              </w:rPr>
            </w:pPr>
            <w:ins w:id="2099" w:author="GSPLM" w:date="2025-01-20T19:28:00Z" w16du:dateUtc="2025-01-20T22:28:00Z">
              <w:r>
                <w:t>Média da mão esquerda (kg)</w:t>
              </w:r>
            </w:ins>
          </w:p>
          <w:p w14:paraId="65D14044" w14:textId="4DEB4565" w:rsidR="004E71C7" w:rsidRPr="004E71C7" w:rsidRDefault="004E71C7" w:rsidP="00D52AA2">
            <w:pPr>
              <w:pStyle w:val="Textotabela"/>
            </w:pPr>
            <w:del w:id="2100" w:author="GSPLM" w:date="2025-01-20T19:28:00Z" w16du:dateUtc="2025-01-20T22:28:00Z">
              <w:r w:rsidRPr="004E71C7" w:rsidDel="00A02E9A">
                <w:delText>Média da mão esquerda (kg)</w:delText>
              </w:r>
            </w:del>
          </w:p>
        </w:tc>
        <w:tc>
          <w:tcPr>
            <w:tcW w:w="1968" w:type="dxa"/>
            <w:noWrap/>
            <w:hideMark/>
          </w:tcPr>
          <w:p w14:paraId="188BEF05" w14:textId="77777777" w:rsidR="00A02E9A" w:rsidRDefault="00A02E9A" w:rsidP="00D52AA2">
            <w:pPr>
              <w:pStyle w:val="Textotabela"/>
              <w:rPr>
                <w:ins w:id="2101" w:author="GSPLM" w:date="2025-01-20T19:28:00Z" w16du:dateUtc="2025-01-20T22:28:00Z"/>
              </w:rPr>
            </w:pPr>
            <w:ins w:id="2102" w:author="GSPLM" w:date="2025-01-20T19:28:00Z" w16du:dateUtc="2025-01-20T22:28:00Z">
              <w:r>
                <w:t>43,5 (37,4–49,6)</w:t>
              </w:r>
            </w:ins>
          </w:p>
          <w:p w14:paraId="279B7062" w14:textId="0E7AD00B" w:rsidR="004E71C7" w:rsidRPr="004E71C7" w:rsidRDefault="004E71C7" w:rsidP="00D52AA2">
            <w:pPr>
              <w:pStyle w:val="Textotabela"/>
            </w:pPr>
            <w:del w:id="2103" w:author="GSPLM" w:date="2025-01-20T19:28:00Z" w16du:dateUtc="2025-01-20T22:28:00Z">
              <w:r w:rsidRPr="004E71C7" w:rsidDel="00A02E9A">
                <w:delText>43.5 (37.4–49.6)</w:delText>
              </w:r>
            </w:del>
          </w:p>
        </w:tc>
        <w:tc>
          <w:tcPr>
            <w:tcW w:w="1981" w:type="dxa"/>
            <w:noWrap/>
            <w:hideMark/>
          </w:tcPr>
          <w:p w14:paraId="2E1981F8" w14:textId="77777777" w:rsidR="00A02E9A" w:rsidRDefault="00A02E9A" w:rsidP="00D52AA2">
            <w:pPr>
              <w:pStyle w:val="Textotabela"/>
              <w:rPr>
                <w:ins w:id="2104" w:author="GSPLM" w:date="2025-01-20T19:28:00Z" w16du:dateUtc="2025-01-20T22:28:00Z"/>
              </w:rPr>
            </w:pPr>
            <w:ins w:id="2105" w:author="GSPLM" w:date="2025-01-20T19:28:00Z" w16du:dateUtc="2025-01-20T22:28:00Z">
              <w:r>
                <w:t>44,5 (31,4–57,6)</w:t>
              </w:r>
            </w:ins>
          </w:p>
          <w:p w14:paraId="113326DD" w14:textId="55AECDC9" w:rsidR="004E71C7" w:rsidRPr="004E71C7" w:rsidRDefault="004E71C7" w:rsidP="00D52AA2">
            <w:pPr>
              <w:pStyle w:val="Textotabela"/>
            </w:pPr>
            <w:del w:id="2106" w:author="GSPLM" w:date="2025-01-20T19:28:00Z" w16du:dateUtc="2025-01-20T22:28:00Z">
              <w:r w:rsidRPr="004E71C7" w:rsidDel="00A02E9A">
                <w:delText>44.5 (31.4–57.6)</w:delText>
              </w:r>
            </w:del>
          </w:p>
        </w:tc>
        <w:tc>
          <w:tcPr>
            <w:tcW w:w="1392" w:type="dxa"/>
            <w:noWrap/>
            <w:hideMark/>
          </w:tcPr>
          <w:p w14:paraId="0B0BB07F" w14:textId="77777777" w:rsidR="00A02E9A" w:rsidRDefault="00A02E9A" w:rsidP="00D52AA2">
            <w:pPr>
              <w:pStyle w:val="Textotabela"/>
              <w:rPr>
                <w:ins w:id="2107" w:author="GSPLM" w:date="2025-01-20T19:28:00Z" w16du:dateUtc="2025-01-20T22:28:00Z"/>
              </w:rPr>
            </w:pPr>
            <w:ins w:id="2108" w:author="GSPLM" w:date="2025-01-20T19:28:00Z" w16du:dateUtc="2025-01-20T22:28:00Z">
              <w:r>
                <w:t>0,901</w:t>
              </w:r>
            </w:ins>
          </w:p>
          <w:p w14:paraId="726695CB" w14:textId="2D254D1A" w:rsidR="004E71C7" w:rsidRPr="004E71C7" w:rsidRDefault="004E71C7" w:rsidP="00D52AA2">
            <w:pPr>
              <w:pStyle w:val="Textotabela"/>
            </w:pPr>
            <w:del w:id="2109" w:author="GSPLM" w:date="2025-01-20T19:28:00Z" w16du:dateUtc="2025-01-20T22:28:00Z">
              <w:r w:rsidRPr="004E71C7" w:rsidDel="00A02E9A">
                <w:delText>0.901</w:delText>
              </w:r>
            </w:del>
          </w:p>
        </w:tc>
      </w:tr>
      <w:tr w:rsidR="00384D4C" w:rsidRPr="00552373" w14:paraId="4D69E189" w14:textId="77777777" w:rsidTr="00384D4C">
        <w:trPr>
          <w:trHeight w:val="160"/>
        </w:trPr>
        <w:tc>
          <w:tcPr>
            <w:tcW w:w="1392" w:type="dxa"/>
            <w:noWrap/>
            <w:hideMark/>
          </w:tcPr>
          <w:p w14:paraId="47F21E90" w14:textId="77777777" w:rsidR="00A02E9A" w:rsidRDefault="00A02E9A" w:rsidP="00D52AA2">
            <w:pPr>
              <w:pStyle w:val="Textotabela"/>
              <w:rPr>
                <w:ins w:id="2110" w:author="GSPLM" w:date="2025-01-20T19:28:00Z" w16du:dateUtc="2025-01-20T22:28:00Z"/>
              </w:rPr>
            </w:pPr>
          </w:p>
          <w:p w14:paraId="2342F099" w14:textId="5A7EA7A4" w:rsidR="004E71C7" w:rsidRPr="004E71C7" w:rsidRDefault="004E71C7" w:rsidP="00D52AA2">
            <w:pPr>
              <w:pStyle w:val="Textotabela"/>
            </w:pPr>
          </w:p>
        </w:tc>
        <w:tc>
          <w:tcPr>
            <w:tcW w:w="2877" w:type="dxa"/>
            <w:noWrap/>
            <w:hideMark/>
          </w:tcPr>
          <w:p w14:paraId="139DFE52" w14:textId="77777777" w:rsidR="00A02E9A" w:rsidRDefault="00A02E9A" w:rsidP="00D52AA2">
            <w:pPr>
              <w:pStyle w:val="Textotabela"/>
              <w:rPr>
                <w:ins w:id="2111" w:author="GSPLM" w:date="2025-01-20T19:28:00Z" w16du:dateUtc="2025-01-20T22:28:00Z"/>
              </w:rPr>
            </w:pPr>
            <w:ins w:id="2112" w:author="GSPLM" w:date="2025-01-20T19:28:00Z" w16du:dateUtc="2025-01-20T22:28:00Z">
              <w:r>
                <w:t>Média das duas mãos</w:t>
              </w:r>
            </w:ins>
          </w:p>
          <w:p w14:paraId="5A14E74F" w14:textId="3053A2EC" w:rsidR="004E71C7" w:rsidRPr="004E71C7" w:rsidRDefault="004E71C7" w:rsidP="00D52AA2">
            <w:pPr>
              <w:pStyle w:val="Textotabela"/>
            </w:pPr>
            <w:del w:id="2113" w:author="GSPLM" w:date="2025-01-20T19:28:00Z" w16du:dateUtc="2025-01-20T22:28:00Z">
              <w:r w:rsidRPr="004E71C7" w:rsidDel="00A02E9A">
                <w:delText>Média das duas mãos</w:delText>
              </w:r>
            </w:del>
          </w:p>
        </w:tc>
        <w:tc>
          <w:tcPr>
            <w:tcW w:w="1968" w:type="dxa"/>
            <w:noWrap/>
            <w:hideMark/>
          </w:tcPr>
          <w:p w14:paraId="468AE75C" w14:textId="77777777" w:rsidR="00A02E9A" w:rsidRDefault="00A02E9A" w:rsidP="00D52AA2">
            <w:pPr>
              <w:pStyle w:val="Textotabela"/>
              <w:rPr>
                <w:ins w:id="2114" w:author="GSPLM" w:date="2025-01-20T19:28:00Z" w16du:dateUtc="2025-01-20T22:28:00Z"/>
              </w:rPr>
            </w:pPr>
            <w:ins w:id="2115" w:author="GSPLM" w:date="2025-01-20T19:28:00Z" w16du:dateUtc="2025-01-20T22:28:00Z">
              <w:r>
                <w:t>46,2 (39,4–52,9)</w:t>
              </w:r>
            </w:ins>
          </w:p>
          <w:p w14:paraId="6EFAB7B5" w14:textId="36E69264" w:rsidR="004E71C7" w:rsidRPr="004E71C7" w:rsidRDefault="004E71C7" w:rsidP="00D52AA2">
            <w:pPr>
              <w:pStyle w:val="Textotabela"/>
            </w:pPr>
            <w:del w:id="2116" w:author="GSPLM" w:date="2025-01-20T19:28:00Z" w16du:dateUtc="2025-01-20T22:28:00Z">
              <w:r w:rsidRPr="004E71C7" w:rsidDel="00A02E9A">
                <w:delText>46.2 (39.4–52.9)</w:delText>
              </w:r>
            </w:del>
          </w:p>
        </w:tc>
        <w:tc>
          <w:tcPr>
            <w:tcW w:w="1981" w:type="dxa"/>
            <w:noWrap/>
            <w:hideMark/>
          </w:tcPr>
          <w:p w14:paraId="3A1447E8" w14:textId="77777777" w:rsidR="00A02E9A" w:rsidRDefault="00A02E9A" w:rsidP="00D52AA2">
            <w:pPr>
              <w:pStyle w:val="Textotabela"/>
              <w:rPr>
                <w:ins w:id="2117" w:author="GSPLM" w:date="2025-01-20T19:28:00Z" w16du:dateUtc="2025-01-20T22:28:00Z"/>
              </w:rPr>
            </w:pPr>
            <w:ins w:id="2118" w:author="GSPLM" w:date="2025-01-20T19:28:00Z" w16du:dateUtc="2025-01-20T22:28:00Z">
              <w:r>
                <w:t>48,6 (40,7–56,5)</w:t>
              </w:r>
            </w:ins>
          </w:p>
          <w:p w14:paraId="23669E2E" w14:textId="31DB0324" w:rsidR="004E71C7" w:rsidRPr="004E71C7" w:rsidRDefault="004E71C7" w:rsidP="00D52AA2">
            <w:pPr>
              <w:pStyle w:val="Textotabela"/>
            </w:pPr>
            <w:del w:id="2119" w:author="GSPLM" w:date="2025-01-20T19:28:00Z" w16du:dateUtc="2025-01-20T22:28:00Z">
              <w:r w:rsidRPr="004E71C7" w:rsidDel="00A02E9A">
                <w:delText>48.6 (40.7–56.5)</w:delText>
              </w:r>
            </w:del>
          </w:p>
        </w:tc>
        <w:tc>
          <w:tcPr>
            <w:tcW w:w="1392" w:type="dxa"/>
            <w:noWrap/>
            <w:hideMark/>
          </w:tcPr>
          <w:p w14:paraId="47A4EB46" w14:textId="77777777" w:rsidR="00A02E9A" w:rsidRDefault="00A02E9A" w:rsidP="00D52AA2">
            <w:pPr>
              <w:pStyle w:val="Textotabela"/>
              <w:rPr>
                <w:ins w:id="2120" w:author="GSPLM" w:date="2025-01-20T19:28:00Z" w16du:dateUtc="2025-01-20T22:28:00Z"/>
              </w:rPr>
            </w:pPr>
            <w:ins w:id="2121" w:author="GSPLM" w:date="2025-01-20T19:28:00Z" w16du:dateUtc="2025-01-20T22:28:00Z">
              <w:r>
                <w:t>0,666</w:t>
              </w:r>
            </w:ins>
          </w:p>
          <w:p w14:paraId="32CF151E" w14:textId="172027D6" w:rsidR="004E71C7" w:rsidRPr="004E71C7" w:rsidRDefault="004E71C7" w:rsidP="00D52AA2">
            <w:pPr>
              <w:pStyle w:val="Textotabela"/>
            </w:pPr>
            <w:del w:id="2122" w:author="GSPLM" w:date="2025-01-20T19:28:00Z" w16du:dateUtc="2025-01-20T22:28:00Z">
              <w:r w:rsidRPr="004E71C7" w:rsidDel="00A02E9A">
                <w:delText>0.666</w:delText>
              </w:r>
            </w:del>
          </w:p>
        </w:tc>
      </w:tr>
      <w:tr w:rsidR="00384D4C" w:rsidRPr="00552373" w14:paraId="661889D0" w14:textId="77777777" w:rsidTr="00384D4C">
        <w:trPr>
          <w:trHeight w:val="160"/>
        </w:trPr>
        <w:tc>
          <w:tcPr>
            <w:tcW w:w="1392" w:type="dxa"/>
            <w:noWrap/>
            <w:hideMark/>
          </w:tcPr>
          <w:p w14:paraId="3F4F340F" w14:textId="77777777" w:rsidR="00A02E9A" w:rsidRDefault="00A02E9A" w:rsidP="00D52AA2">
            <w:pPr>
              <w:pStyle w:val="Textotabela"/>
              <w:rPr>
                <w:ins w:id="2123" w:author="GSPLM" w:date="2025-01-20T19:28:00Z" w16du:dateUtc="2025-01-20T22:28:00Z"/>
              </w:rPr>
            </w:pPr>
          </w:p>
          <w:p w14:paraId="71FE231A" w14:textId="1CE2AE8E" w:rsidR="004E71C7" w:rsidRPr="004E71C7" w:rsidRDefault="004E71C7" w:rsidP="00D52AA2">
            <w:pPr>
              <w:pStyle w:val="Textotabela"/>
            </w:pPr>
          </w:p>
        </w:tc>
        <w:tc>
          <w:tcPr>
            <w:tcW w:w="2877" w:type="dxa"/>
            <w:noWrap/>
            <w:hideMark/>
          </w:tcPr>
          <w:p w14:paraId="282B6E11" w14:textId="77777777" w:rsidR="00A02E9A" w:rsidRDefault="00A02E9A" w:rsidP="00D52AA2">
            <w:pPr>
              <w:pStyle w:val="Textotabela"/>
              <w:rPr>
                <w:ins w:id="2124" w:author="GSPLM" w:date="2025-01-20T19:28:00Z" w16du:dateUtc="2025-01-20T22:28:00Z"/>
              </w:rPr>
            </w:pPr>
          </w:p>
          <w:p w14:paraId="3D959096" w14:textId="5C8CFF4F" w:rsidR="004E71C7" w:rsidRPr="004E71C7" w:rsidRDefault="004E71C7" w:rsidP="00D52AA2">
            <w:pPr>
              <w:pStyle w:val="Textotabela"/>
            </w:pPr>
          </w:p>
        </w:tc>
        <w:tc>
          <w:tcPr>
            <w:tcW w:w="1968" w:type="dxa"/>
            <w:noWrap/>
            <w:hideMark/>
          </w:tcPr>
          <w:p w14:paraId="5FDA7385" w14:textId="77777777" w:rsidR="00A02E9A" w:rsidRDefault="00A02E9A" w:rsidP="00D52AA2">
            <w:pPr>
              <w:pStyle w:val="Textotabela"/>
              <w:rPr>
                <w:ins w:id="2125" w:author="GSPLM" w:date="2025-01-20T19:28:00Z" w16du:dateUtc="2025-01-20T22:28:00Z"/>
              </w:rPr>
            </w:pPr>
          </w:p>
          <w:p w14:paraId="2DD892CD" w14:textId="252A3906" w:rsidR="004E71C7" w:rsidRPr="004E71C7" w:rsidRDefault="004E71C7" w:rsidP="00D52AA2">
            <w:pPr>
              <w:pStyle w:val="Textotabela"/>
            </w:pPr>
          </w:p>
        </w:tc>
        <w:tc>
          <w:tcPr>
            <w:tcW w:w="1981" w:type="dxa"/>
            <w:noWrap/>
            <w:hideMark/>
          </w:tcPr>
          <w:p w14:paraId="2AF9D8FD" w14:textId="77777777" w:rsidR="00A02E9A" w:rsidRDefault="00A02E9A" w:rsidP="00D52AA2">
            <w:pPr>
              <w:pStyle w:val="Textotabela"/>
              <w:rPr>
                <w:ins w:id="2126" w:author="GSPLM" w:date="2025-01-20T19:28:00Z" w16du:dateUtc="2025-01-20T22:28:00Z"/>
              </w:rPr>
            </w:pPr>
          </w:p>
          <w:p w14:paraId="688480D0" w14:textId="5A8E9513" w:rsidR="004E71C7" w:rsidRPr="004E71C7" w:rsidRDefault="004E71C7" w:rsidP="00D52AA2">
            <w:pPr>
              <w:pStyle w:val="Textotabela"/>
            </w:pPr>
          </w:p>
        </w:tc>
        <w:tc>
          <w:tcPr>
            <w:tcW w:w="1392" w:type="dxa"/>
            <w:noWrap/>
            <w:hideMark/>
          </w:tcPr>
          <w:p w14:paraId="5D520766" w14:textId="77777777" w:rsidR="00A02E9A" w:rsidRDefault="00A02E9A" w:rsidP="00D52AA2">
            <w:pPr>
              <w:pStyle w:val="Textotabela"/>
              <w:rPr>
                <w:ins w:id="2127" w:author="GSPLM" w:date="2025-01-20T19:28:00Z" w16du:dateUtc="2025-01-20T22:28:00Z"/>
              </w:rPr>
            </w:pPr>
          </w:p>
          <w:p w14:paraId="3E4E8A33" w14:textId="4E0628A4"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133ECF5B" w14:textId="77777777" w:rsidR="00A02E9A" w:rsidRDefault="00A02E9A" w:rsidP="00D52AA2">
            <w:pPr>
              <w:pStyle w:val="Textotabela"/>
              <w:rPr>
                <w:ins w:id="2128" w:author="GSPLM" w:date="2025-01-20T19:28:00Z" w16du:dateUtc="2025-01-20T22:28:00Z"/>
              </w:rPr>
            </w:pPr>
            <w:ins w:id="2129" w:author="GSPLM" w:date="2025-01-20T19:28:00Z" w16du:dateUtc="2025-01-20T22:28:00Z">
              <w:r>
                <w:t>Feminino</w:t>
              </w:r>
            </w:ins>
          </w:p>
          <w:p w14:paraId="566BCEBF" w14:textId="313682A5" w:rsidR="004E71C7" w:rsidRPr="004E71C7" w:rsidRDefault="004E71C7" w:rsidP="00D52AA2">
            <w:pPr>
              <w:pStyle w:val="Textotabela"/>
            </w:pPr>
            <w:del w:id="2130" w:author="GSPLM" w:date="2025-01-20T19:28:00Z" w16du:dateUtc="2025-01-20T22:28:00Z">
              <w:r w:rsidRPr="004E71C7" w:rsidDel="00A02E9A">
                <w:delText>Feminino</w:delText>
              </w:r>
            </w:del>
          </w:p>
        </w:tc>
        <w:tc>
          <w:tcPr>
            <w:tcW w:w="2877" w:type="dxa"/>
            <w:noWrap/>
            <w:hideMark/>
          </w:tcPr>
          <w:p w14:paraId="084614C5" w14:textId="77777777" w:rsidR="00A02E9A" w:rsidRDefault="00A02E9A" w:rsidP="00D52AA2">
            <w:pPr>
              <w:pStyle w:val="Textotabela"/>
              <w:rPr>
                <w:ins w:id="2131" w:author="GSPLM" w:date="2025-01-20T19:28:00Z" w16du:dateUtc="2025-01-20T22:28:00Z"/>
              </w:rPr>
            </w:pPr>
            <w:ins w:id="2132" w:author="GSPLM" w:date="2025-01-20T19:28:00Z" w16du:dateUtc="2025-01-20T22:28:00Z">
              <w:r>
                <w:t>Média da mão direita (kg)</w:t>
              </w:r>
            </w:ins>
          </w:p>
          <w:p w14:paraId="00E75B98" w14:textId="4C0F769C" w:rsidR="004E71C7" w:rsidRPr="004E71C7" w:rsidRDefault="004E71C7" w:rsidP="00D52AA2">
            <w:pPr>
              <w:pStyle w:val="Textotabela"/>
            </w:pPr>
            <w:del w:id="2133" w:author="GSPLM" w:date="2025-01-20T19:28:00Z" w16du:dateUtc="2025-01-20T22:28:00Z">
              <w:r w:rsidRPr="004E71C7" w:rsidDel="00A02E9A">
                <w:delText>Média da mão direita (kg)</w:delText>
              </w:r>
            </w:del>
          </w:p>
        </w:tc>
        <w:tc>
          <w:tcPr>
            <w:tcW w:w="1968" w:type="dxa"/>
            <w:noWrap/>
            <w:hideMark/>
          </w:tcPr>
          <w:p w14:paraId="75C36404" w14:textId="77777777" w:rsidR="00A02E9A" w:rsidRDefault="00A02E9A" w:rsidP="00D52AA2">
            <w:pPr>
              <w:pStyle w:val="Textotabela"/>
              <w:rPr>
                <w:ins w:id="2134" w:author="GSPLM" w:date="2025-01-20T19:28:00Z" w16du:dateUtc="2025-01-20T22:28:00Z"/>
              </w:rPr>
            </w:pPr>
            <w:ins w:id="2135" w:author="GSPLM" w:date="2025-01-20T19:28:00Z" w16du:dateUtc="2025-01-20T22:28:00Z">
              <w:r>
                <w:t>31,1 (29,4–32,9)</w:t>
              </w:r>
            </w:ins>
          </w:p>
          <w:p w14:paraId="46B18067" w14:textId="63F2D432" w:rsidR="004E71C7" w:rsidRPr="004E71C7" w:rsidRDefault="004E71C7" w:rsidP="00D52AA2">
            <w:pPr>
              <w:pStyle w:val="Textotabela"/>
            </w:pPr>
            <w:del w:id="2136" w:author="GSPLM" w:date="2025-01-20T19:28:00Z" w16du:dateUtc="2025-01-20T22:28:00Z">
              <w:r w:rsidRPr="004E71C7" w:rsidDel="00A02E9A">
                <w:delText>31.1 (29.4–32.9)</w:delText>
              </w:r>
            </w:del>
          </w:p>
        </w:tc>
        <w:tc>
          <w:tcPr>
            <w:tcW w:w="1981" w:type="dxa"/>
            <w:noWrap/>
            <w:hideMark/>
          </w:tcPr>
          <w:p w14:paraId="049A3531" w14:textId="77777777" w:rsidR="00A02E9A" w:rsidRDefault="00A02E9A" w:rsidP="00D52AA2">
            <w:pPr>
              <w:pStyle w:val="Textotabela"/>
              <w:rPr>
                <w:ins w:id="2137" w:author="GSPLM" w:date="2025-01-20T19:28:00Z" w16du:dateUtc="2025-01-20T22:28:00Z"/>
              </w:rPr>
            </w:pPr>
            <w:ins w:id="2138" w:author="GSPLM" w:date="2025-01-20T19:28:00Z" w16du:dateUtc="2025-01-20T22:28:00Z">
              <w:r>
                <w:t>29,9 (27,9–31,9)</w:t>
              </w:r>
            </w:ins>
          </w:p>
          <w:p w14:paraId="2297D360" w14:textId="4851C909" w:rsidR="004E71C7" w:rsidRPr="004E71C7" w:rsidRDefault="004E71C7" w:rsidP="00D52AA2">
            <w:pPr>
              <w:pStyle w:val="Textotabela"/>
            </w:pPr>
            <w:del w:id="2139" w:author="GSPLM" w:date="2025-01-20T19:28:00Z" w16du:dateUtc="2025-01-20T22:28:00Z">
              <w:r w:rsidRPr="004E71C7" w:rsidDel="00A02E9A">
                <w:delText>29.9 (27.9–31.9)</w:delText>
              </w:r>
            </w:del>
          </w:p>
        </w:tc>
        <w:tc>
          <w:tcPr>
            <w:tcW w:w="1392" w:type="dxa"/>
            <w:noWrap/>
            <w:hideMark/>
          </w:tcPr>
          <w:p w14:paraId="7779FC3C" w14:textId="77777777" w:rsidR="00A02E9A" w:rsidRDefault="00A02E9A" w:rsidP="00D52AA2">
            <w:pPr>
              <w:pStyle w:val="Textotabela"/>
              <w:rPr>
                <w:ins w:id="2140" w:author="GSPLM" w:date="2025-01-20T19:28:00Z" w16du:dateUtc="2025-01-20T22:28:00Z"/>
              </w:rPr>
            </w:pPr>
            <w:ins w:id="2141" w:author="GSPLM" w:date="2025-01-20T19:28:00Z" w16du:dateUtc="2025-01-20T22:28:00Z">
              <w:r>
                <w:t>0,353</w:t>
              </w:r>
            </w:ins>
          </w:p>
          <w:p w14:paraId="3594D4A8" w14:textId="6A81251F" w:rsidR="004E71C7" w:rsidRPr="004E71C7" w:rsidRDefault="004E71C7" w:rsidP="00D52AA2">
            <w:pPr>
              <w:pStyle w:val="Textotabela"/>
            </w:pPr>
            <w:del w:id="2142" w:author="GSPLM" w:date="2025-01-20T19:28:00Z" w16du:dateUtc="2025-01-20T22:28:00Z">
              <w:r w:rsidRPr="004E71C7" w:rsidDel="00A02E9A">
                <w:delText>0.353</w:delText>
              </w:r>
            </w:del>
          </w:p>
        </w:tc>
      </w:tr>
      <w:tr w:rsidR="00384D4C" w:rsidRPr="00552373" w14:paraId="6C9D8EDF" w14:textId="77777777" w:rsidTr="00384D4C">
        <w:trPr>
          <w:trHeight w:val="160"/>
        </w:trPr>
        <w:tc>
          <w:tcPr>
            <w:tcW w:w="1392" w:type="dxa"/>
            <w:noWrap/>
            <w:hideMark/>
          </w:tcPr>
          <w:p w14:paraId="18CA4594" w14:textId="77777777" w:rsidR="00A02E9A" w:rsidRDefault="00A02E9A" w:rsidP="00D52AA2">
            <w:pPr>
              <w:pStyle w:val="Textotabela"/>
              <w:rPr>
                <w:ins w:id="2143" w:author="GSPLM" w:date="2025-01-20T19:28:00Z" w16du:dateUtc="2025-01-20T22:28:00Z"/>
              </w:rPr>
            </w:pPr>
          </w:p>
          <w:p w14:paraId="37194E89" w14:textId="1DCE922B" w:rsidR="004E71C7" w:rsidRPr="004E71C7" w:rsidRDefault="004E71C7" w:rsidP="00D52AA2">
            <w:pPr>
              <w:pStyle w:val="Textotabela"/>
            </w:pPr>
          </w:p>
        </w:tc>
        <w:tc>
          <w:tcPr>
            <w:tcW w:w="2877" w:type="dxa"/>
            <w:noWrap/>
            <w:hideMark/>
          </w:tcPr>
          <w:p w14:paraId="21F4ABEC" w14:textId="77777777" w:rsidR="00A02E9A" w:rsidRDefault="00A02E9A" w:rsidP="00D52AA2">
            <w:pPr>
              <w:pStyle w:val="Textotabela"/>
              <w:rPr>
                <w:ins w:id="2144" w:author="GSPLM" w:date="2025-01-20T19:28:00Z" w16du:dateUtc="2025-01-20T22:28:00Z"/>
              </w:rPr>
            </w:pPr>
            <w:ins w:id="2145" w:author="GSPLM" w:date="2025-01-20T19:28:00Z" w16du:dateUtc="2025-01-20T22:28:00Z">
              <w:r>
                <w:t>Média da mão esquerda (kg)</w:t>
              </w:r>
            </w:ins>
          </w:p>
          <w:p w14:paraId="60E6AD6B" w14:textId="6C8413B3" w:rsidR="004E71C7" w:rsidRPr="004E71C7" w:rsidRDefault="004E71C7" w:rsidP="00D52AA2">
            <w:pPr>
              <w:pStyle w:val="Textotabela"/>
            </w:pPr>
            <w:del w:id="2146" w:author="GSPLM" w:date="2025-01-20T19:28:00Z" w16du:dateUtc="2025-01-20T22:28:00Z">
              <w:r w:rsidRPr="004E71C7" w:rsidDel="00A02E9A">
                <w:delText>Média da mão esquerda (kg)</w:delText>
              </w:r>
            </w:del>
          </w:p>
        </w:tc>
        <w:tc>
          <w:tcPr>
            <w:tcW w:w="1968" w:type="dxa"/>
            <w:noWrap/>
            <w:hideMark/>
          </w:tcPr>
          <w:p w14:paraId="7E242005" w14:textId="77777777" w:rsidR="00A02E9A" w:rsidRDefault="00A02E9A" w:rsidP="00D52AA2">
            <w:pPr>
              <w:pStyle w:val="Textotabela"/>
              <w:rPr>
                <w:ins w:id="2147" w:author="GSPLM" w:date="2025-01-20T19:28:00Z" w16du:dateUtc="2025-01-20T22:28:00Z"/>
              </w:rPr>
            </w:pPr>
            <w:ins w:id="2148" w:author="GSPLM" w:date="2025-01-20T19:28:00Z" w16du:dateUtc="2025-01-20T22:28:00Z">
              <w:r>
                <w:t>29,8 (28,2–31,4)</w:t>
              </w:r>
            </w:ins>
          </w:p>
          <w:p w14:paraId="0C97BEEF" w14:textId="7EF45314" w:rsidR="004E71C7" w:rsidRPr="004E71C7" w:rsidRDefault="004E71C7" w:rsidP="00D52AA2">
            <w:pPr>
              <w:pStyle w:val="Textotabela"/>
            </w:pPr>
            <w:del w:id="2149" w:author="GSPLM" w:date="2025-01-20T19:28:00Z" w16du:dateUtc="2025-01-20T22:28:00Z">
              <w:r w:rsidRPr="004E71C7" w:rsidDel="00A02E9A">
                <w:delText>29.8 (28.2–31.4)</w:delText>
              </w:r>
            </w:del>
          </w:p>
        </w:tc>
        <w:tc>
          <w:tcPr>
            <w:tcW w:w="1981" w:type="dxa"/>
            <w:noWrap/>
            <w:hideMark/>
          </w:tcPr>
          <w:p w14:paraId="327E1445" w14:textId="77777777" w:rsidR="00A02E9A" w:rsidRDefault="00A02E9A" w:rsidP="00D52AA2">
            <w:pPr>
              <w:pStyle w:val="Textotabela"/>
              <w:rPr>
                <w:ins w:id="2150" w:author="GSPLM" w:date="2025-01-20T19:28:00Z" w16du:dateUtc="2025-01-20T22:28:00Z"/>
              </w:rPr>
            </w:pPr>
            <w:ins w:id="2151" w:author="GSPLM" w:date="2025-01-20T19:28:00Z" w16du:dateUtc="2025-01-20T22:28:00Z">
              <w:r>
                <w:t>27,6 (25,7–29,4)</w:t>
              </w:r>
            </w:ins>
          </w:p>
          <w:p w14:paraId="3484A13B" w14:textId="1080A672" w:rsidR="004E71C7" w:rsidRPr="004E71C7" w:rsidRDefault="004E71C7" w:rsidP="00D52AA2">
            <w:pPr>
              <w:pStyle w:val="Textotabela"/>
            </w:pPr>
            <w:del w:id="2152" w:author="GSPLM" w:date="2025-01-20T19:28:00Z" w16du:dateUtc="2025-01-20T22:28:00Z">
              <w:r w:rsidRPr="004E71C7" w:rsidDel="00A02E9A">
                <w:delText>27.6 (25.7–29.4)</w:delText>
              </w:r>
            </w:del>
          </w:p>
        </w:tc>
        <w:tc>
          <w:tcPr>
            <w:tcW w:w="1392" w:type="dxa"/>
            <w:noWrap/>
            <w:hideMark/>
          </w:tcPr>
          <w:p w14:paraId="6F02D6F4" w14:textId="77777777" w:rsidR="00A02E9A" w:rsidRDefault="00A02E9A" w:rsidP="00D52AA2">
            <w:pPr>
              <w:pStyle w:val="Textotabela"/>
              <w:rPr>
                <w:ins w:id="2153" w:author="GSPLM" w:date="2025-01-20T19:28:00Z" w16du:dateUtc="2025-01-20T22:28:00Z"/>
              </w:rPr>
            </w:pPr>
            <w:ins w:id="2154" w:author="GSPLM" w:date="2025-01-20T19:28:00Z" w16du:dateUtc="2025-01-20T22:28:00Z">
              <w:r>
                <w:t>0,074</w:t>
              </w:r>
            </w:ins>
          </w:p>
          <w:p w14:paraId="5F2A1612" w14:textId="06365FB8" w:rsidR="004E71C7" w:rsidRPr="004E71C7" w:rsidRDefault="004E71C7" w:rsidP="00D52AA2">
            <w:pPr>
              <w:pStyle w:val="Textotabela"/>
            </w:pPr>
            <w:del w:id="2155" w:author="GSPLM" w:date="2025-01-20T19:28:00Z" w16du:dateUtc="2025-01-20T22:28:00Z">
              <w:r w:rsidRPr="004E71C7" w:rsidDel="00A02E9A">
                <w:delText>0.074</w:delText>
              </w:r>
            </w:del>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41E3705C" w14:textId="77777777" w:rsidR="00A02E9A" w:rsidRDefault="00A02E9A" w:rsidP="00D52AA2">
            <w:pPr>
              <w:pStyle w:val="Textotabela"/>
              <w:rPr>
                <w:ins w:id="2156" w:author="GSPLM" w:date="2025-01-20T19:28:00Z" w16du:dateUtc="2025-01-20T22:28:00Z"/>
              </w:rPr>
            </w:pPr>
          </w:p>
          <w:p w14:paraId="737EF526" w14:textId="5AFD48EC" w:rsidR="004E71C7" w:rsidRPr="004E71C7" w:rsidRDefault="004E71C7" w:rsidP="00D52AA2">
            <w:pPr>
              <w:pStyle w:val="Textotabela"/>
            </w:pPr>
          </w:p>
        </w:tc>
        <w:tc>
          <w:tcPr>
            <w:tcW w:w="2877" w:type="dxa"/>
            <w:noWrap/>
            <w:hideMark/>
          </w:tcPr>
          <w:p w14:paraId="4F381EE4" w14:textId="77777777" w:rsidR="00A02E9A" w:rsidRDefault="00A02E9A" w:rsidP="00D52AA2">
            <w:pPr>
              <w:pStyle w:val="Textotabela"/>
              <w:rPr>
                <w:ins w:id="2157" w:author="GSPLM" w:date="2025-01-20T19:28:00Z" w16du:dateUtc="2025-01-20T22:28:00Z"/>
              </w:rPr>
            </w:pPr>
            <w:ins w:id="2158" w:author="GSPLM" w:date="2025-01-20T19:28:00Z" w16du:dateUtc="2025-01-20T22:28:00Z">
              <w:r>
                <w:t>Média das duas mãos</w:t>
              </w:r>
            </w:ins>
          </w:p>
          <w:p w14:paraId="688FA179" w14:textId="1A33C5CE" w:rsidR="004E71C7" w:rsidRPr="004E71C7" w:rsidRDefault="004E71C7" w:rsidP="00D52AA2">
            <w:pPr>
              <w:pStyle w:val="Textotabela"/>
            </w:pPr>
            <w:del w:id="2159" w:author="GSPLM" w:date="2025-01-20T19:28:00Z" w16du:dateUtc="2025-01-20T22:28:00Z">
              <w:r w:rsidRPr="004E71C7" w:rsidDel="00A02E9A">
                <w:delText>Média das duas mãos</w:delText>
              </w:r>
            </w:del>
          </w:p>
        </w:tc>
        <w:tc>
          <w:tcPr>
            <w:tcW w:w="1968" w:type="dxa"/>
            <w:noWrap/>
            <w:hideMark/>
          </w:tcPr>
          <w:p w14:paraId="5635F033" w14:textId="77777777" w:rsidR="00A02E9A" w:rsidRDefault="00A02E9A" w:rsidP="00D52AA2">
            <w:pPr>
              <w:pStyle w:val="Textotabela"/>
              <w:rPr>
                <w:ins w:id="2160" w:author="GSPLM" w:date="2025-01-20T19:28:00Z" w16du:dateUtc="2025-01-20T22:28:00Z"/>
              </w:rPr>
            </w:pPr>
            <w:ins w:id="2161" w:author="GSPLM" w:date="2025-01-20T19:28:00Z" w16du:dateUtc="2025-01-20T22:28:00Z">
              <w:r>
                <w:t>30,5 (28,9–32,1)</w:t>
              </w:r>
            </w:ins>
          </w:p>
          <w:p w14:paraId="693283BC" w14:textId="796FEF22" w:rsidR="004E71C7" w:rsidRPr="004E71C7" w:rsidRDefault="004E71C7" w:rsidP="00D52AA2">
            <w:pPr>
              <w:pStyle w:val="Textotabela"/>
            </w:pPr>
            <w:del w:id="2162" w:author="GSPLM" w:date="2025-01-20T19:28:00Z" w16du:dateUtc="2025-01-20T22:28:00Z">
              <w:r w:rsidRPr="004E71C7" w:rsidDel="00A02E9A">
                <w:delText>30.5 (28.9–32.1)</w:delText>
              </w:r>
            </w:del>
          </w:p>
        </w:tc>
        <w:tc>
          <w:tcPr>
            <w:tcW w:w="1981" w:type="dxa"/>
            <w:noWrap/>
            <w:hideMark/>
          </w:tcPr>
          <w:p w14:paraId="2E0D9BD6" w14:textId="77777777" w:rsidR="00A02E9A" w:rsidRDefault="00A02E9A" w:rsidP="00D52AA2">
            <w:pPr>
              <w:pStyle w:val="Textotabela"/>
              <w:rPr>
                <w:ins w:id="2163" w:author="GSPLM" w:date="2025-01-20T19:28:00Z" w16du:dateUtc="2025-01-20T22:28:00Z"/>
              </w:rPr>
            </w:pPr>
            <w:ins w:id="2164" w:author="GSPLM" w:date="2025-01-20T19:28:00Z" w16du:dateUtc="2025-01-20T22:28:00Z">
              <w:r>
                <w:t>28,7 (26,9–30,5)</w:t>
              </w:r>
            </w:ins>
          </w:p>
          <w:p w14:paraId="51F4A8E6" w14:textId="0F14DA76" w:rsidR="004E71C7" w:rsidRPr="004E71C7" w:rsidRDefault="004E71C7" w:rsidP="00D52AA2">
            <w:pPr>
              <w:pStyle w:val="Textotabela"/>
            </w:pPr>
            <w:del w:id="2165" w:author="GSPLM" w:date="2025-01-20T19:28:00Z" w16du:dateUtc="2025-01-20T22:28:00Z">
              <w:r w:rsidRPr="004E71C7" w:rsidDel="00A02E9A">
                <w:delText>28.7 (26.9–30.5)</w:delText>
              </w:r>
            </w:del>
          </w:p>
        </w:tc>
        <w:tc>
          <w:tcPr>
            <w:tcW w:w="1392" w:type="dxa"/>
            <w:noWrap/>
            <w:hideMark/>
          </w:tcPr>
          <w:p w14:paraId="06AD3599" w14:textId="77777777" w:rsidR="00A02E9A" w:rsidRDefault="00A02E9A" w:rsidP="00D52AA2">
            <w:pPr>
              <w:pStyle w:val="Textotabela"/>
              <w:rPr>
                <w:ins w:id="2166" w:author="GSPLM" w:date="2025-01-20T19:28:00Z" w16du:dateUtc="2025-01-20T22:28:00Z"/>
              </w:rPr>
            </w:pPr>
            <w:ins w:id="2167" w:author="GSPLM" w:date="2025-01-20T19:28:00Z" w16du:dateUtc="2025-01-20T22:28:00Z">
              <w:r>
                <w:t>0,16</w:t>
              </w:r>
            </w:ins>
          </w:p>
          <w:p w14:paraId="32006515" w14:textId="7E2C5B08" w:rsidR="004E71C7" w:rsidRPr="004E71C7" w:rsidRDefault="004E71C7" w:rsidP="00D52AA2">
            <w:pPr>
              <w:pStyle w:val="Textotabela"/>
            </w:pPr>
            <w:del w:id="2168" w:author="GSPLM" w:date="2025-01-20T19:28:00Z" w16du:dateUtc="2025-01-20T22:28:00Z">
              <w:r w:rsidRPr="004E71C7" w:rsidDel="00A02E9A">
                <w:delText>0.16</w:delText>
              </w:r>
            </w:del>
          </w:p>
        </w:tc>
      </w:tr>
    </w:tbl>
    <w:p w14:paraId="36DB3FA8" w14:textId="1995BAE5" w:rsidR="00C83186" w:rsidRPr="00552373" w:rsidRDefault="0065498A" w:rsidP="0065498A">
      <w:pPr>
        <w:pStyle w:val="Legenda1"/>
      </w:pPr>
      <w:r w:rsidRPr="00552373">
        <w:t xml:space="preserve">Legenda. A comparação entre os grupos foi realizada por meio do Teste T de </w:t>
      </w:r>
      <w:proofErr w:type="spellStart"/>
      <w:r w:rsidRPr="00552373">
        <w:t>Student</w:t>
      </w:r>
      <w:proofErr w:type="spellEnd"/>
      <w:r w:rsidRPr="00552373">
        <w:t>.</w:t>
      </w:r>
    </w:p>
    <w:p w14:paraId="1425CF6C" w14:textId="77777777" w:rsidR="00C83186" w:rsidRPr="00552373" w:rsidRDefault="00C83186" w:rsidP="004E71C7">
      <w:pPr>
        <w:pStyle w:val="Heading3"/>
        <w:rPr>
          <w:lang w:val="pt-BR"/>
        </w:rPr>
      </w:pPr>
      <w:r w:rsidRPr="00552373">
        <w:rPr>
          <w:lang w:val="pt-BR"/>
        </w:rPr>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A02E9A">
      <w:pPr>
        <w:pStyle w:val="Ttulotabela"/>
      </w:pPr>
      <w:bookmarkStart w:id="2169"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2169"/>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3647480F" w14:textId="77777777" w:rsidR="00FF5552" w:rsidRDefault="00FF5552" w:rsidP="00AE55C5">
            <w:pPr>
              <w:pStyle w:val="Textotabela"/>
              <w:rPr>
                <w:ins w:id="2170" w:author="GSPLM" w:date="2025-01-20T19:31:00Z" w16du:dateUtc="2025-01-20T22:31:00Z"/>
              </w:rPr>
            </w:pPr>
            <w:ins w:id="2171" w:author="GSPLM" w:date="2025-01-20T19:31:00Z" w16du:dateUtc="2025-01-20T22:31:00Z">
              <w:r>
                <w:t>Variável</w:t>
              </w:r>
            </w:ins>
          </w:p>
          <w:p w14:paraId="5D108264" w14:textId="24F06B0B" w:rsidR="00C83186" w:rsidRPr="00552373" w:rsidRDefault="00C83186" w:rsidP="00AE55C5">
            <w:pPr>
              <w:pStyle w:val="Textotabela"/>
            </w:pPr>
          </w:p>
        </w:tc>
        <w:tc>
          <w:tcPr>
            <w:tcW w:w="1701" w:type="dxa"/>
            <w:noWrap/>
            <w:hideMark/>
          </w:tcPr>
          <w:p w14:paraId="591875A3" w14:textId="77777777" w:rsidR="00FF5552" w:rsidRDefault="00FF5552" w:rsidP="00AE55C5">
            <w:pPr>
              <w:pStyle w:val="Textotabela"/>
              <w:rPr>
                <w:ins w:id="2172" w:author="GSPLM" w:date="2025-01-20T19:31:00Z" w16du:dateUtc="2025-01-20T22:31:00Z"/>
              </w:rPr>
            </w:pPr>
            <w:ins w:id="2173" w:author="GSPLM" w:date="2025-01-20T19:31:00Z" w16du:dateUtc="2025-01-20T22:31:00Z">
              <w:r>
                <w:t>Global</w:t>
              </w:r>
            </w:ins>
          </w:p>
          <w:p w14:paraId="50B8103A" w14:textId="77777777" w:rsidR="00FF5552" w:rsidRDefault="00FF5552" w:rsidP="00AE55C5">
            <w:pPr>
              <w:pStyle w:val="Textotabela"/>
              <w:rPr>
                <w:ins w:id="2174" w:author="GSPLM" w:date="2025-01-20T19:31:00Z" w16du:dateUtc="2025-01-20T22:31:00Z"/>
              </w:rPr>
            </w:pPr>
            <w:ins w:id="2175" w:author="GSPLM" w:date="2025-01-20T19:31:00Z" w16du:dateUtc="2025-01-20T22:31:00Z">
              <w:r>
                <w:t>média (IC 95%)</w:t>
              </w:r>
            </w:ins>
          </w:p>
          <w:p w14:paraId="5D670C0B" w14:textId="1A65DC10" w:rsidR="00C83186" w:rsidRPr="00552373" w:rsidDel="00FF5552" w:rsidRDefault="00C83186" w:rsidP="00AE55C5">
            <w:pPr>
              <w:pStyle w:val="Textotabela"/>
              <w:rPr>
                <w:del w:id="2176" w:author="GSPLM" w:date="2025-01-20T19:31:00Z" w16du:dateUtc="2025-01-20T22:31:00Z"/>
              </w:rPr>
            </w:pPr>
            <w:del w:id="2177" w:author="GSPLM" w:date="2025-01-20T19:31:00Z" w16du:dateUtc="2025-01-20T22:31:00Z">
              <w:r w:rsidRPr="00552373" w:rsidDel="00FF5552">
                <w:delText>Global</w:delText>
              </w:r>
            </w:del>
          </w:p>
          <w:p w14:paraId="5545FA68" w14:textId="6F6C0823" w:rsidR="00C83186" w:rsidRPr="00552373" w:rsidRDefault="00C83186" w:rsidP="00AE55C5">
            <w:pPr>
              <w:pStyle w:val="Textotabela"/>
            </w:pPr>
            <w:del w:id="2178" w:author="GSPLM" w:date="2025-01-20T19:31:00Z" w16du:dateUtc="2025-01-20T22:31:00Z">
              <w:r w:rsidRPr="00552373" w:rsidDel="00FF5552">
                <w:delText>média (IC 95%)</w:delText>
              </w:r>
            </w:del>
          </w:p>
        </w:tc>
        <w:tc>
          <w:tcPr>
            <w:tcW w:w="1701" w:type="dxa"/>
            <w:noWrap/>
            <w:hideMark/>
          </w:tcPr>
          <w:p w14:paraId="68395ADA" w14:textId="77777777" w:rsidR="00FF5552" w:rsidRDefault="00FF5552" w:rsidP="00AE55C5">
            <w:pPr>
              <w:pStyle w:val="Textotabela"/>
              <w:rPr>
                <w:ins w:id="2179" w:author="GSPLM" w:date="2025-01-20T19:31:00Z" w16du:dateUtc="2025-01-20T22:31:00Z"/>
              </w:rPr>
            </w:pPr>
            <w:ins w:id="2180" w:author="GSPLM" w:date="2025-01-20T19:31:00Z" w16du:dateUtc="2025-01-20T22:31:00Z">
              <w:r>
                <w:t>Grupo placebo</w:t>
              </w:r>
            </w:ins>
          </w:p>
          <w:p w14:paraId="109B1141" w14:textId="77777777" w:rsidR="00FF5552" w:rsidRDefault="00FF5552" w:rsidP="00AE55C5">
            <w:pPr>
              <w:pStyle w:val="Textotabela"/>
              <w:rPr>
                <w:ins w:id="2181" w:author="GSPLM" w:date="2025-01-20T19:31:00Z" w16du:dateUtc="2025-01-20T22:31:00Z"/>
              </w:rPr>
            </w:pPr>
            <w:ins w:id="2182" w:author="GSPLM" w:date="2025-01-20T19:31:00Z" w16du:dateUtc="2025-01-20T22:31:00Z">
              <w:r>
                <w:t>média (IC 95%)</w:t>
              </w:r>
            </w:ins>
          </w:p>
          <w:p w14:paraId="78A43DA5" w14:textId="7B5F4305" w:rsidR="00C83186" w:rsidRPr="00552373" w:rsidDel="00FF5552" w:rsidRDefault="00C83186" w:rsidP="00AE55C5">
            <w:pPr>
              <w:pStyle w:val="Textotabela"/>
              <w:rPr>
                <w:del w:id="2183" w:author="GSPLM" w:date="2025-01-20T19:31:00Z" w16du:dateUtc="2025-01-20T22:31:00Z"/>
              </w:rPr>
            </w:pPr>
            <w:del w:id="2184" w:author="GSPLM" w:date="2025-01-20T19:31:00Z" w16du:dateUtc="2025-01-20T22:31:00Z">
              <w:r w:rsidRPr="00552373" w:rsidDel="00FF5552">
                <w:delText>Grupo placebo</w:delText>
              </w:r>
            </w:del>
          </w:p>
          <w:p w14:paraId="4FDDE94A" w14:textId="636AE3A6" w:rsidR="00C83186" w:rsidRPr="00552373" w:rsidRDefault="00C83186" w:rsidP="00AE55C5">
            <w:pPr>
              <w:pStyle w:val="Textotabela"/>
            </w:pPr>
            <w:del w:id="2185" w:author="GSPLM" w:date="2025-01-20T19:31:00Z" w16du:dateUtc="2025-01-20T22:31:00Z">
              <w:r w:rsidRPr="00552373" w:rsidDel="00FF5552">
                <w:delText>média (IC 95%)</w:delText>
              </w:r>
            </w:del>
          </w:p>
        </w:tc>
        <w:tc>
          <w:tcPr>
            <w:tcW w:w="1701" w:type="dxa"/>
            <w:noWrap/>
            <w:hideMark/>
          </w:tcPr>
          <w:p w14:paraId="457EB0B5" w14:textId="77777777" w:rsidR="00FF5552" w:rsidRDefault="00FF5552" w:rsidP="00AE55C5">
            <w:pPr>
              <w:pStyle w:val="Textotabela"/>
              <w:rPr>
                <w:ins w:id="2186" w:author="GSPLM" w:date="2025-01-20T19:31:00Z" w16du:dateUtc="2025-01-20T22:31:00Z"/>
              </w:rPr>
            </w:pPr>
            <w:ins w:id="2187" w:author="GSPLM" w:date="2025-01-20T19:31:00Z" w16du:dateUtc="2025-01-20T22:31:00Z">
              <w:r>
                <w:t xml:space="preserve">Grupo </w:t>
              </w:r>
              <w:proofErr w:type="spellStart"/>
              <w:r>
                <w:t>Eclipta</w:t>
              </w:r>
              <w:proofErr w:type="spellEnd"/>
            </w:ins>
          </w:p>
          <w:p w14:paraId="51D8E8F0" w14:textId="77777777" w:rsidR="00FF5552" w:rsidRDefault="00FF5552" w:rsidP="00AE55C5">
            <w:pPr>
              <w:pStyle w:val="Textotabela"/>
              <w:rPr>
                <w:ins w:id="2188" w:author="GSPLM" w:date="2025-01-20T19:31:00Z" w16du:dateUtc="2025-01-20T22:31:00Z"/>
              </w:rPr>
            </w:pPr>
            <w:ins w:id="2189" w:author="GSPLM" w:date="2025-01-20T19:31:00Z" w16du:dateUtc="2025-01-20T22:31:00Z">
              <w:r>
                <w:t>média (IC 95%)</w:t>
              </w:r>
            </w:ins>
          </w:p>
          <w:p w14:paraId="0F4B8996" w14:textId="284DF5BC" w:rsidR="00C83186" w:rsidRPr="00552373" w:rsidDel="00FF5552" w:rsidRDefault="00C83186" w:rsidP="00AE55C5">
            <w:pPr>
              <w:pStyle w:val="Textotabela"/>
              <w:rPr>
                <w:del w:id="2190" w:author="GSPLM" w:date="2025-01-20T19:31:00Z" w16du:dateUtc="2025-01-20T22:31:00Z"/>
              </w:rPr>
            </w:pPr>
            <w:del w:id="2191" w:author="GSPLM" w:date="2025-01-20T19:31:00Z" w16du:dateUtc="2025-01-20T22:31:00Z">
              <w:r w:rsidRPr="00552373" w:rsidDel="00FF5552">
                <w:delText>Grupo Eclipta</w:delText>
              </w:r>
            </w:del>
          </w:p>
          <w:p w14:paraId="5FEA00D4" w14:textId="0A5B7717" w:rsidR="00C83186" w:rsidRPr="00552373" w:rsidRDefault="00C83186" w:rsidP="00AE55C5">
            <w:pPr>
              <w:pStyle w:val="Textotabela"/>
            </w:pPr>
            <w:del w:id="2192" w:author="GSPLM" w:date="2025-01-20T19:31:00Z" w16du:dateUtc="2025-01-20T22:31:00Z">
              <w:r w:rsidRPr="00552373" w:rsidDel="00FF5552">
                <w:delText>média (IC 95%)</w:delText>
              </w:r>
            </w:del>
          </w:p>
        </w:tc>
        <w:tc>
          <w:tcPr>
            <w:tcW w:w="1790" w:type="dxa"/>
            <w:noWrap/>
            <w:hideMark/>
          </w:tcPr>
          <w:p w14:paraId="130F2D92" w14:textId="77777777" w:rsidR="00FF5552" w:rsidRDefault="00FF5552" w:rsidP="00AE55C5">
            <w:pPr>
              <w:pStyle w:val="Textotabela"/>
              <w:rPr>
                <w:ins w:id="2193" w:author="GSPLM" w:date="2025-01-20T19:31:00Z" w16du:dateUtc="2025-01-20T22:31:00Z"/>
              </w:rPr>
            </w:pPr>
            <w:ins w:id="2194" w:author="GSPLM" w:date="2025-01-20T19:31:00Z" w16du:dateUtc="2025-01-20T22:31:00Z">
              <w:r>
                <w:t>Valor p</w:t>
              </w:r>
            </w:ins>
          </w:p>
          <w:p w14:paraId="2F2EADD7" w14:textId="51B47591" w:rsidR="00C83186" w:rsidRPr="00552373" w:rsidRDefault="00C83186" w:rsidP="00AE55C5">
            <w:pPr>
              <w:pStyle w:val="Textotabela"/>
            </w:pPr>
            <w:del w:id="2195" w:author="GSPLM" w:date="2025-01-20T19:29:00Z" w16du:dateUtc="2025-01-20T22:29:00Z">
              <w:r w:rsidRPr="00552373" w:rsidDel="00FF5552">
                <w:delText>Teste T (v</w:delText>
              </w:r>
            </w:del>
            <w:del w:id="2196" w:author="GSPLM" w:date="2025-01-20T19:31:00Z" w16du:dateUtc="2025-01-20T22:31:00Z">
              <w:r w:rsidRPr="00552373" w:rsidDel="00FF5552">
                <w:delText>alor p</w:delText>
              </w:r>
            </w:del>
            <w:del w:id="2197" w:author="GSPLM" w:date="2025-01-20T19:30:00Z" w16du:dateUtc="2025-01-20T22:30:00Z">
              <w:r w:rsidRPr="00552373" w:rsidDel="00FF5552">
                <w:delText>)</w:delText>
              </w:r>
            </w:del>
          </w:p>
        </w:tc>
      </w:tr>
      <w:tr w:rsidR="00C83186" w:rsidRPr="00552373" w14:paraId="2ECE4CE2" w14:textId="77777777" w:rsidTr="00A606F3">
        <w:trPr>
          <w:trHeight w:val="280"/>
        </w:trPr>
        <w:tc>
          <w:tcPr>
            <w:tcW w:w="2127" w:type="dxa"/>
            <w:noWrap/>
            <w:hideMark/>
          </w:tcPr>
          <w:p w14:paraId="0CC45845" w14:textId="77777777" w:rsidR="00FF5552" w:rsidRDefault="00FF5552" w:rsidP="00AE55C5">
            <w:pPr>
              <w:pStyle w:val="Textotabela"/>
              <w:rPr>
                <w:ins w:id="2198" w:author="GSPLM" w:date="2025-01-20T19:31:00Z" w16du:dateUtc="2025-01-20T22:31:00Z"/>
              </w:rPr>
            </w:pPr>
            <w:ins w:id="2199" w:author="GSPLM" w:date="2025-01-20T19:31:00Z" w16du:dateUtc="2025-01-20T22:31:00Z">
              <w:r>
                <w:t>Qualidade de vida</w:t>
              </w:r>
            </w:ins>
          </w:p>
          <w:p w14:paraId="401EAFF5" w14:textId="5755AC6B" w:rsidR="00C83186" w:rsidRPr="00552373" w:rsidRDefault="00C83186" w:rsidP="00AE55C5">
            <w:pPr>
              <w:pStyle w:val="Textotabela"/>
            </w:pPr>
            <w:del w:id="2200" w:author="GSPLM" w:date="2025-01-20T19:31:00Z" w16du:dateUtc="2025-01-20T22:31:00Z">
              <w:r w:rsidRPr="00552373" w:rsidDel="00FF5552">
                <w:delText>Qualidade de vida</w:delText>
              </w:r>
            </w:del>
          </w:p>
        </w:tc>
        <w:tc>
          <w:tcPr>
            <w:tcW w:w="1701" w:type="dxa"/>
            <w:noWrap/>
            <w:hideMark/>
          </w:tcPr>
          <w:p w14:paraId="7C6053B7" w14:textId="77777777" w:rsidR="00FF5552" w:rsidRDefault="00FF5552" w:rsidP="00AE55C5">
            <w:pPr>
              <w:pStyle w:val="Textotabela"/>
              <w:rPr>
                <w:ins w:id="2201" w:author="GSPLM" w:date="2025-01-20T19:31:00Z" w16du:dateUtc="2025-01-20T22:31:00Z"/>
              </w:rPr>
            </w:pPr>
            <w:ins w:id="2202" w:author="GSPLM" w:date="2025-01-20T19:31:00Z" w16du:dateUtc="2025-01-20T22:31:00Z">
              <w:r>
                <w:t>58,3 (53,5–63,2)</w:t>
              </w:r>
            </w:ins>
          </w:p>
          <w:p w14:paraId="7451166E" w14:textId="0211B52E" w:rsidR="00C83186" w:rsidRPr="00552373" w:rsidRDefault="00C83186" w:rsidP="00AE55C5">
            <w:pPr>
              <w:pStyle w:val="Textotabela"/>
            </w:pPr>
            <w:del w:id="2203" w:author="GSPLM" w:date="2025-01-20T19:31:00Z" w16du:dateUtc="2025-01-20T22:31:00Z">
              <w:r w:rsidRPr="00552373" w:rsidDel="00FF5552">
                <w:delText>58.3 (53.5–63.2)</w:delText>
              </w:r>
            </w:del>
          </w:p>
        </w:tc>
        <w:tc>
          <w:tcPr>
            <w:tcW w:w="1701" w:type="dxa"/>
            <w:noWrap/>
            <w:hideMark/>
          </w:tcPr>
          <w:p w14:paraId="5EFC1308" w14:textId="77777777" w:rsidR="00FF5552" w:rsidRDefault="00FF5552" w:rsidP="00AE55C5">
            <w:pPr>
              <w:pStyle w:val="Textotabela"/>
              <w:rPr>
                <w:ins w:id="2204" w:author="GSPLM" w:date="2025-01-20T19:31:00Z" w16du:dateUtc="2025-01-20T22:31:00Z"/>
              </w:rPr>
            </w:pPr>
            <w:ins w:id="2205" w:author="GSPLM" w:date="2025-01-20T19:31:00Z" w16du:dateUtc="2025-01-20T22:31:00Z">
              <w:r>
                <w:t>58,1 (50,7–65,5)</w:t>
              </w:r>
            </w:ins>
          </w:p>
          <w:p w14:paraId="65D65E4A" w14:textId="280EE88C" w:rsidR="00C83186" w:rsidRPr="00552373" w:rsidRDefault="00C83186" w:rsidP="00AE55C5">
            <w:pPr>
              <w:pStyle w:val="Textotabela"/>
            </w:pPr>
            <w:del w:id="2206" w:author="GSPLM" w:date="2025-01-20T19:31:00Z" w16du:dateUtc="2025-01-20T22:31:00Z">
              <w:r w:rsidRPr="00552373" w:rsidDel="00FF5552">
                <w:delText>58.1 (50.7–65.5)</w:delText>
              </w:r>
            </w:del>
          </w:p>
        </w:tc>
        <w:tc>
          <w:tcPr>
            <w:tcW w:w="1701" w:type="dxa"/>
            <w:noWrap/>
            <w:hideMark/>
          </w:tcPr>
          <w:p w14:paraId="099A38F1" w14:textId="77777777" w:rsidR="00FF5552" w:rsidRDefault="00FF5552" w:rsidP="00AE55C5">
            <w:pPr>
              <w:pStyle w:val="Textotabela"/>
              <w:rPr>
                <w:ins w:id="2207" w:author="GSPLM" w:date="2025-01-20T19:31:00Z" w16du:dateUtc="2025-01-20T22:31:00Z"/>
              </w:rPr>
            </w:pPr>
            <w:ins w:id="2208" w:author="GSPLM" w:date="2025-01-20T19:31:00Z" w16du:dateUtc="2025-01-20T22:31:00Z">
              <w:r>
                <w:t>58,6 (52,1–65)</w:t>
              </w:r>
            </w:ins>
          </w:p>
          <w:p w14:paraId="6BEC1F1D" w14:textId="6208E085" w:rsidR="00C83186" w:rsidRPr="00552373" w:rsidRDefault="00C83186" w:rsidP="00AE55C5">
            <w:pPr>
              <w:pStyle w:val="Textotabela"/>
            </w:pPr>
            <w:del w:id="2209" w:author="GSPLM" w:date="2025-01-20T19:31:00Z" w16du:dateUtc="2025-01-20T22:31:00Z">
              <w:r w:rsidRPr="00552373" w:rsidDel="00FF5552">
                <w:delText>58.6 (52.1–65)</w:delText>
              </w:r>
            </w:del>
          </w:p>
        </w:tc>
        <w:tc>
          <w:tcPr>
            <w:tcW w:w="1790" w:type="dxa"/>
            <w:noWrap/>
            <w:hideMark/>
          </w:tcPr>
          <w:p w14:paraId="231681F5" w14:textId="77777777" w:rsidR="00FF5552" w:rsidRDefault="00FF5552" w:rsidP="00AE55C5">
            <w:pPr>
              <w:pStyle w:val="Textotabela"/>
              <w:rPr>
                <w:ins w:id="2210" w:author="GSPLM" w:date="2025-01-20T19:31:00Z" w16du:dateUtc="2025-01-20T22:31:00Z"/>
              </w:rPr>
            </w:pPr>
            <w:ins w:id="2211" w:author="GSPLM" w:date="2025-01-20T19:31:00Z" w16du:dateUtc="2025-01-20T22:31:00Z">
              <w:r>
                <w:t>0,929</w:t>
              </w:r>
            </w:ins>
          </w:p>
          <w:p w14:paraId="5C727A65" w14:textId="514D71E0" w:rsidR="00C83186" w:rsidRPr="00552373" w:rsidRDefault="00C83186" w:rsidP="00AE55C5">
            <w:pPr>
              <w:pStyle w:val="Textotabela"/>
            </w:pPr>
            <w:del w:id="2212" w:author="GSPLM" w:date="2025-01-20T19:29:00Z" w16du:dateUtc="2025-01-20T22:29:00Z">
              <w:r w:rsidRPr="00552373" w:rsidDel="00FF5552">
                <w:delText>-0.09</w:delText>
              </w:r>
            </w:del>
            <w:del w:id="2213" w:author="GSPLM" w:date="2025-01-20T19:31:00Z" w16du:dateUtc="2025-01-20T22:31:00Z">
              <w:r w:rsidRPr="00552373" w:rsidDel="00FF5552">
                <w:delText xml:space="preserve"> </w:delText>
              </w:r>
            </w:del>
            <w:del w:id="2214" w:author="GSPLM" w:date="2025-01-20T19:30:00Z" w16du:dateUtc="2025-01-20T22:30:00Z">
              <w:r w:rsidRPr="00552373" w:rsidDel="00FF5552">
                <w:delText>(</w:delText>
              </w:r>
            </w:del>
            <w:del w:id="2215" w:author="GSPLM" w:date="2025-01-20T19:31:00Z" w16du:dateUtc="2025-01-20T22:31:00Z">
              <w:r w:rsidRPr="00552373" w:rsidDel="00FF5552">
                <w:delText>0.929</w:delText>
              </w:r>
            </w:del>
            <w:del w:id="2216" w:author="GSPLM" w:date="2025-01-20T19:30:00Z" w16du:dateUtc="2025-01-20T22:30:00Z">
              <w:r w:rsidRPr="00552373" w:rsidDel="00FF5552">
                <w:delText>)</w:delText>
              </w:r>
            </w:del>
          </w:p>
        </w:tc>
      </w:tr>
      <w:tr w:rsidR="00C83186" w:rsidRPr="00552373" w14:paraId="76A6B020" w14:textId="77777777" w:rsidTr="00A606F3">
        <w:trPr>
          <w:trHeight w:val="280"/>
        </w:trPr>
        <w:tc>
          <w:tcPr>
            <w:tcW w:w="2127" w:type="dxa"/>
            <w:noWrap/>
            <w:hideMark/>
          </w:tcPr>
          <w:p w14:paraId="699E4708" w14:textId="77777777" w:rsidR="00FF5552" w:rsidRDefault="00FF5552" w:rsidP="00AE55C5">
            <w:pPr>
              <w:pStyle w:val="Textotabela"/>
              <w:rPr>
                <w:ins w:id="2217" w:author="GSPLM" w:date="2025-01-20T19:31:00Z" w16du:dateUtc="2025-01-20T22:31:00Z"/>
              </w:rPr>
            </w:pPr>
            <w:ins w:id="2218" w:author="GSPLM" w:date="2025-01-20T19:31:00Z" w16du:dateUtc="2025-01-20T22:31:00Z">
              <w:r>
                <w:t>Depressão</w:t>
              </w:r>
            </w:ins>
          </w:p>
          <w:p w14:paraId="3B684BED" w14:textId="3D0450D8" w:rsidR="00C83186" w:rsidRPr="00552373" w:rsidRDefault="00C83186" w:rsidP="00AE55C5">
            <w:pPr>
              <w:pStyle w:val="Textotabela"/>
            </w:pPr>
            <w:del w:id="2219" w:author="GSPLM" w:date="2025-01-20T19:31:00Z" w16du:dateUtc="2025-01-20T22:31:00Z">
              <w:r w:rsidRPr="00552373" w:rsidDel="00FF5552">
                <w:delText>Depressão</w:delText>
              </w:r>
            </w:del>
          </w:p>
        </w:tc>
        <w:tc>
          <w:tcPr>
            <w:tcW w:w="1701" w:type="dxa"/>
            <w:noWrap/>
            <w:hideMark/>
          </w:tcPr>
          <w:p w14:paraId="23CE09B3" w14:textId="77777777" w:rsidR="00FF5552" w:rsidRDefault="00FF5552" w:rsidP="00AE55C5">
            <w:pPr>
              <w:pStyle w:val="Textotabela"/>
              <w:rPr>
                <w:ins w:id="2220" w:author="GSPLM" w:date="2025-01-20T19:31:00Z" w16du:dateUtc="2025-01-20T22:31:00Z"/>
              </w:rPr>
            </w:pPr>
            <w:ins w:id="2221" w:author="GSPLM" w:date="2025-01-20T19:31:00Z" w16du:dateUtc="2025-01-20T22:31:00Z">
              <w:r>
                <w:t>12,5 (10,1–14,8)</w:t>
              </w:r>
            </w:ins>
          </w:p>
          <w:p w14:paraId="2B358410" w14:textId="49C19DC2" w:rsidR="00C83186" w:rsidRPr="00552373" w:rsidRDefault="00C83186" w:rsidP="00AE55C5">
            <w:pPr>
              <w:pStyle w:val="Textotabela"/>
            </w:pPr>
            <w:del w:id="2222" w:author="GSPLM" w:date="2025-01-20T19:31:00Z" w16du:dateUtc="2025-01-20T22:31:00Z">
              <w:r w:rsidRPr="00552373" w:rsidDel="00FF5552">
                <w:delText>12.5 (10.1–14.8)</w:delText>
              </w:r>
            </w:del>
          </w:p>
        </w:tc>
        <w:tc>
          <w:tcPr>
            <w:tcW w:w="1701" w:type="dxa"/>
            <w:noWrap/>
            <w:hideMark/>
          </w:tcPr>
          <w:p w14:paraId="6FB28555" w14:textId="77777777" w:rsidR="00FF5552" w:rsidRDefault="00FF5552" w:rsidP="00AE55C5">
            <w:pPr>
              <w:pStyle w:val="Textotabela"/>
              <w:rPr>
                <w:ins w:id="2223" w:author="GSPLM" w:date="2025-01-20T19:31:00Z" w16du:dateUtc="2025-01-20T22:31:00Z"/>
              </w:rPr>
            </w:pPr>
            <w:ins w:id="2224" w:author="GSPLM" w:date="2025-01-20T19:31:00Z" w16du:dateUtc="2025-01-20T22:31:00Z">
              <w:r>
                <w:t>12,1 (8,5–15,7)</w:t>
              </w:r>
            </w:ins>
          </w:p>
          <w:p w14:paraId="3F181FCC" w14:textId="47E678BB" w:rsidR="00C83186" w:rsidRPr="00552373" w:rsidRDefault="00C83186" w:rsidP="00AE55C5">
            <w:pPr>
              <w:pStyle w:val="Textotabela"/>
            </w:pPr>
            <w:del w:id="2225" w:author="GSPLM" w:date="2025-01-20T19:31:00Z" w16du:dateUtc="2025-01-20T22:31:00Z">
              <w:r w:rsidRPr="00552373" w:rsidDel="00FF5552">
                <w:delText>12.1 (8.5–15.7)</w:delText>
              </w:r>
            </w:del>
          </w:p>
        </w:tc>
        <w:tc>
          <w:tcPr>
            <w:tcW w:w="1701" w:type="dxa"/>
            <w:noWrap/>
            <w:hideMark/>
          </w:tcPr>
          <w:p w14:paraId="4765D70A" w14:textId="77777777" w:rsidR="00FF5552" w:rsidRDefault="00FF5552" w:rsidP="00AE55C5">
            <w:pPr>
              <w:pStyle w:val="Textotabela"/>
              <w:rPr>
                <w:ins w:id="2226" w:author="GSPLM" w:date="2025-01-20T19:31:00Z" w16du:dateUtc="2025-01-20T22:31:00Z"/>
              </w:rPr>
            </w:pPr>
            <w:ins w:id="2227" w:author="GSPLM" w:date="2025-01-20T19:31:00Z" w16du:dateUtc="2025-01-20T22:31:00Z">
              <w:r>
                <w:t>12,8 (9,8–15,9)</w:t>
              </w:r>
            </w:ins>
          </w:p>
          <w:p w14:paraId="1B88A19D" w14:textId="7DE4A39E" w:rsidR="00C83186" w:rsidRPr="00552373" w:rsidRDefault="00C83186" w:rsidP="00AE55C5">
            <w:pPr>
              <w:pStyle w:val="Textotabela"/>
            </w:pPr>
            <w:del w:id="2228" w:author="GSPLM" w:date="2025-01-20T19:31:00Z" w16du:dateUtc="2025-01-20T22:31:00Z">
              <w:r w:rsidRPr="00552373" w:rsidDel="00FF5552">
                <w:delText>12.8 (9.8–15.9)</w:delText>
              </w:r>
            </w:del>
          </w:p>
        </w:tc>
        <w:tc>
          <w:tcPr>
            <w:tcW w:w="1790" w:type="dxa"/>
            <w:noWrap/>
            <w:hideMark/>
          </w:tcPr>
          <w:p w14:paraId="0A05A0A4" w14:textId="77777777" w:rsidR="00FF5552" w:rsidRDefault="00FF5552" w:rsidP="00AE55C5">
            <w:pPr>
              <w:pStyle w:val="Textotabela"/>
              <w:rPr>
                <w:ins w:id="2229" w:author="GSPLM" w:date="2025-01-20T19:31:00Z" w16du:dateUtc="2025-01-20T22:31:00Z"/>
              </w:rPr>
            </w:pPr>
            <w:ins w:id="2230" w:author="GSPLM" w:date="2025-01-20T19:31:00Z" w16du:dateUtc="2025-01-20T22:31:00Z">
              <w:r>
                <w:t>0,761</w:t>
              </w:r>
            </w:ins>
          </w:p>
          <w:p w14:paraId="63ACC8F8" w14:textId="23BC4DE9" w:rsidR="00C83186" w:rsidRPr="00552373" w:rsidRDefault="00C83186" w:rsidP="00AE55C5">
            <w:pPr>
              <w:pStyle w:val="Textotabela"/>
            </w:pPr>
            <w:del w:id="2231" w:author="GSPLM" w:date="2025-01-20T19:29:00Z" w16du:dateUtc="2025-01-20T22:29:00Z">
              <w:r w:rsidRPr="00552373" w:rsidDel="00FF5552">
                <w:delText>-0.3</w:delText>
              </w:r>
            </w:del>
            <w:del w:id="2232" w:author="GSPLM" w:date="2025-01-20T19:31:00Z" w16du:dateUtc="2025-01-20T22:31:00Z">
              <w:r w:rsidRPr="00552373" w:rsidDel="00FF5552">
                <w:delText xml:space="preserve"> </w:delText>
              </w:r>
            </w:del>
            <w:del w:id="2233" w:author="GSPLM" w:date="2025-01-20T19:30:00Z" w16du:dateUtc="2025-01-20T22:30:00Z">
              <w:r w:rsidRPr="00552373" w:rsidDel="00FF5552">
                <w:delText>(</w:delText>
              </w:r>
            </w:del>
            <w:del w:id="2234" w:author="GSPLM" w:date="2025-01-20T19:31:00Z" w16du:dateUtc="2025-01-20T22:31:00Z">
              <w:r w:rsidRPr="00552373" w:rsidDel="00FF5552">
                <w:delText>0.761</w:delText>
              </w:r>
            </w:del>
            <w:del w:id="2235" w:author="GSPLM" w:date="2025-01-20T19:30:00Z" w16du:dateUtc="2025-01-20T22:30:00Z">
              <w:r w:rsidRPr="00552373" w:rsidDel="00FF5552">
                <w:delText>)</w:delText>
              </w:r>
            </w:del>
          </w:p>
        </w:tc>
      </w:tr>
      <w:tr w:rsidR="00C83186" w:rsidRPr="00552373" w14:paraId="64CD66E6" w14:textId="77777777" w:rsidTr="00A606F3">
        <w:trPr>
          <w:trHeight w:val="280"/>
        </w:trPr>
        <w:tc>
          <w:tcPr>
            <w:tcW w:w="2127" w:type="dxa"/>
            <w:noWrap/>
            <w:hideMark/>
          </w:tcPr>
          <w:p w14:paraId="0BC230F6" w14:textId="77777777" w:rsidR="00FF5552" w:rsidRDefault="00FF5552" w:rsidP="00AE55C5">
            <w:pPr>
              <w:pStyle w:val="Textotabela"/>
              <w:rPr>
                <w:ins w:id="2236" w:author="GSPLM" w:date="2025-01-20T19:31:00Z" w16du:dateUtc="2025-01-20T22:31:00Z"/>
              </w:rPr>
            </w:pPr>
            <w:ins w:id="2237" w:author="GSPLM" w:date="2025-01-20T19:31:00Z" w16du:dateUtc="2025-01-20T22:31:00Z">
              <w:r>
                <w:t>Ansiedade</w:t>
              </w:r>
            </w:ins>
          </w:p>
          <w:p w14:paraId="73BFBA40" w14:textId="64D99F53" w:rsidR="00C83186" w:rsidRPr="00552373" w:rsidRDefault="00C83186" w:rsidP="00AE55C5">
            <w:pPr>
              <w:pStyle w:val="Textotabela"/>
            </w:pPr>
            <w:del w:id="2238" w:author="GSPLM" w:date="2025-01-20T19:31:00Z" w16du:dateUtc="2025-01-20T22:31:00Z">
              <w:r w:rsidRPr="00552373" w:rsidDel="00FF5552">
                <w:delText>Ansiedade</w:delText>
              </w:r>
            </w:del>
          </w:p>
        </w:tc>
        <w:tc>
          <w:tcPr>
            <w:tcW w:w="1701" w:type="dxa"/>
            <w:noWrap/>
            <w:hideMark/>
          </w:tcPr>
          <w:p w14:paraId="778E4DE3" w14:textId="77777777" w:rsidR="00FF5552" w:rsidRDefault="00FF5552" w:rsidP="00AE55C5">
            <w:pPr>
              <w:pStyle w:val="Textotabela"/>
              <w:rPr>
                <w:ins w:id="2239" w:author="GSPLM" w:date="2025-01-20T19:31:00Z" w16du:dateUtc="2025-01-20T22:31:00Z"/>
              </w:rPr>
            </w:pPr>
            <w:ins w:id="2240" w:author="GSPLM" w:date="2025-01-20T19:31:00Z" w16du:dateUtc="2025-01-20T22:31:00Z">
              <w:r>
                <w:t>9 (7–11,1)</w:t>
              </w:r>
            </w:ins>
          </w:p>
          <w:p w14:paraId="1D592868" w14:textId="4050D1D2" w:rsidR="00C83186" w:rsidRPr="00552373" w:rsidRDefault="00C83186" w:rsidP="00AE55C5">
            <w:pPr>
              <w:pStyle w:val="Textotabela"/>
            </w:pPr>
            <w:del w:id="2241" w:author="GSPLM" w:date="2025-01-20T19:31:00Z" w16du:dateUtc="2025-01-20T22:31:00Z">
              <w:r w:rsidRPr="00552373" w:rsidDel="00FF5552">
                <w:delText>9 (7–11.1)</w:delText>
              </w:r>
            </w:del>
          </w:p>
        </w:tc>
        <w:tc>
          <w:tcPr>
            <w:tcW w:w="1701" w:type="dxa"/>
            <w:noWrap/>
            <w:hideMark/>
          </w:tcPr>
          <w:p w14:paraId="6B35D70F" w14:textId="77777777" w:rsidR="00FF5552" w:rsidRDefault="00FF5552" w:rsidP="00AE55C5">
            <w:pPr>
              <w:pStyle w:val="Textotabela"/>
              <w:rPr>
                <w:ins w:id="2242" w:author="GSPLM" w:date="2025-01-20T19:31:00Z" w16du:dateUtc="2025-01-20T22:31:00Z"/>
              </w:rPr>
            </w:pPr>
            <w:ins w:id="2243" w:author="GSPLM" w:date="2025-01-20T19:31:00Z" w16du:dateUtc="2025-01-20T22:31:00Z">
              <w:r>
                <w:t>10 (6,6–13,4)</w:t>
              </w:r>
            </w:ins>
          </w:p>
          <w:p w14:paraId="006FDAB4" w14:textId="53EDF752" w:rsidR="00C83186" w:rsidRPr="00552373" w:rsidRDefault="00C83186" w:rsidP="00AE55C5">
            <w:pPr>
              <w:pStyle w:val="Textotabela"/>
            </w:pPr>
            <w:del w:id="2244" w:author="GSPLM" w:date="2025-01-20T19:31:00Z" w16du:dateUtc="2025-01-20T22:31:00Z">
              <w:r w:rsidRPr="00552373" w:rsidDel="00FF5552">
                <w:delText>10 (6.6–13.4)</w:delText>
              </w:r>
            </w:del>
          </w:p>
        </w:tc>
        <w:tc>
          <w:tcPr>
            <w:tcW w:w="1701" w:type="dxa"/>
            <w:noWrap/>
            <w:hideMark/>
          </w:tcPr>
          <w:p w14:paraId="41C29823" w14:textId="77777777" w:rsidR="00FF5552" w:rsidRDefault="00FF5552" w:rsidP="00AE55C5">
            <w:pPr>
              <w:pStyle w:val="Textotabela"/>
              <w:rPr>
                <w:ins w:id="2245" w:author="GSPLM" w:date="2025-01-20T19:31:00Z" w16du:dateUtc="2025-01-20T22:31:00Z"/>
              </w:rPr>
            </w:pPr>
            <w:ins w:id="2246" w:author="GSPLM" w:date="2025-01-20T19:31:00Z" w16du:dateUtc="2025-01-20T22:31:00Z">
              <w:r>
                <w:t>8,1 (5,7–10,4)</w:t>
              </w:r>
            </w:ins>
          </w:p>
          <w:p w14:paraId="5E25D25A" w14:textId="05D46F68" w:rsidR="00C83186" w:rsidRPr="00552373" w:rsidRDefault="00C83186" w:rsidP="00AE55C5">
            <w:pPr>
              <w:pStyle w:val="Textotabela"/>
            </w:pPr>
            <w:del w:id="2247" w:author="GSPLM" w:date="2025-01-20T19:31:00Z" w16du:dateUtc="2025-01-20T22:31:00Z">
              <w:r w:rsidRPr="00552373" w:rsidDel="00FF5552">
                <w:delText>8.1 (5.7–10.4)</w:delText>
              </w:r>
            </w:del>
          </w:p>
        </w:tc>
        <w:tc>
          <w:tcPr>
            <w:tcW w:w="1790" w:type="dxa"/>
            <w:noWrap/>
            <w:hideMark/>
          </w:tcPr>
          <w:p w14:paraId="09C6294A" w14:textId="77777777" w:rsidR="00FF5552" w:rsidRDefault="00FF5552" w:rsidP="00AE55C5">
            <w:pPr>
              <w:pStyle w:val="Textotabela"/>
              <w:rPr>
                <w:ins w:id="2248" w:author="GSPLM" w:date="2025-01-20T19:31:00Z" w16du:dateUtc="2025-01-20T22:31:00Z"/>
              </w:rPr>
            </w:pPr>
            <w:ins w:id="2249" w:author="GSPLM" w:date="2025-01-20T19:31:00Z" w16du:dateUtc="2025-01-20T22:31:00Z">
              <w:r>
                <w:t>0,358</w:t>
              </w:r>
            </w:ins>
          </w:p>
          <w:p w14:paraId="6C03B1EB" w14:textId="560E9DBC" w:rsidR="00C83186" w:rsidRPr="00552373" w:rsidRDefault="00C83186" w:rsidP="00AE55C5">
            <w:pPr>
              <w:pStyle w:val="Textotabela"/>
            </w:pPr>
            <w:del w:id="2250" w:author="GSPLM" w:date="2025-01-20T19:29:00Z" w16du:dateUtc="2025-01-20T22:29:00Z">
              <w:r w:rsidRPr="00552373" w:rsidDel="00FF5552">
                <w:delText>0.92</w:delText>
              </w:r>
            </w:del>
            <w:del w:id="2251" w:author="GSPLM" w:date="2025-01-20T19:31:00Z" w16du:dateUtc="2025-01-20T22:31:00Z">
              <w:r w:rsidRPr="00552373" w:rsidDel="00FF5552">
                <w:delText xml:space="preserve"> </w:delText>
              </w:r>
            </w:del>
            <w:del w:id="2252" w:author="GSPLM" w:date="2025-01-20T19:30:00Z" w16du:dateUtc="2025-01-20T22:30:00Z">
              <w:r w:rsidRPr="00552373" w:rsidDel="00FF5552">
                <w:delText>(</w:delText>
              </w:r>
            </w:del>
            <w:del w:id="2253" w:author="GSPLM" w:date="2025-01-20T19:31:00Z" w16du:dateUtc="2025-01-20T22:31:00Z">
              <w:r w:rsidRPr="00552373" w:rsidDel="00FF5552">
                <w:delText>0.358</w:delText>
              </w:r>
            </w:del>
            <w:del w:id="2254" w:author="GSPLM" w:date="2025-01-20T19:30:00Z" w16du:dateUtc="2025-01-20T22:30:00Z">
              <w:r w:rsidRPr="00552373" w:rsidDel="00FF5552">
                <w:delText>)</w:delText>
              </w:r>
            </w:del>
          </w:p>
        </w:tc>
      </w:tr>
      <w:tr w:rsidR="00C83186" w:rsidRPr="00552373" w14:paraId="68487058" w14:textId="77777777" w:rsidTr="00A606F3">
        <w:trPr>
          <w:trHeight w:val="280"/>
        </w:trPr>
        <w:tc>
          <w:tcPr>
            <w:tcW w:w="2127" w:type="dxa"/>
            <w:noWrap/>
            <w:hideMark/>
          </w:tcPr>
          <w:p w14:paraId="5FC1360C" w14:textId="77777777" w:rsidR="00FF5552" w:rsidRDefault="00FF5552" w:rsidP="00AE55C5">
            <w:pPr>
              <w:pStyle w:val="Textotabela"/>
              <w:rPr>
                <w:ins w:id="2255" w:author="GSPLM" w:date="2025-01-20T19:31:00Z" w16du:dateUtc="2025-01-20T22:31:00Z"/>
              </w:rPr>
            </w:pPr>
            <w:ins w:id="2256" w:author="GSPLM" w:date="2025-01-20T19:31:00Z" w16du:dateUtc="2025-01-20T22:31:00Z">
              <w:r>
                <w:t>Estresse</w:t>
              </w:r>
            </w:ins>
          </w:p>
          <w:p w14:paraId="36F1805D" w14:textId="0B9EA233" w:rsidR="00C83186" w:rsidRPr="00552373" w:rsidRDefault="00C83186" w:rsidP="00AE55C5">
            <w:pPr>
              <w:pStyle w:val="Textotabela"/>
            </w:pPr>
            <w:del w:id="2257" w:author="GSPLM" w:date="2025-01-20T19:31:00Z" w16du:dateUtc="2025-01-20T22:31:00Z">
              <w:r w:rsidRPr="00552373" w:rsidDel="00FF5552">
                <w:delText>Estresse</w:delText>
              </w:r>
            </w:del>
          </w:p>
        </w:tc>
        <w:tc>
          <w:tcPr>
            <w:tcW w:w="1701" w:type="dxa"/>
            <w:noWrap/>
            <w:hideMark/>
          </w:tcPr>
          <w:p w14:paraId="18EFE892" w14:textId="77777777" w:rsidR="00FF5552" w:rsidRDefault="00FF5552" w:rsidP="00AE55C5">
            <w:pPr>
              <w:pStyle w:val="Textotabela"/>
              <w:rPr>
                <w:ins w:id="2258" w:author="GSPLM" w:date="2025-01-20T19:31:00Z" w16du:dateUtc="2025-01-20T22:31:00Z"/>
              </w:rPr>
            </w:pPr>
            <w:ins w:id="2259" w:author="GSPLM" w:date="2025-01-20T19:31:00Z" w16du:dateUtc="2025-01-20T22:31:00Z">
              <w:r>
                <w:t>14,7 (12,2–17,2)</w:t>
              </w:r>
            </w:ins>
          </w:p>
          <w:p w14:paraId="69D63E75" w14:textId="3D08E2C1" w:rsidR="00C83186" w:rsidRPr="00552373" w:rsidRDefault="00C83186" w:rsidP="00AE55C5">
            <w:pPr>
              <w:pStyle w:val="Textotabela"/>
            </w:pPr>
            <w:del w:id="2260" w:author="GSPLM" w:date="2025-01-20T19:31:00Z" w16du:dateUtc="2025-01-20T22:31:00Z">
              <w:r w:rsidRPr="00552373" w:rsidDel="00FF5552">
                <w:delText>14.7 (12.2–17.2)</w:delText>
              </w:r>
            </w:del>
          </w:p>
        </w:tc>
        <w:tc>
          <w:tcPr>
            <w:tcW w:w="1701" w:type="dxa"/>
            <w:noWrap/>
            <w:hideMark/>
          </w:tcPr>
          <w:p w14:paraId="3B3742AF" w14:textId="77777777" w:rsidR="00FF5552" w:rsidRDefault="00FF5552" w:rsidP="00AE55C5">
            <w:pPr>
              <w:pStyle w:val="Textotabela"/>
              <w:rPr>
                <w:ins w:id="2261" w:author="GSPLM" w:date="2025-01-20T19:31:00Z" w16du:dateUtc="2025-01-20T22:31:00Z"/>
              </w:rPr>
            </w:pPr>
            <w:ins w:id="2262" w:author="GSPLM" w:date="2025-01-20T19:31:00Z" w16du:dateUtc="2025-01-20T22:31:00Z">
              <w:r>
                <w:t>13,8 (10,1–17,4)</w:t>
              </w:r>
            </w:ins>
          </w:p>
          <w:p w14:paraId="5B270411" w14:textId="673018E0" w:rsidR="00C83186" w:rsidRPr="00552373" w:rsidRDefault="00C83186" w:rsidP="00AE55C5">
            <w:pPr>
              <w:pStyle w:val="Textotabela"/>
            </w:pPr>
            <w:del w:id="2263" w:author="GSPLM" w:date="2025-01-20T19:31:00Z" w16du:dateUtc="2025-01-20T22:31:00Z">
              <w:r w:rsidRPr="00552373" w:rsidDel="00FF5552">
                <w:delText>13.8 (10.1–17.4)</w:delText>
              </w:r>
            </w:del>
          </w:p>
        </w:tc>
        <w:tc>
          <w:tcPr>
            <w:tcW w:w="1701" w:type="dxa"/>
            <w:noWrap/>
            <w:hideMark/>
          </w:tcPr>
          <w:p w14:paraId="154C78D7" w14:textId="77777777" w:rsidR="00FF5552" w:rsidRDefault="00FF5552" w:rsidP="00AE55C5">
            <w:pPr>
              <w:pStyle w:val="Textotabela"/>
              <w:rPr>
                <w:ins w:id="2264" w:author="GSPLM" w:date="2025-01-20T19:31:00Z" w16du:dateUtc="2025-01-20T22:31:00Z"/>
              </w:rPr>
            </w:pPr>
            <w:ins w:id="2265" w:author="GSPLM" w:date="2025-01-20T19:31:00Z" w16du:dateUtc="2025-01-20T22:31:00Z">
              <w:r>
                <w:t>15,6 (12,2–19,1)</w:t>
              </w:r>
            </w:ins>
          </w:p>
          <w:p w14:paraId="02D3D9CB" w14:textId="4DAD8823" w:rsidR="00C83186" w:rsidRPr="00552373" w:rsidRDefault="00C83186" w:rsidP="00AE55C5">
            <w:pPr>
              <w:pStyle w:val="Textotabela"/>
            </w:pPr>
            <w:del w:id="2266" w:author="GSPLM" w:date="2025-01-20T19:31:00Z" w16du:dateUtc="2025-01-20T22:31:00Z">
              <w:r w:rsidRPr="00552373" w:rsidDel="00FF5552">
                <w:delText>15.6 (12.2–19.1)</w:delText>
              </w:r>
            </w:del>
          </w:p>
        </w:tc>
        <w:tc>
          <w:tcPr>
            <w:tcW w:w="1790" w:type="dxa"/>
            <w:noWrap/>
            <w:hideMark/>
          </w:tcPr>
          <w:p w14:paraId="498BBD9F" w14:textId="77777777" w:rsidR="00FF5552" w:rsidRDefault="00FF5552" w:rsidP="00AE55C5">
            <w:pPr>
              <w:pStyle w:val="Textotabela"/>
              <w:rPr>
                <w:ins w:id="2267" w:author="GSPLM" w:date="2025-01-20T19:31:00Z" w16du:dateUtc="2025-01-20T22:31:00Z"/>
              </w:rPr>
            </w:pPr>
            <w:ins w:id="2268" w:author="GSPLM" w:date="2025-01-20T19:31:00Z" w16du:dateUtc="2025-01-20T22:31:00Z">
              <w:r>
                <w:t>0,473</w:t>
              </w:r>
            </w:ins>
          </w:p>
          <w:p w14:paraId="1456FD84" w14:textId="4E70697D" w:rsidR="00C83186" w:rsidRPr="00552373" w:rsidRDefault="00C83186" w:rsidP="00AE55C5">
            <w:pPr>
              <w:pStyle w:val="Textotabela"/>
            </w:pPr>
            <w:del w:id="2269" w:author="GSPLM" w:date="2025-01-20T19:29:00Z" w16du:dateUtc="2025-01-20T22:29:00Z">
              <w:r w:rsidRPr="00552373" w:rsidDel="00FF5552">
                <w:delText>-0.72</w:delText>
              </w:r>
            </w:del>
            <w:del w:id="2270" w:author="GSPLM" w:date="2025-01-20T19:31:00Z" w16du:dateUtc="2025-01-20T22:31:00Z">
              <w:r w:rsidRPr="00552373" w:rsidDel="00FF5552">
                <w:delText xml:space="preserve"> </w:delText>
              </w:r>
            </w:del>
            <w:del w:id="2271" w:author="GSPLM" w:date="2025-01-20T19:30:00Z" w16du:dateUtc="2025-01-20T22:30:00Z">
              <w:r w:rsidRPr="00552373" w:rsidDel="00FF5552">
                <w:delText>(</w:delText>
              </w:r>
            </w:del>
            <w:del w:id="2272" w:author="GSPLM" w:date="2025-01-20T19:31:00Z" w16du:dateUtc="2025-01-20T22:31:00Z">
              <w:r w:rsidRPr="00552373" w:rsidDel="00FF5552">
                <w:delText>0.473</w:delText>
              </w:r>
            </w:del>
            <w:del w:id="2273" w:author="GSPLM" w:date="2025-01-20T19:30:00Z" w16du:dateUtc="2025-01-20T22:30:00Z">
              <w:r w:rsidRPr="00552373" w:rsidDel="00FF5552">
                <w:delText>)</w:delText>
              </w:r>
            </w:del>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0693F7FA" w14:textId="77777777" w:rsidR="00FF5552" w:rsidRDefault="00FF5552" w:rsidP="00AE55C5">
            <w:pPr>
              <w:pStyle w:val="Textotabela"/>
              <w:rPr>
                <w:ins w:id="2274" w:author="GSPLM" w:date="2025-01-20T19:31:00Z" w16du:dateUtc="2025-01-20T22:31:00Z"/>
              </w:rPr>
            </w:pPr>
            <w:ins w:id="2275" w:author="GSPLM" w:date="2025-01-20T19:31:00Z" w16du:dateUtc="2025-01-20T22:31:00Z">
              <w:r>
                <w:t>Compulsão alimentar</w:t>
              </w:r>
            </w:ins>
          </w:p>
          <w:p w14:paraId="3E0AC413" w14:textId="552BA634" w:rsidR="00C83186" w:rsidRPr="00552373" w:rsidRDefault="00C83186" w:rsidP="00AE55C5">
            <w:pPr>
              <w:pStyle w:val="Textotabela"/>
            </w:pPr>
            <w:del w:id="2276" w:author="GSPLM" w:date="2025-01-20T19:31:00Z" w16du:dateUtc="2025-01-20T22:31:00Z">
              <w:r w:rsidRPr="00552373" w:rsidDel="00FF5552">
                <w:delText>Compulsão alimentar</w:delText>
              </w:r>
            </w:del>
          </w:p>
        </w:tc>
        <w:tc>
          <w:tcPr>
            <w:tcW w:w="1701" w:type="dxa"/>
            <w:noWrap/>
            <w:hideMark/>
          </w:tcPr>
          <w:p w14:paraId="47B1FF85" w14:textId="77777777" w:rsidR="00FF5552" w:rsidRDefault="00FF5552" w:rsidP="00AE55C5">
            <w:pPr>
              <w:pStyle w:val="Textotabela"/>
              <w:rPr>
                <w:ins w:id="2277" w:author="GSPLM" w:date="2025-01-20T19:31:00Z" w16du:dateUtc="2025-01-20T22:31:00Z"/>
              </w:rPr>
            </w:pPr>
            <w:ins w:id="2278" w:author="GSPLM" w:date="2025-01-20T19:31:00Z" w16du:dateUtc="2025-01-20T22:31:00Z">
              <w:r>
                <w:t>16,3 (14,4–18,2)</w:t>
              </w:r>
            </w:ins>
          </w:p>
          <w:p w14:paraId="3E10DA27" w14:textId="21F8250C" w:rsidR="00C83186" w:rsidRPr="00552373" w:rsidRDefault="00C83186" w:rsidP="00AE55C5">
            <w:pPr>
              <w:pStyle w:val="Textotabela"/>
            </w:pPr>
            <w:del w:id="2279" w:author="GSPLM" w:date="2025-01-20T19:31:00Z" w16du:dateUtc="2025-01-20T22:31:00Z">
              <w:r w:rsidRPr="00552373" w:rsidDel="00FF5552">
                <w:delText>16.3 (14.4–18.2)</w:delText>
              </w:r>
            </w:del>
          </w:p>
        </w:tc>
        <w:tc>
          <w:tcPr>
            <w:tcW w:w="1701" w:type="dxa"/>
            <w:noWrap/>
            <w:hideMark/>
          </w:tcPr>
          <w:p w14:paraId="4F9D8785" w14:textId="77777777" w:rsidR="00FF5552" w:rsidRDefault="00FF5552" w:rsidP="00AE55C5">
            <w:pPr>
              <w:pStyle w:val="Textotabela"/>
              <w:rPr>
                <w:ins w:id="2280" w:author="GSPLM" w:date="2025-01-20T19:31:00Z" w16du:dateUtc="2025-01-20T22:31:00Z"/>
              </w:rPr>
            </w:pPr>
            <w:ins w:id="2281" w:author="GSPLM" w:date="2025-01-20T19:31:00Z" w16du:dateUtc="2025-01-20T22:31:00Z">
              <w:r>
                <w:t>17,7 (14,9–20,5)</w:t>
              </w:r>
            </w:ins>
          </w:p>
          <w:p w14:paraId="278DEE6D" w14:textId="4AEBB578" w:rsidR="00C83186" w:rsidRPr="00552373" w:rsidRDefault="00C83186" w:rsidP="00AE55C5">
            <w:pPr>
              <w:pStyle w:val="Textotabela"/>
            </w:pPr>
            <w:del w:id="2282" w:author="GSPLM" w:date="2025-01-20T19:31:00Z" w16du:dateUtc="2025-01-20T22:31:00Z">
              <w:r w:rsidRPr="00552373" w:rsidDel="00FF5552">
                <w:delText>17.7 (14.9–20.5)</w:delText>
              </w:r>
            </w:del>
          </w:p>
        </w:tc>
        <w:tc>
          <w:tcPr>
            <w:tcW w:w="1701" w:type="dxa"/>
            <w:noWrap/>
            <w:hideMark/>
          </w:tcPr>
          <w:p w14:paraId="22F28B6B" w14:textId="77777777" w:rsidR="00FF5552" w:rsidRDefault="00FF5552" w:rsidP="00AE55C5">
            <w:pPr>
              <w:pStyle w:val="Textotabela"/>
              <w:rPr>
                <w:ins w:id="2283" w:author="GSPLM" w:date="2025-01-20T19:31:00Z" w16du:dateUtc="2025-01-20T22:31:00Z"/>
              </w:rPr>
            </w:pPr>
            <w:ins w:id="2284" w:author="GSPLM" w:date="2025-01-20T19:31:00Z" w16du:dateUtc="2025-01-20T22:31:00Z">
              <w:r>
                <w:t>14,9 (12,4–17,3)</w:t>
              </w:r>
            </w:ins>
          </w:p>
          <w:p w14:paraId="0B00806D" w14:textId="5FB44CC8" w:rsidR="00C83186" w:rsidRPr="00552373" w:rsidRDefault="00C83186" w:rsidP="00AE55C5">
            <w:pPr>
              <w:pStyle w:val="Textotabela"/>
            </w:pPr>
            <w:del w:id="2285" w:author="GSPLM" w:date="2025-01-20T19:31:00Z" w16du:dateUtc="2025-01-20T22:31:00Z">
              <w:r w:rsidRPr="00552373" w:rsidDel="00FF5552">
                <w:delText>14.9 (12.4–17.3)</w:delText>
              </w:r>
            </w:del>
          </w:p>
        </w:tc>
        <w:tc>
          <w:tcPr>
            <w:tcW w:w="1790" w:type="dxa"/>
            <w:noWrap/>
            <w:hideMark/>
          </w:tcPr>
          <w:p w14:paraId="289A59D1" w14:textId="77777777" w:rsidR="00FF5552" w:rsidRDefault="00FF5552" w:rsidP="00AE55C5">
            <w:pPr>
              <w:pStyle w:val="Textotabela"/>
              <w:rPr>
                <w:ins w:id="2286" w:author="GSPLM" w:date="2025-01-20T19:31:00Z" w16du:dateUtc="2025-01-20T22:31:00Z"/>
              </w:rPr>
            </w:pPr>
            <w:ins w:id="2287" w:author="GSPLM" w:date="2025-01-20T19:31:00Z" w16du:dateUtc="2025-01-20T22:31:00Z">
              <w:r>
                <w:t>0,142</w:t>
              </w:r>
            </w:ins>
          </w:p>
          <w:p w14:paraId="2D4B8B3F" w14:textId="6AFA8A59" w:rsidR="00C83186" w:rsidRPr="00552373" w:rsidRDefault="00C83186" w:rsidP="00AE55C5">
            <w:pPr>
              <w:pStyle w:val="Textotabela"/>
            </w:pPr>
            <w:del w:id="2288" w:author="GSPLM" w:date="2025-01-20T19:29:00Z" w16du:dateUtc="2025-01-20T22:29:00Z">
              <w:r w:rsidRPr="00552373" w:rsidDel="00FF5552">
                <w:delText>1.48</w:delText>
              </w:r>
            </w:del>
            <w:del w:id="2289" w:author="GSPLM" w:date="2025-01-20T19:31:00Z" w16du:dateUtc="2025-01-20T22:31:00Z">
              <w:r w:rsidRPr="00552373" w:rsidDel="00FF5552">
                <w:delText xml:space="preserve"> </w:delText>
              </w:r>
            </w:del>
            <w:del w:id="2290" w:author="GSPLM" w:date="2025-01-20T19:30:00Z" w16du:dateUtc="2025-01-20T22:30:00Z">
              <w:r w:rsidRPr="00552373" w:rsidDel="00FF5552">
                <w:delText>(</w:delText>
              </w:r>
            </w:del>
            <w:del w:id="2291" w:author="GSPLM" w:date="2025-01-20T19:31:00Z" w16du:dateUtc="2025-01-20T22:31:00Z">
              <w:r w:rsidRPr="00552373" w:rsidDel="00FF5552">
                <w:delText>0.142</w:delText>
              </w:r>
            </w:del>
            <w:del w:id="2292" w:author="GSPLM" w:date="2025-01-20T19:30:00Z" w16du:dateUtc="2025-01-20T22:30:00Z">
              <w:r w:rsidRPr="00552373" w:rsidDel="00FF5552">
                <w:delText>)</w:delText>
              </w:r>
            </w:del>
          </w:p>
        </w:tc>
      </w:tr>
    </w:tbl>
    <w:p w14:paraId="4C7D329F" w14:textId="77777777" w:rsidR="00C83186" w:rsidRPr="00552373" w:rsidRDefault="00C83186" w:rsidP="00AE55C5">
      <w:pPr>
        <w:pStyle w:val="Legenda1"/>
      </w:pPr>
      <w:r w:rsidRPr="00552373">
        <w:t xml:space="preserve">Legenda: Qualidade de vida global – WHOQOL-BREF; Depressão, Ansiedade e Estresse – DASS; Compulsão alimentar – ECAP. A comparação entre os grupos foi realizada por meio do Teste T de </w:t>
      </w:r>
      <w:proofErr w:type="spellStart"/>
      <w:r w:rsidRPr="00552373">
        <w:t>Student</w:t>
      </w:r>
      <w:proofErr w:type="spellEnd"/>
      <w:r w:rsidRPr="00552373">
        <w: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A02E9A">
      <w:pPr>
        <w:pStyle w:val="Ttulotabela"/>
      </w:pPr>
      <w:bookmarkStart w:id="2293" w:name="_Ref187589293"/>
      <w:r w:rsidRPr="00552373">
        <w:lastRenderedPageBreak/>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2293"/>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7191" w:type="dxa"/>
        <w:tblLayout w:type="fixed"/>
        <w:tblLook w:val="04E0" w:firstRow="1" w:lastRow="1" w:firstColumn="1" w:lastColumn="0" w:noHBand="0" w:noVBand="1"/>
        <w:tblPrChange w:id="2294" w:author="GSPLM" w:date="2025-01-20T19:31:00Z" w16du:dateUtc="2025-01-20T22:31:00Z">
          <w:tblPr>
            <w:tblStyle w:val="Tabelapadro"/>
            <w:tblW w:w="8289" w:type="dxa"/>
            <w:tblLayout w:type="fixed"/>
            <w:tblLook w:val="04E0" w:firstRow="1" w:lastRow="1" w:firstColumn="1" w:lastColumn="0" w:noHBand="0" w:noVBand="1"/>
          </w:tblPr>
        </w:tblPrChange>
      </w:tblPr>
      <w:tblGrid>
        <w:gridCol w:w="2421"/>
        <w:gridCol w:w="1968"/>
        <w:gridCol w:w="1881"/>
        <w:gridCol w:w="921"/>
        <w:tblGridChange w:id="2295">
          <w:tblGrid>
            <w:gridCol w:w="2421"/>
            <w:gridCol w:w="1968"/>
            <w:gridCol w:w="1881"/>
            <w:gridCol w:w="921"/>
          </w:tblGrid>
        </w:tblGridChange>
      </w:tblGrid>
      <w:tr w:rsidR="00FF5552" w:rsidRPr="00552373" w14:paraId="638A1AE4" w14:textId="77777777" w:rsidTr="00FF5552">
        <w:trPr>
          <w:cnfStyle w:val="100000000000" w:firstRow="1" w:lastRow="0" w:firstColumn="0" w:lastColumn="0" w:oddVBand="0" w:evenVBand="0" w:oddHBand="0" w:evenHBand="0" w:firstRowFirstColumn="0" w:firstRowLastColumn="0" w:lastRowFirstColumn="0" w:lastRowLastColumn="0"/>
          <w:trHeight w:val="260"/>
          <w:trPrChange w:id="2296" w:author="GSPLM" w:date="2025-01-20T19:31:00Z" w16du:dateUtc="2025-01-20T22:31:00Z">
            <w:trPr>
              <w:trHeight w:val="260"/>
            </w:trPr>
          </w:trPrChange>
        </w:trPr>
        <w:tc>
          <w:tcPr>
            <w:tcW w:w="2421" w:type="dxa"/>
            <w:noWrap/>
            <w:hideMark/>
            <w:tcPrChange w:id="2297" w:author="GSPLM" w:date="2025-01-20T19:31:00Z" w16du:dateUtc="2025-01-20T22:31:00Z">
              <w:tcPr>
                <w:tcW w:w="2421" w:type="dxa"/>
                <w:noWrap/>
                <w:hideMark/>
              </w:tcPr>
            </w:tcPrChange>
          </w:tcPr>
          <w:p w14:paraId="38889929"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298" w:author="GSPLM" w:date="2025-01-20T19:31:00Z" w16du:dateUtc="2025-01-20T22:31:00Z"/>
              </w:rPr>
            </w:pPr>
            <w:ins w:id="2299" w:author="GSPLM" w:date="2025-01-20T19:31:00Z" w16du:dateUtc="2025-01-20T22:31:00Z">
              <w:r>
                <w:t>Variável</w:t>
              </w:r>
            </w:ins>
          </w:p>
          <w:p w14:paraId="5D550982" w14:textId="3EA0C3E9" w:rsidR="00FF5552" w:rsidRPr="00552373" w:rsidRDefault="00FF5552" w:rsidP="00AE55C5">
            <w:pPr>
              <w:pStyle w:val="Textotabela"/>
              <w:cnfStyle w:val="100000000000" w:firstRow="1" w:lastRow="0" w:firstColumn="0" w:lastColumn="0" w:oddVBand="0" w:evenVBand="0" w:oddHBand="0" w:evenHBand="0" w:firstRowFirstColumn="0" w:firstRowLastColumn="0" w:lastRowFirstColumn="0" w:lastRowLastColumn="0"/>
            </w:pPr>
            <w:del w:id="2300" w:author="GSPLM" w:date="2025-01-20T19:31:00Z" w16du:dateUtc="2025-01-20T22:31:00Z">
              <w:r w:rsidRPr="00552373" w:rsidDel="00FF5552">
                <w:delText>Variável</w:delText>
              </w:r>
            </w:del>
          </w:p>
        </w:tc>
        <w:tc>
          <w:tcPr>
            <w:tcW w:w="1968" w:type="dxa"/>
            <w:noWrap/>
            <w:hideMark/>
            <w:tcPrChange w:id="2301" w:author="GSPLM" w:date="2025-01-20T19:31:00Z" w16du:dateUtc="2025-01-20T22:31:00Z">
              <w:tcPr>
                <w:tcW w:w="1968" w:type="dxa"/>
                <w:noWrap/>
                <w:hideMark/>
              </w:tcPr>
            </w:tcPrChange>
          </w:tcPr>
          <w:p w14:paraId="6BE8DCB3"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302" w:author="GSPLM" w:date="2025-01-20T19:31:00Z" w16du:dateUtc="2025-01-20T22:31:00Z"/>
              </w:rPr>
            </w:pPr>
            <w:ins w:id="2303" w:author="GSPLM" w:date="2025-01-20T19:31:00Z" w16du:dateUtc="2025-01-20T22:31:00Z">
              <w:r>
                <w:t>Sexo feminino</w:t>
              </w:r>
            </w:ins>
          </w:p>
          <w:p w14:paraId="283A41F7"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304" w:author="GSPLM" w:date="2025-01-20T19:31:00Z" w16du:dateUtc="2025-01-20T22:31:00Z"/>
              </w:rPr>
            </w:pPr>
            <w:ins w:id="2305" w:author="GSPLM" w:date="2025-01-20T19:31:00Z" w16du:dateUtc="2025-01-20T22:31:00Z">
              <w:r>
                <w:t>média (IC 95%)</w:t>
              </w:r>
            </w:ins>
          </w:p>
          <w:p w14:paraId="225AB4BE" w14:textId="5F67B291" w:rsidR="00FF5552" w:rsidRPr="00552373" w:rsidDel="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del w:id="2306" w:author="GSPLM" w:date="2025-01-20T19:31:00Z" w16du:dateUtc="2025-01-20T22:31:00Z"/>
              </w:rPr>
            </w:pPr>
            <w:del w:id="2307" w:author="GSPLM" w:date="2025-01-20T19:31:00Z" w16du:dateUtc="2025-01-20T22:31:00Z">
              <w:r w:rsidRPr="00552373" w:rsidDel="00FF5552">
                <w:delText>Sexo feminino</w:delText>
              </w:r>
            </w:del>
          </w:p>
          <w:p w14:paraId="0CD4A1D0" w14:textId="3B476EBD" w:rsidR="00FF5552" w:rsidRPr="00552373" w:rsidRDefault="00FF5552" w:rsidP="00AE55C5">
            <w:pPr>
              <w:pStyle w:val="Textotabela"/>
              <w:cnfStyle w:val="100000000000" w:firstRow="1" w:lastRow="0" w:firstColumn="0" w:lastColumn="0" w:oddVBand="0" w:evenVBand="0" w:oddHBand="0" w:evenHBand="0" w:firstRowFirstColumn="0" w:firstRowLastColumn="0" w:lastRowFirstColumn="0" w:lastRowLastColumn="0"/>
            </w:pPr>
            <w:del w:id="2308" w:author="GSPLM" w:date="2025-01-20T19:31:00Z" w16du:dateUtc="2025-01-20T22:31:00Z">
              <w:r w:rsidRPr="00552373" w:rsidDel="00FF5552">
                <w:delText>média (IC 95%)</w:delText>
              </w:r>
            </w:del>
          </w:p>
        </w:tc>
        <w:tc>
          <w:tcPr>
            <w:tcW w:w="1881" w:type="dxa"/>
            <w:noWrap/>
            <w:hideMark/>
            <w:tcPrChange w:id="2309" w:author="GSPLM" w:date="2025-01-20T19:31:00Z" w16du:dateUtc="2025-01-20T22:31:00Z">
              <w:tcPr>
                <w:tcW w:w="1881" w:type="dxa"/>
                <w:noWrap/>
                <w:hideMark/>
              </w:tcPr>
            </w:tcPrChange>
          </w:tcPr>
          <w:p w14:paraId="6548CAFA"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310" w:author="GSPLM" w:date="2025-01-20T19:31:00Z" w16du:dateUtc="2025-01-20T22:31:00Z"/>
              </w:rPr>
            </w:pPr>
            <w:ins w:id="2311" w:author="GSPLM" w:date="2025-01-20T19:31:00Z" w16du:dateUtc="2025-01-20T22:31:00Z">
              <w:r>
                <w:t>Sexo masculino</w:t>
              </w:r>
            </w:ins>
          </w:p>
          <w:p w14:paraId="71198696"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312" w:author="GSPLM" w:date="2025-01-20T19:31:00Z" w16du:dateUtc="2025-01-20T22:31:00Z"/>
              </w:rPr>
            </w:pPr>
            <w:ins w:id="2313" w:author="GSPLM" w:date="2025-01-20T19:31:00Z" w16du:dateUtc="2025-01-20T22:31:00Z">
              <w:r>
                <w:t>média (IC 95%)</w:t>
              </w:r>
            </w:ins>
          </w:p>
          <w:p w14:paraId="5450524C" w14:textId="349FCA1D" w:rsidR="00FF5552" w:rsidRPr="00552373" w:rsidDel="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del w:id="2314" w:author="GSPLM" w:date="2025-01-20T19:31:00Z" w16du:dateUtc="2025-01-20T22:31:00Z"/>
              </w:rPr>
            </w:pPr>
            <w:del w:id="2315" w:author="GSPLM" w:date="2025-01-20T19:31:00Z" w16du:dateUtc="2025-01-20T22:31:00Z">
              <w:r w:rsidRPr="00552373" w:rsidDel="00FF5552">
                <w:delText>Sexo masculino</w:delText>
              </w:r>
            </w:del>
          </w:p>
          <w:p w14:paraId="28720E1E" w14:textId="6EA9FD81" w:rsidR="00FF5552" w:rsidRPr="00552373" w:rsidRDefault="00FF5552" w:rsidP="00AE55C5">
            <w:pPr>
              <w:pStyle w:val="Textotabela"/>
              <w:cnfStyle w:val="100000000000" w:firstRow="1" w:lastRow="0" w:firstColumn="0" w:lastColumn="0" w:oddVBand="0" w:evenVBand="0" w:oddHBand="0" w:evenHBand="0" w:firstRowFirstColumn="0" w:firstRowLastColumn="0" w:lastRowFirstColumn="0" w:lastRowLastColumn="0"/>
            </w:pPr>
            <w:del w:id="2316" w:author="GSPLM" w:date="2025-01-20T19:31:00Z" w16du:dateUtc="2025-01-20T22:31:00Z">
              <w:r w:rsidRPr="00552373" w:rsidDel="00FF5552">
                <w:delText>média (IC 95%)</w:delText>
              </w:r>
            </w:del>
          </w:p>
        </w:tc>
        <w:tc>
          <w:tcPr>
            <w:tcW w:w="921" w:type="dxa"/>
            <w:noWrap/>
            <w:hideMark/>
            <w:tcPrChange w:id="2317" w:author="GSPLM" w:date="2025-01-20T19:31:00Z" w16du:dateUtc="2025-01-20T22:31:00Z">
              <w:tcPr>
                <w:tcW w:w="921" w:type="dxa"/>
                <w:noWrap/>
                <w:hideMark/>
              </w:tcPr>
            </w:tcPrChange>
          </w:tcPr>
          <w:p w14:paraId="73DE7C3D" w14:textId="77777777" w:rsidR="00FF5552" w:rsidRDefault="00FF5552" w:rsidP="00AE55C5">
            <w:pPr>
              <w:pStyle w:val="Textotabela"/>
              <w:cnfStyle w:val="100000000000" w:firstRow="1" w:lastRow="0" w:firstColumn="0" w:lastColumn="0" w:oddVBand="0" w:evenVBand="0" w:oddHBand="0" w:evenHBand="0" w:firstRowFirstColumn="0" w:firstRowLastColumn="0" w:lastRowFirstColumn="0" w:lastRowLastColumn="0"/>
              <w:rPr>
                <w:ins w:id="2318" w:author="GSPLM" w:date="2025-01-20T19:31:00Z" w16du:dateUtc="2025-01-20T22:31:00Z"/>
              </w:rPr>
            </w:pPr>
            <w:ins w:id="2319" w:author="GSPLM" w:date="2025-01-20T19:31:00Z" w16du:dateUtc="2025-01-20T22:31:00Z">
              <w:r>
                <w:t>valor p</w:t>
              </w:r>
            </w:ins>
          </w:p>
          <w:p w14:paraId="6B241D6F" w14:textId="5678D05E" w:rsidR="00FF5552" w:rsidRPr="00552373" w:rsidRDefault="00FF5552" w:rsidP="00AE55C5">
            <w:pPr>
              <w:pStyle w:val="Textotabela"/>
              <w:cnfStyle w:val="100000000000" w:firstRow="1" w:lastRow="0" w:firstColumn="0" w:lastColumn="0" w:oddVBand="0" w:evenVBand="0" w:oddHBand="0" w:evenHBand="0" w:firstRowFirstColumn="0" w:firstRowLastColumn="0" w:lastRowFirstColumn="0" w:lastRowLastColumn="0"/>
            </w:pPr>
            <w:del w:id="2320" w:author="GSPLM" w:date="2025-01-20T19:31:00Z" w16du:dateUtc="2025-01-20T22:31:00Z">
              <w:r w:rsidRPr="00552373" w:rsidDel="00FF5552">
                <w:delText>valor p</w:delText>
              </w:r>
            </w:del>
          </w:p>
        </w:tc>
      </w:tr>
      <w:tr w:rsidR="00FF5552" w:rsidRPr="00552373" w14:paraId="53801152" w14:textId="77777777" w:rsidTr="00FF5552">
        <w:trPr>
          <w:trHeight w:val="260"/>
          <w:trPrChange w:id="2321" w:author="GSPLM" w:date="2025-01-20T19:31:00Z" w16du:dateUtc="2025-01-20T22:31:00Z">
            <w:trPr>
              <w:trHeight w:val="260"/>
            </w:trPr>
          </w:trPrChange>
        </w:trPr>
        <w:tc>
          <w:tcPr>
            <w:tcW w:w="2421" w:type="dxa"/>
            <w:noWrap/>
            <w:hideMark/>
            <w:tcPrChange w:id="2322" w:author="GSPLM" w:date="2025-01-20T19:31:00Z" w16du:dateUtc="2025-01-20T22:31:00Z">
              <w:tcPr>
                <w:tcW w:w="2421" w:type="dxa"/>
                <w:noWrap/>
                <w:hideMark/>
              </w:tcPr>
            </w:tcPrChange>
          </w:tcPr>
          <w:p w14:paraId="2222B968" w14:textId="77777777" w:rsidR="00FF5552" w:rsidRDefault="00FF5552" w:rsidP="00AE55C5">
            <w:pPr>
              <w:pStyle w:val="Textotabela"/>
              <w:rPr>
                <w:ins w:id="2323" w:author="GSPLM" w:date="2025-01-20T19:31:00Z" w16du:dateUtc="2025-01-20T22:31:00Z"/>
              </w:rPr>
            </w:pPr>
            <w:ins w:id="2324" w:author="GSPLM" w:date="2025-01-20T19:31:00Z" w16du:dateUtc="2025-01-20T22:31:00Z">
              <w:r>
                <w:t>Qualidade de vida</w:t>
              </w:r>
            </w:ins>
          </w:p>
          <w:p w14:paraId="44368880" w14:textId="790724FB" w:rsidR="00FF5552" w:rsidRPr="00552373" w:rsidRDefault="00FF5552" w:rsidP="00AE55C5">
            <w:pPr>
              <w:pStyle w:val="Textotabela"/>
            </w:pPr>
            <w:del w:id="2325" w:author="GSPLM" w:date="2025-01-20T19:31:00Z" w16du:dateUtc="2025-01-20T22:31:00Z">
              <w:r w:rsidRPr="00552373" w:rsidDel="00FF5552">
                <w:delText>Qualidade de vida</w:delText>
              </w:r>
            </w:del>
          </w:p>
        </w:tc>
        <w:tc>
          <w:tcPr>
            <w:tcW w:w="1968" w:type="dxa"/>
            <w:noWrap/>
            <w:hideMark/>
            <w:tcPrChange w:id="2326" w:author="GSPLM" w:date="2025-01-20T19:31:00Z" w16du:dateUtc="2025-01-20T22:31:00Z">
              <w:tcPr>
                <w:tcW w:w="1968" w:type="dxa"/>
                <w:noWrap/>
                <w:hideMark/>
              </w:tcPr>
            </w:tcPrChange>
          </w:tcPr>
          <w:p w14:paraId="54EE903B" w14:textId="77777777" w:rsidR="00FF5552" w:rsidRDefault="00FF5552" w:rsidP="00AE55C5">
            <w:pPr>
              <w:pStyle w:val="Textotabela"/>
              <w:rPr>
                <w:ins w:id="2327" w:author="GSPLM" w:date="2025-01-20T19:31:00Z" w16du:dateUtc="2025-01-20T22:31:00Z"/>
              </w:rPr>
            </w:pPr>
            <w:ins w:id="2328" w:author="GSPLM" w:date="2025-01-20T19:31:00Z" w16du:dateUtc="2025-01-20T22:31:00Z">
              <w:r>
                <w:t>56,2 (51–61,3)</w:t>
              </w:r>
            </w:ins>
          </w:p>
          <w:p w14:paraId="7B1F7103" w14:textId="1F532CE8" w:rsidR="00FF5552" w:rsidRPr="00552373" w:rsidRDefault="00FF5552" w:rsidP="00AE55C5">
            <w:pPr>
              <w:pStyle w:val="Textotabela"/>
            </w:pPr>
            <w:del w:id="2329" w:author="GSPLM" w:date="2025-01-20T19:31:00Z" w16du:dateUtc="2025-01-20T22:31:00Z">
              <w:r w:rsidRPr="00552373" w:rsidDel="00FF5552">
                <w:delText>56.2 (51–61.3)</w:delText>
              </w:r>
            </w:del>
          </w:p>
        </w:tc>
        <w:tc>
          <w:tcPr>
            <w:tcW w:w="1881" w:type="dxa"/>
            <w:noWrap/>
            <w:hideMark/>
            <w:tcPrChange w:id="2330" w:author="GSPLM" w:date="2025-01-20T19:31:00Z" w16du:dateUtc="2025-01-20T22:31:00Z">
              <w:tcPr>
                <w:tcW w:w="1881" w:type="dxa"/>
                <w:noWrap/>
                <w:hideMark/>
              </w:tcPr>
            </w:tcPrChange>
          </w:tcPr>
          <w:p w14:paraId="2F721B71" w14:textId="77777777" w:rsidR="00FF5552" w:rsidRDefault="00FF5552" w:rsidP="00AE55C5">
            <w:pPr>
              <w:pStyle w:val="Textotabela"/>
              <w:rPr>
                <w:ins w:id="2331" w:author="GSPLM" w:date="2025-01-20T19:31:00Z" w16du:dateUtc="2025-01-20T22:31:00Z"/>
              </w:rPr>
            </w:pPr>
            <w:ins w:id="2332" w:author="GSPLM" w:date="2025-01-20T19:31:00Z" w16du:dateUtc="2025-01-20T22:31:00Z">
              <w:r>
                <w:t>72,5 (61,1–83,9)</w:t>
              </w:r>
            </w:ins>
          </w:p>
          <w:p w14:paraId="003F6A1E" w14:textId="68C6D8A5" w:rsidR="00FF5552" w:rsidRPr="00552373" w:rsidRDefault="00FF5552" w:rsidP="00AE55C5">
            <w:pPr>
              <w:pStyle w:val="Textotabela"/>
            </w:pPr>
            <w:del w:id="2333" w:author="GSPLM" w:date="2025-01-20T19:31:00Z" w16du:dateUtc="2025-01-20T22:31:00Z">
              <w:r w:rsidRPr="00552373" w:rsidDel="00FF5552">
                <w:delText>72.5 (61.1–83.9)</w:delText>
              </w:r>
            </w:del>
          </w:p>
        </w:tc>
        <w:tc>
          <w:tcPr>
            <w:tcW w:w="921" w:type="dxa"/>
            <w:noWrap/>
            <w:hideMark/>
            <w:tcPrChange w:id="2334" w:author="GSPLM" w:date="2025-01-20T19:31:00Z" w16du:dateUtc="2025-01-20T22:31:00Z">
              <w:tcPr>
                <w:tcW w:w="921" w:type="dxa"/>
                <w:noWrap/>
                <w:hideMark/>
              </w:tcPr>
            </w:tcPrChange>
          </w:tcPr>
          <w:p w14:paraId="23C130E3" w14:textId="77777777" w:rsidR="00FF5552" w:rsidRDefault="00FF5552" w:rsidP="00AE55C5">
            <w:pPr>
              <w:pStyle w:val="Textotabela"/>
              <w:rPr>
                <w:ins w:id="2335" w:author="GSPLM" w:date="2025-01-20T19:31:00Z" w16du:dateUtc="2025-01-20T22:31:00Z"/>
              </w:rPr>
            </w:pPr>
            <w:ins w:id="2336" w:author="GSPLM" w:date="2025-01-20T19:31:00Z" w16du:dateUtc="2025-01-20T22:31:00Z">
              <w:r>
                <w:t>0,024*</w:t>
              </w:r>
            </w:ins>
          </w:p>
          <w:p w14:paraId="16F51700" w14:textId="02C6E80F" w:rsidR="00FF5552" w:rsidRPr="00552373" w:rsidRDefault="00FF5552" w:rsidP="00AE55C5">
            <w:pPr>
              <w:pStyle w:val="Textotabela"/>
            </w:pPr>
            <w:del w:id="2337" w:author="GSPLM" w:date="2025-01-20T19:31:00Z" w16du:dateUtc="2025-01-20T22:31:00Z">
              <w:r w:rsidRPr="00552373" w:rsidDel="00FF5552">
                <w:delText>0.024*</w:delText>
              </w:r>
            </w:del>
          </w:p>
        </w:tc>
      </w:tr>
      <w:tr w:rsidR="00FF5552" w:rsidRPr="00552373" w14:paraId="5320D21F" w14:textId="77777777" w:rsidTr="00FF5552">
        <w:trPr>
          <w:trHeight w:val="260"/>
          <w:trPrChange w:id="2338" w:author="GSPLM" w:date="2025-01-20T19:31:00Z" w16du:dateUtc="2025-01-20T22:31:00Z">
            <w:trPr>
              <w:trHeight w:val="260"/>
            </w:trPr>
          </w:trPrChange>
        </w:trPr>
        <w:tc>
          <w:tcPr>
            <w:tcW w:w="2421" w:type="dxa"/>
            <w:noWrap/>
            <w:hideMark/>
            <w:tcPrChange w:id="2339" w:author="GSPLM" w:date="2025-01-20T19:31:00Z" w16du:dateUtc="2025-01-20T22:31:00Z">
              <w:tcPr>
                <w:tcW w:w="2421" w:type="dxa"/>
                <w:noWrap/>
                <w:hideMark/>
              </w:tcPr>
            </w:tcPrChange>
          </w:tcPr>
          <w:p w14:paraId="75D4075A" w14:textId="77777777" w:rsidR="00FF5552" w:rsidRDefault="00FF5552" w:rsidP="00AE55C5">
            <w:pPr>
              <w:pStyle w:val="Textotabela"/>
              <w:rPr>
                <w:ins w:id="2340" w:author="GSPLM" w:date="2025-01-20T19:31:00Z" w16du:dateUtc="2025-01-20T22:31:00Z"/>
              </w:rPr>
            </w:pPr>
            <w:ins w:id="2341" w:author="GSPLM" w:date="2025-01-20T19:31:00Z" w16du:dateUtc="2025-01-20T22:31:00Z">
              <w:r>
                <w:t>Depressão</w:t>
              </w:r>
            </w:ins>
          </w:p>
          <w:p w14:paraId="73256B13" w14:textId="7004739B" w:rsidR="00FF5552" w:rsidRPr="00552373" w:rsidRDefault="00FF5552" w:rsidP="00AE55C5">
            <w:pPr>
              <w:pStyle w:val="Textotabela"/>
            </w:pPr>
            <w:del w:id="2342" w:author="GSPLM" w:date="2025-01-20T19:31:00Z" w16du:dateUtc="2025-01-20T22:31:00Z">
              <w:r w:rsidRPr="00552373" w:rsidDel="00FF5552">
                <w:delText>Depressão</w:delText>
              </w:r>
            </w:del>
          </w:p>
        </w:tc>
        <w:tc>
          <w:tcPr>
            <w:tcW w:w="1968" w:type="dxa"/>
            <w:noWrap/>
            <w:hideMark/>
            <w:tcPrChange w:id="2343" w:author="GSPLM" w:date="2025-01-20T19:31:00Z" w16du:dateUtc="2025-01-20T22:31:00Z">
              <w:tcPr>
                <w:tcW w:w="1968" w:type="dxa"/>
                <w:noWrap/>
                <w:hideMark/>
              </w:tcPr>
            </w:tcPrChange>
          </w:tcPr>
          <w:p w14:paraId="170254BD" w14:textId="77777777" w:rsidR="00FF5552" w:rsidRDefault="00FF5552" w:rsidP="00AE55C5">
            <w:pPr>
              <w:pStyle w:val="Textotabela"/>
              <w:rPr>
                <w:ins w:id="2344" w:author="GSPLM" w:date="2025-01-20T19:31:00Z" w16du:dateUtc="2025-01-20T22:31:00Z"/>
              </w:rPr>
            </w:pPr>
            <w:ins w:id="2345" w:author="GSPLM" w:date="2025-01-20T19:31:00Z" w16du:dateUtc="2025-01-20T22:31:00Z">
              <w:r>
                <w:t>13,4 (10,8–15,9)</w:t>
              </w:r>
            </w:ins>
          </w:p>
          <w:p w14:paraId="7D89B481" w14:textId="279B9726" w:rsidR="00FF5552" w:rsidRPr="00552373" w:rsidRDefault="00FF5552" w:rsidP="00AE55C5">
            <w:pPr>
              <w:pStyle w:val="Textotabela"/>
            </w:pPr>
            <w:del w:id="2346" w:author="GSPLM" w:date="2025-01-20T19:31:00Z" w16du:dateUtc="2025-01-20T22:31:00Z">
              <w:r w:rsidRPr="00552373" w:rsidDel="00FF5552">
                <w:delText>13.4 (10.8–15.9)</w:delText>
              </w:r>
            </w:del>
          </w:p>
        </w:tc>
        <w:tc>
          <w:tcPr>
            <w:tcW w:w="1881" w:type="dxa"/>
            <w:noWrap/>
            <w:hideMark/>
            <w:tcPrChange w:id="2347" w:author="GSPLM" w:date="2025-01-20T19:31:00Z" w16du:dateUtc="2025-01-20T22:31:00Z">
              <w:tcPr>
                <w:tcW w:w="1881" w:type="dxa"/>
                <w:noWrap/>
                <w:hideMark/>
              </w:tcPr>
            </w:tcPrChange>
          </w:tcPr>
          <w:p w14:paraId="6B2A445C" w14:textId="77777777" w:rsidR="00FF5552" w:rsidRDefault="00FF5552" w:rsidP="00AE55C5">
            <w:pPr>
              <w:pStyle w:val="Textotabela"/>
              <w:rPr>
                <w:ins w:id="2348" w:author="GSPLM" w:date="2025-01-20T19:31:00Z" w16du:dateUtc="2025-01-20T22:31:00Z"/>
              </w:rPr>
            </w:pPr>
            <w:ins w:id="2349" w:author="GSPLM" w:date="2025-01-20T19:31:00Z" w16du:dateUtc="2025-01-20T22:31:00Z">
              <w:r>
                <w:t>6,8 (3,3–10,3)</w:t>
              </w:r>
            </w:ins>
          </w:p>
          <w:p w14:paraId="26DEBBC4" w14:textId="06DD198F" w:rsidR="00FF5552" w:rsidRPr="00552373" w:rsidRDefault="00FF5552" w:rsidP="00AE55C5">
            <w:pPr>
              <w:pStyle w:val="Textotabela"/>
            </w:pPr>
            <w:del w:id="2350" w:author="GSPLM" w:date="2025-01-20T19:31:00Z" w16du:dateUtc="2025-01-20T22:31:00Z">
              <w:r w:rsidRPr="00552373" w:rsidDel="00FF5552">
                <w:delText>6.8 (3.3–10.3)</w:delText>
              </w:r>
            </w:del>
          </w:p>
        </w:tc>
        <w:tc>
          <w:tcPr>
            <w:tcW w:w="921" w:type="dxa"/>
            <w:noWrap/>
            <w:hideMark/>
            <w:tcPrChange w:id="2351" w:author="GSPLM" w:date="2025-01-20T19:31:00Z" w16du:dateUtc="2025-01-20T22:31:00Z">
              <w:tcPr>
                <w:tcW w:w="921" w:type="dxa"/>
                <w:noWrap/>
                <w:hideMark/>
              </w:tcPr>
            </w:tcPrChange>
          </w:tcPr>
          <w:p w14:paraId="45CEB972" w14:textId="77777777" w:rsidR="00FF5552" w:rsidRDefault="00FF5552" w:rsidP="00AE55C5">
            <w:pPr>
              <w:pStyle w:val="Textotabela"/>
              <w:rPr>
                <w:ins w:id="2352" w:author="GSPLM" w:date="2025-01-20T19:31:00Z" w16du:dateUtc="2025-01-20T22:31:00Z"/>
              </w:rPr>
            </w:pPr>
            <w:ins w:id="2353" w:author="GSPLM" w:date="2025-01-20T19:31:00Z" w16du:dateUtc="2025-01-20T22:31:00Z">
              <w:r>
                <w:t>0,008*</w:t>
              </w:r>
            </w:ins>
          </w:p>
          <w:p w14:paraId="33EE2C28" w14:textId="7FA3B11E" w:rsidR="00FF5552" w:rsidRPr="00552373" w:rsidRDefault="00FF5552" w:rsidP="00AE55C5">
            <w:pPr>
              <w:pStyle w:val="Textotabela"/>
            </w:pPr>
            <w:del w:id="2354" w:author="GSPLM" w:date="2025-01-20T19:31:00Z" w16du:dateUtc="2025-01-20T22:31:00Z">
              <w:r w:rsidRPr="00552373" w:rsidDel="00FF5552">
                <w:delText>0.008*</w:delText>
              </w:r>
            </w:del>
          </w:p>
        </w:tc>
      </w:tr>
      <w:tr w:rsidR="00FF5552" w:rsidRPr="00552373" w14:paraId="138170E4" w14:textId="77777777" w:rsidTr="00FF5552">
        <w:trPr>
          <w:trHeight w:val="260"/>
          <w:trPrChange w:id="2355" w:author="GSPLM" w:date="2025-01-20T19:31:00Z" w16du:dateUtc="2025-01-20T22:31:00Z">
            <w:trPr>
              <w:trHeight w:val="260"/>
            </w:trPr>
          </w:trPrChange>
        </w:trPr>
        <w:tc>
          <w:tcPr>
            <w:tcW w:w="2421" w:type="dxa"/>
            <w:noWrap/>
            <w:hideMark/>
            <w:tcPrChange w:id="2356" w:author="GSPLM" w:date="2025-01-20T19:31:00Z" w16du:dateUtc="2025-01-20T22:31:00Z">
              <w:tcPr>
                <w:tcW w:w="2421" w:type="dxa"/>
                <w:noWrap/>
                <w:hideMark/>
              </w:tcPr>
            </w:tcPrChange>
          </w:tcPr>
          <w:p w14:paraId="7EDF859E" w14:textId="77777777" w:rsidR="00FF5552" w:rsidRDefault="00FF5552" w:rsidP="00AE55C5">
            <w:pPr>
              <w:pStyle w:val="Textotabela"/>
              <w:rPr>
                <w:ins w:id="2357" w:author="GSPLM" w:date="2025-01-20T19:31:00Z" w16du:dateUtc="2025-01-20T22:31:00Z"/>
              </w:rPr>
            </w:pPr>
            <w:ins w:id="2358" w:author="GSPLM" w:date="2025-01-20T19:31:00Z" w16du:dateUtc="2025-01-20T22:31:00Z">
              <w:r>
                <w:t>Ansiedade</w:t>
              </w:r>
            </w:ins>
          </w:p>
          <w:p w14:paraId="2D29D611" w14:textId="58CB0083" w:rsidR="00FF5552" w:rsidRPr="00552373" w:rsidRDefault="00FF5552" w:rsidP="00AE55C5">
            <w:pPr>
              <w:pStyle w:val="Textotabela"/>
            </w:pPr>
            <w:del w:id="2359" w:author="GSPLM" w:date="2025-01-20T19:31:00Z" w16du:dateUtc="2025-01-20T22:31:00Z">
              <w:r w:rsidRPr="00552373" w:rsidDel="00FF5552">
                <w:delText>Ansiedade</w:delText>
              </w:r>
            </w:del>
          </w:p>
        </w:tc>
        <w:tc>
          <w:tcPr>
            <w:tcW w:w="1968" w:type="dxa"/>
            <w:noWrap/>
            <w:hideMark/>
            <w:tcPrChange w:id="2360" w:author="GSPLM" w:date="2025-01-20T19:31:00Z" w16du:dateUtc="2025-01-20T22:31:00Z">
              <w:tcPr>
                <w:tcW w:w="1968" w:type="dxa"/>
                <w:noWrap/>
                <w:hideMark/>
              </w:tcPr>
            </w:tcPrChange>
          </w:tcPr>
          <w:p w14:paraId="0D2D3054" w14:textId="77777777" w:rsidR="00FF5552" w:rsidRDefault="00FF5552" w:rsidP="00AE55C5">
            <w:pPr>
              <w:pStyle w:val="Textotabela"/>
              <w:rPr>
                <w:ins w:id="2361" w:author="GSPLM" w:date="2025-01-20T19:31:00Z" w16du:dateUtc="2025-01-20T22:31:00Z"/>
              </w:rPr>
            </w:pPr>
            <w:ins w:id="2362" w:author="GSPLM" w:date="2025-01-20T19:31:00Z" w16du:dateUtc="2025-01-20T22:31:00Z">
              <w:r>
                <w:t>9,5 (7,2–11,8)</w:t>
              </w:r>
            </w:ins>
          </w:p>
          <w:p w14:paraId="390605BF" w14:textId="43E6ED5F" w:rsidR="00FF5552" w:rsidRPr="00552373" w:rsidRDefault="00FF5552" w:rsidP="00AE55C5">
            <w:pPr>
              <w:pStyle w:val="Textotabela"/>
            </w:pPr>
            <w:del w:id="2363" w:author="GSPLM" w:date="2025-01-20T19:31:00Z" w16du:dateUtc="2025-01-20T22:31:00Z">
              <w:r w:rsidRPr="00552373" w:rsidDel="00FF5552">
                <w:delText>9.5 (7.2–11.8)</w:delText>
              </w:r>
            </w:del>
          </w:p>
        </w:tc>
        <w:tc>
          <w:tcPr>
            <w:tcW w:w="1881" w:type="dxa"/>
            <w:noWrap/>
            <w:hideMark/>
            <w:tcPrChange w:id="2364" w:author="GSPLM" w:date="2025-01-20T19:31:00Z" w16du:dateUtc="2025-01-20T22:31:00Z">
              <w:tcPr>
                <w:tcW w:w="1881" w:type="dxa"/>
                <w:noWrap/>
                <w:hideMark/>
              </w:tcPr>
            </w:tcPrChange>
          </w:tcPr>
          <w:p w14:paraId="4F1B8AFE" w14:textId="77777777" w:rsidR="00FF5552" w:rsidRDefault="00FF5552" w:rsidP="00AE55C5">
            <w:pPr>
              <w:pStyle w:val="Textotabela"/>
              <w:rPr>
                <w:ins w:id="2365" w:author="GSPLM" w:date="2025-01-20T19:31:00Z" w16du:dateUtc="2025-01-20T22:31:00Z"/>
              </w:rPr>
            </w:pPr>
            <w:ins w:id="2366" w:author="GSPLM" w:date="2025-01-20T19:31:00Z" w16du:dateUtc="2025-01-20T22:31:00Z">
              <w:r>
                <w:t>5,8 (2–9,6)</w:t>
              </w:r>
            </w:ins>
          </w:p>
          <w:p w14:paraId="37173360" w14:textId="39FD8D1E" w:rsidR="00FF5552" w:rsidRPr="00552373" w:rsidRDefault="00FF5552" w:rsidP="00AE55C5">
            <w:pPr>
              <w:pStyle w:val="Textotabela"/>
            </w:pPr>
            <w:del w:id="2367" w:author="GSPLM" w:date="2025-01-20T19:31:00Z" w16du:dateUtc="2025-01-20T22:31:00Z">
              <w:r w:rsidRPr="00552373" w:rsidDel="00FF5552">
                <w:delText>5.8 (2–9.6)</w:delText>
              </w:r>
            </w:del>
          </w:p>
        </w:tc>
        <w:tc>
          <w:tcPr>
            <w:tcW w:w="921" w:type="dxa"/>
            <w:noWrap/>
            <w:hideMark/>
            <w:tcPrChange w:id="2368" w:author="GSPLM" w:date="2025-01-20T19:31:00Z" w16du:dateUtc="2025-01-20T22:31:00Z">
              <w:tcPr>
                <w:tcW w:w="921" w:type="dxa"/>
                <w:noWrap/>
                <w:hideMark/>
              </w:tcPr>
            </w:tcPrChange>
          </w:tcPr>
          <w:p w14:paraId="3D858A1E" w14:textId="77777777" w:rsidR="00FF5552" w:rsidRDefault="00FF5552" w:rsidP="00AE55C5">
            <w:pPr>
              <w:pStyle w:val="Textotabela"/>
              <w:rPr>
                <w:ins w:id="2369" w:author="GSPLM" w:date="2025-01-20T19:31:00Z" w16du:dateUtc="2025-01-20T22:31:00Z"/>
              </w:rPr>
            </w:pPr>
            <w:ins w:id="2370" w:author="GSPLM" w:date="2025-01-20T19:31:00Z" w16du:dateUtc="2025-01-20T22:31:00Z">
              <w:r>
                <w:t>0,118</w:t>
              </w:r>
            </w:ins>
          </w:p>
          <w:p w14:paraId="6A4C7DC2" w14:textId="7554491B" w:rsidR="00FF5552" w:rsidRPr="00552373" w:rsidRDefault="00FF5552" w:rsidP="00AE55C5">
            <w:pPr>
              <w:pStyle w:val="Textotabela"/>
            </w:pPr>
            <w:del w:id="2371" w:author="GSPLM" w:date="2025-01-20T19:31:00Z" w16du:dateUtc="2025-01-20T22:31:00Z">
              <w:r w:rsidRPr="00552373" w:rsidDel="00FF5552">
                <w:delText>0.118</w:delText>
              </w:r>
            </w:del>
          </w:p>
        </w:tc>
      </w:tr>
      <w:tr w:rsidR="00FF5552" w:rsidRPr="00552373" w14:paraId="75AF65FE" w14:textId="77777777" w:rsidTr="00FF5552">
        <w:trPr>
          <w:trHeight w:val="260"/>
          <w:trPrChange w:id="2372" w:author="GSPLM" w:date="2025-01-20T19:31:00Z" w16du:dateUtc="2025-01-20T22:31:00Z">
            <w:trPr>
              <w:trHeight w:val="260"/>
            </w:trPr>
          </w:trPrChange>
        </w:trPr>
        <w:tc>
          <w:tcPr>
            <w:tcW w:w="2421" w:type="dxa"/>
            <w:noWrap/>
            <w:hideMark/>
            <w:tcPrChange w:id="2373" w:author="GSPLM" w:date="2025-01-20T19:31:00Z" w16du:dateUtc="2025-01-20T22:31:00Z">
              <w:tcPr>
                <w:tcW w:w="2421" w:type="dxa"/>
                <w:noWrap/>
                <w:hideMark/>
              </w:tcPr>
            </w:tcPrChange>
          </w:tcPr>
          <w:p w14:paraId="4B65FFE5" w14:textId="77777777" w:rsidR="00FF5552" w:rsidRDefault="00FF5552" w:rsidP="00AE55C5">
            <w:pPr>
              <w:pStyle w:val="Textotabela"/>
              <w:rPr>
                <w:ins w:id="2374" w:author="GSPLM" w:date="2025-01-20T19:31:00Z" w16du:dateUtc="2025-01-20T22:31:00Z"/>
              </w:rPr>
            </w:pPr>
            <w:ins w:id="2375" w:author="GSPLM" w:date="2025-01-20T19:31:00Z" w16du:dateUtc="2025-01-20T22:31:00Z">
              <w:r>
                <w:t>Estresse</w:t>
              </w:r>
            </w:ins>
          </w:p>
          <w:p w14:paraId="67D4A681" w14:textId="5EB47128" w:rsidR="00FF5552" w:rsidRPr="00552373" w:rsidRDefault="00FF5552" w:rsidP="00AE55C5">
            <w:pPr>
              <w:pStyle w:val="Textotabela"/>
            </w:pPr>
            <w:del w:id="2376" w:author="GSPLM" w:date="2025-01-20T19:31:00Z" w16du:dateUtc="2025-01-20T22:31:00Z">
              <w:r w:rsidRPr="00552373" w:rsidDel="00FF5552">
                <w:delText>Estresse</w:delText>
              </w:r>
            </w:del>
          </w:p>
        </w:tc>
        <w:tc>
          <w:tcPr>
            <w:tcW w:w="1968" w:type="dxa"/>
            <w:noWrap/>
            <w:hideMark/>
            <w:tcPrChange w:id="2377" w:author="GSPLM" w:date="2025-01-20T19:31:00Z" w16du:dateUtc="2025-01-20T22:31:00Z">
              <w:tcPr>
                <w:tcW w:w="1968" w:type="dxa"/>
                <w:noWrap/>
                <w:hideMark/>
              </w:tcPr>
            </w:tcPrChange>
          </w:tcPr>
          <w:p w14:paraId="7B30D63B" w14:textId="77777777" w:rsidR="00FF5552" w:rsidRDefault="00FF5552" w:rsidP="00AE55C5">
            <w:pPr>
              <w:pStyle w:val="Textotabela"/>
              <w:rPr>
                <w:ins w:id="2378" w:author="GSPLM" w:date="2025-01-20T19:31:00Z" w16du:dateUtc="2025-01-20T22:31:00Z"/>
              </w:rPr>
            </w:pPr>
            <w:ins w:id="2379" w:author="GSPLM" w:date="2025-01-20T19:31:00Z" w16du:dateUtc="2025-01-20T22:31:00Z">
              <w:r>
                <w:t>15,8 (13,1–18,5)</w:t>
              </w:r>
            </w:ins>
          </w:p>
          <w:p w14:paraId="64048E3C" w14:textId="3D6C34C2" w:rsidR="00FF5552" w:rsidRPr="00552373" w:rsidRDefault="00FF5552" w:rsidP="00AE55C5">
            <w:pPr>
              <w:pStyle w:val="Textotabela"/>
            </w:pPr>
            <w:del w:id="2380" w:author="GSPLM" w:date="2025-01-20T19:31:00Z" w16du:dateUtc="2025-01-20T22:31:00Z">
              <w:r w:rsidRPr="00552373" w:rsidDel="00FF5552">
                <w:delText>15.8 (13.1–18.5)</w:delText>
              </w:r>
            </w:del>
          </w:p>
        </w:tc>
        <w:tc>
          <w:tcPr>
            <w:tcW w:w="1881" w:type="dxa"/>
            <w:noWrap/>
            <w:hideMark/>
            <w:tcPrChange w:id="2381" w:author="GSPLM" w:date="2025-01-20T19:31:00Z" w16du:dateUtc="2025-01-20T22:31:00Z">
              <w:tcPr>
                <w:tcW w:w="1881" w:type="dxa"/>
                <w:noWrap/>
                <w:hideMark/>
              </w:tcPr>
            </w:tcPrChange>
          </w:tcPr>
          <w:p w14:paraId="64333512" w14:textId="77777777" w:rsidR="00FF5552" w:rsidRDefault="00FF5552" w:rsidP="00AE55C5">
            <w:pPr>
              <w:pStyle w:val="Textotabela"/>
              <w:rPr>
                <w:ins w:id="2382" w:author="GSPLM" w:date="2025-01-20T19:31:00Z" w16du:dateUtc="2025-01-20T22:31:00Z"/>
              </w:rPr>
            </w:pPr>
            <w:ins w:id="2383" w:author="GSPLM" w:date="2025-01-20T19:31:00Z" w16du:dateUtc="2025-01-20T22:31:00Z">
              <w:r>
                <w:t>7,6 (3,5–11,7)</w:t>
              </w:r>
            </w:ins>
          </w:p>
          <w:p w14:paraId="1DD178CD" w14:textId="221D96E9" w:rsidR="00FF5552" w:rsidRPr="00552373" w:rsidRDefault="00FF5552" w:rsidP="00AE55C5">
            <w:pPr>
              <w:pStyle w:val="Textotabela"/>
            </w:pPr>
            <w:del w:id="2384" w:author="GSPLM" w:date="2025-01-20T19:31:00Z" w16du:dateUtc="2025-01-20T22:31:00Z">
              <w:r w:rsidRPr="00552373" w:rsidDel="00FF5552">
                <w:delText>7.6 (3.5–11.7)</w:delText>
              </w:r>
            </w:del>
          </w:p>
        </w:tc>
        <w:tc>
          <w:tcPr>
            <w:tcW w:w="921" w:type="dxa"/>
            <w:noWrap/>
            <w:hideMark/>
            <w:tcPrChange w:id="2385" w:author="GSPLM" w:date="2025-01-20T19:31:00Z" w16du:dateUtc="2025-01-20T22:31:00Z">
              <w:tcPr>
                <w:tcW w:w="921" w:type="dxa"/>
                <w:noWrap/>
                <w:hideMark/>
              </w:tcPr>
            </w:tcPrChange>
          </w:tcPr>
          <w:p w14:paraId="24F653BB" w14:textId="77777777" w:rsidR="00FF5552" w:rsidRDefault="00FF5552" w:rsidP="00AE55C5">
            <w:pPr>
              <w:pStyle w:val="Textotabela"/>
              <w:rPr>
                <w:ins w:id="2386" w:author="GSPLM" w:date="2025-01-20T19:31:00Z" w16du:dateUtc="2025-01-20T22:31:00Z"/>
              </w:rPr>
            </w:pPr>
            <w:ins w:id="2387" w:author="GSPLM" w:date="2025-01-20T19:31:00Z" w16du:dateUtc="2025-01-20T22:31:00Z">
              <w:r>
                <w:t>0,004*</w:t>
              </w:r>
            </w:ins>
          </w:p>
          <w:p w14:paraId="07CD9A91" w14:textId="457141CE" w:rsidR="00FF5552" w:rsidRPr="00552373" w:rsidRDefault="00FF5552" w:rsidP="00AE55C5">
            <w:pPr>
              <w:pStyle w:val="Textotabela"/>
            </w:pPr>
            <w:del w:id="2388" w:author="GSPLM" w:date="2025-01-20T19:31:00Z" w16du:dateUtc="2025-01-20T22:31:00Z">
              <w:r w:rsidRPr="00552373" w:rsidDel="00FF5552">
                <w:delText>0.004*</w:delText>
              </w:r>
            </w:del>
          </w:p>
        </w:tc>
      </w:tr>
      <w:tr w:rsidR="00FF5552" w:rsidRPr="00552373" w14:paraId="30A8A81A" w14:textId="77777777" w:rsidTr="00FF5552">
        <w:trPr>
          <w:cnfStyle w:val="010000000000" w:firstRow="0" w:lastRow="1" w:firstColumn="0" w:lastColumn="0" w:oddVBand="0" w:evenVBand="0" w:oddHBand="0" w:evenHBand="0" w:firstRowFirstColumn="0" w:firstRowLastColumn="0" w:lastRowFirstColumn="0" w:lastRowLastColumn="0"/>
          <w:trHeight w:val="260"/>
          <w:trPrChange w:id="2389" w:author="GSPLM" w:date="2025-01-20T19:31:00Z" w16du:dateUtc="2025-01-20T22:31:00Z">
            <w:trPr>
              <w:trHeight w:val="260"/>
            </w:trPr>
          </w:trPrChange>
        </w:trPr>
        <w:tc>
          <w:tcPr>
            <w:tcW w:w="2421" w:type="dxa"/>
            <w:noWrap/>
            <w:hideMark/>
            <w:tcPrChange w:id="2390" w:author="GSPLM" w:date="2025-01-20T19:31:00Z" w16du:dateUtc="2025-01-20T22:31:00Z">
              <w:tcPr>
                <w:tcW w:w="2421" w:type="dxa"/>
                <w:noWrap/>
                <w:hideMark/>
              </w:tcPr>
            </w:tcPrChange>
          </w:tcPr>
          <w:p w14:paraId="65C2EAB5" w14:textId="77777777" w:rsidR="00FF5552" w:rsidRDefault="00FF5552" w:rsidP="00AE55C5">
            <w:pPr>
              <w:pStyle w:val="Textotabela"/>
              <w:cnfStyle w:val="010000000000" w:firstRow="0" w:lastRow="1" w:firstColumn="0" w:lastColumn="0" w:oddVBand="0" w:evenVBand="0" w:oddHBand="0" w:evenHBand="0" w:firstRowFirstColumn="0" w:firstRowLastColumn="0" w:lastRowFirstColumn="0" w:lastRowLastColumn="0"/>
              <w:rPr>
                <w:ins w:id="2391" w:author="GSPLM" w:date="2025-01-20T19:31:00Z" w16du:dateUtc="2025-01-20T22:31:00Z"/>
              </w:rPr>
            </w:pPr>
            <w:ins w:id="2392" w:author="GSPLM" w:date="2025-01-20T19:31:00Z" w16du:dateUtc="2025-01-20T22:31:00Z">
              <w:r>
                <w:t>Compulsão alimentar</w:t>
              </w:r>
            </w:ins>
          </w:p>
          <w:p w14:paraId="64E8BFC0" w14:textId="526AC98C" w:rsidR="00FF5552" w:rsidRPr="00552373" w:rsidRDefault="00FF5552" w:rsidP="00AE55C5">
            <w:pPr>
              <w:pStyle w:val="Textotabela"/>
              <w:cnfStyle w:val="010000000000" w:firstRow="0" w:lastRow="1" w:firstColumn="0" w:lastColumn="0" w:oddVBand="0" w:evenVBand="0" w:oddHBand="0" w:evenHBand="0" w:firstRowFirstColumn="0" w:firstRowLastColumn="0" w:lastRowFirstColumn="0" w:lastRowLastColumn="0"/>
            </w:pPr>
            <w:del w:id="2393" w:author="GSPLM" w:date="2025-01-20T19:31:00Z" w16du:dateUtc="2025-01-20T22:31:00Z">
              <w:r w:rsidRPr="00552373" w:rsidDel="00FF5552">
                <w:delText>Compulsão alimentar</w:delText>
              </w:r>
            </w:del>
          </w:p>
        </w:tc>
        <w:tc>
          <w:tcPr>
            <w:tcW w:w="1968" w:type="dxa"/>
            <w:noWrap/>
            <w:hideMark/>
            <w:tcPrChange w:id="2394" w:author="GSPLM" w:date="2025-01-20T19:31:00Z" w16du:dateUtc="2025-01-20T22:31:00Z">
              <w:tcPr>
                <w:tcW w:w="1968" w:type="dxa"/>
                <w:noWrap/>
                <w:hideMark/>
              </w:tcPr>
            </w:tcPrChange>
          </w:tcPr>
          <w:p w14:paraId="4C437220" w14:textId="77777777" w:rsidR="00FF5552" w:rsidRDefault="00FF5552" w:rsidP="00AE55C5">
            <w:pPr>
              <w:pStyle w:val="Textotabela"/>
              <w:cnfStyle w:val="010000000000" w:firstRow="0" w:lastRow="1" w:firstColumn="0" w:lastColumn="0" w:oddVBand="0" w:evenVBand="0" w:oddHBand="0" w:evenHBand="0" w:firstRowFirstColumn="0" w:firstRowLastColumn="0" w:lastRowFirstColumn="0" w:lastRowLastColumn="0"/>
              <w:rPr>
                <w:ins w:id="2395" w:author="GSPLM" w:date="2025-01-20T19:31:00Z" w16du:dateUtc="2025-01-20T22:31:00Z"/>
              </w:rPr>
            </w:pPr>
            <w:ins w:id="2396" w:author="GSPLM" w:date="2025-01-20T19:31:00Z" w16du:dateUtc="2025-01-20T22:31:00Z">
              <w:r>
                <w:t>17,1 (15,1–19,2)</w:t>
              </w:r>
            </w:ins>
          </w:p>
          <w:p w14:paraId="501119F7" w14:textId="4A878699" w:rsidR="00FF5552" w:rsidRPr="00552373" w:rsidRDefault="00FF5552" w:rsidP="00AE55C5">
            <w:pPr>
              <w:pStyle w:val="Textotabela"/>
              <w:cnfStyle w:val="010000000000" w:firstRow="0" w:lastRow="1" w:firstColumn="0" w:lastColumn="0" w:oddVBand="0" w:evenVBand="0" w:oddHBand="0" w:evenHBand="0" w:firstRowFirstColumn="0" w:firstRowLastColumn="0" w:lastRowFirstColumn="0" w:lastRowLastColumn="0"/>
            </w:pPr>
            <w:del w:id="2397" w:author="GSPLM" w:date="2025-01-20T19:31:00Z" w16du:dateUtc="2025-01-20T22:31:00Z">
              <w:r w:rsidRPr="00552373" w:rsidDel="00FF5552">
                <w:delText>17.1 (15.1–19.2)</w:delText>
              </w:r>
            </w:del>
          </w:p>
        </w:tc>
        <w:tc>
          <w:tcPr>
            <w:tcW w:w="1881" w:type="dxa"/>
            <w:noWrap/>
            <w:hideMark/>
            <w:tcPrChange w:id="2398" w:author="GSPLM" w:date="2025-01-20T19:31:00Z" w16du:dateUtc="2025-01-20T22:31:00Z">
              <w:tcPr>
                <w:tcW w:w="1881" w:type="dxa"/>
                <w:noWrap/>
                <w:hideMark/>
              </w:tcPr>
            </w:tcPrChange>
          </w:tcPr>
          <w:p w14:paraId="0C921A3A" w14:textId="77777777" w:rsidR="00FF5552" w:rsidRDefault="00FF5552" w:rsidP="00AE55C5">
            <w:pPr>
              <w:pStyle w:val="Textotabela"/>
              <w:cnfStyle w:val="010000000000" w:firstRow="0" w:lastRow="1" w:firstColumn="0" w:lastColumn="0" w:oddVBand="0" w:evenVBand="0" w:oddHBand="0" w:evenHBand="0" w:firstRowFirstColumn="0" w:firstRowLastColumn="0" w:lastRowFirstColumn="0" w:lastRowLastColumn="0"/>
              <w:rPr>
                <w:ins w:id="2399" w:author="GSPLM" w:date="2025-01-20T19:31:00Z" w16du:dateUtc="2025-01-20T22:31:00Z"/>
              </w:rPr>
            </w:pPr>
            <w:ins w:id="2400" w:author="GSPLM" w:date="2025-01-20T19:31:00Z" w16du:dateUtc="2025-01-20T22:31:00Z">
              <w:r>
                <w:t>10,6 (6,8–14,4)</w:t>
              </w:r>
            </w:ins>
          </w:p>
          <w:p w14:paraId="3B1E042E" w14:textId="4B68BFC7" w:rsidR="00FF5552" w:rsidRPr="00552373" w:rsidRDefault="00FF5552" w:rsidP="00AE55C5">
            <w:pPr>
              <w:pStyle w:val="Textotabela"/>
              <w:cnfStyle w:val="010000000000" w:firstRow="0" w:lastRow="1" w:firstColumn="0" w:lastColumn="0" w:oddVBand="0" w:evenVBand="0" w:oddHBand="0" w:evenHBand="0" w:firstRowFirstColumn="0" w:firstRowLastColumn="0" w:lastRowFirstColumn="0" w:lastRowLastColumn="0"/>
            </w:pPr>
            <w:del w:id="2401" w:author="GSPLM" w:date="2025-01-20T19:31:00Z" w16du:dateUtc="2025-01-20T22:31:00Z">
              <w:r w:rsidRPr="00552373" w:rsidDel="00FF5552">
                <w:delText>10.6 (6.8–14.4)</w:delText>
              </w:r>
            </w:del>
          </w:p>
        </w:tc>
        <w:tc>
          <w:tcPr>
            <w:tcW w:w="921" w:type="dxa"/>
            <w:noWrap/>
            <w:hideMark/>
            <w:tcPrChange w:id="2402" w:author="GSPLM" w:date="2025-01-20T19:31:00Z" w16du:dateUtc="2025-01-20T22:31:00Z">
              <w:tcPr>
                <w:tcW w:w="921" w:type="dxa"/>
                <w:noWrap/>
                <w:hideMark/>
              </w:tcPr>
            </w:tcPrChange>
          </w:tcPr>
          <w:p w14:paraId="29FE7546" w14:textId="77777777" w:rsidR="00FF5552" w:rsidRDefault="00FF5552" w:rsidP="00AE55C5">
            <w:pPr>
              <w:pStyle w:val="Textotabela"/>
              <w:cnfStyle w:val="010000000000" w:firstRow="0" w:lastRow="1" w:firstColumn="0" w:lastColumn="0" w:oddVBand="0" w:evenVBand="0" w:oddHBand="0" w:evenHBand="0" w:firstRowFirstColumn="0" w:firstRowLastColumn="0" w:lastRowFirstColumn="0" w:lastRowLastColumn="0"/>
              <w:rPr>
                <w:ins w:id="2403" w:author="GSPLM" w:date="2025-01-20T19:31:00Z" w16du:dateUtc="2025-01-20T22:31:00Z"/>
              </w:rPr>
            </w:pPr>
            <w:ins w:id="2404" w:author="GSPLM" w:date="2025-01-20T19:31:00Z" w16du:dateUtc="2025-01-20T22:31:00Z">
              <w:r>
                <w:t>0,009*</w:t>
              </w:r>
            </w:ins>
          </w:p>
          <w:p w14:paraId="6BFEFFCF" w14:textId="3EC1C063" w:rsidR="00FF5552" w:rsidRPr="00552373" w:rsidRDefault="00FF5552" w:rsidP="00AE55C5">
            <w:pPr>
              <w:pStyle w:val="Textotabela"/>
              <w:cnfStyle w:val="010000000000" w:firstRow="0" w:lastRow="1" w:firstColumn="0" w:lastColumn="0" w:oddVBand="0" w:evenVBand="0" w:oddHBand="0" w:evenHBand="0" w:firstRowFirstColumn="0" w:firstRowLastColumn="0" w:lastRowFirstColumn="0" w:lastRowLastColumn="0"/>
            </w:pPr>
            <w:del w:id="2405" w:author="GSPLM" w:date="2025-01-20T19:31:00Z" w16du:dateUtc="2025-01-20T22:31:00Z">
              <w:r w:rsidRPr="00552373" w:rsidDel="00FF5552">
                <w:delText>0.009*</w:delText>
              </w:r>
            </w:del>
          </w:p>
        </w:tc>
      </w:tr>
    </w:tbl>
    <w:p w14:paraId="5145C9AE" w14:textId="77777777" w:rsidR="00C83186" w:rsidRPr="00552373" w:rsidRDefault="00C83186" w:rsidP="00F65E4D"/>
    <w:p w14:paraId="7D57090D" w14:textId="74E3E505" w:rsidR="00C83186" w:rsidRPr="00552373" w:rsidRDefault="0014640D" w:rsidP="00F65E4D">
      <w:r w:rsidRPr="00552373">
        <w:t>Para avaliar a presença de interação entre o sexo e o grupo de alocação nos escores de qualidade de vida, depressão, ansiedade e compulsão alimentar, foram realizadas 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A02E9A">
      <w:pPr>
        <w:pStyle w:val="Ttulotabela"/>
      </w:pPr>
      <w:bookmarkStart w:id="2406"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2406"/>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446A93A0" w14:textId="77777777" w:rsidR="00FF5552" w:rsidRDefault="00FF5552" w:rsidP="00EB54B9">
            <w:pPr>
              <w:pStyle w:val="Textotabela"/>
              <w:rPr>
                <w:ins w:id="2407" w:author="GSPLM" w:date="2025-01-20T19:32:00Z" w16du:dateUtc="2025-01-20T22:32:00Z"/>
              </w:rPr>
            </w:pPr>
            <w:ins w:id="2408" w:author="GSPLM" w:date="2025-01-20T19:32:00Z" w16du:dateUtc="2025-01-20T22:32:00Z">
              <w:r>
                <w:t>Variável</w:t>
              </w:r>
            </w:ins>
          </w:p>
          <w:p w14:paraId="6C602CED" w14:textId="06BAB97D" w:rsidR="00EB54B9" w:rsidRPr="00552373" w:rsidRDefault="00EB54B9" w:rsidP="00EB54B9">
            <w:pPr>
              <w:pStyle w:val="Textotabela"/>
            </w:pPr>
            <w:del w:id="2409" w:author="GSPLM" w:date="2025-01-20T19:32:00Z" w16du:dateUtc="2025-01-20T22:32:00Z">
              <w:r w:rsidRPr="00552373" w:rsidDel="00FF5552">
                <w:delText>Variável</w:delText>
              </w:r>
            </w:del>
          </w:p>
        </w:tc>
        <w:tc>
          <w:tcPr>
            <w:tcW w:w="1077" w:type="dxa"/>
            <w:noWrap/>
            <w:hideMark/>
          </w:tcPr>
          <w:p w14:paraId="68B4CB08" w14:textId="77777777" w:rsidR="00FF5552" w:rsidRDefault="00FF5552" w:rsidP="00EB54B9">
            <w:pPr>
              <w:pStyle w:val="Textotabela"/>
              <w:rPr>
                <w:ins w:id="2410" w:author="GSPLM" w:date="2025-01-20T19:32:00Z" w16du:dateUtc="2025-01-20T22:32:00Z"/>
              </w:rPr>
            </w:pPr>
            <w:ins w:id="2411" w:author="GSPLM" w:date="2025-01-20T19:32:00Z" w16du:dateUtc="2025-01-20T22:32:00Z">
              <w:r>
                <w:t>Graus de liberdade</w:t>
              </w:r>
            </w:ins>
          </w:p>
          <w:p w14:paraId="40A86B05" w14:textId="043B0ED6" w:rsidR="00EB54B9" w:rsidRPr="00552373" w:rsidRDefault="00EB54B9" w:rsidP="00EB54B9">
            <w:pPr>
              <w:pStyle w:val="Textotabela"/>
            </w:pPr>
            <w:del w:id="2412" w:author="GSPLM" w:date="2025-01-20T19:32:00Z" w16du:dateUtc="2025-01-20T22:32:00Z">
              <w:r w:rsidRPr="00552373" w:rsidDel="00FF5552">
                <w:delText>Graus de liberdade</w:delText>
              </w:r>
            </w:del>
          </w:p>
        </w:tc>
        <w:tc>
          <w:tcPr>
            <w:tcW w:w="1347" w:type="dxa"/>
            <w:noWrap/>
            <w:hideMark/>
          </w:tcPr>
          <w:p w14:paraId="33BD97F9" w14:textId="77777777" w:rsidR="00FF5552" w:rsidRDefault="00FF5552" w:rsidP="00EB54B9">
            <w:pPr>
              <w:pStyle w:val="Textotabela"/>
              <w:rPr>
                <w:ins w:id="2413" w:author="GSPLM" w:date="2025-01-20T19:32:00Z" w16du:dateUtc="2025-01-20T22:32:00Z"/>
              </w:rPr>
            </w:pPr>
            <w:ins w:id="2414" w:author="GSPLM" w:date="2025-01-20T19:32:00Z" w16du:dateUtc="2025-01-20T22:32:00Z">
              <w:r>
                <w:t>Soma dos quadrados</w:t>
              </w:r>
            </w:ins>
          </w:p>
          <w:p w14:paraId="181E8073" w14:textId="2D0BAB76" w:rsidR="00EB54B9" w:rsidRPr="00552373" w:rsidRDefault="00EB54B9" w:rsidP="00EB54B9">
            <w:pPr>
              <w:pStyle w:val="Textotabela"/>
            </w:pPr>
            <w:del w:id="2415" w:author="GSPLM" w:date="2025-01-20T19:32:00Z" w16du:dateUtc="2025-01-20T22:32:00Z">
              <w:r w:rsidRPr="00552373" w:rsidDel="00FF5552">
                <w:delText>Soma dos quadrados</w:delText>
              </w:r>
            </w:del>
          </w:p>
        </w:tc>
        <w:tc>
          <w:tcPr>
            <w:tcW w:w="1347" w:type="dxa"/>
            <w:noWrap/>
            <w:hideMark/>
          </w:tcPr>
          <w:p w14:paraId="057C1F8F" w14:textId="77777777" w:rsidR="00FF5552" w:rsidRDefault="00FF5552" w:rsidP="00EB54B9">
            <w:pPr>
              <w:pStyle w:val="Textotabela"/>
              <w:rPr>
                <w:ins w:id="2416" w:author="GSPLM" w:date="2025-01-20T19:32:00Z" w16du:dateUtc="2025-01-20T22:32:00Z"/>
              </w:rPr>
            </w:pPr>
            <w:ins w:id="2417" w:author="GSPLM" w:date="2025-01-20T19:32:00Z" w16du:dateUtc="2025-01-20T22:32:00Z">
              <w:r>
                <w:t>Média dos quadrados</w:t>
              </w:r>
            </w:ins>
          </w:p>
          <w:p w14:paraId="65328940" w14:textId="2DD5FDF3" w:rsidR="00EB54B9" w:rsidRPr="00552373" w:rsidRDefault="00EB54B9" w:rsidP="00EB54B9">
            <w:pPr>
              <w:pStyle w:val="Textotabela"/>
            </w:pPr>
            <w:del w:id="2418" w:author="GSPLM" w:date="2025-01-20T19:32:00Z" w16du:dateUtc="2025-01-20T22:32:00Z">
              <w:r w:rsidRPr="00552373" w:rsidDel="00FF5552">
                <w:delText>Média dos quadrados</w:delText>
              </w:r>
            </w:del>
          </w:p>
        </w:tc>
        <w:tc>
          <w:tcPr>
            <w:tcW w:w="1347" w:type="dxa"/>
            <w:noWrap/>
            <w:hideMark/>
          </w:tcPr>
          <w:p w14:paraId="379ED87C" w14:textId="77777777" w:rsidR="00FF5552" w:rsidRDefault="00FF5552" w:rsidP="00EB54B9">
            <w:pPr>
              <w:pStyle w:val="Textotabela"/>
              <w:rPr>
                <w:ins w:id="2419" w:author="GSPLM" w:date="2025-01-20T19:32:00Z" w16du:dateUtc="2025-01-20T22:32:00Z"/>
              </w:rPr>
            </w:pPr>
            <w:ins w:id="2420" w:author="GSPLM" w:date="2025-01-20T19:32:00Z" w16du:dateUtc="2025-01-20T22:32:00Z">
              <w:r>
                <w:t>Estatística F</w:t>
              </w:r>
            </w:ins>
          </w:p>
          <w:p w14:paraId="5EC85568" w14:textId="193C4139" w:rsidR="00EB54B9" w:rsidRPr="00552373" w:rsidRDefault="00EB54B9" w:rsidP="00EB54B9">
            <w:pPr>
              <w:pStyle w:val="Textotabela"/>
            </w:pPr>
            <w:del w:id="2421" w:author="GSPLM" w:date="2025-01-20T19:32:00Z" w16du:dateUtc="2025-01-20T22:32:00Z">
              <w:r w:rsidRPr="00552373" w:rsidDel="00FF5552">
                <w:delText>Estatística F</w:delText>
              </w:r>
            </w:del>
          </w:p>
        </w:tc>
        <w:tc>
          <w:tcPr>
            <w:tcW w:w="1448" w:type="dxa"/>
            <w:noWrap/>
            <w:hideMark/>
          </w:tcPr>
          <w:p w14:paraId="6C85F437" w14:textId="77777777" w:rsidR="00FF5552" w:rsidRDefault="00FF5552" w:rsidP="00EB54B9">
            <w:pPr>
              <w:pStyle w:val="Textotabela"/>
              <w:rPr>
                <w:ins w:id="2422" w:author="GSPLM" w:date="2025-01-20T19:32:00Z" w16du:dateUtc="2025-01-20T22:32:00Z"/>
              </w:rPr>
            </w:pPr>
            <w:ins w:id="2423" w:author="GSPLM" w:date="2025-01-20T19:32:00Z" w16du:dateUtc="2025-01-20T22:32:00Z">
              <w:r>
                <w:t>Valor p</w:t>
              </w:r>
            </w:ins>
          </w:p>
          <w:p w14:paraId="46816BF8" w14:textId="3A8A73B7" w:rsidR="00EB54B9" w:rsidRPr="00552373" w:rsidRDefault="00EB54B9" w:rsidP="00EB54B9">
            <w:pPr>
              <w:pStyle w:val="Textotabela"/>
            </w:pPr>
            <w:del w:id="2424" w:author="GSPLM" w:date="2025-01-20T19:32:00Z" w16du:dateUtc="2025-01-20T22:32:00Z">
              <w:r w:rsidRPr="00552373" w:rsidDel="00FF5552">
                <w:delText>Valor p</w:delText>
              </w:r>
            </w:del>
          </w:p>
        </w:tc>
      </w:tr>
      <w:tr w:rsidR="00EB54B9" w:rsidRPr="00552373" w14:paraId="54688E63" w14:textId="77777777" w:rsidTr="00EB54B9">
        <w:trPr>
          <w:trHeight w:val="280"/>
        </w:trPr>
        <w:tc>
          <w:tcPr>
            <w:tcW w:w="2616" w:type="dxa"/>
            <w:noWrap/>
            <w:hideMark/>
          </w:tcPr>
          <w:p w14:paraId="30EF7A26" w14:textId="77777777" w:rsidR="00FF5552" w:rsidRDefault="00FF5552" w:rsidP="00EB54B9">
            <w:pPr>
              <w:pStyle w:val="Textotabela"/>
              <w:rPr>
                <w:ins w:id="2425" w:author="GSPLM" w:date="2025-01-20T19:32:00Z" w16du:dateUtc="2025-01-20T22:32:00Z"/>
              </w:rPr>
            </w:pPr>
            <w:ins w:id="2426" w:author="GSPLM" w:date="2025-01-20T19:32:00Z" w16du:dateUtc="2025-01-20T22:32:00Z">
              <w:r>
                <w:t>Qualidade de vida</w:t>
              </w:r>
            </w:ins>
          </w:p>
          <w:p w14:paraId="25E836CF" w14:textId="3EF3FAF6" w:rsidR="00EB54B9" w:rsidRPr="00552373" w:rsidRDefault="00EB54B9" w:rsidP="00EB54B9">
            <w:pPr>
              <w:pStyle w:val="Textotabela"/>
            </w:pPr>
            <w:del w:id="2427" w:author="GSPLM" w:date="2025-01-20T19:32:00Z" w16du:dateUtc="2025-01-20T22:32:00Z">
              <w:r w:rsidRPr="00552373" w:rsidDel="00FF5552">
                <w:delText>Qualidade de vida</w:delText>
              </w:r>
            </w:del>
          </w:p>
        </w:tc>
        <w:tc>
          <w:tcPr>
            <w:tcW w:w="1077" w:type="dxa"/>
            <w:noWrap/>
            <w:hideMark/>
          </w:tcPr>
          <w:p w14:paraId="69D058E1" w14:textId="77777777" w:rsidR="00FF5552" w:rsidRDefault="00FF5552" w:rsidP="00EB54B9">
            <w:pPr>
              <w:pStyle w:val="Textotabela"/>
              <w:rPr>
                <w:ins w:id="2428" w:author="GSPLM" w:date="2025-01-20T19:32:00Z" w16du:dateUtc="2025-01-20T22:32:00Z"/>
              </w:rPr>
            </w:pPr>
            <w:ins w:id="2429" w:author="GSPLM" w:date="2025-01-20T19:32:00Z" w16du:dateUtc="2025-01-20T22:32:00Z">
              <w:r>
                <w:t>1</w:t>
              </w:r>
            </w:ins>
          </w:p>
          <w:p w14:paraId="588B60B7" w14:textId="6C754476" w:rsidR="00EB54B9" w:rsidRPr="00552373" w:rsidRDefault="00EB54B9" w:rsidP="00EB54B9">
            <w:pPr>
              <w:pStyle w:val="Textotabela"/>
            </w:pPr>
            <w:del w:id="2430" w:author="GSPLM" w:date="2025-01-20T19:32:00Z" w16du:dateUtc="2025-01-20T22:32:00Z">
              <w:r w:rsidRPr="00552373" w:rsidDel="00FF5552">
                <w:delText>1</w:delText>
              </w:r>
            </w:del>
          </w:p>
        </w:tc>
        <w:tc>
          <w:tcPr>
            <w:tcW w:w="1347" w:type="dxa"/>
            <w:noWrap/>
            <w:hideMark/>
          </w:tcPr>
          <w:p w14:paraId="62370944" w14:textId="77777777" w:rsidR="00FF5552" w:rsidRDefault="00FF5552" w:rsidP="00EB54B9">
            <w:pPr>
              <w:pStyle w:val="Textotabela"/>
              <w:rPr>
                <w:ins w:id="2431" w:author="GSPLM" w:date="2025-01-20T19:32:00Z" w16du:dateUtc="2025-01-20T22:32:00Z"/>
              </w:rPr>
            </w:pPr>
            <w:ins w:id="2432" w:author="GSPLM" w:date="2025-01-20T19:32:00Z" w16du:dateUtc="2025-01-20T22:32:00Z">
              <w:r>
                <w:t>268,7</w:t>
              </w:r>
            </w:ins>
          </w:p>
          <w:p w14:paraId="760A2B30" w14:textId="729F3EBF" w:rsidR="00EB54B9" w:rsidRPr="00552373" w:rsidRDefault="00EB54B9" w:rsidP="00EB54B9">
            <w:pPr>
              <w:pStyle w:val="Textotabela"/>
            </w:pPr>
            <w:del w:id="2433" w:author="GSPLM" w:date="2025-01-20T19:32:00Z" w16du:dateUtc="2025-01-20T22:32:00Z">
              <w:r w:rsidRPr="00552373" w:rsidDel="00FF5552">
                <w:delText>268.7</w:delText>
              </w:r>
            </w:del>
          </w:p>
        </w:tc>
        <w:tc>
          <w:tcPr>
            <w:tcW w:w="1347" w:type="dxa"/>
            <w:noWrap/>
            <w:hideMark/>
          </w:tcPr>
          <w:p w14:paraId="75ABECCB" w14:textId="77777777" w:rsidR="00FF5552" w:rsidRDefault="00FF5552" w:rsidP="00EB54B9">
            <w:pPr>
              <w:pStyle w:val="Textotabela"/>
              <w:rPr>
                <w:ins w:id="2434" w:author="GSPLM" w:date="2025-01-20T19:32:00Z" w16du:dateUtc="2025-01-20T22:32:00Z"/>
              </w:rPr>
            </w:pPr>
            <w:ins w:id="2435" w:author="GSPLM" w:date="2025-01-20T19:32:00Z" w16du:dateUtc="2025-01-20T22:32:00Z">
              <w:r>
                <w:t>268,7</w:t>
              </w:r>
            </w:ins>
          </w:p>
          <w:p w14:paraId="7F27C10D" w14:textId="549510A2" w:rsidR="00EB54B9" w:rsidRPr="00552373" w:rsidRDefault="00EB54B9" w:rsidP="00EB54B9">
            <w:pPr>
              <w:pStyle w:val="Textotabela"/>
            </w:pPr>
            <w:del w:id="2436" w:author="GSPLM" w:date="2025-01-20T19:32:00Z" w16du:dateUtc="2025-01-20T22:32:00Z">
              <w:r w:rsidRPr="00552373" w:rsidDel="00FF5552">
                <w:delText>268.7</w:delText>
              </w:r>
            </w:del>
          </w:p>
        </w:tc>
        <w:tc>
          <w:tcPr>
            <w:tcW w:w="1347" w:type="dxa"/>
            <w:noWrap/>
            <w:hideMark/>
          </w:tcPr>
          <w:p w14:paraId="78F5EC83" w14:textId="77777777" w:rsidR="00FF5552" w:rsidRDefault="00FF5552" w:rsidP="00EB54B9">
            <w:pPr>
              <w:pStyle w:val="Textotabela"/>
              <w:rPr>
                <w:ins w:id="2437" w:author="GSPLM" w:date="2025-01-20T19:32:00Z" w16du:dateUtc="2025-01-20T22:32:00Z"/>
              </w:rPr>
            </w:pPr>
            <w:ins w:id="2438" w:author="GSPLM" w:date="2025-01-20T19:32:00Z" w16du:dateUtc="2025-01-20T22:32:00Z">
              <w:r>
                <w:t>0,606</w:t>
              </w:r>
            </w:ins>
          </w:p>
          <w:p w14:paraId="3326103A" w14:textId="4D48B288" w:rsidR="00EB54B9" w:rsidRPr="00552373" w:rsidRDefault="00EB54B9" w:rsidP="00EB54B9">
            <w:pPr>
              <w:pStyle w:val="Textotabela"/>
            </w:pPr>
            <w:del w:id="2439" w:author="GSPLM" w:date="2025-01-20T19:32:00Z" w16du:dateUtc="2025-01-20T22:32:00Z">
              <w:r w:rsidRPr="00552373" w:rsidDel="00FF5552">
                <w:delText>0.606</w:delText>
              </w:r>
            </w:del>
          </w:p>
        </w:tc>
        <w:tc>
          <w:tcPr>
            <w:tcW w:w="1448" w:type="dxa"/>
            <w:noWrap/>
            <w:hideMark/>
          </w:tcPr>
          <w:p w14:paraId="74EE315E" w14:textId="77777777" w:rsidR="00FF5552" w:rsidRDefault="00FF5552" w:rsidP="00EB54B9">
            <w:pPr>
              <w:pStyle w:val="Textotabela"/>
              <w:rPr>
                <w:ins w:id="2440" w:author="GSPLM" w:date="2025-01-20T19:32:00Z" w16du:dateUtc="2025-01-20T22:32:00Z"/>
              </w:rPr>
            </w:pPr>
            <w:ins w:id="2441" w:author="GSPLM" w:date="2025-01-20T19:32:00Z" w16du:dateUtc="2025-01-20T22:32:00Z">
              <w:r>
                <w:t>0,439</w:t>
              </w:r>
            </w:ins>
          </w:p>
          <w:p w14:paraId="56494853" w14:textId="66D42DCE" w:rsidR="00EB54B9" w:rsidRPr="00552373" w:rsidRDefault="00EB54B9" w:rsidP="00EB54B9">
            <w:pPr>
              <w:pStyle w:val="Textotabela"/>
            </w:pPr>
            <w:del w:id="2442" w:author="GSPLM" w:date="2025-01-20T19:32:00Z" w16du:dateUtc="2025-01-20T22:32:00Z">
              <w:r w:rsidRPr="00552373" w:rsidDel="00FF5552">
                <w:delText>0.439</w:delText>
              </w:r>
            </w:del>
          </w:p>
        </w:tc>
      </w:tr>
      <w:tr w:rsidR="00EB54B9" w:rsidRPr="00552373" w14:paraId="52303B4D" w14:textId="77777777" w:rsidTr="00EB54B9">
        <w:trPr>
          <w:trHeight w:val="280"/>
        </w:trPr>
        <w:tc>
          <w:tcPr>
            <w:tcW w:w="2616" w:type="dxa"/>
            <w:noWrap/>
            <w:hideMark/>
          </w:tcPr>
          <w:p w14:paraId="3D5521B2" w14:textId="77777777" w:rsidR="00FF5552" w:rsidRDefault="00FF5552" w:rsidP="00EB54B9">
            <w:pPr>
              <w:pStyle w:val="Textotabela"/>
              <w:rPr>
                <w:ins w:id="2443" w:author="GSPLM" w:date="2025-01-20T19:32:00Z" w16du:dateUtc="2025-01-20T22:32:00Z"/>
              </w:rPr>
            </w:pPr>
            <w:ins w:id="2444" w:author="GSPLM" w:date="2025-01-20T19:32:00Z" w16du:dateUtc="2025-01-20T22:32:00Z">
              <w:r>
                <w:t>Depressão</w:t>
              </w:r>
            </w:ins>
          </w:p>
          <w:p w14:paraId="4A2B5DEE" w14:textId="2F391E88" w:rsidR="00EB54B9" w:rsidRPr="00552373" w:rsidRDefault="00EB54B9" w:rsidP="00EB54B9">
            <w:pPr>
              <w:pStyle w:val="Textotabela"/>
            </w:pPr>
            <w:del w:id="2445" w:author="GSPLM" w:date="2025-01-20T19:32:00Z" w16du:dateUtc="2025-01-20T22:32:00Z">
              <w:r w:rsidRPr="00552373" w:rsidDel="00FF5552">
                <w:delText>Depressão</w:delText>
              </w:r>
            </w:del>
          </w:p>
        </w:tc>
        <w:tc>
          <w:tcPr>
            <w:tcW w:w="1077" w:type="dxa"/>
            <w:noWrap/>
            <w:hideMark/>
          </w:tcPr>
          <w:p w14:paraId="7986FB0B" w14:textId="77777777" w:rsidR="00FF5552" w:rsidRDefault="00FF5552" w:rsidP="00EB54B9">
            <w:pPr>
              <w:pStyle w:val="Textotabela"/>
              <w:rPr>
                <w:ins w:id="2446" w:author="GSPLM" w:date="2025-01-20T19:32:00Z" w16du:dateUtc="2025-01-20T22:32:00Z"/>
              </w:rPr>
            </w:pPr>
            <w:ins w:id="2447" w:author="GSPLM" w:date="2025-01-20T19:32:00Z" w16du:dateUtc="2025-01-20T22:32:00Z">
              <w:r>
                <w:t>1</w:t>
              </w:r>
            </w:ins>
          </w:p>
          <w:p w14:paraId="7CBF57DD" w14:textId="75DEA5AE" w:rsidR="00EB54B9" w:rsidRPr="00552373" w:rsidRDefault="00EB54B9" w:rsidP="00EB54B9">
            <w:pPr>
              <w:pStyle w:val="Textotabela"/>
            </w:pPr>
            <w:del w:id="2448" w:author="GSPLM" w:date="2025-01-20T19:32:00Z" w16du:dateUtc="2025-01-20T22:32:00Z">
              <w:r w:rsidRPr="00552373" w:rsidDel="00FF5552">
                <w:delText>1</w:delText>
              </w:r>
            </w:del>
          </w:p>
        </w:tc>
        <w:tc>
          <w:tcPr>
            <w:tcW w:w="1347" w:type="dxa"/>
            <w:noWrap/>
            <w:hideMark/>
          </w:tcPr>
          <w:p w14:paraId="3060D832" w14:textId="77777777" w:rsidR="00FF5552" w:rsidRDefault="00FF5552" w:rsidP="00EB54B9">
            <w:pPr>
              <w:pStyle w:val="Textotabela"/>
              <w:rPr>
                <w:ins w:id="2449" w:author="GSPLM" w:date="2025-01-20T19:32:00Z" w16du:dateUtc="2025-01-20T22:32:00Z"/>
              </w:rPr>
            </w:pPr>
            <w:ins w:id="2450" w:author="GSPLM" w:date="2025-01-20T19:32:00Z" w16du:dateUtc="2025-01-20T22:32:00Z">
              <w:r>
                <w:t>16,7</w:t>
              </w:r>
            </w:ins>
          </w:p>
          <w:p w14:paraId="539AA269" w14:textId="73CD91D7" w:rsidR="00EB54B9" w:rsidRPr="00552373" w:rsidRDefault="00EB54B9" w:rsidP="00EB54B9">
            <w:pPr>
              <w:pStyle w:val="Textotabela"/>
            </w:pPr>
            <w:del w:id="2451" w:author="GSPLM" w:date="2025-01-20T19:32:00Z" w16du:dateUtc="2025-01-20T22:32:00Z">
              <w:r w:rsidRPr="00552373" w:rsidDel="00FF5552">
                <w:delText>16.7</w:delText>
              </w:r>
            </w:del>
          </w:p>
        </w:tc>
        <w:tc>
          <w:tcPr>
            <w:tcW w:w="1347" w:type="dxa"/>
            <w:noWrap/>
            <w:hideMark/>
          </w:tcPr>
          <w:p w14:paraId="6E299AA8" w14:textId="77777777" w:rsidR="00FF5552" w:rsidRDefault="00FF5552" w:rsidP="00EB54B9">
            <w:pPr>
              <w:pStyle w:val="Textotabela"/>
              <w:rPr>
                <w:ins w:id="2452" w:author="GSPLM" w:date="2025-01-20T19:32:00Z" w16du:dateUtc="2025-01-20T22:32:00Z"/>
              </w:rPr>
            </w:pPr>
            <w:ins w:id="2453" w:author="GSPLM" w:date="2025-01-20T19:32:00Z" w16du:dateUtc="2025-01-20T22:32:00Z">
              <w:r>
                <w:t>16,7</w:t>
              </w:r>
            </w:ins>
          </w:p>
          <w:p w14:paraId="6E5569FD" w14:textId="1A02880A" w:rsidR="00EB54B9" w:rsidRPr="00552373" w:rsidRDefault="00EB54B9" w:rsidP="00EB54B9">
            <w:pPr>
              <w:pStyle w:val="Textotabela"/>
            </w:pPr>
            <w:del w:id="2454" w:author="GSPLM" w:date="2025-01-20T19:32:00Z" w16du:dateUtc="2025-01-20T22:32:00Z">
              <w:r w:rsidRPr="00552373" w:rsidDel="00FF5552">
                <w:delText>16.7</w:delText>
              </w:r>
            </w:del>
          </w:p>
        </w:tc>
        <w:tc>
          <w:tcPr>
            <w:tcW w:w="1347" w:type="dxa"/>
            <w:noWrap/>
            <w:hideMark/>
          </w:tcPr>
          <w:p w14:paraId="127541EF" w14:textId="77777777" w:rsidR="00FF5552" w:rsidRDefault="00FF5552" w:rsidP="00EB54B9">
            <w:pPr>
              <w:pStyle w:val="Textotabela"/>
              <w:rPr>
                <w:ins w:id="2455" w:author="GSPLM" w:date="2025-01-20T19:32:00Z" w16du:dateUtc="2025-01-20T22:32:00Z"/>
              </w:rPr>
            </w:pPr>
            <w:ins w:id="2456" w:author="GSPLM" w:date="2025-01-20T19:32:00Z" w16du:dateUtc="2025-01-20T22:32:00Z">
              <w:r>
                <w:t>0,157</w:t>
              </w:r>
            </w:ins>
          </w:p>
          <w:p w14:paraId="5DCFF290" w14:textId="3C408684" w:rsidR="00EB54B9" w:rsidRPr="00552373" w:rsidRDefault="00EB54B9" w:rsidP="00EB54B9">
            <w:pPr>
              <w:pStyle w:val="Textotabela"/>
            </w:pPr>
            <w:del w:id="2457" w:author="GSPLM" w:date="2025-01-20T19:32:00Z" w16du:dateUtc="2025-01-20T22:32:00Z">
              <w:r w:rsidRPr="00552373" w:rsidDel="00FF5552">
                <w:delText>0.157</w:delText>
              </w:r>
            </w:del>
          </w:p>
        </w:tc>
        <w:tc>
          <w:tcPr>
            <w:tcW w:w="1448" w:type="dxa"/>
            <w:noWrap/>
            <w:hideMark/>
          </w:tcPr>
          <w:p w14:paraId="3EF96D0E" w14:textId="77777777" w:rsidR="00FF5552" w:rsidRDefault="00FF5552" w:rsidP="00EB54B9">
            <w:pPr>
              <w:pStyle w:val="Textotabela"/>
              <w:rPr>
                <w:ins w:id="2458" w:author="GSPLM" w:date="2025-01-20T19:32:00Z" w16du:dateUtc="2025-01-20T22:32:00Z"/>
              </w:rPr>
            </w:pPr>
            <w:ins w:id="2459" w:author="GSPLM" w:date="2025-01-20T19:32:00Z" w16du:dateUtc="2025-01-20T22:32:00Z">
              <w:r>
                <w:t>0,693</w:t>
              </w:r>
            </w:ins>
          </w:p>
          <w:p w14:paraId="0D996E7C" w14:textId="3E6B8C7D" w:rsidR="00EB54B9" w:rsidRPr="00552373" w:rsidRDefault="00EB54B9" w:rsidP="00EB54B9">
            <w:pPr>
              <w:pStyle w:val="Textotabela"/>
            </w:pPr>
            <w:del w:id="2460" w:author="GSPLM" w:date="2025-01-20T19:32:00Z" w16du:dateUtc="2025-01-20T22:32:00Z">
              <w:r w:rsidRPr="00552373" w:rsidDel="00FF5552">
                <w:delText>0.693</w:delText>
              </w:r>
            </w:del>
          </w:p>
        </w:tc>
      </w:tr>
      <w:tr w:rsidR="00EB54B9" w:rsidRPr="00552373" w14:paraId="188E9CB5" w14:textId="77777777" w:rsidTr="00EB54B9">
        <w:trPr>
          <w:trHeight w:val="280"/>
        </w:trPr>
        <w:tc>
          <w:tcPr>
            <w:tcW w:w="2616" w:type="dxa"/>
            <w:noWrap/>
            <w:hideMark/>
          </w:tcPr>
          <w:p w14:paraId="1094E680" w14:textId="77777777" w:rsidR="00FF5552" w:rsidRDefault="00FF5552" w:rsidP="00EB54B9">
            <w:pPr>
              <w:pStyle w:val="Textotabela"/>
              <w:rPr>
                <w:ins w:id="2461" w:author="GSPLM" w:date="2025-01-20T19:32:00Z" w16du:dateUtc="2025-01-20T22:32:00Z"/>
              </w:rPr>
            </w:pPr>
            <w:ins w:id="2462" w:author="GSPLM" w:date="2025-01-20T19:32:00Z" w16du:dateUtc="2025-01-20T22:32:00Z">
              <w:r>
                <w:t>Ansiedade</w:t>
              </w:r>
            </w:ins>
          </w:p>
          <w:p w14:paraId="1F5FD1EA" w14:textId="0FA38E40" w:rsidR="00EB54B9" w:rsidRPr="00552373" w:rsidRDefault="00EB54B9" w:rsidP="00EB54B9">
            <w:pPr>
              <w:pStyle w:val="Textotabela"/>
            </w:pPr>
            <w:del w:id="2463" w:author="GSPLM" w:date="2025-01-20T19:32:00Z" w16du:dateUtc="2025-01-20T22:32:00Z">
              <w:r w:rsidRPr="00552373" w:rsidDel="00FF5552">
                <w:delText>Ansiedade</w:delText>
              </w:r>
            </w:del>
          </w:p>
        </w:tc>
        <w:tc>
          <w:tcPr>
            <w:tcW w:w="1077" w:type="dxa"/>
            <w:noWrap/>
            <w:hideMark/>
          </w:tcPr>
          <w:p w14:paraId="265A0B48" w14:textId="77777777" w:rsidR="00FF5552" w:rsidRDefault="00FF5552" w:rsidP="00EB54B9">
            <w:pPr>
              <w:pStyle w:val="Textotabela"/>
              <w:rPr>
                <w:ins w:id="2464" w:author="GSPLM" w:date="2025-01-20T19:32:00Z" w16du:dateUtc="2025-01-20T22:32:00Z"/>
              </w:rPr>
            </w:pPr>
            <w:ins w:id="2465" w:author="GSPLM" w:date="2025-01-20T19:32:00Z" w16du:dateUtc="2025-01-20T22:32:00Z">
              <w:r>
                <w:t>1</w:t>
              </w:r>
            </w:ins>
          </w:p>
          <w:p w14:paraId="3A04C8C9" w14:textId="4008A2CB" w:rsidR="00EB54B9" w:rsidRPr="00552373" w:rsidRDefault="00EB54B9" w:rsidP="00EB54B9">
            <w:pPr>
              <w:pStyle w:val="Textotabela"/>
            </w:pPr>
            <w:del w:id="2466" w:author="GSPLM" w:date="2025-01-20T19:32:00Z" w16du:dateUtc="2025-01-20T22:32:00Z">
              <w:r w:rsidRPr="00552373" w:rsidDel="00FF5552">
                <w:delText>1</w:delText>
              </w:r>
            </w:del>
          </w:p>
        </w:tc>
        <w:tc>
          <w:tcPr>
            <w:tcW w:w="1347" w:type="dxa"/>
            <w:noWrap/>
            <w:hideMark/>
          </w:tcPr>
          <w:p w14:paraId="11762295" w14:textId="77777777" w:rsidR="00FF5552" w:rsidRDefault="00FF5552" w:rsidP="00EB54B9">
            <w:pPr>
              <w:pStyle w:val="Textotabela"/>
              <w:rPr>
                <w:ins w:id="2467" w:author="GSPLM" w:date="2025-01-20T19:32:00Z" w16du:dateUtc="2025-01-20T22:32:00Z"/>
              </w:rPr>
            </w:pPr>
            <w:ins w:id="2468" w:author="GSPLM" w:date="2025-01-20T19:32:00Z" w16du:dateUtc="2025-01-20T22:32:00Z">
              <w:r>
                <w:t>0,05</w:t>
              </w:r>
            </w:ins>
          </w:p>
          <w:p w14:paraId="6497AB7F" w14:textId="3E48FF47" w:rsidR="00EB54B9" w:rsidRPr="00552373" w:rsidRDefault="00EB54B9" w:rsidP="00EB54B9">
            <w:pPr>
              <w:pStyle w:val="Textotabela"/>
            </w:pPr>
            <w:del w:id="2469" w:author="GSPLM" w:date="2025-01-20T19:32:00Z" w16du:dateUtc="2025-01-20T22:32:00Z">
              <w:r w:rsidRPr="00552373" w:rsidDel="00FF5552">
                <w:delText>0.05</w:delText>
              </w:r>
            </w:del>
          </w:p>
        </w:tc>
        <w:tc>
          <w:tcPr>
            <w:tcW w:w="1347" w:type="dxa"/>
            <w:noWrap/>
            <w:hideMark/>
          </w:tcPr>
          <w:p w14:paraId="4A40941C" w14:textId="77777777" w:rsidR="00FF5552" w:rsidRDefault="00FF5552" w:rsidP="00EB54B9">
            <w:pPr>
              <w:pStyle w:val="Textotabela"/>
              <w:rPr>
                <w:ins w:id="2470" w:author="GSPLM" w:date="2025-01-20T19:32:00Z" w16du:dateUtc="2025-01-20T22:32:00Z"/>
              </w:rPr>
            </w:pPr>
            <w:ins w:id="2471" w:author="GSPLM" w:date="2025-01-20T19:32:00Z" w16du:dateUtc="2025-01-20T22:32:00Z">
              <w:r>
                <w:t>0,05</w:t>
              </w:r>
            </w:ins>
          </w:p>
          <w:p w14:paraId="299B173B" w14:textId="77B08739" w:rsidR="00EB54B9" w:rsidRPr="00552373" w:rsidRDefault="00EB54B9" w:rsidP="00EB54B9">
            <w:pPr>
              <w:pStyle w:val="Textotabela"/>
            </w:pPr>
            <w:del w:id="2472" w:author="GSPLM" w:date="2025-01-20T19:32:00Z" w16du:dateUtc="2025-01-20T22:32:00Z">
              <w:r w:rsidRPr="00552373" w:rsidDel="00FF5552">
                <w:delText>0.05</w:delText>
              </w:r>
            </w:del>
          </w:p>
        </w:tc>
        <w:tc>
          <w:tcPr>
            <w:tcW w:w="1347" w:type="dxa"/>
            <w:noWrap/>
            <w:hideMark/>
          </w:tcPr>
          <w:p w14:paraId="58B8162D" w14:textId="77777777" w:rsidR="00FF5552" w:rsidRDefault="00FF5552" w:rsidP="00EB54B9">
            <w:pPr>
              <w:pStyle w:val="Textotabela"/>
              <w:rPr>
                <w:ins w:id="2473" w:author="GSPLM" w:date="2025-01-20T19:32:00Z" w16du:dateUtc="2025-01-20T22:32:00Z"/>
              </w:rPr>
            </w:pPr>
            <w:ins w:id="2474" w:author="GSPLM" w:date="2025-01-20T19:32:00Z" w16du:dateUtc="2025-01-20T22:32:00Z">
              <w:r>
                <w:t>0,001</w:t>
              </w:r>
            </w:ins>
          </w:p>
          <w:p w14:paraId="3DD70215" w14:textId="6077384F" w:rsidR="00EB54B9" w:rsidRPr="00552373" w:rsidRDefault="00EB54B9" w:rsidP="00EB54B9">
            <w:pPr>
              <w:pStyle w:val="Textotabela"/>
            </w:pPr>
            <w:del w:id="2475" w:author="GSPLM" w:date="2025-01-20T19:32:00Z" w16du:dateUtc="2025-01-20T22:32:00Z">
              <w:r w:rsidRPr="00552373" w:rsidDel="00FF5552">
                <w:delText>0.001</w:delText>
              </w:r>
            </w:del>
          </w:p>
        </w:tc>
        <w:tc>
          <w:tcPr>
            <w:tcW w:w="1448" w:type="dxa"/>
            <w:noWrap/>
            <w:hideMark/>
          </w:tcPr>
          <w:p w14:paraId="32703B33" w14:textId="77777777" w:rsidR="00FF5552" w:rsidRDefault="00FF5552" w:rsidP="00EB54B9">
            <w:pPr>
              <w:pStyle w:val="Textotabela"/>
              <w:rPr>
                <w:ins w:id="2476" w:author="GSPLM" w:date="2025-01-20T19:32:00Z" w16du:dateUtc="2025-01-20T22:32:00Z"/>
              </w:rPr>
            </w:pPr>
            <w:ins w:id="2477" w:author="GSPLM" w:date="2025-01-20T19:32:00Z" w16du:dateUtc="2025-01-20T22:32:00Z">
              <w:r>
                <w:t>0,980</w:t>
              </w:r>
            </w:ins>
          </w:p>
          <w:p w14:paraId="7C77BCB0" w14:textId="53A66B53" w:rsidR="00EB54B9" w:rsidRPr="00552373" w:rsidRDefault="00EB54B9" w:rsidP="00EB54B9">
            <w:pPr>
              <w:pStyle w:val="Textotabela"/>
            </w:pPr>
            <w:del w:id="2478" w:author="GSPLM" w:date="2025-01-20T19:32:00Z" w16du:dateUtc="2025-01-20T22:32:00Z">
              <w:r w:rsidRPr="00552373" w:rsidDel="00FF5552">
                <w:delText>0.980</w:delText>
              </w:r>
            </w:del>
          </w:p>
        </w:tc>
      </w:tr>
      <w:tr w:rsidR="00EB54B9" w:rsidRPr="00552373" w14:paraId="4F3B025B" w14:textId="77777777" w:rsidTr="00EB54B9">
        <w:trPr>
          <w:trHeight w:val="280"/>
        </w:trPr>
        <w:tc>
          <w:tcPr>
            <w:tcW w:w="2616" w:type="dxa"/>
            <w:noWrap/>
            <w:hideMark/>
          </w:tcPr>
          <w:p w14:paraId="452E99D5" w14:textId="77777777" w:rsidR="00FF5552" w:rsidRDefault="00FF5552" w:rsidP="00EB54B9">
            <w:pPr>
              <w:pStyle w:val="Textotabela"/>
              <w:rPr>
                <w:ins w:id="2479" w:author="GSPLM" w:date="2025-01-20T19:32:00Z" w16du:dateUtc="2025-01-20T22:32:00Z"/>
              </w:rPr>
            </w:pPr>
            <w:ins w:id="2480" w:author="GSPLM" w:date="2025-01-20T19:32:00Z" w16du:dateUtc="2025-01-20T22:32:00Z">
              <w:r>
                <w:t>Estresse</w:t>
              </w:r>
            </w:ins>
          </w:p>
          <w:p w14:paraId="321E8D78" w14:textId="7680C5BB" w:rsidR="00EB54B9" w:rsidRPr="00552373" w:rsidRDefault="00EB54B9" w:rsidP="00EB54B9">
            <w:pPr>
              <w:pStyle w:val="Textotabela"/>
            </w:pPr>
            <w:del w:id="2481" w:author="GSPLM" w:date="2025-01-20T19:32:00Z" w16du:dateUtc="2025-01-20T22:32:00Z">
              <w:r w:rsidRPr="00552373" w:rsidDel="00FF5552">
                <w:delText>Estresse</w:delText>
              </w:r>
            </w:del>
          </w:p>
        </w:tc>
        <w:tc>
          <w:tcPr>
            <w:tcW w:w="1077" w:type="dxa"/>
            <w:noWrap/>
            <w:hideMark/>
          </w:tcPr>
          <w:p w14:paraId="3104387A" w14:textId="77777777" w:rsidR="00FF5552" w:rsidRDefault="00FF5552" w:rsidP="00EB54B9">
            <w:pPr>
              <w:pStyle w:val="Textotabela"/>
              <w:rPr>
                <w:ins w:id="2482" w:author="GSPLM" w:date="2025-01-20T19:32:00Z" w16du:dateUtc="2025-01-20T22:32:00Z"/>
              </w:rPr>
            </w:pPr>
            <w:ins w:id="2483" w:author="GSPLM" w:date="2025-01-20T19:32:00Z" w16du:dateUtc="2025-01-20T22:32:00Z">
              <w:r>
                <w:t>1</w:t>
              </w:r>
            </w:ins>
          </w:p>
          <w:p w14:paraId="5925F388" w14:textId="0104D24B" w:rsidR="00EB54B9" w:rsidRPr="00552373" w:rsidRDefault="00EB54B9" w:rsidP="00EB54B9">
            <w:pPr>
              <w:pStyle w:val="Textotabela"/>
            </w:pPr>
            <w:del w:id="2484" w:author="GSPLM" w:date="2025-01-20T19:32:00Z" w16du:dateUtc="2025-01-20T22:32:00Z">
              <w:r w:rsidRPr="00552373" w:rsidDel="00FF5552">
                <w:delText>1</w:delText>
              </w:r>
            </w:del>
          </w:p>
        </w:tc>
        <w:tc>
          <w:tcPr>
            <w:tcW w:w="1347" w:type="dxa"/>
            <w:noWrap/>
            <w:hideMark/>
          </w:tcPr>
          <w:p w14:paraId="4A65BF47" w14:textId="77777777" w:rsidR="00FF5552" w:rsidRDefault="00FF5552" w:rsidP="00EB54B9">
            <w:pPr>
              <w:pStyle w:val="Textotabela"/>
              <w:rPr>
                <w:ins w:id="2485" w:author="GSPLM" w:date="2025-01-20T19:32:00Z" w16du:dateUtc="2025-01-20T22:32:00Z"/>
              </w:rPr>
            </w:pPr>
            <w:ins w:id="2486" w:author="GSPLM" w:date="2025-01-20T19:32:00Z" w16du:dateUtc="2025-01-20T22:32:00Z">
              <w:r>
                <w:t>0,7</w:t>
              </w:r>
            </w:ins>
          </w:p>
          <w:p w14:paraId="1FFC986D" w14:textId="7247DFE8" w:rsidR="00EB54B9" w:rsidRPr="00552373" w:rsidRDefault="00EB54B9" w:rsidP="00EB54B9">
            <w:pPr>
              <w:pStyle w:val="Textotabela"/>
            </w:pPr>
            <w:del w:id="2487" w:author="GSPLM" w:date="2025-01-20T19:32:00Z" w16du:dateUtc="2025-01-20T22:32:00Z">
              <w:r w:rsidRPr="00552373" w:rsidDel="00FF5552">
                <w:delText>0.7</w:delText>
              </w:r>
            </w:del>
          </w:p>
        </w:tc>
        <w:tc>
          <w:tcPr>
            <w:tcW w:w="1347" w:type="dxa"/>
            <w:noWrap/>
            <w:hideMark/>
          </w:tcPr>
          <w:p w14:paraId="1735E7C4" w14:textId="77777777" w:rsidR="00FF5552" w:rsidRDefault="00FF5552" w:rsidP="00EB54B9">
            <w:pPr>
              <w:pStyle w:val="Textotabela"/>
              <w:rPr>
                <w:ins w:id="2488" w:author="GSPLM" w:date="2025-01-20T19:32:00Z" w16du:dateUtc="2025-01-20T22:32:00Z"/>
              </w:rPr>
            </w:pPr>
            <w:ins w:id="2489" w:author="GSPLM" w:date="2025-01-20T19:32:00Z" w16du:dateUtc="2025-01-20T22:32:00Z">
              <w:r>
                <w:t>0,7</w:t>
              </w:r>
            </w:ins>
          </w:p>
          <w:p w14:paraId="38705647" w14:textId="7A6BDE23" w:rsidR="00EB54B9" w:rsidRPr="00552373" w:rsidRDefault="00EB54B9" w:rsidP="00EB54B9">
            <w:pPr>
              <w:pStyle w:val="Textotabela"/>
            </w:pPr>
            <w:del w:id="2490" w:author="GSPLM" w:date="2025-01-20T19:32:00Z" w16du:dateUtc="2025-01-20T22:32:00Z">
              <w:r w:rsidRPr="00552373" w:rsidDel="00FF5552">
                <w:delText>0.7</w:delText>
              </w:r>
            </w:del>
          </w:p>
        </w:tc>
        <w:tc>
          <w:tcPr>
            <w:tcW w:w="1347" w:type="dxa"/>
            <w:noWrap/>
            <w:hideMark/>
          </w:tcPr>
          <w:p w14:paraId="025D9DCA" w14:textId="77777777" w:rsidR="00FF5552" w:rsidRDefault="00FF5552" w:rsidP="00EB54B9">
            <w:pPr>
              <w:pStyle w:val="Textotabela"/>
              <w:rPr>
                <w:ins w:id="2491" w:author="GSPLM" w:date="2025-01-20T19:32:00Z" w16du:dateUtc="2025-01-20T22:32:00Z"/>
              </w:rPr>
            </w:pPr>
            <w:ins w:id="2492" w:author="GSPLM" w:date="2025-01-20T19:32:00Z" w16du:dateUtc="2025-01-20T22:32:00Z">
              <w:r>
                <w:t>0,006</w:t>
              </w:r>
            </w:ins>
          </w:p>
          <w:p w14:paraId="48AAC2FA" w14:textId="19F2601B" w:rsidR="00EB54B9" w:rsidRPr="00552373" w:rsidRDefault="00EB54B9" w:rsidP="00EB54B9">
            <w:pPr>
              <w:pStyle w:val="Textotabela"/>
            </w:pPr>
            <w:del w:id="2493" w:author="GSPLM" w:date="2025-01-20T19:32:00Z" w16du:dateUtc="2025-01-20T22:32:00Z">
              <w:r w:rsidRPr="00552373" w:rsidDel="00FF5552">
                <w:delText>0.006</w:delText>
              </w:r>
            </w:del>
          </w:p>
        </w:tc>
        <w:tc>
          <w:tcPr>
            <w:tcW w:w="1448" w:type="dxa"/>
            <w:noWrap/>
            <w:hideMark/>
          </w:tcPr>
          <w:p w14:paraId="79A732F8" w14:textId="77777777" w:rsidR="00FF5552" w:rsidRDefault="00FF5552" w:rsidP="00EB54B9">
            <w:pPr>
              <w:pStyle w:val="Textotabela"/>
              <w:rPr>
                <w:ins w:id="2494" w:author="GSPLM" w:date="2025-01-20T19:32:00Z" w16du:dateUtc="2025-01-20T22:32:00Z"/>
              </w:rPr>
            </w:pPr>
            <w:ins w:id="2495" w:author="GSPLM" w:date="2025-01-20T19:32:00Z" w16du:dateUtc="2025-01-20T22:32:00Z">
              <w:r>
                <w:t>0,938</w:t>
              </w:r>
            </w:ins>
          </w:p>
          <w:p w14:paraId="5A06BAD9" w14:textId="76E63C60" w:rsidR="00EB54B9" w:rsidRPr="00552373" w:rsidRDefault="00EB54B9" w:rsidP="00EB54B9">
            <w:pPr>
              <w:pStyle w:val="Textotabela"/>
            </w:pPr>
            <w:del w:id="2496" w:author="GSPLM" w:date="2025-01-20T19:32:00Z" w16du:dateUtc="2025-01-20T22:32:00Z">
              <w:r w:rsidRPr="00552373" w:rsidDel="00FF5552">
                <w:delText>0.938</w:delText>
              </w:r>
            </w:del>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A7E5B4C" w14:textId="77777777" w:rsidR="00FF5552" w:rsidRDefault="00FF5552" w:rsidP="00EB54B9">
            <w:pPr>
              <w:pStyle w:val="Textotabela"/>
              <w:rPr>
                <w:ins w:id="2497" w:author="GSPLM" w:date="2025-01-20T19:32:00Z" w16du:dateUtc="2025-01-20T22:32:00Z"/>
              </w:rPr>
            </w:pPr>
            <w:ins w:id="2498" w:author="GSPLM" w:date="2025-01-20T19:32:00Z" w16du:dateUtc="2025-01-20T22:32:00Z">
              <w:r>
                <w:t>Compulsão alimentar</w:t>
              </w:r>
            </w:ins>
          </w:p>
          <w:p w14:paraId="25D629A3" w14:textId="3216A9D7" w:rsidR="00EB54B9" w:rsidRPr="00552373" w:rsidRDefault="00EB54B9" w:rsidP="00EB54B9">
            <w:pPr>
              <w:pStyle w:val="Textotabela"/>
            </w:pPr>
            <w:del w:id="2499" w:author="GSPLM" w:date="2025-01-20T19:32:00Z" w16du:dateUtc="2025-01-20T22:32:00Z">
              <w:r w:rsidRPr="00552373" w:rsidDel="00FF5552">
                <w:delText>Compulsão alimentar</w:delText>
              </w:r>
            </w:del>
          </w:p>
        </w:tc>
        <w:tc>
          <w:tcPr>
            <w:tcW w:w="1077" w:type="dxa"/>
            <w:noWrap/>
            <w:hideMark/>
          </w:tcPr>
          <w:p w14:paraId="18090382" w14:textId="77777777" w:rsidR="00FF5552" w:rsidRDefault="00FF5552" w:rsidP="00EB54B9">
            <w:pPr>
              <w:pStyle w:val="Textotabela"/>
              <w:rPr>
                <w:ins w:id="2500" w:author="GSPLM" w:date="2025-01-20T19:32:00Z" w16du:dateUtc="2025-01-20T22:32:00Z"/>
              </w:rPr>
            </w:pPr>
            <w:ins w:id="2501" w:author="GSPLM" w:date="2025-01-20T19:32:00Z" w16du:dateUtc="2025-01-20T22:32:00Z">
              <w:r>
                <w:t>1</w:t>
              </w:r>
            </w:ins>
          </w:p>
          <w:p w14:paraId="24081E1F" w14:textId="15FFF93B" w:rsidR="00EB54B9" w:rsidRPr="00552373" w:rsidRDefault="00EB54B9" w:rsidP="00EB54B9">
            <w:pPr>
              <w:pStyle w:val="Textotabela"/>
            </w:pPr>
            <w:del w:id="2502" w:author="GSPLM" w:date="2025-01-20T19:32:00Z" w16du:dateUtc="2025-01-20T22:32:00Z">
              <w:r w:rsidRPr="00552373" w:rsidDel="00FF5552">
                <w:delText>1</w:delText>
              </w:r>
            </w:del>
          </w:p>
        </w:tc>
        <w:tc>
          <w:tcPr>
            <w:tcW w:w="1347" w:type="dxa"/>
            <w:noWrap/>
            <w:hideMark/>
          </w:tcPr>
          <w:p w14:paraId="4DA24CE2" w14:textId="77777777" w:rsidR="00FF5552" w:rsidRDefault="00FF5552" w:rsidP="00EB54B9">
            <w:pPr>
              <w:pStyle w:val="Textotabela"/>
              <w:rPr>
                <w:ins w:id="2503" w:author="GSPLM" w:date="2025-01-20T19:32:00Z" w16du:dateUtc="2025-01-20T22:32:00Z"/>
              </w:rPr>
            </w:pPr>
            <w:ins w:id="2504" w:author="GSPLM" w:date="2025-01-20T19:32:00Z" w16du:dateUtc="2025-01-20T22:32:00Z">
              <w:r>
                <w:t>8,0</w:t>
              </w:r>
            </w:ins>
          </w:p>
          <w:p w14:paraId="66783ECF" w14:textId="02DF5A92" w:rsidR="00EB54B9" w:rsidRPr="00552373" w:rsidRDefault="00EB54B9" w:rsidP="00EB54B9">
            <w:pPr>
              <w:pStyle w:val="Textotabela"/>
            </w:pPr>
            <w:del w:id="2505" w:author="GSPLM" w:date="2025-01-20T19:32:00Z" w16du:dateUtc="2025-01-20T22:32:00Z">
              <w:r w:rsidRPr="00552373" w:rsidDel="00FF5552">
                <w:delText>8.0</w:delText>
              </w:r>
            </w:del>
          </w:p>
        </w:tc>
        <w:tc>
          <w:tcPr>
            <w:tcW w:w="1347" w:type="dxa"/>
            <w:noWrap/>
            <w:hideMark/>
          </w:tcPr>
          <w:p w14:paraId="0C04D5B7" w14:textId="77777777" w:rsidR="00FF5552" w:rsidRDefault="00FF5552" w:rsidP="00EB54B9">
            <w:pPr>
              <w:pStyle w:val="Textotabela"/>
              <w:rPr>
                <w:ins w:id="2506" w:author="GSPLM" w:date="2025-01-20T19:32:00Z" w16du:dateUtc="2025-01-20T22:32:00Z"/>
              </w:rPr>
            </w:pPr>
            <w:ins w:id="2507" w:author="GSPLM" w:date="2025-01-20T19:32:00Z" w16du:dateUtc="2025-01-20T22:32:00Z">
              <w:r>
                <w:t>8,0</w:t>
              </w:r>
            </w:ins>
          </w:p>
          <w:p w14:paraId="2E0E8A34" w14:textId="662A9E39" w:rsidR="00EB54B9" w:rsidRPr="00552373" w:rsidRDefault="00EB54B9" w:rsidP="00EB54B9">
            <w:pPr>
              <w:pStyle w:val="Textotabela"/>
            </w:pPr>
            <w:del w:id="2508" w:author="GSPLM" w:date="2025-01-20T19:32:00Z" w16du:dateUtc="2025-01-20T22:32:00Z">
              <w:r w:rsidRPr="00552373" w:rsidDel="00FF5552">
                <w:delText>8.0</w:delText>
              </w:r>
            </w:del>
          </w:p>
        </w:tc>
        <w:tc>
          <w:tcPr>
            <w:tcW w:w="1347" w:type="dxa"/>
            <w:noWrap/>
            <w:hideMark/>
          </w:tcPr>
          <w:p w14:paraId="3D513E8C" w14:textId="77777777" w:rsidR="00FF5552" w:rsidRDefault="00FF5552" w:rsidP="00EB54B9">
            <w:pPr>
              <w:pStyle w:val="Textotabela"/>
              <w:rPr>
                <w:ins w:id="2509" w:author="GSPLM" w:date="2025-01-20T19:32:00Z" w16du:dateUtc="2025-01-20T22:32:00Z"/>
              </w:rPr>
            </w:pPr>
            <w:ins w:id="2510" w:author="GSPLM" w:date="2025-01-20T19:32:00Z" w16du:dateUtc="2025-01-20T22:32:00Z">
              <w:r>
                <w:t>0,127</w:t>
              </w:r>
            </w:ins>
          </w:p>
          <w:p w14:paraId="7ED8C228" w14:textId="58909281" w:rsidR="00EB54B9" w:rsidRPr="00552373" w:rsidRDefault="00EB54B9" w:rsidP="00EB54B9">
            <w:pPr>
              <w:pStyle w:val="Textotabela"/>
            </w:pPr>
            <w:del w:id="2511" w:author="GSPLM" w:date="2025-01-20T19:32:00Z" w16du:dateUtc="2025-01-20T22:32:00Z">
              <w:r w:rsidRPr="00552373" w:rsidDel="00FF5552">
                <w:delText>0.127</w:delText>
              </w:r>
            </w:del>
          </w:p>
        </w:tc>
        <w:tc>
          <w:tcPr>
            <w:tcW w:w="1448" w:type="dxa"/>
            <w:noWrap/>
            <w:hideMark/>
          </w:tcPr>
          <w:p w14:paraId="2AAC6702" w14:textId="77777777" w:rsidR="00FF5552" w:rsidRDefault="00FF5552" w:rsidP="00EB54B9">
            <w:pPr>
              <w:pStyle w:val="Textotabela"/>
              <w:rPr>
                <w:ins w:id="2512" w:author="GSPLM" w:date="2025-01-20T19:32:00Z" w16du:dateUtc="2025-01-20T22:32:00Z"/>
              </w:rPr>
            </w:pPr>
            <w:ins w:id="2513" w:author="GSPLM" w:date="2025-01-20T19:32:00Z" w16du:dateUtc="2025-01-20T22:32:00Z">
              <w:r>
                <w:t>0,723</w:t>
              </w:r>
            </w:ins>
          </w:p>
          <w:p w14:paraId="5C9D6D7E" w14:textId="5D3739AC" w:rsidR="00EB54B9" w:rsidRPr="00552373" w:rsidRDefault="00EB54B9" w:rsidP="00EB54B9">
            <w:pPr>
              <w:pStyle w:val="Textotabela"/>
            </w:pPr>
            <w:del w:id="2514" w:author="GSPLM" w:date="2025-01-20T19:32:00Z" w16du:dateUtc="2025-01-20T22:32:00Z">
              <w:r w:rsidRPr="00552373" w:rsidDel="00FF5552">
                <w:delText>0.723</w:delText>
              </w:r>
            </w:del>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 xml:space="preserve">O teste do </w:t>
      </w:r>
      <w:proofErr w:type="spellStart"/>
      <w:r w:rsidRPr="00552373">
        <w:t>qui</w:t>
      </w:r>
      <w:proofErr w:type="spellEnd"/>
      <w:r w:rsidRPr="00552373">
        <w:t>-quadrado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lastRenderedPageBreak/>
        <w:t>Adicionalmente, o teste de Mantel-</w:t>
      </w:r>
      <w:proofErr w:type="spellStart"/>
      <w:r w:rsidRPr="00552373">
        <w:t>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2515" w:name="_Toc187787287"/>
      <w:r w:rsidRPr="00552373">
        <w:rPr>
          <w:lang w:val="pt-BR"/>
        </w:rPr>
        <w:t>Eventos adversos</w:t>
      </w:r>
      <w:bookmarkEnd w:id="2515"/>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5373A454" w:rsidR="00C83186" w:rsidRPr="00552373" w:rsidRDefault="00C83186" w:rsidP="00F65E4D">
      <w:pPr>
        <w:pStyle w:val="Normalsemrecuo"/>
      </w:pPr>
      <w:bookmarkStart w:id="2516" w:name="_Ref187694766"/>
      <w:bookmarkStart w:id="2517"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2516"/>
      <w:ins w:id="2518" w:author="GSPLM" w:date="2025-01-20T19:32:00Z" w16du:dateUtc="2025-01-20T22:32:00Z">
        <w:r w:rsidR="00FF5552">
          <w:t xml:space="preserve"> -</w:t>
        </w:r>
      </w:ins>
      <w:del w:id="2519" w:author="GSPLM" w:date="2025-01-20T19:32:00Z" w16du:dateUtc="2025-01-20T22:32:00Z">
        <w:r w:rsidRPr="00552373" w:rsidDel="00FF5552">
          <w:delText>.</w:delText>
        </w:r>
      </w:del>
      <w:r w:rsidRPr="00552373">
        <w:t xml:space="preserve"> Eventos adversos.</w:t>
      </w:r>
      <w:bookmarkEnd w:id="2517"/>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Para controlar pelo grupo de alocação, o teste de Mantel-</w:t>
      </w:r>
      <w:proofErr w:type="spellStart"/>
      <w:r w:rsidRPr="00552373">
        <w:t>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2524BEED" w:rsidR="00C83186" w:rsidRPr="00552373" w:rsidRDefault="00C83186" w:rsidP="00F65E4D">
      <w:pPr>
        <w:pStyle w:val="Normalsemrecuo"/>
      </w:pPr>
      <w:bookmarkStart w:id="2520" w:name="_Ref187696580"/>
      <w:r w:rsidRPr="00552373">
        <w:lastRenderedPageBreak/>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2520"/>
      <w:ins w:id="2521" w:author="GSPLM" w:date="2025-01-20T19:32:00Z" w16du:dateUtc="2025-01-20T22:32:00Z">
        <w:r w:rsidR="00FF5552">
          <w:t xml:space="preserve"> -</w:t>
        </w:r>
      </w:ins>
      <w:del w:id="2522" w:author="GSPLM" w:date="2025-01-20T19:32:00Z" w16du:dateUtc="2025-01-20T22:32:00Z">
        <w:r w:rsidRPr="00552373" w:rsidDel="00FF5552">
          <w:delText>.</w:delText>
        </w:r>
      </w:del>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71EA4E44" w:rsidR="00C83186" w:rsidRPr="00552373" w:rsidRDefault="00C83186" w:rsidP="00F65E4D">
      <w:pPr>
        <w:pStyle w:val="Normalsemrecuo"/>
      </w:pPr>
      <w:bookmarkStart w:id="2523"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2523"/>
      <w:ins w:id="2524" w:author="GSPLM" w:date="2025-01-20T19:32:00Z" w16du:dateUtc="2025-01-20T22:32:00Z">
        <w:r w:rsidR="00FF5552">
          <w:t xml:space="preserve"> -</w:t>
        </w:r>
      </w:ins>
      <w:del w:id="2525" w:author="GSPLM" w:date="2025-01-20T19:32:00Z" w16du:dateUtc="2025-01-20T22:32:00Z">
        <w:r w:rsidRPr="00552373" w:rsidDel="00FF5552">
          <w:delText>.</w:delText>
        </w:r>
      </w:del>
      <w:r w:rsidRPr="00552373">
        <w:t xml:space="preserve">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w:t>
      </w:r>
      <w:r w:rsidRPr="00552373">
        <w:lastRenderedPageBreak/>
        <w:t xml:space="preserve">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3556F098" w:rsidR="00C83186" w:rsidRPr="00552373" w:rsidRDefault="00C83186" w:rsidP="00F65E4D">
      <w:pPr>
        <w:pStyle w:val="Normalsemrecuo"/>
      </w:pPr>
      <w:bookmarkStart w:id="2526"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2526"/>
      <w:ins w:id="2527" w:author="GSPLM" w:date="2025-01-20T19:32:00Z" w16du:dateUtc="2025-01-20T22:32:00Z">
        <w:r w:rsidR="00FF5552">
          <w:t xml:space="preserve"> -</w:t>
        </w:r>
      </w:ins>
      <w:del w:id="2528" w:author="GSPLM" w:date="2025-01-20T19:32:00Z" w16du:dateUtc="2025-01-20T22:32:00Z">
        <w:r w:rsidRPr="00552373" w:rsidDel="00FF5552">
          <w:delText>.</w:delText>
        </w:r>
      </w:del>
      <w:r w:rsidRPr="00552373">
        <w:t xml:space="preserve">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2529" w:name="_Toc128317854"/>
      <w:bookmarkStart w:id="2530" w:name="_Toc132992089"/>
      <w:bookmarkStart w:id="2531" w:name="_Toc118072943"/>
      <w:bookmarkStart w:id="2532" w:name="_Toc118415080"/>
      <w:bookmarkEnd w:id="252"/>
      <w:bookmarkEnd w:id="253"/>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6F4F099D" w:rsidR="00AC5009" w:rsidRPr="00552373" w:rsidRDefault="00AC5009" w:rsidP="00AD1BA4">
      <w:r w:rsidRPr="00552373">
        <w:t xml:space="preserve">As características </w:t>
      </w:r>
      <w:r w:rsidR="00AD1BA4" w:rsidRPr="00552373">
        <w:t xml:space="preserve">demográficas </w:t>
      </w:r>
      <w:r w:rsidRPr="00552373">
        <w:t xml:space="preserve">basais dos participantes </w:t>
      </w:r>
      <w:r w:rsidR="004432D5">
        <w:t>foram</w:t>
      </w:r>
      <w:r w:rsidRPr="00552373">
        <w:t xml:space="preserve"> </w:t>
      </w:r>
      <w:r w:rsidR="004432D5">
        <w:t>homogêneas</w:t>
      </w:r>
      <w:r w:rsidRPr="00552373">
        <w:t xml:space="preserve"> entre os grupos </w:t>
      </w:r>
      <w:r w:rsidR="007F26C7">
        <w:t>de alocação para a</w:t>
      </w:r>
      <w:r w:rsidRPr="00552373">
        <w:t xml:space="preserve"> maioria das variáveis analisadas, com exceção do nível de renda, que apresentou diferença estatisticamente significativa. </w:t>
      </w:r>
    </w:p>
    <w:p w14:paraId="2CAAC5D3" w14:textId="3A72392D"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w:t>
      </w:r>
      <w:r w:rsidR="00A26221">
        <w:t xml:space="preserve"> de vida</w:t>
      </w:r>
      <w:r w:rsidRPr="00552373">
        <w:t xml:space="preserve"> regionais ou </w:t>
      </w:r>
      <w:r w:rsidR="003E62C9">
        <w:t xml:space="preserve">diferentes </w:t>
      </w:r>
      <w:r w:rsidRPr="00552373">
        <w:t>estruturas familiares</w:t>
      </w:r>
      <w:r w:rsidR="00930734" w:rsidRPr="00552373">
        <w:t>.</w:t>
      </w:r>
      <w:r w:rsidRPr="00552373">
        <w:t xml:space="preserve"> Portanto, embora a diferença observada entre os grupos seja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0355C21E"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t xml:space="preserve"> foram comparáveis em todos os parâmetros avaliados, confirmando o sucesso da randomização na </w:t>
      </w:r>
      <w:r w:rsidR="001D0763">
        <w:t>homogeneização</w:t>
      </w:r>
      <w:r w:rsidRPr="00552373">
        <w:t xml:space="preserv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Content>
          <w:r w:rsidR="002A47FF" w:rsidRPr="00552373">
            <w:rPr>
              <w:color w:val="000000"/>
            </w:rPr>
            <w:t>(WELLS, 2007)</w:t>
          </w:r>
        </w:sdtContent>
      </w:sdt>
      <w:r w:rsidRPr="00552373">
        <w:t>.</w:t>
      </w:r>
    </w:p>
    <w:p w14:paraId="09B681D3" w14:textId="1130571F" w:rsidR="00102C59" w:rsidRPr="00552373" w:rsidRDefault="00102C59" w:rsidP="00135D00">
      <w:r w:rsidRPr="00552373">
        <w:t>O ângulo de fase (AF), utilizado como indicador indireto da integridade das membranas celulares</w:t>
      </w:r>
      <w:r w:rsidR="00BC1583">
        <w:t xml:space="preserve"> e</w:t>
      </w:r>
      <w:r w:rsidRPr="00552373">
        <w:t xml:space="preserve">, </w:t>
      </w:r>
      <w:r w:rsidR="0038268F">
        <w:t>como proposto neste estudo</w:t>
      </w:r>
      <w:r w:rsidR="00504D1B">
        <w:t xml:space="preserve">, um marcador de atividade inflamatória, </w:t>
      </w:r>
      <w:r w:rsidRPr="00552373">
        <w:t>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Content>
          <w:r w:rsidR="002A47FF" w:rsidRPr="00552373">
            <w:rPr>
              <w:color w:val="000000"/>
            </w:rPr>
            <w:t>(BOSY-WESTPHAL et al., 2006)</w:t>
          </w:r>
        </w:sdtContent>
      </w:sdt>
      <w:r w:rsidRPr="00552373">
        <w:t>. Este resultado pode refletir um</w:t>
      </w:r>
      <w:r w:rsidR="00F023D6">
        <w:t xml:space="preserve"> maior volume </w:t>
      </w:r>
      <w:r w:rsidRPr="00552373">
        <w:t>d</w:t>
      </w:r>
      <w:r w:rsidR="00F023D6">
        <w:t>e</w:t>
      </w:r>
      <w:r w:rsidRPr="00552373">
        <w:t xml:space="preserve"> massa magra </w:t>
      </w:r>
      <w:r w:rsidR="00F023D6">
        <w:t>nos homens</w:t>
      </w:r>
      <w:r w:rsidRPr="00552373">
        <w:t xml:space="preserve">,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62651EB0"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w:t>
      </w:r>
      <w:r w:rsidR="00792AC4">
        <w:t>é</w:t>
      </w:r>
      <w:r w:rsidRPr="00552373">
        <w:t xml:space="preserve"> associado a maior risco cardiovascular e metabólico, </w:t>
      </w:r>
      <w:r w:rsidR="002A47FF" w:rsidRPr="00552373">
        <w:t xml:space="preserve">mesmo com </w:t>
      </w:r>
      <w:r w:rsidR="00C203FF" w:rsidRPr="00552373">
        <w:t xml:space="preserve">a </w:t>
      </w:r>
      <w:r w:rsidR="002A47FF" w:rsidRPr="00552373">
        <w:t>menor adiposidade</w:t>
      </w:r>
      <w:r w:rsidR="0017530B">
        <w:t xml:space="preserve"> nos homens em comparação com as participantes </w:t>
      </w:r>
      <w:r w:rsidR="002A47FF" w:rsidRPr="00552373">
        <w:t xml:space="preserve"> </w:t>
      </w:r>
      <w:r w:rsidR="0017530B">
        <w:t>d</w:t>
      </w:r>
      <w:r w:rsidR="00C203FF" w:rsidRPr="00552373">
        <w:t xml:space="preserve">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006BB7E8"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w:t>
      </w:r>
      <w:r w:rsidR="00AE1652">
        <w:t xml:space="preserve">dos homens </w:t>
      </w:r>
      <w:r w:rsidRPr="00643B3F">
        <w:t xml:space="preserve">entre os grupos </w:t>
      </w:r>
      <w:r w:rsidR="00AE1652">
        <w:t xml:space="preserve">de alocação </w:t>
      </w:r>
      <w:r w:rsidRPr="00643B3F">
        <w:t xml:space="preserve">(sete participantes no grupo placebo versus três no grupo </w:t>
      </w:r>
      <w:proofErr w:type="spellStart"/>
      <w:r w:rsidRPr="00643B3F">
        <w:t>Eclipta</w:t>
      </w:r>
      <w:proofErr w:type="spellEnd"/>
      <w:r w:rsidRPr="00643B3F">
        <w:t>)</w:t>
      </w:r>
      <w:r w:rsidR="00AE1652">
        <w:t>. Apesar de não significativ</w:t>
      </w:r>
      <w:r w:rsidR="000A4232">
        <w:t>o</w:t>
      </w:r>
      <w:r w:rsidR="00AE1652">
        <w:t xml:space="preserve">, </w:t>
      </w:r>
      <w:r w:rsidRPr="00643B3F">
        <w:t xml:space="preserve"> </w:t>
      </w:r>
      <w:r w:rsidR="000A4232">
        <w:t xml:space="preserve">esse  desequilíbrio </w:t>
      </w:r>
      <w:r w:rsidRPr="00643B3F">
        <w:t xml:space="preserve"> pode ter amplificado variações aleatórias, reduzindo a robustez das comparações e limitando a generalização dos resultados.</w:t>
      </w:r>
    </w:p>
    <w:p w14:paraId="001E9A23" w14:textId="3F8646B0" w:rsidR="00643B3F" w:rsidRPr="00643B3F" w:rsidRDefault="00643B3F" w:rsidP="00643B3F">
      <w:r w:rsidRPr="00643B3F">
        <w:t xml:space="preserve">No grupo </w:t>
      </w:r>
      <w:proofErr w:type="spellStart"/>
      <w:r w:rsidRPr="00643B3F">
        <w:t>Eclipta</w:t>
      </w:r>
      <w:proofErr w:type="spellEnd"/>
      <w:r w:rsidRPr="00643B3F">
        <w:t>, os participantes</w:t>
      </w:r>
      <w:r w:rsidR="000A4232">
        <w:t xml:space="preserve"> do sexo</w:t>
      </w:r>
      <w:r w:rsidRPr="00643B3F">
        <w:t xml:space="preserve"> masculino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subclínica ou retenção hídrica, influenciando negativamente o ângulo de fase, apesar da maior massa livre de gordura.</w:t>
      </w:r>
    </w:p>
    <w:p w14:paraId="3268C484" w14:textId="376593E8" w:rsidR="00643B3F" w:rsidRPr="00643B3F" w:rsidRDefault="00643B3F" w:rsidP="00643B3F">
      <w:r w:rsidRPr="00643B3F">
        <w:t xml:space="preserve">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w:t>
      </w:r>
      <w:r w:rsidRPr="00643B3F">
        <w:lastRenderedPageBreak/>
        <w:t>de fatores não avaliados no presente estudo, como variáveis neuromusculares</w:t>
      </w:r>
      <w:r w:rsidR="006F0BCC">
        <w:t xml:space="preserve"> </w:t>
      </w:r>
      <w:r w:rsidR="00F71820">
        <w:t>(</w:t>
      </w:r>
      <w:proofErr w:type="spellStart"/>
      <w:ins w:id="2533" w:author="Fabio Carmona" w:date="2025-01-20T14:58:00Z" w16du:dateUtc="2025-01-20T17:58:00Z">
        <w:r w:rsidR="00207B90">
          <w:t>ref</w:t>
        </w:r>
        <w:proofErr w:type="spellEnd"/>
        <w:r w:rsidR="00207B90">
          <w:t>??</w:t>
        </w:r>
      </w:ins>
      <w:r w:rsidR="00F71820">
        <w:t>)</w:t>
      </w:r>
      <w:r w:rsidRPr="00643B3F">
        <w:t xml:space="preserve"> ou adaptações funcionais </w:t>
      </w:r>
      <w:r w:rsidR="00F71820">
        <w:t>(</w:t>
      </w:r>
      <w:proofErr w:type="spellStart"/>
      <w:ins w:id="2534" w:author="Fabio Carmona" w:date="2025-01-20T14:58:00Z" w16du:dateUtc="2025-01-20T17:58:00Z">
        <w:r w:rsidR="00207B90">
          <w:t>ref</w:t>
        </w:r>
        <w:proofErr w:type="spellEnd"/>
        <w:r w:rsidR="00207B90">
          <w:t>??</w:t>
        </w:r>
      </w:ins>
      <w:r w:rsidR="00F71820">
        <w:t xml:space="preserve">) </w:t>
      </w:r>
      <w:r w:rsidRPr="00643B3F">
        <w:t>que transcendem a composição corporal.</w:t>
      </w:r>
    </w:p>
    <w:p w14:paraId="4CC744A5" w14:textId="6097A51C" w:rsidR="0023689E" w:rsidRPr="00552373" w:rsidRDefault="00643B3F" w:rsidP="00643B3F">
      <w:r w:rsidRPr="00643B3F">
        <w:t xml:space="preserve">Por fim, as limitações do pequeno tamanho amostral masculino </w:t>
      </w:r>
      <w:r w:rsidR="007C09B9">
        <w:t>associado ao</w:t>
      </w:r>
      <w:r w:rsidRPr="00643B3F">
        <w:t xml:space="preserve">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w:t>
      </w:r>
      <w:proofErr w:type="spellStart"/>
      <w:r w:rsidRPr="00643B3F">
        <w:t>Student</w:t>
      </w:r>
      <w:proofErr w:type="spellEnd"/>
      <w:r w:rsidR="00255630">
        <w:t xml:space="preserve"> </w:t>
      </w:r>
      <w:r w:rsidR="00274738">
        <w:t>não tenham sido contempladas integralmente</w:t>
      </w:r>
      <w:r w:rsidRPr="00643B3F">
        <w:t>, como normalidade dos resíduos e homogeneidade de variância,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59E5EC05" w:rsidR="00C52D91" w:rsidRPr="00C52D91" w:rsidRDefault="00C52D91" w:rsidP="00C52D91">
      <w:r w:rsidRPr="00C52D91">
        <w:t>Além disso, o resultado funcional avaliado pela força de preensão palmar não apresentou diferenças significativas entre os grupos de alocação</w:t>
      </w:r>
      <w:r w:rsidR="003D34F6">
        <w:t xml:space="preserve"> no sexo feminino</w:t>
      </w:r>
      <w:r w:rsidRPr="00C52D91">
        <w:t xml:space="preserve">, mesmo </w:t>
      </w:r>
      <w:r w:rsidRPr="00C52D91">
        <w:lastRenderedPageBreak/>
        <w:t xml:space="preserve">com as evidências de maior massa muscular no grupo placebo. Esse achado é curioso, pois a força de preensão palmar é comumente usada como </w:t>
      </w:r>
      <w:r w:rsidR="00EF0156">
        <w:t>indicador</w:t>
      </w:r>
      <w:r w:rsidRPr="00C52D91">
        <w:t xml:space="preserve"> funcional da força muscular e, portanto, esperava-se que o maior volume de massa muscular</w:t>
      </w:r>
      <w:r w:rsidR="00EF0156">
        <w:t xml:space="preserve"> detectado pela análise de impedância</w:t>
      </w:r>
      <w:r w:rsidRPr="00C52D91">
        <w:t xml:space="preserve"> no grupo placebo resultasse em valores superiores de força</w:t>
      </w:r>
      <w:r w:rsidR="001A548A">
        <w:t xml:space="preserve"> de preensão palmar</w:t>
      </w:r>
      <w:r w:rsidRPr="00C52D91">
        <w:t>.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bioelétrica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w:t>
      </w:r>
      <w:r w:rsidRPr="00552373">
        <w:lastRenderedPageBreak/>
        <w:t xml:space="preserve">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t>Participantes que não completaram a intervenção</w:t>
      </w:r>
    </w:p>
    <w:p w14:paraId="7E50DC73" w14:textId="6FFCB6CD" w:rsidR="00552373" w:rsidRPr="00552373" w:rsidRDefault="00E94DA6" w:rsidP="00552373">
      <w:r>
        <w:t>A partir dos dados analisados, não foi encontrad</w:t>
      </w:r>
      <w:ins w:id="2535" w:author="Fabio Carmona" w:date="2025-01-20T14:59:00Z" w16du:dateUtc="2025-01-20T17:59:00Z">
        <w:r w:rsidR="00207B90">
          <w:t>a</w:t>
        </w:r>
      </w:ins>
      <w:del w:id="2536" w:author="Fabio Carmona" w:date="2025-01-20T14:59:00Z" w16du:dateUtc="2025-01-20T17:59:00Z">
        <w:r w:rsidDel="00207B90">
          <w:delText>o</w:delText>
        </w:r>
      </w:del>
      <w:r>
        <w:t xml:space="preserve"> </w:t>
      </w:r>
      <w:r w:rsidR="00552373" w:rsidRPr="00552373">
        <w:t xml:space="preserve">associação entre o sexo e </w:t>
      </w:r>
      <w:r>
        <w:t xml:space="preserve">a </w:t>
      </w:r>
      <w:r w:rsidR="00552373" w:rsidRPr="00552373">
        <w:t>conclusão da intervenção, mesmo ao considerar o efeito do grupo de alocação. A proporção de abandono foi numericamente maior nos homens (40%) do que nas mulheres (29,2%), mas essa diferença não foi estatisticamente significativ</w:t>
      </w:r>
      <w:r>
        <w:t xml:space="preserve">a. </w:t>
      </w:r>
    </w:p>
    <w:p w14:paraId="7F262F05" w14:textId="22055592"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w:t>
      </w:r>
      <w:r w:rsidR="0094375D">
        <w:t xml:space="preserve"> 1</w:t>
      </w:r>
      <w:r w:rsidRPr="00552373">
        <w:t>, reforça que essa diferença pode ser atribuída ao acaso. Esses resultados destacam a ausência de associação entre sexo e conclusão da intervenção.</w:t>
      </w:r>
    </w:p>
    <w:p w14:paraId="3897271F" w14:textId="6182D320" w:rsidR="00552373" w:rsidRPr="00552373" w:rsidRDefault="00552373" w:rsidP="00552373">
      <w:r w:rsidRPr="00552373">
        <w:t>Uma possível explicação para a ausência de significância estatística pode estar relacionada ao tamanho amostral reduzido, especialmente no grupo masculino, o que pode ter limitado o poder estatístico dos testes. Estudos com tamanhos amostrais maiores</w:t>
      </w:r>
      <w:r w:rsidR="007A1866">
        <w:t xml:space="preserve"> de participantes do sexo masculino</w:t>
      </w:r>
      <w:r w:rsidRPr="00552373">
        <w:t xml:space="preserve">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2537" w:name="_Toc187787281"/>
      <w:r w:rsidRPr="00552373">
        <w:rPr>
          <w:lang w:val="pt-BR"/>
        </w:rPr>
        <w:t>Resultados esperados</w:t>
      </w:r>
      <w:bookmarkEnd w:id="2537"/>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lastRenderedPageBreak/>
        <w:t xml:space="preserve">Melhora estatisticamente superior nos resultados do escore de qualidade de vida (WHOQOL-BREF); escore de ansiedade, depressão e estresse crônico (DASS-21); 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2538" w:name="_Toc187787288"/>
      <w:r w:rsidR="00C114DC" w:rsidRPr="00552373">
        <w:rPr>
          <w:lang w:val="pt-BR"/>
        </w:rPr>
        <w:t>Contribuição dos membros da equipe da pesquisa</w:t>
      </w:r>
      <w:bookmarkEnd w:id="2529"/>
      <w:bookmarkEnd w:id="2530"/>
      <w:bookmarkEnd w:id="2538"/>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 xml:space="preserve">Vivian Marques Miguel </w:t>
      </w:r>
      <w:proofErr w:type="spellStart"/>
      <w:r w:rsidR="0030795C" w:rsidRPr="00552373">
        <w:t>Suen</w:t>
      </w:r>
      <w:proofErr w:type="spellEnd"/>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 xml:space="preserve">Gustavo Santos Paiva </w:t>
      </w:r>
      <w:proofErr w:type="spellStart"/>
      <w:r w:rsidR="0030795C" w:rsidRPr="00552373">
        <w:t>Laender</w:t>
      </w:r>
      <w:proofErr w:type="spellEnd"/>
      <w:r w:rsidR="0030795C" w:rsidRPr="00552373">
        <w:t xml:space="preserve">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Farmacêutica responsável: Maria da Glória Holtz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w:t>
      </w:r>
      <w:proofErr w:type="spellStart"/>
      <w:r w:rsidR="00F23BAA" w:rsidRPr="00552373">
        <w:t>Ivanice</w:t>
      </w:r>
      <w:proofErr w:type="spellEnd"/>
      <w:r w:rsidR="00F23BAA" w:rsidRPr="00552373">
        <w:t xml:space="preserve"> Maria Cestari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w:t>
      </w:r>
      <w:proofErr w:type="spellStart"/>
      <w:r w:rsidR="00FE3C54" w:rsidRPr="00552373">
        <w:rPr>
          <w:rFonts w:eastAsiaTheme="majorEastAsia"/>
        </w:rPr>
        <w:t>Jurucê</w:t>
      </w:r>
      <w:proofErr w:type="spellEnd"/>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7"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2539" w:name="_Toc128317855"/>
      <w:bookmarkStart w:id="2540"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541" w:name="_Toc187787289"/>
      <w:r w:rsidR="00C114DC" w:rsidRPr="00552373">
        <w:rPr>
          <w:lang w:val="pt-BR"/>
        </w:rPr>
        <w:t>Referências biliográfica</w:t>
      </w:r>
      <w:bookmarkEnd w:id="254"/>
      <w:bookmarkEnd w:id="255"/>
      <w:bookmarkEnd w:id="256"/>
      <w:bookmarkEnd w:id="2531"/>
      <w:bookmarkEnd w:id="2532"/>
      <w:bookmarkEnd w:id="2539"/>
      <w:bookmarkEnd w:id="2540"/>
      <w:bookmarkEnd w:id="2541"/>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D92618" w:rsidRDefault="002A47FF">
          <w:pPr>
            <w:divId w:val="1114792154"/>
            <w:rPr>
              <w:lang w:val="en-US"/>
              <w:rPrChange w:id="2542" w:author="Fabio Carmona" w:date="2025-01-20T14:32:00Z" w16du:dateUtc="2025-01-20T17:32:00Z">
                <w:rPr/>
              </w:rPrChange>
            </w:rPr>
          </w:pPr>
          <w:r w:rsidRPr="00D92618">
            <w:rPr>
              <w:lang w:val="en-US"/>
              <w:rPrChange w:id="2543" w:author="Fabio Carmona" w:date="2025-01-20T14:32:00Z" w16du:dateUtc="2025-01-20T17:32:00Z">
                <w:rPr/>
              </w:rPrChange>
            </w:rPr>
            <w:t xml:space="preserve">AKAMATSU, Y. et al. Phase angle from bioelectrical impedance analysis is a useful indicator of muscle quality. </w:t>
          </w:r>
          <w:r w:rsidRPr="00D92618">
            <w:rPr>
              <w:b/>
              <w:bCs/>
              <w:lang w:val="en-US"/>
              <w:rPrChange w:id="2544" w:author="Fabio Carmona" w:date="2025-01-20T14:32:00Z" w16du:dateUtc="2025-01-20T17:32:00Z">
                <w:rPr>
                  <w:b/>
                  <w:bCs/>
                </w:rPr>
              </w:rPrChange>
            </w:rPr>
            <w:t>Journal of Cachexia, Sarcopenia and Muscle</w:t>
          </w:r>
          <w:r w:rsidRPr="00D92618">
            <w:rPr>
              <w:lang w:val="en-US"/>
              <w:rPrChange w:id="2545" w:author="Fabio Carmona" w:date="2025-01-20T14:32:00Z" w16du:dateUtc="2025-01-20T17:32:00Z">
                <w:rPr/>
              </w:rPrChange>
            </w:rPr>
            <w:t xml:space="preserve">, v. 13, n. 1, p. 180–189, 2022. </w:t>
          </w:r>
        </w:p>
        <w:p w14:paraId="61A5B9CA" w14:textId="77777777" w:rsidR="002A47FF" w:rsidRPr="00D92618" w:rsidRDefault="002A47FF">
          <w:pPr>
            <w:divId w:val="933586131"/>
            <w:rPr>
              <w:lang w:val="en-US"/>
              <w:rPrChange w:id="2546" w:author="Fabio Carmona" w:date="2025-01-20T14:32:00Z" w16du:dateUtc="2025-01-20T17:32:00Z">
                <w:rPr/>
              </w:rPrChange>
            </w:rPr>
          </w:pPr>
        </w:p>
        <w:p w14:paraId="2DD565D5" w14:textId="77777777" w:rsidR="002A47FF" w:rsidRPr="00552373" w:rsidRDefault="002A47FF">
          <w:pPr>
            <w:divId w:val="1777481769"/>
          </w:pPr>
          <w:r w:rsidRPr="00D92618">
            <w:rPr>
              <w:lang w:val="en-US"/>
              <w:rPrChange w:id="2547" w:author="Fabio Carmona" w:date="2025-01-20T14:32:00Z" w16du:dateUtc="2025-01-20T17:32:00Z">
                <w:rPr/>
              </w:rPrChange>
            </w:rPr>
            <w:t xml:space="preserve">ALMEIDA, A. I. et al. Bioelectrical impedance analysis (BIA) and phase angle: How relevant in cancer? </w:t>
          </w:r>
          <w:r w:rsidRPr="00552373">
            <w:rPr>
              <w:b/>
              <w:bCs/>
            </w:rPr>
            <w:t xml:space="preserve">FASEB </w:t>
          </w:r>
          <w:proofErr w:type="spellStart"/>
          <w:r w:rsidRPr="00552373">
            <w:rPr>
              <w:b/>
              <w:bCs/>
            </w:rPr>
            <w:t>Journal</w:t>
          </w:r>
          <w:proofErr w:type="spellEnd"/>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w:t>
          </w:r>
          <w:proofErr w:type="spellStart"/>
          <w:r w:rsidRPr="00552373">
            <w:t>s.l</w:t>
          </w:r>
          <w:proofErr w:type="spellEnd"/>
          <w:r w:rsidRPr="00552373">
            <w:t xml:space="preserve">: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JULHODE 2017</w:t>
          </w:r>
          <w:r w:rsidRPr="00552373">
            <w:t>. [</w:t>
          </w:r>
          <w:proofErr w:type="spellStart"/>
          <w:r w:rsidRPr="00552373">
            <w:t>s.l</w:t>
          </w:r>
          <w:proofErr w:type="spellEnd"/>
          <w:r w:rsidRPr="00552373">
            <w:t xml:space="preserve">: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w:t>
          </w:r>
          <w:proofErr w:type="spellStart"/>
          <w:r w:rsidRPr="00552373">
            <w:t>s.l</w:t>
          </w:r>
          <w:proofErr w:type="spellEnd"/>
          <w:r w:rsidRPr="00552373">
            <w:t>: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w:t>
          </w:r>
          <w:proofErr w:type="spellStart"/>
          <w:r w:rsidRPr="00552373">
            <w:t>s.l</w:t>
          </w:r>
          <w:proofErr w:type="spellEnd"/>
          <w:r w:rsidRPr="00552373">
            <w:t xml:space="preserve">: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w:t>
          </w:r>
          <w:proofErr w:type="spellStart"/>
          <w:r w:rsidRPr="00552373">
            <w:t>And</w:t>
          </w:r>
          <w:proofErr w:type="spellEnd"/>
          <w:r w:rsidRPr="00552373">
            <w:t xml:space="preserve">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D92618" w:rsidRDefault="002A47FF">
          <w:pPr>
            <w:divId w:val="868370932"/>
            <w:rPr>
              <w:lang w:val="en-US"/>
              <w:rPrChange w:id="2548" w:author="Fabio Carmona" w:date="2025-01-20T14:32:00Z" w16du:dateUtc="2025-01-20T17:32:00Z">
                <w:rPr/>
              </w:rPrChange>
            </w:rPr>
          </w:pPr>
          <w:r w:rsidRPr="00552373">
            <w:t xml:space="preserve">ARUNACHALAM, G. et al. </w:t>
          </w:r>
          <w:r w:rsidRPr="00D92618">
            <w:rPr>
              <w:lang w:val="en-US"/>
              <w:rPrChange w:id="2549" w:author="Fabio Carmona" w:date="2025-01-20T14:32:00Z" w16du:dateUtc="2025-01-20T17:32:00Z">
                <w:rPr/>
              </w:rPrChange>
            </w:rPr>
            <w:t xml:space="preserve">Anti-inflammatory activity of methanolic extract of </w:t>
          </w:r>
          <w:proofErr w:type="spellStart"/>
          <w:r w:rsidRPr="00D92618">
            <w:rPr>
              <w:lang w:val="en-US"/>
              <w:rPrChange w:id="2550" w:author="Fabio Carmona" w:date="2025-01-20T14:32:00Z" w16du:dateUtc="2025-01-20T17:32:00Z">
                <w:rPr/>
              </w:rPrChange>
            </w:rPr>
            <w:t>Eclipta</w:t>
          </w:r>
          <w:proofErr w:type="spellEnd"/>
          <w:r w:rsidRPr="00D92618">
            <w:rPr>
              <w:lang w:val="en-US"/>
              <w:rPrChange w:id="2551" w:author="Fabio Carmona" w:date="2025-01-20T14:32:00Z" w16du:dateUtc="2025-01-20T17:32:00Z">
                <w:rPr/>
              </w:rPrChange>
            </w:rPr>
            <w:t xml:space="preserve"> </w:t>
          </w:r>
          <w:proofErr w:type="spellStart"/>
          <w:r w:rsidRPr="00D92618">
            <w:rPr>
              <w:lang w:val="en-US"/>
              <w:rPrChange w:id="2552" w:author="Fabio Carmona" w:date="2025-01-20T14:32:00Z" w16du:dateUtc="2025-01-20T17:32:00Z">
                <w:rPr/>
              </w:rPrChange>
            </w:rPr>
            <w:t>prostrata</w:t>
          </w:r>
          <w:proofErr w:type="spellEnd"/>
          <w:r w:rsidRPr="00D92618">
            <w:rPr>
              <w:lang w:val="en-US"/>
              <w:rPrChange w:id="2553" w:author="Fabio Carmona" w:date="2025-01-20T14:32:00Z" w16du:dateUtc="2025-01-20T17:32:00Z">
                <w:rPr/>
              </w:rPrChange>
            </w:rPr>
            <w:t xml:space="preserve"> L. (</w:t>
          </w:r>
          <w:proofErr w:type="spellStart"/>
          <w:r w:rsidRPr="00D92618">
            <w:rPr>
              <w:lang w:val="en-US"/>
              <w:rPrChange w:id="2554" w:author="Fabio Carmona" w:date="2025-01-20T14:32:00Z" w16du:dateUtc="2025-01-20T17:32:00Z">
                <w:rPr/>
              </w:rPrChange>
            </w:rPr>
            <w:t>Astearaceae</w:t>
          </w:r>
          <w:proofErr w:type="spellEnd"/>
          <w:r w:rsidRPr="00D92618">
            <w:rPr>
              <w:lang w:val="en-US"/>
              <w:rPrChange w:id="2555" w:author="Fabio Carmona" w:date="2025-01-20T14:32:00Z" w16du:dateUtc="2025-01-20T17:32:00Z">
                <w:rPr/>
              </w:rPrChange>
            </w:rPr>
            <w:t xml:space="preserve">). </w:t>
          </w:r>
          <w:r w:rsidRPr="00D92618">
            <w:rPr>
              <w:b/>
              <w:bCs/>
              <w:lang w:val="en-US"/>
              <w:rPrChange w:id="2556" w:author="Fabio Carmona" w:date="2025-01-20T14:32:00Z" w16du:dateUtc="2025-01-20T17:32:00Z">
                <w:rPr>
                  <w:b/>
                  <w:bCs/>
                </w:rPr>
              </w:rPrChange>
            </w:rPr>
            <w:t>African Journal of Pharmacy and Pharmacology</w:t>
          </w:r>
          <w:r w:rsidRPr="00D92618">
            <w:rPr>
              <w:lang w:val="en-US"/>
              <w:rPrChange w:id="2557" w:author="Fabio Carmona" w:date="2025-01-20T14:32:00Z" w16du:dateUtc="2025-01-20T17:32:00Z">
                <w:rPr/>
              </w:rPrChange>
            </w:rPr>
            <w:t xml:space="preserve">, v. 3, n. 3, p. 097–100, 2009. </w:t>
          </w:r>
        </w:p>
        <w:p w14:paraId="69DCE080" w14:textId="77777777" w:rsidR="002A47FF" w:rsidRPr="00D92618" w:rsidRDefault="002A47FF">
          <w:pPr>
            <w:divId w:val="933586131"/>
            <w:rPr>
              <w:lang w:val="en-US"/>
              <w:rPrChange w:id="2558" w:author="Fabio Carmona" w:date="2025-01-20T14:32:00Z" w16du:dateUtc="2025-01-20T17:32:00Z">
                <w:rPr/>
              </w:rPrChange>
            </w:rPr>
          </w:pPr>
        </w:p>
        <w:p w14:paraId="599D8F13" w14:textId="77777777" w:rsidR="002A47FF" w:rsidRPr="00552373" w:rsidRDefault="002A47FF">
          <w:pPr>
            <w:divId w:val="877473320"/>
          </w:pPr>
          <w:r w:rsidRPr="00D92618">
            <w:rPr>
              <w:lang w:val="en-US"/>
              <w:rPrChange w:id="2559" w:author="Fabio Carmona" w:date="2025-01-20T14:32:00Z" w16du:dateUtc="2025-01-20T17:32:00Z">
                <w:rPr/>
              </w:rPrChange>
            </w:rPr>
            <w:lastRenderedPageBreak/>
            <w:t xml:space="preserve">AUGUSTO, N. A. et al. Incidence of increase and decrease in Body Mass Index in middle-aged men and women: Four-year follow-up. </w:t>
          </w:r>
          <w:proofErr w:type="spellStart"/>
          <w:r w:rsidRPr="00552373">
            <w:rPr>
              <w:b/>
              <w:bCs/>
            </w:rPr>
            <w:t>Ciencia</w:t>
          </w:r>
          <w:proofErr w:type="spellEnd"/>
          <w:r w:rsidRPr="00552373">
            <w:rPr>
              <w:b/>
              <w:bCs/>
            </w:rPr>
            <w:t xml:space="preserve"> e </w:t>
          </w:r>
          <w:proofErr w:type="spellStart"/>
          <w:r w:rsidRPr="00552373">
            <w:rPr>
              <w:b/>
              <w:bCs/>
            </w:rPr>
            <w:t>Saude</w:t>
          </w:r>
          <w:proofErr w:type="spellEnd"/>
          <w:r w:rsidRPr="00552373">
            <w:rPr>
              <w:b/>
              <w:bCs/>
            </w:rPr>
            <w:t xml:space="preserv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D92618" w:rsidRDefault="002A47FF">
          <w:pPr>
            <w:divId w:val="490291281"/>
            <w:rPr>
              <w:lang w:val="en-US"/>
              <w:rPrChange w:id="2560" w:author="Fabio Carmona" w:date="2025-01-20T14:32:00Z" w16du:dateUtc="2025-01-20T17:32:00Z">
                <w:rPr/>
              </w:rPrChange>
            </w:rPr>
          </w:pPr>
          <w:r w:rsidRPr="00552373">
            <w:t xml:space="preserve">BANJI, D. et al. </w:t>
          </w:r>
          <w:r w:rsidRPr="00D92618">
            <w:rPr>
              <w:b/>
              <w:bCs/>
              <w:lang w:val="en-US"/>
              <w:rPrChange w:id="2561" w:author="Fabio Carmona" w:date="2025-01-20T14:32:00Z" w16du:dateUtc="2025-01-20T17:32:00Z">
                <w:rPr>
                  <w:b/>
                  <w:bCs/>
                </w:rPr>
              </w:rPrChange>
            </w:rPr>
            <w:t xml:space="preserve">IMPACT OF THE AQUEOUS EXTRACT OF ECLIPTA ALBA ON MATERNAL AGGRESSION IN </w:t>
          </w:r>
          <w:proofErr w:type="spellStart"/>
          <w:r w:rsidRPr="00D92618">
            <w:rPr>
              <w:b/>
              <w:bCs/>
              <w:lang w:val="en-US"/>
              <w:rPrChange w:id="2562" w:author="Fabio Carmona" w:date="2025-01-20T14:32:00Z" w16du:dateUtc="2025-01-20T17:32:00Z">
                <w:rPr>
                  <w:b/>
                  <w:bCs/>
                </w:rPr>
              </w:rPrChange>
            </w:rPr>
            <w:t>RATSPak</w:t>
          </w:r>
          <w:proofErr w:type="spellEnd"/>
          <w:r w:rsidRPr="00D92618">
            <w:rPr>
              <w:b/>
              <w:bCs/>
              <w:lang w:val="en-US"/>
              <w:rPrChange w:id="2563" w:author="Fabio Carmona" w:date="2025-01-20T14:32:00Z" w16du:dateUtc="2025-01-20T17:32:00Z">
                <w:rPr>
                  <w:b/>
                  <w:bCs/>
                </w:rPr>
              </w:rPrChange>
            </w:rPr>
            <w:t>. J. Pharm. Sci</w:t>
          </w:r>
          <w:r w:rsidRPr="00D92618">
            <w:rPr>
              <w:lang w:val="en-US"/>
              <w:rPrChange w:id="2564" w:author="Fabio Carmona" w:date="2025-01-20T14:32:00Z" w16du:dateUtc="2025-01-20T17:32:00Z">
                <w:rPr/>
              </w:rPrChange>
            </w:rPr>
            <w:t>. [</w:t>
          </w:r>
          <w:proofErr w:type="spellStart"/>
          <w:r w:rsidRPr="00D92618">
            <w:rPr>
              <w:lang w:val="en-US"/>
              <w:rPrChange w:id="2565" w:author="Fabio Carmona" w:date="2025-01-20T14:32:00Z" w16du:dateUtc="2025-01-20T17:32:00Z">
                <w:rPr/>
              </w:rPrChange>
            </w:rPr>
            <w:t>s.l</w:t>
          </w:r>
          <w:proofErr w:type="spellEnd"/>
          <w:r w:rsidRPr="00D92618">
            <w:rPr>
              <w:lang w:val="en-US"/>
              <w:rPrChange w:id="2566" w:author="Fabio Carmona" w:date="2025-01-20T14:32:00Z" w16du:dateUtc="2025-01-20T17:32:00Z">
                <w:rPr/>
              </w:rPrChange>
            </w:rPr>
            <w:t xml:space="preserve">: </w:t>
          </w:r>
          <w:proofErr w:type="spellStart"/>
          <w:r w:rsidRPr="00D92618">
            <w:rPr>
              <w:lang w:val="en-US"/>
              <w:rPrChange w:id="2567" w:author="Fabio Carmona" w:date="2025-01-20T14:32:00Z" w16du:dateUtc="2025-01-20T17:32:00Z">
                <w:rPr/>
              </w:rPrChange>
            </w:rPr>
            <w:t>s.n</w:t>
          </w:r>
          <w:proofErr w:type="spellEnd"/>
          <w:r w:rsidRPr="00D92618">
            <w:rPr>
              <w:lang w:val="en-US"/>
              <w:rPrChange w:id="2568" w:author="Fabio Carmona" w:date="2025-01-20T14:32:00Z" w16du:dateUtc="2025-01-20T17:32:00Z">
                <w:rPr/>
              </w:rPrChange>
            </w:rPr>
            <w:t xml:space="preserve">.]. </w:t>
          </w:r>
        </w:p>
        <w:p w14:paraId="4C973621" w14:textId="77777777" w:rsidR="002A47FF" w:rsidRPr="00D92618" w:rsidRDefault="002A47FF">
          <w:pPr>
            <w:divId w:val="933586131"/>
            <w:rPr>
              <w:lang w:val="en-US"/>
              <w:rPrChange w:id="2569" w:author="Fabio Carmona" w:date="2025-01-20T14:32:00Z" w16du:dateUtc="2025-01-20T17:32:00Z">
                <w:rPr/>
              </w:rPrChange>
            </w:rPr>
          </w:pPr>
        </w:p>
        <w:p w14:paraId="6004707F" w14:textId="77777777" w:rsidR="002A47FF" w:rsidRPr="00D92618" w:rsidRDefault="002A47FF">
          <w:pPr>
            <w:divId w:val="72171281"/>
            <w:rPr>
              <w:lang w:val="en-US"/>
              <w:rPrChange w:id="2570" w:author="Fabio Carmona" w:date="2025-01-20T14:32:00Z" w16du:dateUtc="2025-01-20T17:32:00Z">
                <w:rPr/>
              </w:rPrChange>
            </w:rPr>
          </w:pPr>
          <w:r w:rsidRPr="00D92618">
            <w:rPr>
              <w:lang w:val="en-US"/>
              <w:rPrChange w:id="2571" w:author="Fabio Carmona" w:date="2025-01-20T14:32:00Z" w16du:dateUtc="2025-01-20T17:32:00Z">
                <w:rPr/>
              </w:rPrChange>
            </w:rPr>
            <w:t xml:space="preserve">BARREA, L. et al. Phase angle: A possible biomarker to quantify inflammation in subjects with obesity and 25(OH)D deficiency. </w:t>
          </w:r>
          <w:r w:rsidRPr="00D92618">
            <w:rPr>
              <w:b/>
              <w:bCs/>
              <w:lang w:val="en-US"/>
              <w:rPrChange w:id="2572" w:author="Fabio Carmona" w:date="2025-01-20T14:32:00Z" w16du:dateUtc="2025-01-20T17:32:00Z">
                <w:rPr>
                  <w:b/>
                  <w:bCs/>
                </w:rPr>
              </w:rPrChange>
            </w:rPr>
            <w:t>Nutrients</w:t>
          </w:r>
          <w:r w:rsidRPr="00D92618">
            <w:rPr>
              <w:lang w:val="en-US"/>
              <w:rPrChange w:id="2573" w:author="Fabio Carmona" w:date="2025-01-20T14:32:00Z" w16du:dateUtc="2025-01-20T17:32:00Z">
                <w:rPr/>
              </w:rPrChange>
            </w:rPr>
            <w:t xml:space="preserve">, v. 11, n. 8, 2019. </w:t>
          </w:r>
        </w:p>
        <w:p w14:paraId="255C902E" w14:textId="77777777" w:rsidR="002A47FF" w:rsidRPr="00D92618" w:rsidRDefault="002A47FF">
          <w:pPr>
            <w:divId w:val="933586131"/>
            <w:rPr>
              <w:lang w:val="en-US"/>
              <w:rPrChange w:id="2574" w:author="Fabio Carmona" w:date="2025-01-20T14:32:00Z" w16du:dateUtc="2025-01-20T17:32:00Z">
                <w:rPr/>
              </w:rPrChange>
            </w:rPr>
          </w:pPr>
        </w:p>
        <w:p w14:paraId="6B13F898" w14:textId="77777777" w:rsidR="002A47FF" w:rsidRPr="00D92618" w:rsidRDefault="002A47FF">
          <w:pPr>
            <w:divId w:val="697661092"/>
            <w:rPr>
              <w:lang w:val="en-US"/>
              <w:rPrChange w:id="2575" w:author="Fabio Carmona" w:date="2025-01-20T14:32:00Z" w16du:dateUtc="2025-01-20T17:32:00Z">
                <w:rPr/>
              </w:rPrChange>
            </w:rPr>
          </w:pPr>
          <w:r w:rsidRPr="00D92618">
            <w:rPr>
              <w:lang w:val="en-US"/>
              <w:rPrChange w:id="2576" w:author="Fabio Carmona" w:date="2025-01-20T14:32:00Z" w16du:dateUtc="2025-01-20T17:32:00Z">
                <w:rPr/>
              </w:rPrChange>
            </w:rPr>
            <w:t xml:space="preserve">BARREA, L. et al. Phase angle: Could be an easy tool to detect low-grade systemic inflammation in adults affected by </w:t>
          </w:r>
          <w:proofErr w:type="spellStart"/>
          <w:r w:rsidRPr="00D92618">
            <w:rPr>
              <w:lang w:val="en-US"/>
              <w:rPrChange w:id="2577" w:author="Fabio Carmona" w:date="2025-01-20T14:32:00Z" w16du:dateUtc="2025-01-20T17:32:00Z">
                <w:rPr/>
              </w:rPrChange>
            </w:rPr>
            <w:t>prader</w:t>
          </w:r>
          <w:proofErr w:type="spellEnd"/>
          <w:r w:rsidRPr="00D92618">
            <w:rPr>
              <w:lang w:val="en-US"/>
              <w:rPrChange w:id="2578" w:author="Fabio Carmona" w:date="2025-01-20T14:32:00Z" w16du:dateUtc="2025-01-20T17:32:00Z">
                <w:rPr/>
              </w:rPrChange>
            </w:rPr>
            <w:t>–</w:t>
          </w:r>
          <w:proofErr w:type="spellStart"/>
          <w:r w:rsidRPr="00D92618">
            <w:rPr>
              <w:lang w:val="en-US"/>
              <w:rPrChange w:id="2579" w:author="Fabio Carmona" w:date="2025-01-20T14:32:00Z" w16du:dateUtc="2025-01-20T17:32:00Z">
                <w:rPr/>
              </w:rPrChange>
            </w:rPr>
            <w:t>willi</w:t>
          </w:r>
          <w:proofErr w:type="spellEnd"/>
          <w:r w:rsidRPr="00D92618">
            <w:rPr>
              <w:lang w:val="en-US"/>
              <w:rPrChange w:id="2580" w:author="Fabio Carmona" w:date="2025-01-20T14:32:00Z" w16du:dateUtc="2025-01-20T17:32:00Z">
                <w:rPr/>
              </w:rPrChange>
            </w:rPr>
            <w:t xml:space="preserve"> syndrome? </w:t>
          </w:r>
          <w:r w:rsidRPr="00D92618">
            <w:rPr>
              <w:b/>
              <w:bCs/>
              <w:lang w:val="en-US"/>
              <w:rPrChange w:id="2581" w:author="Fabio Carmona" w:date="2025-01-20T14:32:00Z" w16du:dateUtc="2025-01-20T17:32:00Z">
                <w:rPr>
                  <w:b/>
                  <w:bCs/>
                </w:rPr>
              </w:rPrChange>
            </w:rPr>
            <w:t>Nutrients</w:t>
          </w:r>
          <w:r w:rsidRPr="00D92618">
            <w:rPr>
              <w:lang w:val="en-US"/>
              <w:rPrChange w:id="2582" w:author="Fabio Carmona" w:date="2025-01-20T14:32:00Z" w16du:dateUtc="2025-01-20T17:32:00Z">
                <w:rPr/>
              </w:rPrChange>
            </w:rPr>
            <w:t xml:space="preserve">, v. 12, n. 7, p. 1–16, 2020. </w:t>
          </w:r>
        </w:p>
        <w:p w14:paraId="7834CEC9" w14:textId="77777777" w:rsidR="002A47FF" w:rsidRPr="00D92618" w:rsidRDefault="002A47FF">
          <w:pPr>
            <w:divId w:val="933586131"/>
            <w:rPr>
              <w:lang w:val="en-US"/>
              <w:rPrChange w:id="2583" w:author="Fabio Carmona" w:date="2025-01-20T14:32:00Z" w16du:dateUtc="2025-01-20T17:32:00Z">
                <w:rPr/>
              </w:rPrChange>
            </w:rPr>
          </w:pPr>
        </w:p>
        <w:p w14:paraId="1CEDE0B2" w14:textId="77777777" w:rsidR="002A47FF" w:rsidRPr="00D92618" w:rsidRDefault="002A47FF">
          <w:pPr>
            <w:divId w:val="1113591384"/>
            <w:rPr>
              <w:lang w:val="en-US"/>
              <w:rPrChange w:id="2584" w:author="Fabio Carmona" w:date="2025-01-20T14:32:00Z" w16du:dateUtc="2025-01-20T17:32:00Z">
                <w:rPr/>
              </w:rPrChange>
            </w:rPr>
          </w:pPr>
          <w:r w:rsidRPr="00D92618">
            <w:rPr>
              <w:lang w:val="en-US"/>
              <w:rPrChange w:id="2585" w:author="Fabio Carmona" w:date="2025-01-20T14:32:00Z" w16du:dateUtc="2025-01-20T17:32:00Z">
                <w:rPr/>
              </w:rPrChange>
            </w:rPr>
            <w:t xml:space="preserve">BARREA, L. et al. Phase angle as an easy diagnostic tool of meta-inflammation for the nutritionist. </w:t>
          </w:r>
          <w:r w:rsidRPr="00D92618">
            <w:rPr>
              <w:b/>
              <w:bCs/>
              <w:lang w:val="en-US"/>
              <w:rPrChange w:id="2586" w:author="Fabio Carmona" w:date="2025-01-20T14:32:00Z" w16du:dateUtc="2025-01-20T17:32:00Z">
                <w:rPr>
                  <w:b/>
                  <w:bCs/>
                </w:rPr>
              </w:rPrChange>
            </w:rPr>
            <w:t>Nutrients</w:t>
          </w:r>
          <w:r w:rsidRPr="00D92618">
            <w:rPr>
              <w:lang w:val="en-US"/>
              <w:rPrChange w:id="2587" w:author="Fabio Carmona" w:date="2025-01-20T14:32:00Z" w16du:dateUtc="2025-01-20T17:32:00Z">
                <w:rPr/>
              </w:rPrChange>
            </w:rPr>
            <w:t xml:space="preserve">, v. 13, n. 5, 2021. </w:t>
          </w:r>
        </w:p>
        <w:p w14:paraId="6CD1C0E3" w14:textId="77777777" w:rsidR="002A47FF" w:rsidRPr="00D92618" w:rsidRDefault="002A47FF">
          <w:pPr>
            <w:divId w:val="933586131"/>
            <w:rPr>
              <w:lang w:val="en-US"/>
              <w:rPrChange w:id="2588" w:author="Fabio Carmona" w:date="2025-01-20T14:32:00Z" w16du:dateUtc="2025-01-20T17:32:00Z">
                <w:rPr/>
              </w:rPrChange>
            </w:rPr>
          </w:pPr>
        </w:p>
        <w:p w14:paraId="45E1B575" w14:textId="77777777" w:rsidR="002A47FF" w:rsidRPr="00D92618" w:rsidRDefault="002A47FF">
          <w:pPr>
            <w:divId w:val="1826316591"/>
            <w:rPr>
              <w:lang w:val="en-US"/>
              <w:rPrChange w:id="2589" w:author="Fabio Carmona" w:date="2025-01-20T14:32:00Z" w16du:dateUtc="2025-01-20T17:32:00Z">
                <w:rPr/>
              </w:rPrChange>
            </w:rPr>
          </w:pPr>
          <w:r w:rsidRPr="00D92618">
            <w:rPr>
              <w:lang w:val="en-US"/>
              <w:rPrChange w:id="2590" w:author="Fabio Carmona" w:date="2025-01-20T14:32:00Z" w16du:dateUtc="2025-01-20T17:32:00Z">
                <w:rPr/>
              </w:rPrChange>
            </w:rPr>
            <w:t xml:space="preserve">BARREA, L. et al. Phase angle as an easy diagnostic tool for the nutritionist in the evaluation of inflammatory changes during the active stage of a very low-calorie ketogenic diet. </w:t>
          </w:r>
          <w:r w:rsidRPr="00D92618">
            <w:rPr>
              <w:b/>
              <w:bCs/>
              <w:lang w:val="en-US"/>
              <w:rPrChange w:id="2591" w:author="Fabio Carmona" w:date="2025-01-20T14:32:00Z" w16du:dateUtc="2025-01-20T17:32:00Z">
                <w:rPr>
                  <w:b/>
                  <w:bCs/>
                </w:rPr>
              </w:rPrChange>
            </w:rPr>
            <w:t>International Journal of Obesity</w:t>
          </w:r>
          <w:r w:rsidRPr="00D92618">
            <w:rPr>
              <w:lang w:val="en-US"/>
              <w:rPrChange w:id="2592" w:author="Fabio Carmona" w:date="2025-01-20T14:32:00Z" w16du:dateUtc="2025-01-20T17:32:00Z">
                <w:rPr/>
              </w:rPrChange>
            </w:rPr>
            <w:t xml:space="preserve">, v. 46, n. 9, p. 1591–1597, 2022. </w:t>
          </w:r>
        </w:p>
        <w:p w14:paraId="7EFB200B" w14:textId="77777777" w:rsidR="002A47FF" w:rsidRPr="00D92618" w:rsidRDefault="002A47FF">
          <w:pPr>
            <w:divId w:val="933586131"/>
            <w:rPr>
              <w:lang w:val="en-US"/>
              <w:rPrChange w:id="2593" w:author="Fabio Carmona" w:date="2025-01-20T14:32:00Z" w16du:dateUtc="2025-01-20T17:32:00Z">
                <w:rPr/>
              </w:rPrChange>
            </w:rPr>
          </w:pPr>
        </w:p>
        <w:p w14:paraId="03093E56" w14:textId="77777777" w:rsidR="002A47FF" w:rsidRPr="00552373" w:rsidRDefault="002A47FF">
          <w:pPr>
            <w:divId w:val="735593150"/>
          </w:pPr>
          <w:r w:rsidRPr="00D92618">
            <w:rPr>
              <w:lang w:val="en-US"/>
              <w:rPrChange w:id="2594" w:author="Fabio Carmona" w:date="2025-01-20T14:32:00Z" w16du:dateUtc="2025-01-20T17:32:00Z">
                <w:rPr/>
              </w:rPrChange>
            </w:rPr>
            <w:t xml:space="preserve">BELARMINO, G. et al. Phase angle from bioelectrical impedance analysis as an independent predictive marker of mortality in cirrhosis.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r w:rsidRPr="00552373">
            <w:t xml:space="preserve">BENCHIMOL,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D92618" w:rsidRDefault="002A47FF">
          <w:pPr>
            <w:divId w:val="2074616190"/>
            <w:rPr>
              <w:lang w:val="en-US"/>
              <w:rPrChange w:id="2595" w:author="Fabio Carmona" w:date="2025-01-20T14:32:00Z" w16du:dateUtc="2025-01-20T17:32:00Z">
                <w:rPr/>
              </w:rPrChange>
            </w:rPr>
          </w:pPr>
          <w:r w:rsidRPr="00D92618">
            <w:rPr>
              <w:lang w:val="en-US"/>
              <w:rPrChange w:id="2596" w:author="Fabio Carmona" w:date="2025-01-20T14:32:00Z" w16du:dateUtc="2025-01-20T17:32:00Z">
                <w:rPr/>
              </w:rPrChange>
            </w:rPr>
            <w:t>BHATTACHARYYA, S.; LAW, S. Environmental pollutant N-</w:t>
          </w:r>
          <w:proofErr w:type="spellStart"/>
          <w:r w:rsidRPr="00D92618">
            <w:rPr>
              <w:lang w:val="en-US"/>
              <w:rPrChange w:id="2597" w:author="Fabio Carmona" w:date="2025-01-20T14:32:00Z" w16du:dateUtc="2025-01-20T17:32:00Z">
                <w:rPr/>
              </w:rPrChange>
            </w:rPr>
            <w:t>N′ethylnitrosourea</w:t>
          </w:r>
          <w:proofErr w:type="spellEnd"/>
          <w:r w:rsidRPr="00D92618">
            <w:rPr>
              <w:lang w:val="en-US"/>
              <w:rPrChange w:id="2598" w:author="Fabio Carmona" w:date="2025-01-20T14:32:00Z" w16du:dateUtc="2025-01-20T17:32:00Z">
                <w:rPr/>
              </w:rPrChange>
            </w:rPr>
            <w:t xml:space="preserve">-induced leukemic NLRP3 inflammasome activation and its amelioration by </w:t>
          </w:r>
          <w:proofErr w:type="spellStart"/>
          <w:r w:rsidRPr="00D92618">
            <w:rPr>
              <w:lang w:val="en-US"/>
              <w:rPrChange w:id="2599" w:author="Fabio Carmona" w:date="2025-01-20T14:32:00Z" w16du:dateUtc="2025-01-20T17:32:00Z">
                <w:rPr/>
              </w:rPrChange>
            </w:rPr>
            <w:t>Eclipta</w:t>
          </w:r>
          <w:proofErr w:type="spellEnd"/>
          <w:r w:rsidRPr="00D92618">
            <w:rPr>
              <w:lang w:val="en-US"/>
              <w:rPrChange w:id="2600" w:author="Fabio Carmona" w:date="2025-01-20T14:32:00Z" w16du:dateUtc="2025-01-20T17:32:00Z">
                <w:rPr/>
              </w:rPrChange>
            </w:rPr>
            <w:t xml:space="preserve"> </w:t>
          </w:r>
          <w:proofErr w:type="spellStart"/>
          <w:r w:rsidRPr="00D92618">
            <w:rPr>
              <w:lang w:val="en-US"/>
              <w:rPrChange w:id="2601" w:author="Fabio Carmona" w:date="2025-01-20T14:32:00Z" w16du:dateUtc="2025-01-20T17:32:00Z">
                <w:rPr/>
              </w:rPrChange>
            </w:rPr>
            <w:t>prostrata</w:t>
          </w:r>
          <w:proofErr w:type="spellEnd"/>
          <w:r w:rsidRPr="00D92618">
            <w:rPr>
              <w:lang w:val="en-US"/>
              <w:rPrChange w:id="2602" w:author="Fabio Carmona" w:date="2025-01-20T14:32:00Z" w16du:dateUtc="2025-01-20T17:32:00Z">
                <w:rPr/>
              </w:rPrChange>
            </w:rPr>
            <w:t xml:space="preserve"> and its active compound wedelolactone. </w:t>
          </w:r>
          <w:r w:rsidRPr="00D92618">
            <w:rPr>
              <w:b/>
              <w:bCs/>
              <w:lang w:val="en-US"/>
              <w:rPrChange w:id="2603" w:author="Fabio Carmona" w:date="2025-01-20T14:32:00Z" w16du:dateUtc="2025-01-20T17:32:00Z">
                <w:rPr>
                  <w:b/>
                  <w:bCs/>
                </w:rPr>
              </w:rPrChange>
            </w:rPr>
            <w:t>Environmental Toxicology</w:t>
          </w:r>
          <w:r w:rsidRPr="00D92618">
            <w:rPr>
              <w:lang w:val="en-US"/>
              <w:rPrChange w:id="2604" w:author="Fabio Carmona" w:date="2025-01-20T14:32:00Z" w16du:dateUtc="2025-01-20T17:32:00Z">
                <w:rPr/>
              </w:rPrChange>
            </w:rPr>
            <w:t xml:space="preserve">, v. 37, n. 2, p. 322–334, 2022. </w:t>
          </w:r>
        </w:p>
        <w:p w14:paraId="32A8F17A" w14:textId="77777777" w:rsidR="002A47FF" w:rsidRPr="00D92618" w:rsidRDefault="002A47FF">
          <w:pPr>
            <w:divId w:val="933586131"/>
            <w:rPr>
              <w:lang w:val="en-US"/>
              <w:rPrChange w:id="2605" w:author="Fabio Carmona" w:date="2025-01-20T14:32:00Z" w16du:dateUtc="2025-01-20T17:32:00Z">
                <w:rPr/>
              </w:rPrChange>
            </w:rPr>
          </w:pPr>
        </w:p>
        <w:p w14:paraId="1644B143" w14:textId="77777777" w:rsidR="002A47FF" w:rsidRPr="00D92618" w:rsidRDefault="002A47FF">
          <w:pPr>
            <w:divId w:val="832142479"/>
            <w:rPr>
              <w:lang w:val="en-US"/>
              <w:rPrChange w:id="2606" w:author="Fabio Carmona" w:date="2025-01-20T14:32:00Z" w16du:dateUtc="2025-01-20T17:32:00Z">
                <w:rPr/>
              </w:rPrChange>
            </w:rPr>
          </w:pPr>
          <w:r w:rsidRPr="00D92618">
            <w:rPr>
              <w:lang w:val="en-US"/>
              <w:rPrChange w:id="2607" w:author="Fabio Carmona" w:date="2025-01-20T14:32:00Z" w16du:dateUtc="2025-01-20T17:32:00Z">
                <w:rPr/>
              </w:rPrChange>
            </w:rPr>
            <w:t xml:space="preserve">BHAVANA, K.; SHREEVATHSA. Medical geography in </w:t>
          </w:r>
          <w:proofErr w:type="spellStart"/>
          <w:r w:rsidRPr="00D92618">
            <w:rPr>
              <w:lang w:val="en-US"/>
              <w:rPrChange w:id="2608" w:author="Fabio Carmona" w:date="2025-01-20T14:32:00Z" w16du:dateUtc="2025-01-20T17:32:00Z">
                <w:rPr/>
              </w:rPrChange>
            </w:rPr>
            <w:t>Charaka</w:t>
          </w:r>
          <w:proofErr w:type="spellEnd"/>
          <w:r w:rsidRPr="00D92618">
            <w:rPr>
              <w:lang w:val="en-US"/>
              <w:rPrChange w:id="2609" w:author="Fabio Carmona" w:date="2025-01-20T14:32:00Z" w16du:dateUtc="2025-01-20T17:32:00Z">
                <w:rPr/>
              </w:rPrChange>
            </w:rPr>
            <w:t xml:space="preserve"> Samhita. </w:t>
          </w:r>
          <w:r w:rsidRPr="00D92618">
            <w:rPr>
              <w:b/>
              <w:bCs/>
              <w:lang w:val="en-US"/>
              <w:rPrChange w:id="2610" w:author="Fabio Carmona" w:date="2025-01-20T14:32:00Z" w16du:dateUtc="2025-01-20T17:32:00Z">
                <w:rPr>
                  <w:b/>
                  <w:bCs/>
                </w:rPr>
              </w:rPrChange>
            </w:rPr>
            <w:t>AYU (An International Quarterly Journal of Research in Ayurveda)</w:t>
          </w:r>
          <w:r w:rsidRPr="00D92618">
            <w:rPr>
              <w:lang w:val="en-US"/>
              <w:rPrChange w:id="2611" w:author="Fabio Carmona" w:date="2025-01-20T14:32:00Z" w16du:dateUtc="2025-01-20T17:32:00Z">
                <w:rPr/>
              </w:rPrChange>
            </w:rPr>
            <w:t xml:space="preserve">, v. 35, n. 4, p. 371–377, 2014. </w:t>
          </w:r>
        </w:p>
        <w:p w14:paraId="645105F1" w14:textId="77777777" w:rsidR="002A47FF" w:rsidRPr="00D92618" w:rsidRDefault="002A47FF">
          <w:pPr>
            <w:divId w:val="933586131"/>
            <w:rPr>
              <w:lang w:val="en-US"/>
              <w:rPrChange w:id="2612" w:author="Fabio Carmona" w:date="2025-01-20T14:32:00Z" w16du:dateUtc="2025-01-20T17:32:00Z">
                <w:rPr/>
              </w:rPrChange>
            </w:rPr>
          </w:pPr>
        </w:p>
        <w:p w14:paraId="135DEE02" w14:textId="77777777" w:rsidR="002A47FF" w:rsidRPr="00552373" w:rsidRDefault="002A47FF">
          <w:pPr>
            <w:divId w:val="1881866971"/>
          </w:pPr>
          <w:r w:rsidRPr="00552373">
            <w:t xml:space="preserve">BORTOLINI, G. A.; SILVA, J. R. M. DA. </w:t>
          </w:r>
          <w:r w:rsidRPr="00552373">
            <w:rPr>
              <w:b/>
              <w:bCs/>
            </w:rPr>
            <w:t>MANUAL DE ATENÇÃO ÀS PESSOAS COM SOBREPESO E OBESIDADE NO ÂMBITO DA ATENÇÃO PRIMÁRIA À SAÚDE (APS) DO SISTEMA ÚNICO DE SAÚDE</w:t>
          </w:r>
          <w:r w:rsidRPr="00552373">
            <w:t>. [</w:t>
          </w:r>
          <w:proofErr w:type="spellStart"/>
          <w:r w:rsidRPr="00552373">
            <w:t>s.l</w:t>
          </w:r>
          <w:proofErr w:type="spellEnd"/>
          <w:r w:rsidRPr="00552373">
            <w:t xml:space="preserve">: s.n.]. </w:t>
          </w:r>
        </w:p>
        <w:p w14:paraId="15807515" w14:textId="77777777" w:rsidR="002A47FF" w:rsidRPr="00552373" w:rsidRDefault="002A47FF">
          <w:pPr>
            <w:divId w:val="933586131"/>
          </w:pPr>
        </w:p>
        <w:p w14:paraId="7C185C80" w14:textId="77777777" w:rsidR="002A47FF" w:rsidRPr="00D92618" w:rsidRDefault="002A47FF">
          <w:pPr>
            <w:divId w:val="59981517"/>
            <w:rPr>
              <w:lang w:val="en-US"/>
              <w:rPrChange w:id="2613" w:author="Fabio Carmona" w:date="2025-01-20T14:32:00Z" w16du:dateUtc="2025-01-20T17:32:00Z">
                <w:rPr/>
              </w:rPrChange>
            </w:rPr>
          </w:pPr>
          <w:r w:rsidRPr="00552373">
            <w:t xml:space="preserve">BOSY-WESTPHAL, A. et al. </w:t>
          </w:r>
          <w:r w:rsidRPr="00D92618">
            <w:rPr>
              <w:lang w:val="en-US"/>
              <w:rPrChange w:id="2614" w:author="Fabio Carmona" w:date="2025-01-20T14:32:00Z" w16du:dateUtc="2025-01-20T17:32:00Z">
                <w:rPr/>
              </w:rPrChange>
            </w:rPr>
            <w:t xml:space="preserve">Phase angle from bioelectrical impedance analysis: population reference values by age, sex, and body mass index. </w:t>
          </w:r>
          <w:r w:rsidRPr="00D92618">
            <w:rPr>
              <w:b/>
              <w:bCs/>
              <w:lang w:val="en-US"/>
              <w:rPrChange w:id="2615" w:author="Fabio Carmona" w:date="2025-01-20T14:32:00Z" w16du:dateUtc="2025-01-20T17:32:00Z">
                <w:rPr>
                  <w:b/>
                  <w:bCs/>
                </w:rPr>
              </w:rPrChange>
            </w:rPr>
            <w:t>JPEN. Journal of parenteral and enteral nutrition</w:t>
          </w:r>
          <w:r w:rsidRPr="00D92618">
            <w:rPr>
              <w:lang w:val="en-US"/>
              <w:rPrChange w:id="2616" w:author="Fabio Carmona" w:date="2025-01-20T14:32:00Z" w16du:dateUtc="2025-01-20T17:32:00Z">
                <w:rPr/>
              </w:rPrChange>
            </w:rPr>
            <w:t xml:space="preserve">, v. 30, n. 4, p. 309–316, 2006. </w:t>
          </w:r>
        </w:p>
        <w:p w14:paraId="4DA18B57" w14:textId="77777777" w:rsidR="002A47FF" w:rsidRPr="00D92618" w:rsidRDefault="002A47FF">
          <w:pPr>
            <w:divId w:val="933586131"/>
            <w:rPr>
              <w:lang w:val="en-US"/>
              <w:rPrChange w:id="2617" w:author="Fabio Carmona" w:date="2025-01-20T14:32:00Z" w16du:dateUtc="2025-01-20T17:32:00Z">
                <w:rPr/>
              </w:rPrChange>
            </w:rPr>
          </w:pPr>
        </w:p>
        <w:p w14:paraId="496B7793" w14:textId="77777777" w:rsidR="002A47FF" w:rsidRPr="00552373" w:rsidRDefault="002A47FF">
          <w:pPr>
            <w:divId w:val="857548632"/>
          </w:pPr>
          <w:r w:rsidRPr="00552373">
            <w:t xml:space="preserve">BRASIL. </w:t>
          </w:r>
          <w:r w:rsidRPr="00552373">
            <w:rPr>
              <w:b/>
              <w:bCs/>
            </w:rPr>
            <w:t>Política Nacional de Práticas Integrativas e Complementares no SUS: uma ação de inclusão</w:t>
          </w:r>
          <w:r w:rsidRPr="00552373">
            <w:t>. [</w:t>
          </w:r>
          <w:proofErr w:type="spellStart"/>
          <w:r w:rsidRPr="00552373">
            <w:t>s.l</w:t>
          </w:r>
          <w:proofErr w:type="spellEnd"/>
          <w:r w:rsidRPr="00552373">
            <w:t>: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D92618" w:rsidRDefault="002A47FF">
          <w:pPr>
            <w:divId w:val="1183669085"/>
            <w:rPr>
              <w:lang w:val="en-US"/>
              <w:rPrChange w:id="2618" w:author="Fabio Carmona" w:date="2025-01-20T14:32:00Z" w16du:dateUtc="2025-01-20T17:32:00Z">
                <w:rPr/>
              </w:rPrChange>
            </w:rPr>
          </w:pPr>
          <w:r w:rsidRPr="00552373">
            <w:t xml:space="preserve">BRUZAS, M. B. et al. </w:t>
          </w:r>
          <w:r w:rsidRPr="00D92618">
            <w:rPr>
              <w:lang w:val="en-US"/>
              <w:rPrChange w:id="2619" w:author="Fabio Carmona" w:date="2025-01-20T14:32:00Z" w16du:dateUtc="2025-01-20T17:32:00Z">
                <w:rPr/>
              </w:rPrChange>
            </w:rPr>
            <w:t xml:space="preserve">Binge size and loss of control as correlates of eating behavior and psychopathology among individuals with binge eating disorder and higher weight. </w:t>
          </w:r>
          <w:r w:rsidRPr="00D92618">
            <w:rPr>
              <w:b/>
              <w:bCs/>
              <w:lang w:val="en-US"/>
              <w:rPrChange w:id="2620" w:author="Fabio Carmona" w:date="2025-01-20T14:32:00Z" w16du:dateUtc="2025-01-20T17:32:00Z">
                <w:rPr>
                  <w:b/>
                  <w:bCs/>
                </w:rPr>
              </w:rPrChange>
            </w:rPr>
            <w:t>Journal of Behavioral Medicine</w:t>
          </w:r>
          <w:r w:rsidRPr="00D92618">
            <w:rPr>
              <w:lang w:val="en-US"/>
              <w:rPrChange w:id="2621" w:author="Fabio Carmona" w:date="2025-01-20T14:32:00Z" w16du:dateUtc="2025-01-20T17:32:00Z">
                <w:rPr/>
              </w:rPrChange>
            </w:rPr>
            <w:t xml:space="preserve">, v. 45, n. 4, p. 603–612, 2022. </w:t>
          </w:r>
        </w:p>
        <w:p w14:paraId="4E338429" w14:textId="77777777" w:rsidR="002A47FF" w:rsidRPr="00D92618" w:rsidRDefault="002A47FF">
          <w:pPr>
            <w:divId w:val="933586131"/>
            <w:rPr>
              <w:lang w:val="en-US"/>
              <w:rPrChange w:id="2622" w:author="Fabio Carmona" w:date="2025-01-20T14:32:00Z" w16du:dateUtc="2025-01-20T17:32:00Z">
                <w:rPr/>
              </w:rPrChange>
            </w:rPr>
          </w:pPr>
        </w:p>
        <w:p w14:paraId="2961F0F0" w14:textId="77777777" w:rsidR="002A47FF" w:rsidRPr="00552373" w:rsidRDefault="002A47FF">
          <w:pPr>
            <w:divId w:val="504903068"/>
          </w:pPr>
          <w:r w:rsidRPr="00D92618">
            <w:rPr>
              <w:lang w:val="en-US"/>
              <w:rPrChange w:id="2623" w:author="Fabio Carmona" w:date="2025-01-20T14:32:00Z" w16du:dateUtc="2025-01-20T17:32:00Z">
                <w:rPr/>
              </w:rPrChange>
            </w:rPr>
            <w:t xml:space="preserve">CAMARGO, E. DE et al. </w:t>
          </w:r>
          <w:r w:rsidRPr="00552373">
            <w:t xml:space="preserve">Distribuição da adiposidade visceral segundo sexo e grupos de idade em pacientes selecionados em consultórios de cardiologia Introdução A gordura visceral tem um papel relevante no risco da doença CV ( DCV ), especificamente , parece ser o elo entre o tec. v. 5, n. </w:t>
          </w:r>
          <w:proofErr w:type="spellStart"/>
          <w:r w:rsidRPr="00552373">
            <w:t>Dcv</w:t>
          </w:r>
          <w:proofErr w:type="spellEnd"/>
          <w:r w:rsidRPr="00552373">
            <w:t xml:space="preserve">, p. 22–26, 2021. </w:t>
          </w:r>
        </w:p>
        <w:p w14:paraId="2D64EB13" w14:textId="77777777" w:rsidR="002A47FF" w:rsidRPr="00552373" w:rsidRDefault="002A47FF">
          <w:pPr>
            <w:divId w:val="933586131"/>
          </w:pPr>
        </w:p>
        <w:p w14:paraId="139B011C" w14:textId="77777777" w:rsidR="002A47FF" w:rsidRPr="00D92618" w:rsidRDefault="002A47FF">
          <w:pPr>
            <w:divId w:val="828592638"/>
            <w:rPr>
              <w:lang w:val="en-US"/>
              <w:rPrChange w:id="2624" w:author="Fabio Carmona" w:date="2025-01-20T14:32:00Z" w16du:dateUtc="2025-01-20T17:32:00Z">
                <w:rPr/>
              </w:rPrChange>
            </w:rPr>
          </w:pPr>
          <w:r w:rsidRPr="00D92618">
            <w:rPr>
              <w:lang w:val="en-US"/>
              <w:rPrChange w:id="2625" w:author="Fabio Carmona" w:date="2025-01-20T14:32:00Z" w16du:dateUtc="2025-01-20T17:32:00Z">
                <w:rPr/>
              </w:rPrChange>
            </w:rPr>
            <w:t xml:space="preserve">CAMPA, F. et al. The Influence of Menstrual Cycle on Bioimpedance Vector Patterns, Performance, and Flexibility in Elite Soccer Players. </w:t>
          </w:r>
          <w:r w:rsidRPr="00D92618">
            <w:rPr>
              <w:b/>
              <w:bCs/>
              <w:lang w:val="en-US"/>
              <w:rPrChange w:id="2626" w:author="Fabio Carmona" w:date="2025-01-20T14:32:00Z" w16du:dateUtc="2025-01-20T17:32:00Z">
                <w:rPr>
                  <w:b/>
                  <w:bCs/>
                </w:rPr>
              </w:rPrChange>
            </w:rPr>
            <w:t>International Journal of Sports Physiology and Performance</w:t>
          </w:r>
          <w:r w:rsidRPr="00D92618">
            <w:rPr>
              <w:lang w:val="en-US"/>
              <w:rPrChange w:id="2627" w:author="Fabio Carmona" w:date="2025-01-20T14:32:00Z" w16du:dateUtc="2025-01-20T17:32:00Z">
                <w:rPr/>
              </w:rPrChange>
            </w:rPr>
            <w:t xml:space="preserve">, v. 17, n. 1, p. 58–66, 2022. </w:t>
          </w:r>
        </w:p>
        <w:p w14:paraId="3C865468" w14:textId="77777777" w:rsidR="002A47FF" w:rsidRPr="00D92618" w:rsidRDefault="002A47FF">
          <w:pPr>
            <w:divId w:val="933586131"/>
            <w:rPr>
              <w:lang w:val="en-US"/>
              <w:rPrChange w:id="2628" w:author="Fabio Carmona" w:date="2025-01-20T14:32:00Z" w16du:dateUtc="2025-01-20T17:32:00Z">
                <w:rPr/>
              </w:rPrChange>
            </w:rPr>
          </w:pPr>
        </w:p>
        <w:p w14:paraId="0860ED54" w14:textId="77777777" w:rsidR="002A47FF" w:rsidRPr="00552373" w:rsidRDefault="002A47FF">
          <w:pPr>
            <w:divId w:val="1320579305"/>
          </w:pPr>
          <w:r w:rsidRPr="00552373">
            <w:t xml:space="preserve">CANAZAS,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D92618" w:rsidRDefault="002A47FF">
          <w:pPr>
            <w:divId w:val="520169354"/>
            <w:rPr>
              <w:lang w:val="en-US"/>
              <w:rPrChange w:id="2629" w:author="Fabio Carmona" w:date="2025-01-20T14:32:00Z" w16du:dateUtc="2025-01-20T17:32:00Z">
                <w:rPr/>
              </w:rPrChange>
            </w:rPr>
          </w:pPr>
          <w:r w:rsidRPr="00D92618">
            <w:rPr>
              <w:lang w:val="en-US"/>
              <w:rPrChange w:id="2630" w:author="Fabio Carmona" w:date="2025-01-20T14:32:00Z" w16du:dateUtc="2025-01-20T17:32:00Z">
                <w:rPr/>
              </w:rPrChange>
            </w:rPr>
            <w:t>CANCELLO, R. et al. Phase angle (</w:t>
          </w:r>
          <w:proofErr w:type="spellStart"/>
          <w:r w:rsidRPr="00D92618">
            <w:rPr>
              <w:lang w:val="en-US"/>
              <w:rPrChange w:id="2631" w:author="Fabio Carmona" w:date="2025-01-20T14:32:00Z" w16du:dateUtc="2025-01-20T17:32:00Z">
                <w:rPr/>
              </w:rPrChange>
            </w:rPr>
            <w:t>PhA</w:t>
          </w:r>
          <w:proofErr w:type="spellEnd"/>
          <w:r w:rsidRPr="00D92618">
            <w:rPr>
              <w:lang w:val="en-US"/>
              <w:rPrChange w:id="2632" w:author="Fabio Carmona" w:date="2025-01-20T14:32:00Z" w16du:dateUtc="2025-01-20T17:32:00Z">
                <w:rPr/>
              </w:rPrChange>
            </w:rPr>
            <w:t xml:space="preserve">) in overweight and obesity: evidence of applicability from diagnosis to weight changes in obesity treatment. </w:t>
          </w:r>
          <w:r w:rsidRPr="00D92618">
            <w:rPr>
              <w:b/>
              <w:bCs/>
              <w:lang w:val="en-US"/>
              <w:rPrChange w:id="2633" w:author="Fabio Carmona" w:date="2025-01-20T14:32:00Z" w16du:dateUtc="2025-01-20T17:32:00Z">
                <w:rPr>
                  <w:b/>
                  <w:bCs/>
                </w:rPr>
              </w:rPrChange>
            </w:rPr>
            <w:t>Reviews in Endocrine and Metabolic Disorders</w:t>
          </w:r>
          <w:r w:rsidRPr="00D92618">
            <w:rPr>
              <w:lang w:val="en-US"/>
              <w:rPrChange w:id="2634" w:author="Fabio Carmona" w:date="2025-01-20T14:32:00Z" w16du:dateUtc="2025-01-20T17:32:00Z">
                <w:rPr/>
              </w:rPrChange>
            </w:rPr>
            <w:t xml:space="preserve">, 2022. </w:t>
          </w:r>
        </w:p>
        <w:p w14:paraId="6968E4AC" w14:textId="77777777" w:rsidR="002A47FF" w:rsidRPr="00D92618" w:rsidRDefault="002A47FF">
          <w:pPr>
            <w:divId w:val="933586131"/>
            <w:rPr>
              <w:lang w:val="en-US"/>
              <w:rPrChange w:id="2635" w:author="Fabio Carmona" w:date="2025-01-20T14:32:00Z" w16du:dateUtc="2025-01-20T17:32:00Z">
                <w:rPr/>
              </w:rPrChange>
            </w:rPr>
          </w:pPr>
        </w:p>
        <w:p w14:paraId="78198182" w14:textId="77777777" w:rsidR="002A47FF" w:rsidRPr="00D92618" w:rsidRDefault="002A47FF">
          <w:pPr>
            <w:divId w:val="1782257795"/>
            <w:rPr>
              <w:lang w:val="en-US"/>
              <w:rPrChange w:id="2636" w:author="Fabio Carmona" w:date="2025-01-20T14:32:00Z" w16du:dateUtc="2025-01-20T17:32:00Z">
                <w:rPr/>
              </w:rPrChange>
            </w:rPr>
          </w:pPr>
          <w:r w:rsidRPr="00D92618">
            <w:rPr>
              <w:lang w:val="en-US"/>
              <w:rPrChange w:id="2637" w:author="Fabio Carmona" w:date="2025-01-20T14:32:00Z" w16du:dateUtc="2025-01-20T17:32:00Z">
                <w:rPr/>
              </w:rPrChange>
            </w:rPr>
            <w:t xml:space="preserve">CARMONA, F.; PEREIRA, A. M. S. Prescription patterns of herbal medicines at a Brazilian Living Pharmacy: The </w:t>
          </w:r>
          <w:proofErr w:type="spellStart"/>
          <w:r w:rsidRPr="00D92618">
            <w:rPr>
              <w:lang w:val="en-US"/>
              <w:rPrChange w:id="2638" w:author="Fabio Carmona" w:date="2025-01-20T14:32:00Z" w16du:dateUtc="2025-01-20T17:32:00Z">
                <w:rPr/>
              </w:rPrChange>
            </w:rPr>
            <w:t>Farmácia</w:t>
          </w:r>
          <w:proofErr w:type="spellEnd"/>
          <w:r w:rsidRPr="00D92618">
            <w:rPr>
              <w:lang w:val="en-US"/>
              <w:rPrChange w:id="2639" w:author="Fabio Carmona" w:date="2025-01-20T14:32:00Z" w16du:dateUtc="2025-01-20T17:32:00Z">
                <w:rPr/>
              </w:rPrChange>
            </w:rPr>
            <w:t xml:space="preserve"> da </w:t>
          </w:r>
          <w:proofErr w:type="spellStart"/>
          <w:r w:rsidRPr="00D92618">
            <w:rPr>
              <w:lang w:val="en-US"/>
              <w:rPrChange w:id="2640" w:author="Fabio Carmona" w:date="2025-01-20T14:32:00Z" w16du:dateUtc="2025-01-20T17:32:00Z">
                <w:rPr/>
              </w:rPrChange>
            </w:rPr>
            <w:t>Natureza</w:t>
          </w:r>
          <w:proofErr w:type="spellEnd"/>
          <w:r w:rsidRPr="00D92618">
            <w:rPr>
              <w:lang w:val="en-US"/>
              <w:rPrChange w:id="2641" w:author="Fabio Carmona" w:date="2025-01-20T14:32:00Z" w16du:dateUtc="2025-01-20T17:32:00Z">
                <w:rPr/>
              </w:rPrChange>
            </w:rPr>
            <w:t xml:space="preserve"> experience, 2013–2019. </w:t>
          </w:r>
          <w:r w:rsidRPr="00D92618">
            <w:rPr>
              <w:b/>
              <w:bCs/>
              <w:lang w:val="en-US"/>
              <w:rPrChange w:id="2642" w:author="Fabio Carmona" w:date="2025-01-20T14:32:00Z" w16du:dateUtc="2025-01-20T17:32:00Z">
                <w:rPr>
                  <w:b/>
                  <w:bCs/>
                </w:rPr>
              </w:rPrChange>
            </w:rPr>
            <w:t>Journal of Herbal Medicine</w:t>
          </w:r>
          <w:r w:rsidRPr="00D92618">
            <w:rPr>
              <w:lang w:val="en-US"/>
              <w:rPrChange w:id="2643" w:author="Fabio Carmona" w:date="2025-01-20T14:32:00Z" w16du:dateUtc="2025-01-20T17:32:00Z">
                <w:rPr/>
              </w:rPrChange>
            </w:rPr>
            <w:t xml:space="preserve">, v. 36, 2022a. </w:t>
          </w:r>
        </w:p>
        <w:p w14:paraId="058A4F11" w14:textId="77777777" w:rsidR="002A47FF" w:rsidRPr="00D92618" w:rsidRDefault="002A47FF">
          <w:pPr>
            <w:divId w:val="933586131"/>
            <w:rPr>
              <w:lang w:val="en-US"/>
              <w:rPrChange w:id="2644" w:author="Fabio Carmona" w:date="2025-01-20T14:32:00Z" w16du:dateUtc="2025-01-20T17:32:00Z">
                <w:rPr/>
              </w:rPrChange>
            </w:rPr>
          </w:pPr>
        </w:p>
        <w:p w14:paraId="2607F5CD" w14:textId="77777777" w:rsidR="002A47FF" w:rsidRPr="00D92618" w:rsidRDefault="002A47FF">
          <w:pPr>
            <w:divId w:val="1131510739"/>
            <w:rPr>
              <w:lang w:val="en-US"/>
              <w:rPrChange w:id="2645" w:author="Fabio Carmona" w:date="2025-01-20T14:32:00Z" w16du:dateUtc="2025-01-20T17:32:00Z">
                <w:rPr/>
              </w:rPrChange>
            </w:rPr>
          </w:pPr>
          <w:r w:rsidRPr="00D92618">
            <w:rPr>
              <w:lang w:val="en-US"/>
              <w:rPrChange w:id="2646" w:author="Fabio Carmona" w:date="2025-01-20T14:32:00Z" w16du:dateUtc="2025-01-20T17:32:00Z">
                <w:rPr/>
              </w:rPrChange>
            </w:rPr>
            <w:t xml:space="preserve">CARMONA, F.; PEREIRA, A. M. S. Prescription patterns of herbal medicines at a Brazilian Living Pharmacy: The </w:t>
          </w:r>
          <w:proofErr w:type="spellStart"/>
          <w:r w:rsidRPr="00D92618">
            <w:rPr>
              <w:lang w:val="en-US"/>
              <w:rPrChange w:id="2647" w:author="Fabio Carmona" w:date="2025-01-20T14:32:00Z" w16du:dateUtc="2025-01-20T17:32:00Z">
                <w:rPr/>
              </w:rPrChange>
            </w:rPr>
            <w:t>Farmácia</w:t>
          </w:r>
          <w:proofErr w:type="spellEnd"/>
          <w:r w:rsidRPr="00D92618">
            <w:rPr>
              <w:lang w:val="en-US"/>
              <w:rPrChange w:id="2648" w:author="Fabio Carmona" w:date="2025-01-20T14:32:00Z" w16du:dateUtc="2025-01-20T17:32:00Z">
                <w:rPr/>
              </w:rPrChange>
            </w:rPr>
            <w:t xml:space="preserve"> da </w:t>
          </w:r>
          <w:proofErr w:type="spellStart"/>
          <w:r w:rsidRPr="00D92618">
            <w:rPr>
              <w:lang w:val="en-US"/>
              <w:rPrChange w:id="2649" w:author="Fabio Carmona" w:date="2025-01-20T14:32:00Z" w16du:dateUtc="2025-01-20T17:32:00Z">
                <w:rPr/>
              </w:rPrChange>
            </w:rPr>
            <w:t>Natureza</w:t>
          </w:r>
          <w:proofErr w:type="spellEnd"/>
          <w:r w:rsidRPr="00D92618">
            <w:rPr>
              <w:lang w:val="en-US"/>
              <w:rPrChange w:id="2650" w:author="Fabio Carmona" w:date="2025-01-20T14:32:00Z" w16du:dateUtc="2025-01-20T17:32:00Z">
                <w:rPr/>
              </w:rPrChange>
            </w:rPr>
            <w:t xml:space="preserve"> experience, 2013–2019. </w:t>
          </w:r>
          <w:r w:rsidRPr="00D92618">
            <w:rPr>
              <w:b/>
              <w:bCs/>
              <w:lang w:val="en-US"/>
              <w:rPrChange w:id="2651" w:author="Fabio Carmona" w:date="2025-01-20T14:32:00Z" w16du:dateUtc="2025-01-20T17:32:00Z">
                <w:rPr>
                  <w:b/>
                  <w:bCs/>
                </w:rPr>
              </w:rPrChange>
            </w:rPr>
            <w:t>Journal of Herbal Medicine</w:t>
          </w:r>
          <w:r w:rsidRPr="00D92618">
            <w:rPr>
              <w:lang w:val="en-US"/>
              <w:rPrChange w:id="2652" w:author="Fabio Carmona" w:date="2025-01-20T14:32:00Z" w16du:dateUtc="2025-01-20T17:32:00Z">
                <w:rPr/>
              </w:rPrChange>
            </w:rPr>
            <w:t xml:space="preserve">, v. 36, n. August, p. 100597, 2022b. </w:t>
          </w:r>
        </w:p>
        <w:p w14:paraId="1A6D7CE9" w14:textId="77777777" w:rsidR="002A47FF" w:rsidRPr="00D92618" w:rsidRDefault="002A47FF">
          <w:pPr>
            <w:divId w:val="933586131"/>
            <w:rPr>
              <w:lang w:val="en-US"/>
              <w:rPrChange w:id="2653" w:author="Fabio Carmona" w:date="2025-01-20T14:32:00Z" w16du:dateUtc="2025-01-20T17:32:00Z">
                <w:rPr/>
              </w:rPrChange>
            </w:rPr>
          </w:pPr>
        </w:p>
        <w:p w14:paraId="755DBC66" w14:textId="77777777" w:rsidR="002A47FF" w:rsidRPr="00D92618" w:rsidRDefault="002A47FF">
          <w:pPr>
            <w:divId w:val="1406143664"/>
            <w:rPr>
              <w:lang w:val="en-US"/>
              <w:rPrChange w:id="2654" w:author="Fabio Carmona" w:date="2025-01-20T14:32:00Z" w16du:dateUtc="2025-01-20T17:32:00Z">
                <w:rPr/>
              </w:rPrChange>
            </w:rPr>
          </w:pPr>
          <w:r w:rsidRPr="00D92618">
            <w:rPr>
              <w:lang w:val="en-US"/>
              <w:rPrChange w:id="2655" w:author="Fabio Carmona" w:date="2025-01-20T14:32:00Z" w16du:dateUtc="2025-01-20T17:32:00Z">
                <w:rPr/>
              </w:rPrChange>
            </w:rPr>
            <w:t xml:space="preserve">CHABIN, X. et al. Bioimpedance analysis is safe in patients with implanted cardiac electronic devices. </w:t>
          </w:r>
          <w:r w:rsidRPr="00D92618">
            <w:rPr>
              <w:b/>
              <w:bCs/>
              <w:lang w:val="en-US"/>
              <w:rPrChange w:id="2656" w:author="Fabio Carmona" w:date="2025-01-20T14:32:00Z" w16du:dateUtc="2025-01-20T17:32:00Z">
                <w:rPr>
                  <w:b/>
                  <w:bCs/>
                </w:rPr>
              </w:rPrChange>
            </w:rPr>
            <w:t>Clinical Nutrition</w:t>
          </w:r>
          <w:r w:rsidRPr="00D92618">
            <w:rPr>
              <w:lang w:val="en-US"/>
              <w:rPrChange w:id="2657" w:author="Fabio Carmona" w:date="2025-01-20T14:32:00Z" w16du:dateUtc="2025-01-20T17:32:00Z">
                <w:rPr/>
              </w:rPrChange>
            </w:rPr>
            <w:t xml:space="preserve">, v. 38, n. 2, p. 806–811, 2019. </w:t>
          </w:r>
        </w:p>
        <w:p w14:paraId="28119961" w14:textId="77777777" w:rsidR="002A47FF" w:rsidRPr="00D92618" w:rsidRDefault="002A47FF">
          <w:pPr>
            <w:divId w:val="933586131"/>
            <w:rPr>
              <w:lang w:val="en-US"/>
              <w:rPrChange w:id="2658" w:author="Fabio Carmona" w:date="2025-01-20T14:32:00Z" w16du:dateUtc="2025-01-20T17:32:00Z">
                <w:rPr/>
              </w:rPrChange>
            </w:rPr>
          </w:pPr>
        </w:p>
        <w:p w14:paraId="4635EF89" w14:textId="77777777" w:rsidR="002A47FF" w:rsidRPr="00D92618" w:rsidRDefault="002A47FF">
          <w:pPr>
            <w:divId w:val="1409964098"/>
            <w:rPr>
              <w:lang w:val="en-US"/>
              <w:rPrChange w:id="2659" w:author="Fabio Carmona" w:date="2025-01-20T14:32:00Z" w16du:dateUtc="2025-01-20T17:32:00Z">
                <w:rPr/>
              </w:rPrChange>
            </w:rPr>
          </w:pPr>
          <w:r w:rsidRPr="00D92618">
            <w:rPr>
              <w:lang w:val="en-US"/>
              <w:rPrChange w:id="2660" w:author="Fabio Carmona" w:date="2025-01-20T14:32:00Z" w16du:dateUtc="2025-01-20T17:32:00Z">
                <w:rPr/>
              </w:rPrChange>
            </w:rPr>
            <w:t xml:space="preserve">COLEMAN, K. J. et al. Initial validation of an exercise “vital sign” in electronic medical records. </w:t>
          </w:r>
          <w:r w:rsidRPr="00D92618">
            <w:rPr>
              <w:b/>
              <w:bCs/>
              <w:lang w:val="en-US"/>
              <w:rPrChange w:id="2661" w:author="Fabio Carmona" w:date="2025-01-20T14:32:00Z" w16du:dateUtc="2025-01-20T17:32:00Z">
                <w:rPr>
                  <w:b/>
                  <w:bCs/>
                </w:rPr>
              </w:rPrChange>
            </w:rPr>
            <w:t>Medicine and Science in Sports and Exercise</w:t>
          </w:r>
          <w:r w:rsidRPr="00D92618">
            <w:rPr>
              <w:lang w:val="en-US"/>
              <w:rPrChange w:id="2662" w:author="Fabio Carmona" w:date="2025-01-20T14:32:00Z" w16du:dateUtc="2025-01-20T17:32:00Z">
                <w:rPr/>
              </w:rPrChange>
            </w:rPr>
            <w:t xml:space="preserve">, v. 44, n. 11, p. 2071–2076, </w:t>
          </w:r>
          <w:proofErr w:type="spellStart"/>
          <w:r w:rsidRPr="00D92618">
            <w:rPr>
              <w:lang w:val="en-US"/>
              <w:rPrChange w:id="2663" w:author="Fabio Carmona" w:date="2025-01-20T14:32:00Z" w16du:dateUtc="2025-01-20T17:32:00Z">
                <w:rPr/>
              </w:rPrChange>
            </w:rPr>
            <w:t>nov.</w:t>
          </w:r>
          <w:proofErr w:type="spellEnd"/>
          <w:r w:rsidRPr="00D92618">
            <w:rPr>
              <w:lang w:val="en-US"/>
              <w:rPrChange w:id="2664" w:author="Fabio Carmona" w:date="2025-01-20T14:32:00Z" w16du:dateUtc="2025-01-20T17:32:00Z">
                <w:rPr/>
              </w:rPrChange>
            </w:rPr>
            <w:t xml:space="preserve"> 2012. </w:t>
          </w:r>
        </w:p>
        <w:p w14:paraId="1E3337AF" w14:textId="77777777" w:rsidR="002A47FF" w:rsidRPr="00D92618" w:rsidRDefault="002A47FF">
          <w:pPr>
            <w:divId w:val="933586131"/>
            <w:rPr>
              <w:lang w:val="en-US"/>
              <w:rPrChange w:id="2665" w:author="Fabio Carmona" w:date="2025-01-20T14:32:00Z" w16du:dateUtc="2025-01-20T17:32:00Z">
                <w:rPr/>
              </w:rPrChange>
            </w:rPr>
          </w:pPr>
        </w:p>
        <w:p w14:paraId="2DEBF10B" w14:textId="77777777" w:rsidR="002A47FF" w:rsidRPr="00552373" w:rsidRDefault="002A47FF">
          <w:pPr>
            <w:divId w:val="1268460685"/>
          </w:pPr>
          <w:r w:rsidRPr="00552373">
            <w:t xml:space="preserve">CONEP. Comissão Nacional De Ética Em Pesquisa ( Conep / </w:t>
          </w:r>
          <w:proofErr w:type="spellStart"/>
          <w:r w:rsidRPr="00552373">
            <w:t>Cns</w:t>
          </w:r>
          <w:proofErr w:type="spellEnd"/>
          <w:r w:rsidRPr="00552373">
            <w:t xml:space="preserve"> / </w:t>
          </w:r>
          <w:proofErr w:type="spellStart"/>
          <w:r w:rsidRPr="00552373">
            <w:t>Ms</w:t>
          </w:r>
          <w:proofErr w:type="spellEnd"/>
          <w:r w:rsidRPr="00552373">
            <w:t xml:space="preserve">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D92618" w:rsidRDefault="002A47FF">
          <w:pPr>
            <w:divId w:val="2014529899"/>
            <w:rPr>
              <w:lang w:val="en-US"/>
              <w:rPrChange w:id="2666" w:author="Fabio Carmona" w:date="2025-01-20T14:32:00Z" w16du:dateUtc="2025-01-20T17:32:00Z">
                <w:rPr/>
              </w:rPrChange>
            </w:rPr>
          </w:pPr>
          <w:r w:rsidRPr="00D92618">
            <w:rPr>
              <w:lang w:val="en-US"/>
              <w:rPrChange w:id="2667" w:author="Fabio Carmona" w:date="2025-01-20T14:32:00Z" w16du:dateUtc="2025-01-20T17:32:00Z">
                <w:rPr/>
              </w:rPrChange>
            </w:rPr>
            <w:t xml:space="preserve">CORDEIRO, A. et al. Does adipose tissue inflammation drive the development of non-alcoholic fatty liver disease in obesity? </w:t>
          </w:r>
          <w:r w:rsidRPr="00D92618">
            <w:rPr>
              <w:b/>
              <w:bCs/>
              <w:lang w:val="en-US"/>
              <w:rPrChange w:id="2668" w:author="Fabio Carmona" w:date="2025-01-20T14:32:00Z" w16du:dateUtc="2025-01-20T17:32:00Z">
                <w:rPr>
                  <w:b/>
                  <w:bCs/>
                </w:rPr>
              </w:rPrChange>
            </w:rPr>
            <w:t>Clinics and Research in Hepatology and Gastroenterology</w:t>
          </w:r>
          <w:r w:rsidRPr="00D92618">
            <w:rPr>
              <w:lang w:val="en-US"/>
              <w:rPrChange w:id="2669" w:author="Fabio Carmona" w:date="2025-01-20T14:32:00Z" w16du:dateUtc="2025-01-20T17:32:00Z">
                <w:rPr/>
              </w:rPrChange>
            </w:rPr>
            <w:t xml:space="preserve">, v. 44, n. 4, p. 394–402, 2020. </w:t>
          </w:r>
        </w:p>
        <w:p w14:paraId="738F842F" w14:textId="77777777" w:rsidR="002A47FF" w:rsidRPr="00D92618" w:rsidRDefault="002A47FF">
          <w:pPr>
            <w:divId w:val="933586131"/>
            <w:rPr>
              <w:lang w:val="en-US"/>
              <w:rPrChange w:id="2670" w:author="Fabio Carmona" w:date="2025-01-20T14:32:00Z" w16du:dateUtc="2025-01-20T17:32:00Z">
                <w:rPr/>
              </w:rPrChange>
            </w:rPr>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r w:rsidRPr="00D92618">
            <w:rPr>
              <w:b/>
              <w:bCs/>
              <w:lang w:val="en-US"/>
              <w:rPrChange w:id="2671" w:author="Fabio Carmona" w:date="2025-01-20T14:32:00Z" w16du:dateUtc="2025-01-20T17:32:00Z">
                <w:rPr>
                  <w:b/>
                  <w:bCs/>
                </w:rPr>
              </w:rPrChange>
            </w:rPr>
            <w:t>Phase angle and cellular health: inflammation and oxidative damage</w:t>
          </w:r>
          <w:r w:rsidRPr="00D92618">
            <w:rPr>
              <w:lang w:val="en-US"/>
              <w:rPrChange w:id="2672" w:author="Fabio Carmona" w:date="2025-01-20T14:32:00Z" w16du:dateUtc="2025-01-20T17:32:00Z">
                <w:rPr/>
              </w:rPrChange>
            </w:rPr>
            <w:t xml:space="preserve">. </w:t>
          </w:r>
          <w:r w:rsidRPr="00D92618">
            <w:rPr>
              <w:b/>
              <w:bCs/>
              <w:lang w:val="en-US"/>
              <w:rPrChange w:id="2673" w:author="Fabio Carmona" w:date="2025-01-20T14:32:00Z" w16du:dateUtc="2025-01-20T17:32:00Z">
                <w:rPr>
                  <w:b/>
                  <w:bCs/>
                </w:rPr>
              </w:rPrChange>
            </w:rPr>
            <w:t>Reviews in Endocrine and Metabolic Disorders</w:t>
          </w:r>
          <w:r w:rsidRPr="00D92618">
            <w:rPr>
              <w:lang w:val="en-US"/>
              <w:rPrChange w:id="2674" w:author="Fabio Carmona" w:date="2025-01-20T14:32:00Z" w16du:dateUtc="2025-01-20T17:32:00Z">
                <w:rPr/>
              </w:rPrChange>
            </w:rPr>
            <w:t xml:space="preserve">, 2022a. </w:t>
          </w:r>
          <w:r w:rsidRPr="00552373">
            <w:t>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r w:rsidRPr="00D92618">
            <w:rPr>
              <w:lang w:val="en-US"/>
              <w:rPrChange w:id="2675" w:author="Fabio Carmona" w:date="2025-01-20T14:32:00Z" w16du:dateUtc="2025-01-20T17:32:00Z">
                <w:rPr/>
              </w:rPrChange>
            </w:rPr>
            <w:t xml:space="preserve">Phase angle and cellular health: inflammation and oxidative damage. </w:t>
          </w:r>
          <w:r w:rsidRPr="00552373">
            <w:rPr>
              <w:b/>
              <w:bCs/>
            </w:rPr>
            <w:t xml:space="preserve">Reviews in </w:t>
          </w:r>
          <w:proofErr w:type="spellStart"/>
          <w:r w:rsidRPr="00552373">
            <w:rPr>
              <w:b/>
              <w:bCs/>
            </w:rPr>
            <w:t>Endocrine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Citocinas, disfunção endotelial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D92618" w:rsidRDefault="002A47FF">
          <w:pPr>
            <w:divId w:val="1249344810"/>
            <w:rPr>
              <w:lang w:val="en-US"/>
              <w:rPrChange w:id="2676" w:author="Fabio Carmona" w:date="2025-01-20T14:32:00Z" w16du:dateUtc="2025-01-20T17:32:00Z">
                <w:rPr/>
              </w:rPrChange>
            </w:rPr>
          </w:pPr>
          <w:r w:rsidRPr="00552373">
            <w:t xml:space="preserve">DE LUIS, D. A. et al. </w:t>
          </w:r>
          <w:r w:rsidRPr="00D92618">
            <w:rPr>
              <w:lang w:val="en-US"/>
              <w:rPrChange w:id="2677" w:author="Fabio Carmona" w:date="2025-01-20T14:32:00Z" w16du:dateUtc="2025-01-20T17:32:00Z">
                <w:rPr/>
              </w:rPrChange>
            </w:rPr>
            <w:t xml:space="preserve">Relation of phase angle tertiles with blood adipocytokines levels, insulin resistance and cardiovascular risk factors in obese women patients. </w:t>
          </w:r>
          <w:r w:rsidRPr="00D92618">
            <w:rPr>
              <w:b/>
              <w:bCs/>
              <w:lang w:val="en-US"/>
              <w:rPrChange w:id="2678" w:author="Fabio Carmona" w:date="2025-01-20T14:32:00Z" w16du:dateUtc="2025-01-20T17:32:00Z">
                <w:rPr>
                  <w:b/>
                  <w:bCs/>
                </w:rPr>
              </w:rPrChange>
            </w:rPr>
            <w:t>European Review for Medical and Pharmacological Sciences</w:t>
          </w:r>
          <w:r w:rsidRPr="00D92618">
            <w:rPr>
              <w:lang w:val="en-US"/>
              <w:rPrChange w:id="2679" w:author="Fabio Carmona" w:date="2025-01-20T14:32:00Z" w16du:dateUtc="2025-01-20T17:32:00Z">
                <w:rPr/>
              </w:rPrChange>
            </w:rPr>
            <w:t xml:space="preserve">, v. 14, n. 6, p. 521–526, 2010. </w:t>
          </w:r>
        </w:p>
        <w:p w14:paraId="7392B2A8" w14:textId="77777777" w:rsidR="002A47FF" w:rsidRPr="00D92618" w:rsidRDefault="002A47FF">
          <w:pPr>
            <w:divId w:val="933586131"/>
            <w:rPr>
              <w:lang w:val="en-US"/>
              <w:rPrChange w:id="2680" w:author="Fabio Carmona" w:date="2025-01-20T14:32:00Z" w16du:dateUtc="2025-01-20T17:32:00Z">
                <w:rPr/>
              </w:rPrChange>
            </w:rPr>
          </w:pPr>
        </w:p>
        <w:p w14:paraId="5DDCCBFE" w14:textId="77777777" w:rsidR="002A47FF" w:rsidRPr="00D92618" w:rsidRDefault="002A47FF">
          <w:pPr>
            <w:divId w:val="1512261192"/>
            <w:rPr>
              <w:lang w:val="en-US"/>
              <w:rPrChange w:id="2681" w:author="Fabio Carmona" w:date="2025-01-20T14:32:00Z" w16du:dateUtc="2025-01-20T17:32:00Z">
                <w:rPr/>
              </w:rPrChange>
            </w:rPr>
          </w:pPr>
          <w:r w:rsidRPr="00D92618">
            <w:rPr>
              <w:lang w:val="en-US"/>
              <w:rPrChange w:id="2682" w:author="Fabio Carmona" w:date="2025-01-20T14:32:00Z" w16du:dateUtc="2025-01-20T17:32:00Z">
                <w:rPr/>
              </w:rPrChange>
            </w:rPr>
            <w:t xml:space="preserve">DENG, H.; FANG, Y. Anti-inflammatory gallic acid and wedelolactone are G protein-coupled receptor-35 agonists. </w:t>
          </w:r>
          <w:r w:rsidRPr="00D92618">
            <w:rPr>
              <w:b/>
              <w:bCs/>
              <w:lang w:val="en-US"/>
              <w:rPrChange w:id="2683" w:author="Fabio Carmona" w:date="2025-01-20T14:32:00Z" w16du:dateUtc="2025-01-20T17:32:00Z">
                <w:rPr>
                  <w:b/>
                  <w:bCs/>
                </w:rPr>
              </w:rPrChange>
            </w:rPr>
            <w:t>Pharmacology</w:t>
          </w:r>
          <w:r w:rsidRPr="00D92618">
            <w:rPr>
              <w:lang w:val="en-US"/>
              <w:rPrChange w:id="2684" w:author="Fabio Carmona" w:date="2025-01-20T14:32:00Z" w16du:dateUtc="2025-01-20T17:32:00Z">
                <w:rPr/>
              </w:rPrChange>
            </w:rPr>
            <w:t xml:space="preserve">, v. 89, n. 3–4, p. 211–219, 2012. </w:t>
          </w:r>
        </w:p>
        <w:p w14:paraId="7A8ABDF0" w14:textId="77777777" w:rsidR="002A47FF" w:rsidRPr="00D92618" w:rsidRDefault="002A47FF">
          <w:pPr>
            <w:divId w:val="933586131"/>
            <w:rPr>
              <w:lang w:val="en-US"/>
              <w:rPrChange w:id="2685" w:author="Fabio Carmona" w:date="2025-01-20T14:32:00Z" w16du:dateUtc="2025-01-20T17:32:00Z">
                <w:rPr/>
              </w:rPrChange>
            </w:rPr>
          </w:pPr>
        </w:p>
        <w:p w14:paraId="37A5AB41" w14:textId="77777777" w:rsidR="002A47FF" w:rsidRPr="00D92618" w:rsidRDefault="002A47FF">
          <w:pPr>
            <w:divId w:val="1765344917"/>
            <w:rPr>
              <w:lang w:val="en-US"/>
              <w:rPrChange w:id="2686" w:author="Fabio Carmona" w:date="2025-01-20T14:32:00Z" w16du:dateUtc="2025-01-20T17:32:00Z">
                <w:rPr/>
              </w:rPrChange>
            </w:rPr>
          </w:pPr>
          <w:r w:rsidRPr="00D92618">
            <w:rPr>
              <w:lang w:val="en-US"/>
              <w:rPrChange w:id="2687" w:author="Fabio Carmona" w:date="2025-01-20T14:32:00Z" w16du:dateUtc="2025-01-20T17:32:00Z">
                <w:rPr/>
              </w:rPrChange>
            </w:rPr>
            <w:t xml:space="preserve">DENIZ, O. et al. Association between frailty and phase angle derived from bioelectrical impedance analysis among elderly patients. </w:t>
          </w:r>
          <w:r w:rsidRPr="00D92618">
            <w:rPr>
              <w:b/>
              <w:bCs/>
              <w:lang w:val="en-US"/>
              <w:rPrChange w:id="2688" w:author="Fabio Carmona" w:date="2025-01-20T14:32:00Z" w16du:dateUtc="2025-01-20T17:32:00Z">
                <w:rPr>
                  <w:b/>
                  <w:bCs/>
                </w:rPr>
              </w:rPrChange>
            </w:rPr>
            <w:t>European Geriatric Medicine</w:t>
          </w:r>
          <w:r w:rsidRPr="00D92618">
            <w:rPr>
              <w:lang w:val="en-US"/>
              <w:rPrChange w:id="2689" w:author="Fabio Carmona" w:date="2025-01-20T14:32:00Z" w16du:dateUtc="2025-01-20T17:32:00Z">
                <w:rPr/>
              </w:rPrChange>
            </w:rPr>
            <w:t xml:space="preserve">, v. 8, p. S97, 2017. </w:t>
          </w:r>
        </w:p>
        <w:p w14:paraId="69A7BB3F" w14:textId="77777777" w:rsidR="002A47FF" w:rsidRPr="00D92618" w:rsidRDefault="002A47FF">
          <w:pPr>
            <w:divId w:val="933586131"/>
            <w:rPr>
              <w:lang w:val="en-US"/>
              <w:rPrChange w:id="2690" w:author="Fabio Carmona" w:date="2025-01-20T14:32:00Z" w16du:dateUtc="2025-01-20T17:32:00Z">
                <w:rPr/>
              </w:rPrChange>
            </w:rPr>
          </w:pPr>
        </w:p>
        <w:p w14:paraId="62C74989" w14:textId="77777777" w:rsidR="002A47FF" w:rsidRPr="00D92618" w:rsidRDefault="002A47FF">
          <w:pPr>
            <w:divId w:val="1834951074"/>
            <w:rPr>
              <w:lang w:val="en-US"/>
              <w:rPrChange w:id="2691" w:author="Fabio Carmona" w:date="2025-01-20T14:32:00Z" w16du:dateUtc="2025-01-20T17:32:00Z">
                <w:rPr/>
              </w:rPrChange>
            </w:rPr>
          </w:pPr>
          <w:r w:rsidRPr="00D92618">
            <w:rPr>
              <w:lang w:val="en-US"/>
              <w:rPrChange w:id="2692" w:author="Fabio Carmona" w:date="2025-01-20T14:32:00Z" w16du:dateUtc="2025-01-20T17:32:00Z">
                <w:rPr/>
              </w:rPrChange>
            </w:rPr>
            <w:t xml:space="preserve">DI VINCENZO, O. et al. Bioelectrical impedance (BIA)-derived phase angle in adults with obesity: A systematic review. </w:t>
          </w:r>
          <w:r w:rsidRPr="00D92618">
            <w:rPr>
              <w:b/>
              <w:bCs/>
              <w:lang w:val="en-US"/>
              <w:rPrChange w:id="2693" w:author="Fabio Carmona" w:date="2025-01-20T14:32:00Z" w16du:dateUtc="2025-01-20T17:32:00Z">
                <w:rPr>
                  <w:b/>
                  <w:bCs/>
                </w:rPr>
              </w:rPrChange>
            </w:rPr>
            <w:t>Clinical Nutrition</w:t>
          </w:r>
          <w:r w:rsidRPr="00D92618">
            <w:rPr>
              <w:lang w:val="en-US"/>
              <w:rPrChange w:id="2694" w:author="Fabio Carmona" w:date="2025-01-20T14:32:00Z" w16du:dateUtc="2025-01-20T17:32:00Z">
                <w:rPr/>
              </w:rPrChange>
            </w:rPr>
            <w:t xml:space="preserve">, v. 40, n. 9, p. 5238–5248, 2021a. </w:t>
          </w:r>
        </w:p>
        <w:p w14:paraId="125CEAF5" w14:textId="77777777" w:rsidR="002A47FF" w:rsidRPr="00D92618" w:rsidRDefault="002A47FF">
          <w:pPr>
            <w:divId w:val="933586131"/>
            <w:rPr>
              <w:lang w:val="en-US"/>
              <w:rPrChange w:id="2695" w:author="Fabio Carmona" w:date="2025-01-20T14:32:00Z" w16du:dateUtc="2025-01-20T17:32:00Z">
                <w:rPr/>
              </w:rPrChange>
            </w:rPr>
          </w:pPr>
        </w:p>
        <w:p w14:paraId="11AE78D9" w14:textId="77777777" w:rsidR="002A47FF" w:rsidRPr="00D92618" w:rsidRDefault="002A47FF">
          <w:pPr>
            <w:divId w:val="1241284343"/>
            <w:rPr>
              <w:lang w:val="en-US"/>
              <w:rPrChange w:id="2696" w:author="Fabio Carmona" w:date="2025-01-20T14:32:00Z" w16du:dateUtc="2025-01-20T17:32:00Z">
                <w:rPr/>
              </w:rPrChange>
            </w:rPr>
          </w:pPr>
          <w:r w:rsidRPr="00D92618">
            <w:rPr>
              <w:lang w:val="en-US"/>
              <w:rPrChange w:id="2697" w:author="Fabio Carmona" w:date="2025-01-20T14:32:00Z" w16du:dateUtc="2025-01-20T17:32:00Z">
                <w:rPr/>
              </w:rPrChange>
            </w:rPr>
            <w:t xml:space="preserve">DI VINCENZO, O. et al. Bioelectrical impedance analysis (BIA) -derived phase angle in sarcopenia: A systematic review. </w:t>
          </w:r>
          <w:r w:rsidRPr="00D92618">
            <w:rPr>
              <w:b/>
              <w:bCs/>
              <w:lang w:val="en-US"/>
              <w:rPrChange w:id="2698" w:author="Fabio Carmona" w:date="2025-01-20T14:32:00Z" w16du:dateUtc="2025-01-20T17:32:00Z">
                <w:rPr>
                  <w:b/>
                  <w:bCs/>
                </w:rPr>
              </w:rPrChange>
            </w:rPr>
            <w:t>Clinical Nutrition</w:t>
          </w:r>
          <w:r w:rsidRPr="00D92618">
            <w:rPr>
              <w:lang w:val="en-US"/>
              <w:rPrChange w:id="2699" w:author="Fabio Carmona" w:date="2025-01-20T14:32:00Z" w16du:dateUtc="2025-01-20T17:32:00Z">
                <w:rPr/>
              </w:rPrChange>
            </w:rPr>
            <w:t xml:space="preserve">, v. 40, n. 5, p. 3052–3061, 2021b. </w:t>
          </w:r>
        </w:p>
        <w:p w14:paraId="6D5EC704" w14:textId="77777777" w:rsidR="002A47FF" w:rsidRPr="00D92618" w:rsidRDefault="002A47FF">
          <w:pPr>
            <w:divId w:val="933586131"/>
            <w:rPr>
              <w:lang w:val="en-US"/>
              <w:rPrChange w:id="2700" w:author="Fabio Carmona" w:date="2025-01-20T14:32:00Z" w16du:dateUtc="2025-01-20T17:32:00Z">
                <w:rPr/>
              </w:rPrChange>
            </w:rPr>
          </w:pPr>
        </w:p>
        <w:p w14:paraId="6805C868" w14:textId="77777777" w:rsidR="002A47FF" w:rsidRPr="00D92618" w:rsidRDefault="002A47FF">
          <w:pPr>
            <w:divId w:val="2018120721"/>
            <w:rPr>
              <w:lang w:val="en-US"/>
              <w:rPrChange w:id="2701" w:author="Fabio Carmona" w:date="2025-01-20T14:32:00Z" w16du:dateUtc="2025-01-20T17:32:00Z">
                <w:rPr/>
              </w:rPrChange>
            </w:rPr>
          </w:pPr>
          <w:r w:rsidRPr="00D92618">
            <w:rPr>
              <w:lang w:val="en-US"/>
              <w:rPrChange w:id="2702" w:author="Fabio Carmona" w:date="2025-01-20T14:32:00Z" w16du:dateUtc="2025-01-20T17:32:00Z">
                <w:rPr/>
              </w:rPrChange>
            </w:rPr>
            <w:t xml:space="preserve">DI VINCENZO, O. et al. Comparison of bioelectrical impedance analysis-derived phase angle in individuals with different weight status. </w:t>
          </w:r>
          <w:r w:rsidRPr="00D92618">
            <w:rPr>
              <w:b/>
              <w:bCs/>
              <w:lang w:val="en-US"/>
              <w:rPrChange w:id="2703" w:author="Fabio Carmona" w:date="2025-01-20T14:32:00Z" w16du:dateUtc="2025-01-20T17:32:00Z">
                <w:rPr>
                  <w:b/>
                  <w:bCs/>
                </w:rPr>
              </w:rPrChange>
            </w:rPr>
            <w:t>Nutrition</w:t>
          </w:r>
          <w:r w:rsidRPr="00D92618">
            <w:rPr>
              <w:lang w:val="en-US"/>
              <w:rPrChange w:id="2704" w:author="Fabio Carmona" w:date="2025-01-20T14:32:00Z" w16du:dateUtc="2025-01-20T17:32:00Z">
                <w:rPr/>
              </w:rPrChange>
            </w:rPr>
            <w:t xml:space="preserve">, v. 108, 2023. </w:t>
          </w:r>
        </w:p>
        <w:p w14:paraId="40E62376" w14:textId="77777777" w:rsidR="002A47FF" w:rsidRPr="00D92618" w:rsidRDefault="002A47FF">
          <w:pPr>
            <w:divId w:val="933586131"/>
            <w:rPr>
              <w:lang w:val="en-US"/>
              <w:rPrChange w:id="2705" w:author="Fabio Carmona" w:date="2025-01-20T14:32:00Z" w16du:dateUtc="2025-01-20T17:32:00Z">
                <w:rPr/>
              </w:rPrChange>
            </w:rPr>
          </w:pPr>
        </w:p>
        <w:p w14:paraId="57EB2C00" w14:textId="77777777" w:rsidR="002A47FF" w:rsidRPr="00552373" w:rsidRDefault="002A47FF">
          <w:pPr>
            <w:divId w:val="2071685506"/>
          </w:pPr>
          <w:r w:rsidRPr="00D92618">
            <w:rPr>
              <w:lang w:val="en-US"/>
              <w:rPrChange w:id="2706" w:author="Fabio Carmona" w:date="2025-01-20T14:32:00Z" w16du:dateUtc="2025-01-20T17:32:00Z">
                <w:rPr/>
              </w:rPrChange>
            </w:rPr>
            <w:t xml:space="preserve">DIAS, P. C. et al. </w:t>
          </w:r>
          <w:r w:rsidRPr="00552373">
            <w:rPr>
              <w:b/>
              <w:bCs/>
            </w:rPr>
            <w:t>ESTRATÉGIAS PARA O CUIDADO DA PESSOA COM DOENÇA CRÔNICA OBESIDADE</w:t>
          </w:r>
          <w:r w:rsidRPr="00552373">
            <w:t>. [</w:t>
          </w:r>
          <w:proofErr w:type="spellStart"/>
          <w:r w:rsidRPr="00552373">
            <w:t>s.l</w:t>
          </w:r>
          <w:proofErr w:type="spellEnd"/>
          <w:r w:rsidRPr="00552373">
            <w:t>: s.n.]. v. 33</w:t>
          </w:r>
        </w:p>
        <w:p w14:paraId="7403D670" w14:textId="77777777" w:rsidR="002A47FF" w:rsidRPr="00552373" w:rsidRDefault="002A47FF">
          <w:pPr>
            <w:divId w:val="933586131"/>
          </w:pPr>
        </w:p>
        <w:p w14:paraId="524669BE" w14:textId="77777777" w:rsidR="002A47FF" w:rsidRPr="00D92618" w:rsidRDefault="002A47FF">
          <w:pPr>
            <w:divId w:val="787089126"/>
            <w:rPr>
              <w:lang w:val="en-US"/>
              <w:rPrChange w:id="2707" w:author="Fabio Carmona" w:date="2025-01-20T14:32:00Z" w16du:dateUtc="2025-01-20T17:32:00Z">
                <w:rPr/>
              </w:rPrChange>
            </w:rPr>
          </w:pPr>
          <w:r w:rsidRPr="00552373">
            <w:t xml:space="preserve">DROZD, K. et al. </w:t>
          </w:r>
          <w:r w:rsidRPr="00D92618">
            <w:rPr>
              <w:lang w:val="en-US"/>
              <w:rPrChange w:id="2708" w:author="Fabio Carmona" w:date="2025-01-20T14:32:00Z" w16du:dateUtc="2025-01-20T17:32:00Z">
                <w:rPr/>
              </w:rPrChange>
            </w:rPr>
            <w:t xml:space="preserve">Curcumin and Weight Loss: Does It Work? </w:t>
          </w:r>
          <w:r w:rsidRPr="00D92618">
            <w:rPr>
              <w:b/>
              <w:bCs/>
              <w:lang w:val="en-US"/>
              <w:rPrChange w:id="2709" w:author="Fabio Carmona" w:date="2025-01-20T14:32:00Z" w16du:dateUtc="2025-01-20T17:32:00Z">
                <w:rPr>
                  <w:b/>
                  <w:bCs/>
                </w:rPr>
              </w:rPrChange>
            </w:rPr>
            <w:t>International Journal of Molecular Sciences</w:t>
          </w:r>
          <w:r w:rsidRPr="00D92618">
            <w:rPr>
              <w:lang w:val="en-US"/>
              <w:rPrChange w:id="2710" w:author="Fabio Carmona" w:date="2025-01-20T14:32:00Z" w16du:dateUtc="2025-01-20T17:32:00Z">
                <w:rPr/>
              </w:rPrChange>
            </w:rPr>
            <w:t xml:space="preserve">, v. 23, n. 2, 2022. </w:t>
          </w:r>
        </w:p>
        <w:p w14:paraId="72537CCE" w14:textId="77777777" w:rsidR="002A47FF" w:rsidRPr="00D92618" w:rsidRDefault="002A47FF">
          <w:pPr>
            <w:divId w:val="933586131"/>
            <w:rPr>
              <w:lang w:val="en-US"/>
              <w:rPrChange w:id="2711" w:author="Fabio Carmona" w:date="2025-01-20T14:32:00Z" w16du:dateUtc="2025-01-20T17:32:00Z">
                <w:rPr/>
              </w:rPrChange>
            </w:rPr>
          </w:pPr>
        </w:p>
        <w:p w14:paraId="07E7E26D" w14:textId="77777777" w:rsidR="002A47FF" w:rsidRPr="00D92618" w:rsidRDefault="002A47FF">
          <w:pPr>
            <w:divId w:val="772551208"/>
            <w:rPr>
              <w:lang w:val="en-US"/>
              <w:rPrChange w:id="2712" w:author="Fabio Carmona" w:date="2025-01-20T14:32:00Z" w16du:dateUtc="2025-01-20T17:32:00Z">
                <w:rPr/>
              </w:rPrChange>
            </w:rPr>
          </w:pPr>
          <w:r w:rsidRPr="00D92618">
            <w:rPr>
              <w:lang w:val="en-US"/>
              <w:rPrChange w:id="2713" w:author="Fabio Carmona" w:date="2025-01-20T14:32:00Z" w16du:dateUtc="2025-01-20T17:32:00Z">
                <w:rPr/>
              </w:rPrChange>
            </w:rPr>
            <w:lastRenderedPageBreak/>
            <w:t xml:space="preserve">DUARTE, C.; PINTO-GOUVEIA, J.; FERREIRA, C. Expanding binge eating assessment: Validity and screening value of the Binge Eating Scale in women from the general population. </w:t>
          </w:r>
          <w:r w:rsidRPr="00D92618">
            <w:rPr>
              <w:b/>
              <w:bCs/>
              <w:lang w:val="en-US"/>
              <w:rPrChange w:id="2714" w:author="Fabio Carmona" w:date="2025-01-20T14:32:00Z" w16du:dateUtc="2025-01-20T17:32:00Z">
                <w:rPr>
                  <w:b/>
                  <w:bCs/>
                </w:rPr>
              </w:rPrChange>
            </w:rPr>
            <w:t>Eating Behaviors</w:t>
          </w:r>
          <w:r w:rsidRPr="00D92618">
            <w:rPr>
              <w:lang w:val="en-US"/>
              <w:rPrChange w:id="2715" w:author="Fabio Carmona" w:date="2025-01-20T14:32:00Z" w16du:dateUtc="2025-01-20T17:32:00Z">
                <w:rPr/>
              </w:rPrChange>
            </w:rPr>
            <w:t xml:space="preserve">, v. 18, p. 41–47, 2015. </w:t>
          </w:r>
        </w:p>
        <w:p w14:paraId="65E61F2D" w14:textId="77777777" w:rsidR="002A47FF" w:rsidRPr="00D92618" w:rsidRDefault="002A47FF">
          <w:pPr>
            <w:divId w:val="933586131"/>
            <w:rPr>
              <w:lang w:val="en-US"/>
              <w:rPrChange w:id="2716" w:author="Fabio Carmona" w:date="2025-01-20T14:32:00Z" w16du:dateUtc="2025-01-20T17:32:00Z">
                <w:rPr/>
              </w:rPrChange>
            </w:rPr>
          </w:pPr>
        </w:p>
        <w:p w14:paraId="4846E84D" w14:textId="77777777" w:rsidR="002A47FF" w:rsidRPr="00D92618" w:rsidRDefault="002A47FF">
          <w:pPr>
            <w:divId w:val="253897587"/>
            <w:rPr>
              <w:lang w:val="en-US"/>
              <w:rPrChange w:id="2717" w:author="Fabio Carmona" w:date="2025-01-20T14:32:00Z" w16du:dateUtc="2025-01-20T17:32:00Z">
                <w:rPr/>
              </w:rPrChange>
            </w:rPr>
          </w:pPr>
          <w:r w:rsidRPr="00D92618">
            <w:rPr>
              <w:lang w:val="en-US"/>
              <w:rPrChange w:id="2718" w:author="Fabio Carmona" w:date="2025-01-20T14:32:00Z" w16du:dateUtc="2025-01-20T17:32:00Z">
                <w:rPr/>
              </w:rPrChange>
            </w:rPr>
            <w:t xml:space="preserve">ESCOTT-STUMP, S. </w:t>
          </w:r>
          <w:r w:rsidRPr="00D92618">
            <w:rPr>
              <w:b/>
              <w:bCs/>
              <w:lang w:val="en-US"/>
              <w:rPrChange w:id="2719" w:author="Fabio Carmona" w:date="2025-01-20T14:32:00Z" w16du:dateUtc="2025-01-20T17:32:00Z">
                <w:rPr>
                  <w:b/>
                  <w:bCs/>
                </w:rPr>
              </w:rPrChange>
            </w:rPr>
            <w:t>Nutrition and Diagnosis - Related Care</w:t>
          </w:r>
          <w:r w:rsidRPr="00D92618">
            <w:rPr>
              <w:lang w:val="en-US"/>
              <w:rPrChange w:id="2720" w:author="Fabio Carmona" w:date="2025-01-20T14:32:00Z" w16du:dateUtc="2025-01-20T17:32:00Z">
                <w:rPr/>
              </w:rPrChange>
            </w:rPr>
            <w:t>. Eighth ed. [</w:t>
          </w:r>
          <w:proofErr w:type="spellStart"/>
          <w:r w:rsidRPr="00D92618">
            <w:rPr>
              <w:lang w:val="en-US"/>
              <w:rPrChange w:id="2721" w:author="Fabio Carmona" w:date="2025-01-20T14:32:00Z" w16du:dateUtc="2025-01-20T17:32:00Z">
                <w:rPr/>
              </w:rPrChange>
            </w:rPr>
            <w:t>s.l.</w:t>
          </w:r>
          <w:proofErr w:type="spellEnd"/>
          <w:r w:rsidRPr="00D92618">
            <w:rPr>
              <w:lang w:val="en-US"/>
              <w:rPrChange w:id="2722" w:author="Fabio Carmona" w:date="2025-01-20T14:32:00Z" w16du:dateUtc="2025-01-20T17:32:00Z">
                <w:rPr/>
              </w:rPrChange>
            </w:rPr>
            <w:t xml:space="preserve">] LWW, 2015. </w:t>
          </w:r>
        </w:p>
        <w:p w14:paraId="634A9B7A" w14:textId="77777777" w:rsidR="002A47FF" w:rsidRPr="00D92618" w:rsidRDefault="002A47FF">
          <w:pPr>
            <w:divId w:val="933586131"/>
            <w:rPr>
              <w:lang w:val="en-US"/>
              <w:rPrChange w:id="2723" w:author="Fabio Carmona" w:date="2025-01-20T14:32:00Z" w16du:dateUtc="2025-01-20T17:32:00Z">
                <w:rPr/>
              </w:rPrChange>
            </w:rPr>
          </w:pPr>
        </w:p>
        <w:p w14:paraId="403B786D" w14:textId="77777777" w:rsidR="002A47FF" w:rsidRPr="00D92618" w:rsidRDefault="002A47FF">
          <w:pPr>
            <w:divId w:val="942883874"/>
            <w:rPr>
              <w:lang w:val="en-US"/>
              <w:rPrChange w:id="2724" w:author="Fabio Carmona" w:date="2025-01-20T14:32:00Z" w16du:dateUtc="2025-01-20T17:32:00Z">
                <w:rPr/>
              </w:rPrChange>
            </w:rPr>
          </w:pPr>
          <w:r w:rsidRPr="00D92618">
            <w:rPr>
              <w:lang w:val="en-US"/>
              <w:rPrChange w:id="2725" w:author="Fabio Carmona" w:date="2025-01-20T14:32:00Z" w16du:dateUtc="2025-01-20T17:32:00Z">
                <w:rPr/>
              </w:rPrChange>
            </w:rPr>
            <w:t xml:space="preserve">FDA. </w:t>
          </w:r>
          <w:r w:rsidRPr="00D92618">
            <w:rPr>
              <w:b/>
              <w:bCs/>
              <w:lang w:val="en-US"/>
              <w:rPrChange w:id="2726" w:author="Fabio Carmona" w:date="2025-01-20T14:32:00Z" w16du:dateUtc="2025-01-20T17:32:00Z">
                <w:rPr>
                  <w:b/>
                  <w:bCs/>
                </w:rPr>
              </w:rPrChange>
            </w:rPr>
            <w:t xml:space="preserve">Guidance for Industry Starting Dose in Initial Clinical Trials Estimating the Maximum Safe for Therapeutics in Adult Healthy </w:t>
          </w:r>
          <w:proofErr w:type="spellStart"/>
          <w:r w:rsidRPr="00D92618">
            <w:rPr>
              <w:b/>
              <w:bCs/>
              <w:lang w:val="en-US"/>
              <w:rPrChange w:id="2727" w:author="Fabio Carmona" w:date="2025-01-20T14:32:00Z" w16du:dateUtc="2025-01-20T17:32:00Z">
                <w:rPr>
                  <w:b/>
                  <w:bCs/>
                </w:rPr>
              </w:rPrChange>
            </w:rPr>
            <w:t>VolunteersPharmacology</w:t>
          </w:r>
          <w:proofErr w:type="spellEnd"/>
          <w:r w:rsidRPr="00D92618">
            <w:rPr>
              <w:b/>
              <w:bCs/>
              <w:lang w:val="en-US"/>
              <w:rPrChange w:id="2728" w:author="Fabio Carmona" w:date="2025-01-20T14:32:00Z" w16du:dateUtc="2025-01-20T17:32:00Z">
                <w:rPr>
                  <w:b/>
                  <w:bCs/>
                </w:rPr>
              </w:rPrChange>
            </w:rPr>
            <w:t xml:space="preserve"> and Toxicology</w:t>
          </w:r>
          <w:r w:rsidRPr="00D92618">
            <w:rPr>
              <w:lang w:val="en-US"/>
              <w:rPrChange w:id="2729" w:author="Fabio Carmona" w:date="2025-01-20T14:32:00Z" w16du:dateUtc="2025-01-20T17:32:00Z">
                <w:rPr/>
              </w:rPrChange>
            </w:rPr>
            <w:t>. [</w:t>
          </w:r>
          <w:proofErr w:type="spellStart"/>
          <w:r w:rsidRPr="00D92618">
            <w:rPr>
              <w:lang w:val="en-US"/>
              <w:rPrChange w:id="2730" w:author="Fabio Carmona" w:date="2025-01-20T14:32:00Z" w16du:dateUtc="2025-01-20T17:32:00Z">
                <w:rPr/>
              </w:rPrChange>
            </w:rPr>
            <w:t>s.l</w:t>
          </w:r>
          <w:proofErr w:type="spellEnd"/>
          <w:r w:rsidRPr="00D92618">
            <w:rPr>
              <w:lang w:val="en-US"/>
              <w:rPrChange w:id="2731" w:author="Fabio Carmona" w:date="2025-01-20T14:32:00Z" w16du:dateUtc="2025-01-20T17:32:00Z">
                <w:rPr/>
              </w:rPrChange>
            </w:rPr>
            <w:t xml:space="preserve">: </w:t>
          </w:r>
          <w:proofErr w:type="spellStart"/>
          <w:r w:rsidRPr="00D92618">
            <w:rPr>
              <w:lang w:val="en-US"/>
              <w:rPrChange w:id="2732" w:author="Fabio Carmona" w:date="2025-01-20T14:32:00Z" w16du:dateUtc="2025-01-20T17:32:00Z">
                <w:rPr/>
              </w:rPrChange>
            </w:rPr>
            <w:t>s.n</w:t>
          </w:r>
          <w:proofErr w:type="spellEnd"/>
          <w:r w:rsidRPr="00D92618">
            <w:rPr>
              <w:lang w:val="en-US"/>
              <w:rPrChange w:id="2733" w:author="Fabio Carmona" w:date="2025-01-20T14:32:00Z" w16du:dateUtc="2025-01-20T17:32:00Z">
                <w:rPr/>
              </w:rPrChange>
            </w:rPr>
            <w:t xml:space="preserve">.]. </w:t>
          </w:r>
        </w:p>
        <w:p w14:paraId="4487D706" w14:textId="77777777" w:rsidR="002A47FF" w:rsidRPr="00D92618" w:rsidRDefault="002A47FF">
          <w:pPr>
            <w:divId w:val="933586131"/>
            <w:rPr>
              <w:lang w:val="en-US"/>
              <w:rPrChange w:id="2734" w:author="Fabio Carmona" w:date="2025-01-20T14:32:00Z" w16du:dateUtc="2025-01-20T17:32:00Z">
                <w:rPr/>
              </w:rPrChange>
            </w:rPr>
          </w:pPr>
        </w:p>
        <w:p w14:paraId="2A50CA76" w14:textId="77777777" w:rsidR="002A47FF" w:rsidRPr="00D92618" w:rsidRDefault="002A47FF">
          <w:pPr>
            <w:divId w:val="730929697"/>
            <w:rPr>
              <w:lang w:val="en-US"/>
              <w:rPrChange w:id="2735" w:author="Fabio Carmona" w:date="2025-01-20T14:32:00Z" w16du:dateUtc="2025-01-20T17:32:00Z">
                <w:rPr/>
              </w:rPrChange>
            </w:rPr>
          </w:pPr>
          <w:r w:rsidRPr="00D92618">
            <w:rPr>
              <w:lang w:val="en-US"/>
              <w:rPrChange w:id="2736" w:author="Fabio Carmona" w:date="2025-01-20T14:32:00Z" w16du:dateUtc="2025-01-20T17:32:00Z">
                <w:rPr/>
              </w:rPrChange>
            </w:rPr>
            <w:t xml:space="preserve">FENG, L. et al. A review on traditional uses, phytochemistry and pharmacology of </w:t>
          </w:r>
          <w:proofErr w:type="spellStart"/>
          <w:r w:rsidRPr="00D92618">
            <w:rPr>
              <w:lang w:val="en-US"/>
              <w:rPrChange w:id="2737" w:author="Fabio Carmona" w:date="2025-01-20T14:32:00Z" w16du:dateUtc="2025-01-20T17:32:00Z">
                <w:rPr/>
              </w:rPrChange>
            </w:rPr>
            <w:t>Eclipta</w:t>
          </w:r>
          <w:proofErr w:type="spellEnd"/>
          <w:r w:rsidRPr="00D92618">
            <w:rPr>
              <w:lang w:val="en-US"/>
              <w:rPrChange w:id="2738" w:author="Fabio Carmona" w:date="2025-01-20T14:32:00Z" w16du:dateUtc="2025-01-20T17:32:00Z">
                <w:rPr/>
              </w:rPrChange>
            </w:rPr>
            <w:t xml:space="preserve"> </w:t>
          </w:r>
          <w:proofErr w:type="spellStart"/>
          <w:r w:rsidRPr="00D92618">
            <w:rPr>
              <w:lang w:val="en-US"/>
              <w:rPrChange w:id="2739" w:author="Fabio Carmona" w:date="2025-01-20T14:32:00Z" w16du:dateUtc="2025-01-20T17:32:00Z">
                <w:rPr/>
              </w:rPrChange>
            </w:rPr>
            <w:t>prostrata</w:t>
          </w:r>
          <w:proofErr w:type="spellEnd"/>
          <w:r w:rsidRPr="00D92618">
            <w:rPr>
              <w:lang w:val="en-US"/>
              <w:rPrChange w:id="2740" w:author="Fabio Carmona" w:date="2025-01-20T14:32:00Z" w16du:dateUtc="2025-01-20T17:32:00Z">
                <w:rPr/>
              </w:rPrChange>
            </w:rPr>
            <w:t xml:space="preserve"> (L.) L. </w:t>
          </w:r>
          <w:r w:rsidRPr="00D92618">
            <w:rPr>
              <w:b/>
              <w:bCs/>
              <w:lang w:val="en-US"/>
              <w:rPrChange w:id="2741" w:author="Fabio Carmona" w:date="2025-01-20T14:32:00Z" w16du:dateUtc="2025-01-20T17:32:00Z">
                <w:rPr>
                  <w:b/>
                  <w:bCs/>
                </w:rPr>
              </w:rPrChange>
            </w:rPr>
            <w:t>Journal of Ethnopharmacology</w:t>
          </w:r>
          <w:r w:rsidRPr="00D92618">
            <w:rPr>
              <w:lang w:val="en-US"/>
              <w:rPrChange w:id="2742" w:author="Fabio Carmona" w:date="2025-01-20T14:32:00Z" w16du:dateUtc="2025-01-20T17:32:00Z">
                <w:rPr/>
              </w:rPrChange>
            </w:rPr>
            <w:t xml:space="preserve">, v. 245, 2019. </w:t>
          </w:r>
        </w:p>
        <w:p w14:paraId="7873DD11" w14:textId="77777777" w:rsidR="002A47FF" w:rsidRPr="00D92618" w:rsidRDefault="002A47FF">
          <w:pPr>
            <w:divId w:val="933586131"/>
            <w:rPr>
              <w:lang w:val="en-US"/>
              <w:rPrChange w:id="2743" w:author="Fabio Carmona" w:date="2025-01-20T14:32:00Z" w16du:dateUtc="2025-01-20T17:32:00Z">
                <w:rPr/>
              </w:rPrChange>
            </w:rPr>
          </w:pPr>
        </w:p>
        <w:p w14:paraId="0FF4CAF7" w14:textId="77777777" w:rsidR="002A47FF" w:rsidRPr="00552373" w:rsidRDefault="002A47FF">
          <w:pPr>
            <w:divId w:val="580335655"/>
          </w:pPr>
          <w:r w:rsidRPr="00552373">
            <w:t xml:space="preserve">FISBERG, R. M.; MARCHIONI,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w:t>
          </w:r>
          <w:proofErr w:type="spellStart"/>
          <w:r w:rsidRPr="00552373">
            <w:t>and</w:t>
          </w:r>
          <w:proofErr w:type="spellEnd"/>
          <w:r w:rsidRPr="00552373">
            <w:t xml:space="preserve"> </w:t>
          </w:r>
          <w:proofErr w:type="spellStart"/>
          <w:r w:rsidRPr="00552373">
            <w:t>adaptation</w:t>
          </w:r>
          <w:proofErr w:type="spellEnd"/>
          <w:r w:rsidRPr="00552373">
            <w:t xml:space="preserve"> </w:t>
          </w:r>
          <w:proofErr w:type="spellStart"/>
          <w:r w:rsidRPr="00552373">
            <w:t>into</w:t>
          </w:r>
          <w:proofErr w:type="spellEnd"/>
          <w:r w:rsidRPr="00552373">
            <w:t xml:space="preserve"> </w:t>
          </w:r>
          <w:proofErr w:type="spellStart"/>
          <w:r w:rsidRPr="00552373">
            <w:t>Portuguese</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D92618" w:rsidRDefault="002A47FF">
          <w:pPr>
            <w:divId w:val="1689403942"/>
            <w:rPr>
              <w:lang w:val="en-US"/>
              <w:rPrChange w:id="2744" w:author="Fabio Carmona" w:date="2025-01-20T14:32:00Z" w16du:dateUtc="2025-01-20T17:32:00Z">
                <w:rPr/>
              </w:rPrChange>
            </w:rPr>
          </w:pPr>
          <w:r w:rsidRPr="00552373">
            <w:t xml:space="preserve">FREITAS, S. R. et al. </w:t>
          </w:r>
          <w:r w:rsidRPr="00D92618">
            <w:rPr>
              <w:lang w:val="en-US"/>
              <w:rPrChange w:id="2745" w:author="Fabio Carmona" w:date="2025-01-20T14:32:00Z" w16du:dateUtc="2025-01-20T17:32:00Z">
                <w:rPr/>
              </w:rPrChange>
            </w:rPr>
            <w:t xml:space="preserve">The assessment of binge eating disorder in obese women: A comparison of the binge eating scale with the structured clinical interview for the DSM-IV. </w:t>
          </w:r>
          <w:r w:rsidRPr="00D92618">
            <w:rPr>
              <w:b/>
              <w:bCs/>
              <w:lang w:val="en-US"/>
              <w:rPrChange w:id="2746" w:author="Fabio Carmona" w:date="2025-01-20T14:32:00Z" w16du:dateUtc="2025-01-20T17:32:00Z">
                <w:rPr>
                  <w:b/>
                  <w:bCs/>
                </w:rPr>
              </w:rPrChange>
            </w:rPr>
            <w:t>Eating Behaviors</w:t>
          </w:r>
          <w:r w:rsidRPr="00D92618">
            <w:rPr>
              <w:lang w:val="en-US"/>
              <w:rPrChange w:id="2747" w:author="Fabio Carmona" w:date="2025-01-20T14:32:00Z" w16du:dateUtc="2025-01-20T17:32:00Z">
                <w:rPr/>
              </w:rPrChange>
            </w:rPr>
            <w:t xml:space="preserve">, v. 7, n. 3, p. 282–289, 2006. </w:t>
          </w:r>
        </w:p>
        <w:p w14:paraId="2EDBB90E" w14:textId="77777777" w:rsidR="002A47FF" w:rsidRPr="00D92618" w:rsidRDefault="002A47FF">
          <w:pPr>
            <w:divId w:val="933586131"/>
            <w:rPr>
              <w:lang w:val="en-US"/>
              <w:rPrChange w:id="2748" w:author="Fabio Carmona" w:date="2025-01-20T14:32:00Z" w16du:dateUtc="2025-01-20T17:32:00Z">
                <w:rPr/>
              </w:rPrChange>
            </w:rPr>
          </w:pPr>
        </w:p>
        <w:p w14:paraId="3E57089B" w14:textId="77777777" w:rsidR="002A47FF" w:rsidRPr="00552373" w:rsidRDefault="002A47FF">
          <w:pPr>
            <w:divId w:val="1787310316"/>
          </w:pPr>
          <w:r w:rsidRPr="00D92618">
            <w:rPr>
              <w:lang w:val="en-US"/>
              <w:rPrChange w:id="2749" w:author="Fabio Carmona" w:date="2025-01-20T14:32:00Z" w16du:dateUtc="2025-01-20T17:32:00Z">
                <w:rPr/>
              </w:rPrChange>
            </w:rPr>
            <w:t xml:space="preserve">FU, L. et al. Reference Data of Phase Angle Using Bioelectrical Impedance Analysis in Overweight and Obese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D92618" w:rsidRDefault="002A47FF">
          <w:pPr>
            <w:divId w:val="736319256"/>
            <w:rPr>
              <w:lang w:val="en-US"/>
              <w:rPrChange w:id="2750" w:author="Fabio Carmona" w:date="2025-01-20T14:32:00Z" w16du:dateUtc="2025-01-20T17:32:00Z">
                <w:rPr/>
              </w:rPrChange>
            </w:rPr>
          </w:pPr>
          <w:r w:rsidRPr="00552373">
            <w:lastRenderedPageBreak/>
            <w:t xml:space="preserve">FURTADO, E. DE C. </w:t>
          </w:r>
          <w:r w:rsidRPr="00552373">
            <w:rPr>
              <w:b/>
              <w:bCs/>
            </w:rPr>
            <w:t>Microbiota intestinal de pacientes portadores da Síndrome do Intestino Curto</w:t>
          </w:r>
          <w:r w:rsidRPr="00552373">
            <w:t xml:space="preserve">. </w:t>
          </w:r>
          <w:r w:rsidRPr="00D92618">
            <w:rPr>
              <w:lang w:val="en-US"/>
              <w:rPrChange w:id="2751" w:author="Fabio Carmona" w:date="2025-01-20T14:32:00Z" w16du:dateUtc="2025-01-20T17:32:00Z">
                <w:rPr/>
              </w:rPrChange>
            </w:rPr>
            <w:t>[</w:t>
          </w:r>
          <w:proofErr w:type="spellStart"/>
          <w:r w:rsidRPr="00D92618">
            <w:rPr>
              <w:lang w:val="en-US"/>
              <w:rPrChange w:id="2752" w:author="Fabio Carmona" w:date="2025-01-20T14:32:00Z" w16du:dateUtc="2025-01-20T17:32:00Z">
                <w:rPr/>
              </w:rPrChange>
            </w:rPr>
            <w:t>s.l</w:t>
          </w:r>
          <w:proofErr w:type="spellEnd"/>
          <w:r w:rsidRPr="00D92618">
            <w:rPr>
              <w:lang w:val="en-US"/>
              <w:rPrChange w:id="2753" w:author="Fabio Carmona" w:date="2025-01-20T14:32:00Z" w16du:dateUtc="2025-01-20T17:32:00Z">
                <w:rPr/>
              </w:rPrChange>
            </w:rPr>
            <w:t xml:space="preserve">: </w:t>
          </w:r>
          <w:proofErr w:type="spellStart"/>
          <w:r w:rsidRPr="00D92618">
            <w:rPr>
              <w:lang w:val="en-US"/>
              <w:rPrChange w:id="2754" w:author="Fabio Carmona" w:date="2025-01-20T14:32:00Z" w16du:dateUtc="2025-01-20T17:32:00Z">
                <w:rPr/>
              </w:rPrChange>
            </w:rPr>
            <w:t>s.n</w:t>
          </w:r>
          <w:proofErr w:type="spellEnd"/>
          <w:r w:rsidRPr="00D92618">
            <w:rPr>
              <w:lang w:val="en-US"/>
              <w:rPrChange w:id="2755" w:author="Fabio Carmona" w:date="2025-01-20T14:32:00Z" w16du:dateUtc="2025-01-20T17:32:00Z">
                <w:rPr/>
              </w:rPrChange>
            </w:rPr>
            <w:t>.].</w:t>
          </w:r>
        </w:p>
        <w:p w14:paraId="46CE3679" w14:textId="77777777" w:rsidR="002A47FF" w:rsidRPr="00D92618" w:rsidRDefault="002A47FF">
          <w:pPr>
            <w:divId w:val="933586131"/>
            <w:rPr>
              <w:lang w:val="en-US"/>
              <w:rPrChange w:id="2756" w:author="Fabio Carmona" w:date="2025-01-20T14:32:00Z" w16du:dateUtc="2025-01-20T17:32:00Z">
                <w:rPr/>
              </w:rPrChange>
            </w:rPr>
          </w:pPr>
        </w:p>
        <w:p w14:paraId="700C99F1" w14:textId="77777777" w:rsidR="002A47FF" w:rsidRPr="00D92618" w:rsidRDefault="002A47FF">
          <w:pPr>
            <w:divId w:val="1102265922"/>
            <w:rPr>
              <w:lang w:val="en-US"/>
              <w:rPrChange w:id="2757" w:author="Fabio Carmona" w:date="2025-01-20T14:32:00Z" w16du:dateUtc="2025-01-20T17:32:00Z">
                <w:rPr/>
              </w:rPrChange>
            </w:rPr>
          </w:pPr>
          <w:r w:rsidRPr="00D92618">
            <w:rPr>
              <w:lang w:val="en-US"/>
              <w:rPrChange w:id="2758" w:author="Fabio Carmona" w:date="2025-01-20T14:32:00Z" w16du:dateUtc="2025-01-20T17:32:00Z">
                <w:rPr/>
              </w:rPrChange>
            </w:rPr>
            <w:t xml:space="preserve">GENTON, L. et al. Association of mortality and phase angle measured by different bioelectrical impedance analysis (BIA) devices. </w:t>
          </w:r>
          <w:r w:rsidRPr="00D92618">
            <w:rPr>
              <w:b/>
              <w:bCs/>
              <w:lang w:val="en-US"/>
              <w:rPrChange w:id="2759" w:author="Fabio Carmona" w:date="2025-01-20T14:32:00Z" w16du:dateUtc="2025-01-20T17:32:00Z">
                <w:rPr>
                  <w:b/>
                  <w:bCs/>
                </w:rPr>
              </w:rPrChange>
            </w:rPr>
            <w:t>Clinical Nutrition</w:t>
          </w:r>
          <w:r w:rsidRPr="00D92618">
            <w:rPr>
              <w:lang w:val="en-US"/>
              <w:rPrChange w:id="2760" w:author="Fabio Carmona" w:date="2025-01-20T14:32:00Z" w16du:dateUtc="2025-01-20T17:32:00Z">
                <w:rPr/>
              </w:rPrChange>
            </w:rPr>
            <w:t xml:space="preserve">, v. 37, n. 3, p. 1066–1069, 2018. </w:t>
          </w:r>
        </w:p>
        <w:p w14:paraId="2E7AB886" w14:textId="77777777" w:rsidR="002A47FF" w:rsidRPr="00D92618" w:rsidRDefault="002A47FF">
          <w:pPr>
            <w:divId w:val="933586131"/>
            <w:rPr>
              <w:lang w:val="en-US"/>
              <w:rPrChange w:id="2761" w:author="Fabio Carmona" w:date="2025-01-20T14:32:00Z" w16du:dateUtc="2025-01-20T17:32:00Z">
                <w:rPr/>
              </w:rPrChange>
            </w:rPr>
          </w:pPr>
        </w:p>
        <w:p w14:paraId="3505BDD4" w14:textId="77777777" w:rsidR="002A47FF" w:rsidRPr="00552373" w:rsidRDefault="002A47FF">
          <w:pPr>
            <w:divId w:val="1036084478"/>
          </w:pPr>
          <w:r w:rsidRPr="00D92618">
            <w:rPr>
              <w:lang w:val="en-US"/>
              <w:rPrChange w:id="2762" w:author="Fabio Carmona" w:date="2025-01-20T14:32:00Z" w16du:dateUtc="2025-01-20T17:32:00Z">
                <w:rPr/>
              </w:rPrChange>
            </w:rPr>
            <w:t xml:space="preserve">GERMOSÉN ROBINEAU,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w:t>
          </w:r>
          <w:proofErr w:type="spellStart"/>
          <w:r w:rsidRPr="00552373">
            <w:t>s.l</w:t>
          </w:r>
          <w:proofErr w:type="spellEnd"/>
          <w:r w:rsidRPr="00552373">
            <w:t xml:space="preserve">.] TRAMIL, 2014. </w:t>
          </w:r>
        </w:p>
        <w:p w14:paraId="38503CFE" w14:textId="77777777" w:rsidR="002A47FF" w:rsidRPr="00552373" w:rsidRDefault="002A47FF">
          <w:pPr>
            <w:divId w:val="933586131"/>
          </w:pPr>
        </w:p>
        <w:p w14:paraId="7940A0FB" w14:textId="77777777" w:rsidR="002A47FF" w:rsidRPr="00552373" w:rsidRDefault="002A47FF">
          <w:pPr>
            <w:divId w:val="669411216"/>
          </w:pPr>
          <w:r w:rsidRPr="00552373">
            <w:t xml:space="preserve">GERMOSÉN-ROBINEAU,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w:t>
          </w:r>
          <w:proofErr w:type="spellStart"/>
          <w:r w:rsidRPr="00552373">
            <w:t>s.l</w:t>
          </w:r>
          <w:proofErr w:type="spellEnd"/>
          <w:r w:rsidRPr="00552373">
            <w:t xml:space="preserve">.] </w:t>
          </w:r>
          <w:proofErr w:type="spellStart"/>
          <w:r w:rsidRPr="00552373">
            <w:t>Enda</w:t>
          </w:r>
          <w:proofErr w:type="spellEnd"/>
          <w:r w:rsidRPr="00552373">
            <w:t xml:space="preserve">-Caribe, 2005. </w:t>
          </w:r>
        </w:p>
        <w:p w14:paraId="3F6CACAD" w14:textId="77777777" w:rsidR="002A47FF" w:rsidRPr="00552373" w:rsidRDefault="002A47FF">
          <w:pPr>
            <w:divId w:val="933586131"/>
          </w:pPr>
        </w:p>
        <w:p w14:paraId="47294D7A" w14:textId="77777777" w:rsidR="002A47FF" w:rsidRPr="00D92618" w:rsidRDefault="002A47FF">
          <w:pPr>
            <w:divId w:val="1271816972"/>
            <w:rPr>
              <w:lang w:val="en-US"/>
              <w:rPrChange w:id="2763" w:author="Fabio Carmona" w:date="2025-01-20T14:32:00Z" w16du:dateUtc="2025-01-20T17:32:00Z">
                <w:rPr/>
              </w:rPrChange>
            </w:rPr>
          </w:pPr>
          <w:r w:rsidRPr="00D92618">
            <w:rPr>
              <w:lang w:val="en-US"/>
              <w:rPrChange w:id="2764" w:author="Fabio Carmona" w:date="2025-01-20T14:32:00Z" w16du:dateUtc="2025-01-20T17:32:00Z">
                <w:rPr/>
              </w:rPrChange>
            </w:rPr>
            <w:t xml:space="preserve">GOLIGHTLY, Y. M. et al. </w:t>
          </w:r>
          <w:proofErr w:type="spellStart"/>
          <w:r w:rsidRPr="00D92618">
            <w:rPr>
              <w:lang w:val="en-US"/>
              <w:rPrChange w:id="2765" w:author="Fabio Carmona" w:date="2025-01-20T14:32:00Z" w16du:dateUtc="2025-01-20T17:32:00Z">
                <w:rPr/>
              </w:rPrChange>
            </w:rPr>
            <w:t>www.cdc.gov</w:t>
          </w:r>
          <w:proofErr w:type="spellEnd"/>
          <w:r w:rsidRPr="00D92618">
            <w:rPr>
              <w:lang w:val="en-US"/>
              <w:rPrChange w:id="2766" w:author="Fabio Carmona" w:date="2025-01-20T14:32:00Z" w16du:dateUtc="2025-01-20T17:32:00Z">
                <w:rPr/>
              </w:rPrChange>
            </w:rPr>
            <w:t>/</w:t>
          </w:r>
          <w:proofErr w:type="spellStart"/>
          <w:r w:rsidRPr="00D92618">
            <w:rPr>
              <w:lang w:val="en-US"/>
              <w:rPrChange w:id="2767" w:author="Fabio Carmona" w:date="2025-01-20T14:32:00Z" w16du:dateUtc="2025-01-20T17:32:00Z">
                <w:rPr/>
              </w:rPrChange>
            </w:rPr>
            <w:t>pcd</w:t>
          </w:r>
          <w:proofErr w:type="spellEnd"/>
          <w:r w:rsidRPr="00D92618">
            <w:rPr>
              <w:lang w:val="en-US"/>
              <w:rPrChange w:id="2768" w:author="Fabio Carmona" w:date="2025-01-20T14:32:00Z" w16du:dateUtc="2025-01-20T17:32:00Z">
                <w:rPr/>
              </w:rPrChange>
            </w:rPr>
            <w:t>/issues/2017/17_0030.htm Preventing Chronic Disease. [</w:t>
          </w:r>
          <w:proofErr w:type="spellStart"/>
          <w:r w:rsidRPr="00D92618">
            <w:rPr>
              <w:lang w:val="en-US"/>
              <w:rPrChange w:id="2769" w:author="Fabio Carmona" w:date="2025-01-20T14:32:00Z" w16du:dateUtc="2025-01-20T17:32:00Z">
                <w:rPr/>
              </w:rPrChange>
            </w:rPr>
            <w:t>s.d.</w:t>
          </w:r>
          <w:proofErr w:type="spellEnd"/>
          <w:r w:rsidRPr="00D92618">
            <w:rPr>
              <w:lang w:val="en-US"/>
              <w:rPrChange w:id="2770" w:author="Fabio Carmona" w:date="2025-01-20T14:32:00Z" w16du:dateUtc="2025-01-20T17:32:00Z">
                <w:rPr/>
              </w:rPrChange>
            </w:rPr>
            <w:t xml:space="preserve">]. </w:t>
          </w:r>
        </w:p>
        <w:p w14:paraId="168E18FD" w14:textId="77777777" w:rsidR="002A47FF" w:rsidRPr="00D92618" w:rsidRDefault="002A47FF">
          <w:pPr>
            <w:divId w:val="933586131"/>
            <w:rPr>
              <w:lang w:val="en-US"/>
              <w:rPrChange w:id="2771" w:author="Fabio Carmona" w:date="2025-01-20T14:32:00Z" w16du:dateUtc="2025-01-20T17:32:00Z">
                <w:rPr/>
              </w:rPrChange>
            </w:rPr>
          </w:pPr>
        </w:p>
        <w:p w14:paraId="64616951" w14:textId="77777777" w:rsidR="002A47FF" w:rsidRPr="00D92618" w:rsidRDefault="002A47FF">
          <w:pPr>
            <w:divId w:val="1819496838"/>
            <w:rPr>
              <w:lang w:val="en-US"/>
              <w:rPrChange w:id="2772" w:author="Fabio Carmona" w:date="2025-01-20T14:32:00Z" w16du:dateUtc="2025-01-20T17:32:00Z">
                <w:rPr/>
              </w:rPrChange>
            </w:rPr>
          </w:pPr>
          <w:r w:rsidRPr="00D92618">
            <w:rPr>
              <w:lang w:val="en-US"/>
              <w:rPrChange w:id="2773" w:author="Fabio Carmona" w:date="2025-01-20T14:32:00Z" w16du:dateUtc="2025-01-20T17:32:00Z">
                <w:rPr/>
              </w:rPrChange>
            </w:rPr>
            <w:t xml:space="preserve">GÓMEZ RUIZ, I. A. et al. Bioelectrical Impedance Analysis Derived-Phase Angle as an Earlier Predictor of Frailty in Hemodialysis Patients. </w:t>
          </w:r>
          <w:r w:rsidRPr="00D92618">
            <w:rPr>
              <w:b/>
              <w:bCs/>
              <w:lang w:val="en-US"/>
              <w:rPrChange w:id="2774" w:author="Fabio Carmona" w:date="2025-01-20T14:32:00Z" w16du:dateUtc="2025-01-20T17:32:00Z">
                <w:rPr>
                  <w:b/>
                  <w:bCs/>
                </w:rPr>
              </w:rPrChange>
            </w:rPr>
            <w:t>Journal of the American Society of Nephrology</w:t>
          </w:r>
          <w:r w:rsidRPr="00D92618">
            <w:rPr>
              <w:lang w:val="en-US"/>
              <w:rPrChange w:id="2775" w:author="Fabio Carmona" w:date="2025-01-20T14:32:00Z" w16du:dateUtc="2025-01-20T17:32:00Z">
                <w:rPr/>
              </w:rPrChange>
            </w:rPr>
            <w:t xml:space="preserve">, v. 33, p. 274, 2022. </w:t>
          </w:r>
        </w:p>
        <w:p w14:paraId="0812263D" w14:textId="77777777" w:rsidR="002A47FF" w:rsidRPr="00D92618" w:rsidRDefault="002A47FF">
          <w:pPr>
            <w:divId w:val="933586131"/>
            <w:rPr>
              <w:lang w:val="en-US"/>
              <w:rPrChange w:id="2776" w:author="Fabio Carmona" w:date="2025-01-20T14:32:00Z" w16du:dateUtc="2025-01-20T17:32:00Z">
                <w:rPr/>
              </w:rPrChange>
            </w:rPr>
          </w:pPr>
        </w:p>
        <w:p w14:paraId="3B51B585" w14:textId="77777777" w:rsidR="002A47FF" w:rsidRPr="00D92618" w:rsidRDefault="002A47FF">
          <w:pPr>
            <w:divId w:val="976490887"/>
            <w:rPr>
              <w:lang w:val="en-US"/>
              <w:rPrChange w:id="2777" w:author="Fabio Carmona" w:date="2025-01-20T14:32:00Z" w16du:dateUtc="2025-01-20T17:32:00Z">
                <w:rPr/>
              </w:rPrChange>
            </w:rPr>
          </w:pPr>
          <w:r w:rsidRPr="00D92618">
            <w:rPr>
              <w:lang w:val="en-US"/>
              <w:rPrChange w:id="2778" w:author="Fabio Carmona" w:date="2025-01-20T14:32:00Z" w16du:dateUtc="2025-01-20T17:32:00Z">
                <w:rPr/>
              </w:rPrChange>
            </w:rPr>
            <w:t xml:space="preserve">GORMALLY, J. et al. The assessment of binge eating severity among obese persons. </w:t>
          </w:r>
          <w:r w:rsidRPr="00D92618">
            <w:rPr>
              <w:b/>
              <w:bCs/>
              <w:lang w:val="en-US"/>
              <w:rPrChange w:id="2779" w:author="Fabio Carmona" w:date="2025-01-20T14:32:00Z" w16du:dateUtc="2025-01-20T17:32:00Z">
                <w:rPr>
                  <w:b/>
                  <w:bCs/>
                </w:rPr>
              </w:rPrChange>
            </w:rPr>
            <w:t>Addictive Behaviors</w:t>
          </w:r>
          <w:r w:rsidRPr="00D92618">
            <w:rPr>
              <w:lang w:val="en-US"/>
              <w:rPrChange w:id="2780" w:author="Fabio Carmona" w:date="2025-01-20T14:32:00Z" w16du:dateUtc="2025-01-20T17:32:00Z">
                <w:rPr/>
              </w:rPrChange>
            </w:rPr>
            <w:t xml:space="preserve">, v. 7, n. 1, p. 47–55, 1982. </w:t>
          </w:r>
        </w:p>
        <w:p w14:paraId="48AD9478" w14:textId="77777777" w:rsidR="002A47FF" w:rsidRPr="00D92618" w:rsidRDefault="002A47FF">
          <w:pPr>
            <w:divId w:val="933586131"/>
            <w:rPr>
              <w:lang w:val="en-US"/>
              <w:rPrChange w:id="2781" w:author="Fabio Carmona" w:date="2025-01-20T14:32:00Z" w16du:dateUtc="2025-01-20T17:32:00Z">
                <w:rPr/>
              </w:rPrChange>
            </w:rPr>
          </w:pPr>
        </w:p>
        <w:p w14:paraId="4625A1AD" w14:textId="77777777" w:rsidR="002A47FF" w:rsidRPr="00552373" w:rsidRDefault="002A47FF">
          <w:pPr>
            <w:divId w:val="450244426"/>
          </w:pPr>
          <w:r w:rsidRPr="00D92618">
            <w:rPr>
              <w:lang w:val="en-US"/>
              <w:rPrChange w:id="2782" w:author="Fabio Carmona" w:date="2025-01-20T14:32:00Z" w16du:dateUtc="2025-01-20T17:32:00Z">
                <w:rPr/>
              </w:rPrChange>
            </w:rPr>
            <w:t xml:space="preserve">GUIMARÃES,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D92618" w:rsidRDefault="002A47FF">
          <w:pPr>
            <w:divId w:val="232618067"/>
            <w:rPr>
              <w:lang w:val="en-US"/>
              <w:rPrChange w:id="2783" w:author="Fabio Carmona" w:date="2025-01-20T14:32:00Z" w16du:dateUtc="2025-01-20T17:32:00Z">
                <w:rPr/>
              </w:rPrChange>
            </w:rPr>
          </w:pPr>
          <w:r w:rsidRPr="00552373">
            <w:t xml:space="preserve">GUPTA, A. et al. </w:t>
          </w:r>
          <w:r w:rsidRPr="00D92618">
            <w:rPr>
              <w:lang w:val="en-US"/>
              <w:rPrChange w:id="2784" w:author="Fabio Carmona" w:date="2025-01-20T14:32:00Z" w16du:dateUtc="2025-01-20T17:32:00Z">
                <w:rPr/>
              </w:rPrChange>
            </w:rPr>
            <w:t xml:space="preserve">Ethyl acetate fraction of </w:t>
          </w:r>
          <w:proofErr w:type="spellStart"/>
          <w:r w:rsidRPr="00D92618">
            <w:rPr>
              <w:lang w:val="en-US"/>
              <w:rPrChange w:id="2785" w:author="Fabio Carmona" w:date="2025-01-20T14:32:00Z" w16du:dateUtc="2025-01-20T17:32:00Z">
                <w:rPr/>
              </w:rPrChange>
            </w:rPr>
            <w:t>Eclipta</w:t>
          </w:r>
          <w:proofErr w:type="spellEnd"/>
          <w:r w:rsidRPr="00D92618">
            <w:rPr>
              <w:lang w:val="en-US"/>
              <w:rPrChange w:id="2786" w:author="Fabio Carmona" w:date="2025-01-20T14:32:00Z" w16du:dateUtc="2025-01-20T17:32:00Z">
                <w:rPr/>
              </w:rPrChange>
            </w:rPr>
            <w:t xml:space="preserve"> alba: a potential phytopharmaceutical targeting adipocyte differentiation. </w:t>
          </w:r>
          <w:r w:rsidRPr="00D92618">
            <w:rPr>
              <w:b/>
              <w:bCs/>
              <w:lang w:val="en-US"/>
              <w:rPrChange w:id="2787" w:author="Fabio Carmona" w:date="2025-01-20T14:32:00Z" w16du:dateUtc="2025-01-20T17:32:00Z">
                <w:rPr>
                  <w:b/>
                  <w:bCs/>
                </w:rPr>
              </w:rPrChange>
            </w:rPr>
            <w:t>Biomedicine and Pharmacotherapy</w:t>
          </w:r>
          <w:r w:rsidRPr="00D92618">
            <w:rPr>
              <w:lang w:val="en-US"/>
              <w:rPrChange w:id="2788" w:author="Fabio Carmona" w:date="2025-01-20T14:32:00Z" w16du:dateUtc="2025-01-20T17:32:00Z">
                <w:rPr/>
              </w:rPrChange>
            </w:rPr>
            <w:t xml:space="preserve">, v. 96, p. 572–583, 2017. </w:t>
          </w:r>
        </w:p>
        <w:p w14:paraId="2A0F6913" w14:textId="77777777" w:rsidR="002A47FF" w:rsidRPr="00D92618" w:rsidRDefault="002A47FF">
          <w:pPr>
            <w:divId w:val="933586131"/>
            <w:rPr>
              <w:lang w:val="en-US"/>
              <w:rPrChange w:id="2789" w:author="Fabio Carmona" w:date="2025-01-20T14:32:00Z" w16du:dateUtc="2025-01-20T17:32:00Z">
                <w:rPr/>
              </w:rPrChange>
            </w:rPr>
          </w:pPr>
        </w:p>
        <w:p w14:paraId="2C3EC5E9" w14:textId="77777777" w:rsidR="002A47FF" w:rsidRPr="00D92618" w:rsidRDefault="002A47FF">
          <w:pPr>
            <w:divId w:val="1128743192"/>
            <w:rPr>
              <w:lang w:val="en-US"/>
              <w:rPrChange w:id="2790" w:author="Fabio Carmona" w:date="2025-01-20T14:32:00Z" w16du:dateUtc="2025-01-20T17:32:00Z">
                <w:rPr/>
              </w:rPrChange>
            </w:rPr>
          </w:pPr>
          <w:r w:rsidRPr="00D92618">
            <w:rPr>
              <w:lang w:val="en-US"/>
              <w:rPrChange w:id="2791" w:author="Fabio Carmona" w:date="2025-01-20T14:32:00Z" w16du:dateUtc="2025-01-20T17:32:00Z">
                <w:rPr/>
              </w:rPrChange>
            </w:rPr>
            <w:t xml:space="preserve">GUPTA, A. et al. </w:t>
          </w:r>
          <w:proofErr w:type="spellStart"/>
          <w:r w:rsidRPr="00D92618">
            <w:rPr>
              <w:lang w:val="en-US"/>
              <w:rPrChange w:id="2792" w:author="Fabio Carmona" w:date="2025-01-20T14:32:00Z" w16du:dateUtc="2025-01-20T17:32:00Z">
                <w:rPr/>
              </w:rPrChange>
            </w:rPr>
            <w:t>Ecliptal</w:t>
          </w:r>
          <w:proofErr w:type="spellEnd"/>
          <w:r w:rsidRPr="00D92618">
            <w:rPr>
              <w:lang w:val="en-US"/>
              <w:rPrChange w:id="2793" w:author="Fabio Carmona" w:date="2025-01-20T14:32:00Z" w16du:dateUtc="2025-01-20T17:32:00Z">
                <w:rPr/>
              </w:rPrChange>
            </w:rPr>
            <w:t xml:space="preserve">, a promising natural lead isolated from </w:t>
          </w:r>
          <w:proofErr w:type="spellStart"/>
          <w:r w:rsidRPr="00D92618">
            <w:rPr>
              <w:lang w:val="en-US"/>
              <w:rPrChange w:id="2794" w:author="Fabio Carmona" w:date="2025-01-20T14:32:00Z" w16du:dateUtc="2025-01-20T17:32:00Z">
                <w:rPr/>
              </w:rPrChange>
            </w:rPr>
            <w:t>Eclipta</w:t>
          </w:r>
          <w:proofErr w:type="spellEnd"/>
          <w:r w:rsidRPr="00D92618">
            <w:rPr>
              <w:lang w:val="en-US"/>
              <w:rPrChange w:id="2795" w:author="Fabio Carmona" w:date="2025-01-20T14:32:00Z" w16du:dateUtc="2025-01-20T17:32:00Z">
                <w:rPr/>
              </w:rPrChange>
            </w:rPr>
            <w:t xml:space="preserve"> alba modulates adipocyte function and ameliorates metabolic syndrome. </w:t>
          </w:r>
          <w:r w:rsidRPr="00D92618">
            <w:rPr>
              <w:b/>
              <w:bCs/>
              <w:lang w:val="en-US"/>
              <w:rPrChange w:id="2796" w:author="Fabio Carmona" w:date="2025-01-20T14:32:00Z" w16du:dateUtc="2025-01-20T17:32:00Z">
                <w:rPr>
                  <w:b/>
                  <w:bCs/>
                </w:rPr>
              </w:rPrChange>
            </w:rPr>
            <w:t>Toxicology and Applied Pharmacology</w:t>
          </w:r>
          <w:r w:rsidRPr="00D92618">
            <w:rPr>
              <w:lang w:val="en-US"/>
              <w:rPrChange w:id="2797" w:author="Fabio Carmona" w:date="2025-01-20T14:32:00Z" w16du:dateUtc="2025-01-20T17:32:00Z">
                <w:rPr/>
              </w:rPrChange>
            </w:rPr>
            <w:t xml:space="preserve">, v. 338, p. 134–147, 2018. </w:t>
          </w:r>
        </w:p>
        <w:p w14:paraId="7F3B4479" w14:textId="77777777" w:rsidR="002A47FF" w:rsidRPr="00D92618" w:rsidRDefault="002A47FF">
          <w:pPr>
            <w:divId w:val="933586131"/>
            <w:rPr>
              <w:lang w:val="en-US"/>
              <w:rPrChange w:id="2798" w:author="Fabio Carmona" w:date="2025-01-20T14:32:00Z" w16du:dateUtc="2025-01-20T17:32:00Z">
                <w:rPr/>
              </w:rPrChange>
            </w:rPr>
          </w:pPr>
        </w:p>
        <w:p w14:paraId="1FBEC514" w14:textId="77777777" w:rsidR="002A47FF" w:rsidRPr="00D92618" w:rsidRDefault="002A47FF">
          <w:pPr>
            <w:divId w:val="1509447563"/>
            <w:rPr>
              <w:lang w:val="en-US"/>
              <w:rPrChange w:id="2799" w:author="Fabio Carmona" w:date="2025-01-20T14:32:00Z" w16du:dateUtc="2025-01-20T17:32:00Z">
                <w:rPr/>
              </w:rPrChange>
            </w:rPr>
          </w:pPr>
          <w:r w:rsidRPr="00D92618">
            <w:rPr>
              <w:lang w:val="en-US"/>
              <w:rPrChange w:id="2800" w:author="Fabio Carmona" w:date="2025-01-20T14:32:00Z" w16du:dateUtc="2025-01-20T17:32:00Z">
                <w:rPr/>
              </w:rPrChange>
            </w:rPr>
            <w:t xml:space="preserve">HAN, S. et al. 2093P Bioelectrical Impedance phase angle and obesity as a prognostic indicator in metastatic gastric cancer patients receiving second-line chemotherapy. </w:t>
          </w:r>
          <w:r w:rsidRPr="00D92618">
            <w:rPr>
              <w:b/>
              <w:bCs/>
              <w:lang w:val="en-US"/>
              <w:rPrChange w:id="2801" w:author="Fabio Carmona" w:date="2025-01-20T14:32:00Z" w16du:dateUtc="2025-01-20T17:32:00Z">
                <w:rPr>
                  <w:b/>
                  <w:bCs/>
                </w:rPr>
              </w:rPrChange>
            </w:rPr>
            <w:t>Annals of Oncology</w:t>
          </w:r>
          <w:r w:rsidRPr="00D92618">
            <w:rPr>
              <w:lang w:val="en-US"/>
              <w:rPrChange w:id="2802" w:author="Fabio Carmona" w:date="2025-01-20T14:32:00Z" w16du:dateUtc="2025-01-20T17:32:00Z">
                <w:rPr/>
              </w:rPrChange>
            </w:rPr>
            <w:t xml:space="preserve">, v. 34, p. S1099, 1 out. 2023. </w:t>
          </w:r>
        </w:p>
        <w:p w14:paraId="749B5220" w14:textId="77777777" w:rsidR="002A47FF" w:rsidRPr="00D92618" w:rsidRDefault="002A47FF">
          <w:pPr>
            <w:divId w:val="933586131"/>
            <w:rPr>
              <w:lang w:val="en-US"/>
              <w:rPrChange w:id="2803" w:author="Fabio Carmona" w:date="2025-01-20T14:32:00Z" w16du:dateUtc="2025-01-20T17:32:00Z">
                <w:rPr/>
              </w:rPrChange>
            </w:rPr>
          </w:pPr>
        </w:p>
        <w:p w14:paraId="05AA88DE" w14:textId="77777777" w:rsidR="002A47FF" w:rsidRPr="00D92618" w:rsidRDefault="002A47FF">
          <w:pPr>
            <w:divId w:val="566846575"/>
            <w:rPr>
              <w:lang w:val="en-US"/>
              <w:rPrChange w:id="2804" w:author="Fabio Carmona" w:date="2025-01-20T14:32:00Z" w16du:dateUtc="2025-01-20T17:32:00Z">
                <w:rPr/>
              </w:rPrChange>
            </w:rPr>
          </w:pPr>
          <w:r w:rsidRPr="00D92618">
            <w:rPr>
              <w:lang w:val="en-US"/>
              <w:rPrChange w:id="2805" w:author="Fabio Carmona" w:date="2025-01-20T14:32:00Z" w16du:dateUtc="2025-01-20T17:32:00Z">
                <w:rPr/>
              </w:rPrChange>
            </w:rPr>
            <w:t>HARMS, M.; SEALE, P. Brown and beige fat</w:t>
          </w:r>
          <w:r w:rsidRPr="00D92618">
            <w:rPr>
              <w:rFonts w:ascii="Arial" w:hAnsi="Arial" w:cs="Arial"/>
              <w:lang w:val="en-US"/>
              <w:rPrChange w:id="2806" w:author="Fabio Carmona" w:date="2025-01-20T14:32:00Z" w16du:dateUtc="2025-01-20T17:32:00Z">
                <w:rPr>
                  <w:rFonts w:ascii="Arial" w:hAnsi="Arial" w:cs="Arial"/>
                </w:rPr>
              </w:rPrChange>
            </w:rPr>
            <w:t> </w:t>
          </w:r>
          <w:r w:rsidRPr="00D92618">
            <w:rPr>
              <w:lang w:val="en-US"/>
              <w:rPrChange w:id="2807" w:author="Fabio Carmona" w:date="2025-01-20T14:32:00Z" w16du:dateUtc="2025-01-20T17:32:00Z">
                <w:rPr/>
              </w:rPrChange>
            </w:rPr>
            <w:t xml:space="preserve">: development , function and therapeutic potential. </w:t>
          </w:r>
          <w:r w:rsidRPr="00D92618">
            <w:rPr>
              <w:b/>
              <w:bCs/>
              <w:lang w:val="en-US"/>
              <w:rPrChange w:id="2808" w:author="Fabio Carmona" w:date="2025-01-20T14:32:00Z" w16du:dateUtc="2025-01-20T17:32:00Z">
                <w:rPr>
                  <w:b/>
                  <w:bCs/>
                </w:rPr>
              </w:rPrChange>
            </w:rPr>
            <w:t>Nature Medicine</w:t>
          </w:r>
          <w:r w:rsidRPr="00D92618">
            <w:rPr>
              <w:lang w:val="en-US"/>
              <w:rPrChange w:id="2809" w:author="Fabio Carmona" w:date="2025-01-20T14:32:00Z" w16du:dateUtc="2025-01-20T17:32:00Z">
                <w:rPr/>
              </w:rPrChange>
            </w:rPr>
            <w:t xml:space="preserve">, v. 19, n. 10, 2013. </w:t>
          </w:r>
        </w:p>
        <w:p w14:paraId="7A516E0F" w14:textId="77777777" w:rsidR="002A47FF" w:rsidRPr="00D92618" w:rsidRDefault="002A47FF">
          <w:pPr>
            <w:divId w:val="933586131"/>
            <w:rPr>
              <w:lang w:val="en-US"/>
              <w:rPrChange w:id="2810" w:author="Fabio Carmona" w:date="2025-01-20T14:32:00Z" w16du:dateUtc="2025-01-20T17:32:00Z">
                <w:rPr/>
              </w:rPrChange>
            </w:rPr>
          </w:pPr>
        </w:p>
        <w:p w14:paraId="20F8253F" w14:textId="77777777" w:rsidR="002A47FF" w:rsidRPr="00D92618" w:rsidRDefault="002A47FF">
          <w:pPr>
            <w:divId w:val="1272325923"/>
            <w:rPr>
              <w:lang w:val="en-US"/>
              <w:rPrChange w:id="2811" w:author="Fabio Carmona" w:date="2025-01-20T14:32:00Z" w16du:dateUtc="2025-01-20T17:32:00Z">
                <w:rPr/>
              </w:rPrChange>
            </w:rPr>
          </w:pPr>
          <w:r w:rsidRPr="00D92618">
            <w:rPr>
              <w:lang w:val="en-US"/>
              <w:rPrChange w:id="2812" w:author="Fabio Carmona" w:date="2025-01-20T14:32:00Z" w16du:dateUtc="2025-01-20T17:32:00Z">
                <w:rPr/>
              </w:rPrChange>
            </w:rPr>
            <w:t xml:space="preserve">HASAN, S. et al. A clinical study to evaluate anti- hyperglycemic action of </w:t>
          </w:r>
          <w:proofErr w:type="spellStart"/>
          <w:r w:rsidRPr="00D92618">
            <w:rPr>
              <w:lang w:val="en-US"/>
              <w:rPrChange w:id="2813" w:author="Fabio Carmona" w:date="2025-01-20T14:32:00Z" w16du:dateUtc="2025-01-20T17:32:00Z">
                <w:rPr/>
              </w:rPrChange>
            </w:rPr>
            <w:t>eclipta</w:t>
          </w:r>
          <w:proofErr w:type="spellEnd"/>
          <w:r w:rsidRPr="00D92618">
            <w:rPr>
              <w:lang w:val="en-US"/>
              <w:rPrChange w:id="2814" w:author="Fabio Carmona" w:date="2025-01-20T14:32:00Z" w16du:dateUtc="2025-01-20T17:32:00Z">
                <w:rPr/>
              </w:rPrChange>
            </w:rPr>
            <w:t xml:space="preserve"> alba on type ii diabetes mellitus &amp; its comparison with metformin. </w:t>
          </w:r>
          <w:r w:rsidRPr="00D92618">
            <w:rPr>
              <w:b/>
              <w:bCs/>
              <w:lang w:val="en-US"/>
              <w:rPrChange w:id="2815" w:author="Fabio Carmona" w:date="2025-01-20T14:32:00Z" w16du:dateUtc="2025-01-20T17:32:00Z">
                <w:rPr>
                  <w:b/>
                  <w:bCs/>
                </w:rPr>
              </w:rPrChange>
            </w:rPr>
            <w:t>Indian Journal of Pharmacology</w:t>
          </w:r>
          <w:r w:rsidRPr="00D92618">
            <w:rPr>
              <w:lang w:val="en-US"/>
              <w:rPrChange w:id="2816" w:author="Fabio Carmona" w:date="2025-01-20T14:32:00Z" w16du:dateUtc="2025-01-20T17:32:00Z">
                <w:rPr/>
              </w:rPrChange>
            </w:rPr>
            <w:t xml:space="preserve">, v. 45, p. S144, 2013. </w:t>
          </w:r>
        </w:p>
        <w:p w14:paraId="6AB995A9" w14:textId="77777777" w:rsidR="002A47FF" w:rsidRPr="00D92618" w:rsidRDefault="002A47FF">
          <w:pPr>
            <w:divId w:val="933586131"/>
            <w:rPr>
              <w:lang w:val="en-US"/>
              <w:rPrChange w:id="2817" w:author="Fabio Carmona" w:date="2025-01-20T14:32:00Z" w16du:dateUtc="2025-01-20T17:32:00Z">
                <w:rPr/>
              </w:rPrChange>
            </w:rPr>
          </w:pPr>
        </w:p>
        <w:p w14:paraId="6CAF61F0" w14:textId="77777777" w:rsidR="002A47FF" w:rsidRPr="00D92618" w:rsidRDefault="002A47FF">
          <w:pPr>
            <w:divId w:val="43991395"/>
            <w:rPr>
              <w:lang w:val="en-US"/>
              <w:rPrChange w:id="2818" w:author="Fabio Carmona" w:date="2025-01-20T14:32:00Z" w16du:dateUtc="2025-01-20T17:32:00Z">
                <w:rPr/>
              </w:rPrChange>
            </w:rPr>
          </w:pPr>
          <w:r w:rsidRPr="00D92618">
            <w:rPr>
              <w:lang w:val="en-US"/>
              <w:rPrChange w:id="2819" w:author="Fabio Carmona" w:date="2025-01-20T14:32:00Z" w16du:dateUtc="2025-01-20T17:32:00Z">
                <w:rPr/>
              </w:rPrChange>
            </w:rPr>
            <w:t xml:space="preserve">HATHERALL, D. Global strategy. </w:t>
          </w:r>
          <w:r w:rsidRPr="00D92618">
            <w:rPr>
              <w:b/>
              <w:bCs/>
              <w:lang w:val="en-US"/>
              <w:rPrChange w:id="2820" w:author="Fabio Carmona" w:date="2025-01-20T14:32:00Z" w16du:dateUtc="2025-01-20T17:32:00Z">
                <w:rPr>
                  <w:b/>
                  <w:bCs/>
                </w:rPr>
              </w:rPrChange>
            </w:rPr>
            <w:t>Global Logistics And Distribution Planning: Strategies for Management</w:t>
          </w:r>
          <w:r w:rsidRPr="00D92618">
            <w:rPr>
              <w:lang w:val="en-US"/>
              <w:rPrChange w:id="2821" w:author="Fabio Carmona" w:date="2025-01-20T14:32:00Z" w16du:dateUtc="2025-01-20T17:32:00Z">
                <w:rPr/>
              </w:rPrChange>
            </w:rPr>
            <w:t xml:space="preserve">, v. 2002, n. May, p. 314–323, 2018. </w:t>
          </w:r>
        </w:p>
        <w:p w14:paraId="1F4D2375" w14:textId="77777777" w:rsidR="002A47FF" w:rsidRPr="00D92618" w:rsidRDefault="002A47FF">
          <w:pPr>
            <w:divId w:val="933586131"/>
            <w:rPr>
              <w:lang w:val="en-US"/>
              <w:rPrChange w:id="2822" w:author="Fabio Carmona" w:date="2025-01-20T14:32:00Z" w16du:dateUtc="2025-01-20T17:32:00Z">
                <w:rPr/>
              </w:rPrChange>
            </w:rPr>
          </w:pPr>
        </w:p>
        <w:p w14:paraId="6D560F4D" w14:textId="77777777" w:rsidR="002A47FF" w:rsidRPr="00D92618" w:rsidRDefault="002A47FF">
          <w:pPr>
            <w:divId w:val="1245727407"/>
            <w:rPr>
              <w:lang w:val="en-US"/>
              <w:rPrChange w:id="2823" w:author="Fabio Carmona" w:date="2025-01-20T14:32:00Z" w16du:dateUtc="2025-01-20T17:32:00Z">
                <w:rPr/>
              </w:rPrChange>
            </w:rPr>
          </w:pPr>
          <w:r w:rsidRPr="00D92618">
            <w:rPr>
              <w:lang w:val="en-US"/>
              <w:rPrChange w:id="2824" w:author="Fabio Carmona" w:date="2025-01-20T14:32:00Z" w16du:dateUtc="2025-01-20T17:32:00Z">
                <w:rPr/>
              </w:rPrChange>
            </w:rPr>
            <w:t xml:space="preserve">HECKER, J. et al. Burden of disease study of overweight and obesity; the societal impact in terms of cost-of-illness and health-related quality of life. </w:t>
          </w:r>
          <w:r w:rsidRPr="00D92618">
            <w:rPr>
              <w:b/>
              <w:bCs/>
              <w:lang w:val="en-US"/>
              <w:rPrChange w:id="2825" w:author="Fabio Carmona" w:date="2025-01-20T14:32:00Z" w16du:dateUtc="2025-01-20T17:32:00Z">
                <w:rPr>
                  <w:b/>
                  <w:bCs/>
                </w:rPr>
              </w:rPrChange>
            </w:rPr>
            <w:t>BMC Public Health</w:t>
          </w:r>
          <w:r w:rsidRPr="00D92618">
            <w:rPr>
              <w:lang w:val="en-US"/>
              <w:rPrChange w:id="2826" w:author="Fabio Carmona" w:date="2025-01-20T14:32:00Z" w16du:dateUtc="2025-01-20T17:32:00Z">
                <w:rPr/>
              </w:rPrChange>
            </w:rPr>
            <w:t xml:space="preserve">, v. 22, n. 1, p. 1–13, 2022. </w:t>
          </w:r>
        </w:p>
        <w:p w14:paraId="1995E7F9" w14:textId="77777777" w:rsidR="002A47FF" w:rsidRPr="00D92618" w:rsidRDefault="002A47FF">
          <w:pPr>
            <w:divId w:val="933586131"/>
            <w:rPr>
              <w:lang w:val="en-US"/>
              <w:rPrChange w:id="2827" w:author="Fabio Carmona" w:date="2025-01-20T14:32:00Z" w16du:dateUtc="2025-01-20T17:32:00Z">
                <w:rPr/>
              </w:rPrChange>
            </w:rPr>
          </w:pPr>
        </w:p>
        <w:p w14:paraId="26F0FD9F" w14:textId="77777777" w:rsidR="002A47FF" w:rsidRPr="00D92618" w:rsidRDefault="002A47FF">
          <w:pPr>
            <w:divId w:val="957292878"/>
            <w:rPr>
              <w:lang w:val="en-US"/>
              <w:rPrChange w:id="2828" w:author="Fabio Carmona" w:date="2025-01-20T14:32:00Z" w16du:dateUtc="2025-01-20T17:32:00Z">
                <w:rPr/>
              </w:rPrChange>
            </w:rPr>
          </w:pPr>
          <w:r w:rsidRPr="00D92618">
            <w:rPr>
              <w:lang w:val="en-US"/>
              <w:rPrChange w:id="2829" w:author="Fabio Carmona" w:date="2025-01-20T14:32:00Z" w16du:dateUtc="2025-01-20T17:32:00Z">
                <w:rPr/>
              </w:rPrChange>
            </w:rPr>
            <w:t xml:space="preserve">HICKEY1, E. et al. Prevalence of anxiety, depression and chronic stress in adults with Class 3 Obesity attending a multidisciplinary weight management program in South West Sydney. </w:t>
          </w:r>
          <w:r w:rsidRPr="00D92618">
            <w:rPr>
              <w:b/>
              <w:bCs/>
              <w:lang w:val="en-US"/>
              <w:rPrChange w:id="2830" w:author="Fabio Carmona" w:date="2025-01-20T14:32:00Z" w16du:dateUtc="2025-01-20T17:32:00Z">
                <w:rPr>
                  <w:b/>
                  <w:bCs/>
                </w:rPr>
              </w:rPrChange>
            </w:rPr>
            <w:t>Obesity Reviews</w:t>
          </w:r>
          <w:r w:rsidRPr="00D92618">
            <w:rPr>
              <w:lang w:val="en-US"/>
              <w:rPrChange w:id="2831" w:author="Fabio Carmona" w:date="2025-01-20T14:32:00Z" w16du:dateUtc="2025-01-20T17:32:00Z">
                <w:rPr/>
              </w:rPrChange>
            </w:rPr>
            <w:t xml:space="preserve">, v. 23, n. S2, p. 69–70, 2022. </w:t>
          </w:r>
        </w:p>
        <w:p w14:paraId="063E7F27" w14:textId="77777777" w:rsidR="002A47FF" w:rsidRPr="00D92618" w:rsidRDefault="002A47FF">
          <w:pPr>
            <w:divId w:val="933586131"/>
            <w:rPr>
              <w:lang w:val="en-US"/>
              <w:rPrChange w:id="2832" w:author="Fabio Carmona" w:date="2025-01-20T14:32:00Z" w16du:dateUtc="2025-01-20T17:32:00Z">
                <w:rPr/>
              </w:rPrChange>
            </w:rPr>
          </w:pPr>
        </w:p>
        <w:p w14:paraId="26A0AC19" w14:textId="77777777" w:rsidR="002A47FF" w:rsidRPr="00D92618" w:rsidRDefault="002A47FF">
          <w:pPr>
            <w:divId w:val="303118504"/>
            <w:rPr>
              <w:lang w:val="en-US"/>
              <w:rPrChange w:id="2833" w:author="Fabio Carmona" w:date="2025-01-20T14:32:00Z" w16du:dateUtc="2025-01-20T17:32:00Z">
                <w:rPr/>
              </w:rPrChange>
            </w:rPr>
          </w:pPr>
          <w:r w:rsidRPr="00D92618">
            <w:rPr>
              <w:lang w:val="en-US"/>
              <w:rPrChange w:id="2834" w:author="Fabio Carmona" w:date="2025-01-20T14:32:00Z" w16du:dateUtc="2025-01-20T17:32:00Z">
                <w:rPr/>
              </w:rPrChange>
            </w:rPr>
            <w:t xml:space="preserve">HWANG, H. F. et al. Suitability of the WHOQOL-BREF for community-dwelling older people in Taiwan. </w:t>
          </w:r>
          <w:r w:rsidRPr="00D92618">
            <w:rPr>
              <w:b/>
              <w:bCs/>
              <w:lang w:val="en-US"/>
              <w:rPrChange w:id="2835" w:author="Fabio Carmona" w:date="2025-01-20T14:32:00Z" w16du:dateUtc="2025-01-20T17:32:00Z">
                <w:rPr>
                  <w:b/>
                  <w:bCs/>
                </w:rPr>
              </w:rPrChange>
            </w:rPr>
            <w:t>Age and Ageing</w:t>
          </w:r>
          <w:r w:rsidRPr="00D92618">
            <w:rPr>
              <w:lang w:val="en-US"/>
              <w:rPrChange w:id="2836" w:author="Fabio Carmona" w:date="2025-01-20T14:32:00Z" w16du:dateUtc="2025-01-20T17:32:00Z">
                <w:rPr/>
              </w:rPrChange>
            </w:rPr>
            <w:t xml:space="preserve">, v. 32, n. 6, p. 593–600, 2003. </w:t>
          </w:r>
        </w:p>
        <w:p w14:paraId="7CF70602" w14:textId="77777777" w:rsidR="002A47FF" w:rsidRPr="00D92618" w:rsidRDefault="002A47FF">
          <w:pPr>
            <w:divId w:val="933586131"/>
            <w:rPr>
              <w:lang w:val="en-US"/>
              <w:rPrChange w:id="2837" w:author="Fabio Carmona" w:date="2025-01-20T14:32:00Z" w16du:dateUtc="2025-01-20T17:32:00Z">
                <w:rPr/>
              </w:rPrChange>
            </w:rPr>
          </w:pPr>
        </w:p>
        <w:p w14:paraId="2BAE6D25" w14:textId="77777777" w:rsidR="002A47FF" w:rsidRPr="00D92618" w:rsidRDefault="002A47FF">
          <w:pPr>
            <w:divId w:val="40860689"/>
            <w:rPr>
              <w:lang w:val="en-US"/>
              <w:rPrChange w:id="2838" w:author="Fabio Carmona" w:date="2025-01-20T14:32:00Z" w16du:dateUtc="2025-01-20T17:32:00Z">
                <w:rPr/>
              </w:rPrChange>
            </w:rPr>
          </w:pPr>
          <w:r w:rsidRPr="00D92618">
            <w:rPr>
              <w:lang w:val="en-US"/>
              <w:rPrChange w:id="2839" w:author="Fabio Carmona" w:date="2025-01-20T14:32:00Z" w16du:dateUtc="2025-01-20T17:32:00Z">
                <w:rPr/>
              </w:rPrChange>
            </w:rPr>
            <w:t xml:space="preserve">ISHTIAQ, S. M. et al. Adiponectin and PPAR: a setup for intricate crosstalk between obesity and non-alcoholic fatty liver disease. </w:t>
          </w:r>
          <w:r w:rsidRPr="00D92618">
            <w:rPr>
              <w:b/>
              <w:bCs/>
              <w:lang w:val="en-US"/>
              <w:rPrChange w:id="2840" w:author="Fabio Carmona" w:date="2025-01-20T14:32:00Z" w16du:dateUtc="2025-01-20T17:32:00Z">
                <w:rPr>
                  <w:b/>
                  <w:bCs/>
                </w:rPr>
              </w:rPrChange>
            </w:rPr>
            <w:t>Reviews in Endocrine and Metabolic Disorders</w:t>
          </w:r>
          <w:r w:rsidRPr="00D92618">
            <w:rPr>
              <w:lang w:val="en-US"/>
              <w:rPrChange w:id="2841" w:author="Fabio Carmona" w:date="2025-01-20T14:32:00Z" w16du:dateUtc="2025-01-20T17:32:00Z">
                <w:rPr/>
              </w:rPrChange>
            </w:rPr>
            <w:t xml:space="preserve">, v. 20, n. 3, p. 253–261, 2019. </w:t>
          </w:r>
        </w:p>
        <w:p w14:paraId="5D9DE601" w14:textId="77777777" w:rsidR="002A47FF" w:rsidRPr="00D92618" w:rsidRDefault="002A47FF">
          <w:pPr>
            <w:divId w:val="933586131"/>
            <w:rPr>
              <w:lang w:val="en-US"/>
              <w:rPrChange w:id="2842" w:author="Fabio Carmona" w:date="2025-01-20T14:32:00Z" w16du:dateUtc="2025-01-20T17:32:00Z">
                <w:rPr/>
              </w:rPrChange>
            </w:rPr>
          </w:pPr>
        </w:p>
        <w:p w14:paraId="0D8D8BBC" w14:textId="77777777" w:rsidR="002A47FF" w:rsidRPr="00D92618" w:rsidRDefault="002A47FF">
          <w:pPr>
            <w:divId w:val="112139187"/>
            <w:rPr>
              <w:lang w:val="en-US"/>
              <w:rPrChange w:id="2843" w:author="Fabio Carmona" w:date="2025-01-20T14:32:00Z" w16du:dateUtc="2025-01-20T17:32:00Z">
                <w:rPr/>
              </w:rPrChange>
            </w:rPr>
          </w:pPr>
          <w:r w:rsidRPr="00D92618">
            <w:rPr>
              <w:lang w:val="en-US"/>
              <w:rPrChange w:id="2844" w:author="Fabio Carmona" w:date="2025-01-20T14:32:00Z" w16du:dateUtc="2025-01-20T17:32:00Z">
                <w:rPr/>
              </w:rPrChange>
            </w:rPr>
            <w:lastRenderedPageBreak/>
            <w:t xml:space="preserve">JIN, T. et al. Curcumin and other dietary polyphenols: Potential mechanisms of metabolic actions and therapy for diabetes and obesity. </w:t>
          </w:r>
          <w:r w:rsidRPr="00D92618">
            <w:rPr>
              <w:b/>
              <w:bCs/>
              <w:lang w:val="en-US"/>
              <w:rPrChange w:id="2845" w:author="Fabio Carmona" w:date="2025-01-20T14:32:00Z" w16du:dateUtc="2025-01-20T17:32:00Z">
                <w:rPr>
                  <w:b/>
                  <w:bCs/>
                </w:rPr>
              </w:rPrChange>
            </w:rPr>
            <w:t>American Journal of Physiology - Endocrinology and Metabolism</w:t>
          </w:r>
          <w:r w:rsidRPr="00D92618">
            <w:rPr>
              <w:lang w:val="en-US"/>
              <w:rPrChange w:id="2846" w:author="Fabio Carmona" w:date="2025-01-20T14:32:00Z" w16du:dateUtc="2025-01-20T17:32:00Z">
                <w:rPr/>
              </w:rPrChange>
            </w:rPr>
            <w:t xml:space="preserve">, v. 314, n. 3, p. E201–E205, 2018. </w:t>
          </w:r>
        </w:p>
        <w:p w14:paraId="0A3656D5" w14:textId="77777777" w:rsidR="002A47FF" w:rsidRPr="00D92618" w:rsidRDefault="002A47FF">
          <w:pPr>
            <w:divId w:val="933586131"/>
            <w:rPr>
              <w:lang w:val="en-US"/>
              <w:rPrChange w:id="2847" w:author="Fabio Carmona" w:date="2025-01-20T14:32:00Z" w16du:dateUtc="2025-01-20T17:32:00Z">
                <w:rPr/>
              </w:rPrChange>
            </w:rPr>
          </w:pPr>
        </w:p>
        <w:p w14:paraId="61ADF14F" w14:textId="77777777" w:rsidR="002A47FF" w:rsidRPr="00D92618" w:rsidRDefault="002A47FF">
          <w:pPr>
            <w:divId w:val="1054543411"/>
            <w:rPr>
              <w:lang w:val="en-US"/>
              <w:rPrChange w:id="2848" w:author="Fabio Carmona" w:date="2025-01-20T14:32:00Z" w16du:dateUtc="2025-01-20T17:32:00Z">
                <w:rPr/>
              </w:rPrChange>
            </w:rPr>
          </w:pPr>
          <w:r w:rsidRPr="00D92618">
            <w:rPr>
              <w:lang w:val="en-US"/>
              <w:rPrChange w:id="2849" w:author="Fabio Carmona" w:date="2025-01-20T14:32:00Z" w16du:dateUtc="2025-01-20T17:32:00Z">
                <w:rPr/>
              </w:rPrChange>
            </w:rPr>
            <w:t xml:space="preserve">JUNG, U. J.; CHOI, M.-S. Obesity and its metabolic complications: The role of adipokines and the relationship between obesity, inflammation, insulin resistance, dyslipidemia and nonalcoholic fatty liver disease. </w:t>
          </w:r>
          <w:r w:rsidRPr="00D92618">
            <w:rPr>
              <w:b/>
              <w:bCs/>
              <w:lang w:val="en-US"/>
              <w:rPrChange w:id="2850" w:author="Fabio Carmona" w:date="2025-01-20T14:32:00Z" w16du:dateUtc="2025-01-20T17:32:00Z">
                <w:rPr>
                  <w:b/>
                  <w:bCs/>
                </w:rPr>
              </w:rPrChange>
            </w:rPr>
            <w:t>International Journal of Molecular Sciences</w:t>
          </w:r>
          <w:r w:rsidRPr="00D92618">
            <w:rPr>
              <w:lang w:val="en-US"/>
              <w:rPrChange w:id="2851" w:author="Fabio Carmona" w:date="2025-01-20T14:32:00Z" w16du:dateUtc="2025-01-20T17:32:00Z">
                <w:rPr/>
              </w:rPrChange>
            </w:rPr>
            <w:t xml:space="preserve">, v. 15, n. 4, p. 6184–6223, 2014. </w:t>
          </w:r>
        </w:p>
        <w:p w14:paraId="690F4BEC" w14:textId="77777777" w:rsidR="002A47FF" w:rsidRPr="00D92618" w:rsidRDefault="002A47FF">
          <w:pPr>
            <w:divId w:val="933586131"/>
            <w:rPr>
              <w:lang w:val="en-US"/>
              <w:rPrChange w:id="2852" w:author="Fabio Carmona" w:date="2025-01-20T14:32:00Z" w16du:dateUtc="2025-01-20T17:32:00Z">
                <w:rPr/>
              </w:rPrChange>
            </w:rPr>
          </w:pPr>
        </w:p>
        <w:p w14:paraId="0AE08FFA" w14:textId="77777777" w:rsidR="002A47FF" w:rsidRPr="00D92618" w:rsidRDefault="002A47FF">
          <w:pPr>
            <w:divId w:val="1281493206"/>
            <w:rPr>
              <w:lang w:val="en-US"/>
              <w:rPrChange w:id="2853" w:author="Fabio Carmona" w:date="2025-01-20T14:32:00Z" w16du:dateUtc="2025-01-20T17:32:00Z">
                <w:rPr/>
              </w:rPrChange>
            </w:rPr>
          </w:pPr>
          <w:r w:rsidRPr="00D92618">
            <w:rPr>
              <w:lang w:val="en-US"/>
              <w:rPrChange w:id="2854" w:author="Fabio Carmona" w:date="2025-01-20T14:32:00Z" w16du:dateUtc="2025-01-20T17:32:00Z">
                <w:rPr/>
              </w:rPrChange>
            </w:rPr>
            <w:t xml:space="preserve">KAMBLI, S.; KHAIRE, P.; KUSHWAHA, M. AYURVEDIC, PHYTOCHEMICAL AND PHARMACOLOGICAL INFORMATION OF BHRINGRAJ (ECLIPTA ALBA): A REVIEW ARTICLE. </w:t>
          </w:r>
          <w:r w:rsidRPr="00D92618">
            <w:rPr>
              <w:b/>
              <w:bCs/>
              <w:lang w:val="en-US"/>
              <w:rPrChange w:id="2855" w:author="Fabio Carmona" w:date="2025-01-20T14:32:00Z" w16du:dateUtc="2025-01-20T17:32:00Z">
                <w:rPr>
                  <w:b/>
                  <w:bCs/>
                </w:rPr>
              </w:rPrChange>
            </w:rPr>
            <w:t>World Journal of Pharmaceutical Research</w:t>
          </w:r>
          <w:r w:rsidRPr="00D92618">
            <w:rPr>
              <w:lang w:val="en-US"/>
              <w:rPrChange w:id="2856" w:author="Fabio Carmona" w:date="2025-01-20T14:32:00Z" w16du:dateUtc="2025-01-20T17:32:00Z">
                <w:rPr/>
              </w:rPrChange>
            </w:rPr>
            <w:t xml:space="preserve">, v. 11, n. 15, p. 531–550, 2022. </w:t>
          </w:r>
        </w:p>
        <w:p w14:paraId="64002B3B" w14:textId="77777777" w:rsidR="002A47FF" w:rsidRPr="00D92618" w:rsidRDefault="002A47FF">
          <w:pPr>
            <w:divId w:val="933586131"/>
            <w:rPr>
              <w:lang w:val="en-US"/>
              <w:rPrChange w:id="2857" w:author="Fabio Carmona" w:date="2025-01-20T14:32:00Z" w16du:dateUtc="2025-01-20T17:32:00Z">
                <w:rPr/>
              </w:rPrChange>
            </w:rPr>
          </w:pPr>
        </w:p>
        <w:p w14:paraId="75876639" w14:textId="77777777" w:rsidR="002A47FF" w:rsidRPr="00D92618" w:rsidRDefault="002A47FF">
          <w:pPr>
            <w:divId w:val="1201556405"/>
            <w:rPr>
              <w:lang w:val="en-US"/>
              <w:rPrChange w:id="2858" w:author="Fabio Carmona" w:date="2025-01-20T14:32:00Z" w16du:dateUtc="2025-01-20T17:32:00Z">
                <w:rPr/>
              </w:rPrChange>
            </w:rPr>
          </w:pPr>
          <w:r w:rsidRPr="00D92618">
            <w:rPr>
              <w:lang w:val="en-US"/>
              <w:rPrChange w:id="2859" w:author="Fabio Carmona" w:date="2025-01-20T14:32:00Z" w16du:dateUtc="2025-01-20T17:32:00Z">
                <w:rPr/>
              </w:rPrChange>
            </w:rPr>
            <w:t xml:space="preserve">KANG, Y.-M. et al. Anti-inflammatory effects of </w:t>
          </w:r>
          <w:proofErr w:type="spellStart"/>
          <w:r w:rsidRPr="00D92618">
            <w:rPr>
              <w:lang w:val="en-US"/>
              <w:rPrChange w:id="2860" w:author="Fabio Carmona" w:date="2025-01-20T14:32:00Z" w16du:dateUtc="2025-01-20T17:32:00Z">
                <w:rPr/>
              </w:rPrChange>
            </w:rPr>
            <w:t>Eclipta</w:t>
          </w:r>
          <w:proofErr w:type="spellEnd"/>
          <w:r w:rsidRPr="00D92618">
            <w:rPr>
              <w:lang w:val="en-US"/>
              <w:rPrChange w:id="2861" w:author="Fabio Carmona" w:date="2025-01-20T14:32:00Z" w16du:dateUtc="2025-01-20T17:32:00Z">
                <w:rPr/>
              </w:rPrChange>
            </w:rPr>
            <w:t xml:space="preserve"> </w:t>
          </w:r>
          <w:proofErr w:type="spellStart"/>
          <w:r w:rsidRPr="00D92618">
            <w:rPr>
              <w:lang w:val="en-US"/>
              <w:rPrChange w:id="2862" w:author="Fabio Carmona" w:date="2025-01-20T14:32:00Z" w16du:dateUtc="2025-01-20T17:32:00Z">
                <w:rPr/>
              </w:rPrChange>
            </w:rPr>
            <w:t>prostrata</w:t>
          </w:r>
          <w:proofErr w:type="spellEnd"/>
          <w:r w:rsidRPr="00D92618">
            <w:rPr>
              <w:lang w:val="en-US"/>
              <w:rPrChange w:id="2863" w:author="Fabio Carmona" w:date="2025-01-20T14:32:00Z" w16du:dateUtc="2025-01-20T17:32:00Z">
                <w:rPr/>
              </w:rPrChange>
            </w:rPr>
            <w:t xml:space="preserve"> Linné on house dust mite-induced atopic dermatitis in vivo and in vitro. </w:t>
          </w:r>
          <w:r w:rsidRPr="00D92618">
            <w:rPr>
              <w:b/>
              <w:bCs/>
              <w:lang w:val="en-US"/>
              <w:rPrChange w:id="2864" w:author="Fabio Carmona" w:date="2025-01-20T14:32:00Z" w16du:dateUtc="2025-01-20T17:32:00Z">
                <w:rPr>
                  <w:b/>
                  <w:bCs/>
                </w:rPr>
              </w:rPrChange>
            </w:rPr>
            <w:t>Journal of Ethnopharmacology</w:t>
          </w:r>
          <w:r w:rsidRPr="00D92618">
            <w:rPr>
              <w:lang w:val="en-US"/>
              <w:rPrChange w:id="2865" w:author="Fabio Carmona" w:date="2025-01-20T14:32:00Z" w16du:dateUtc="2025-01-20T17:32:00Z">
                <w:rPr/>
              </w:rPrChange>
            </w:rPr>
            <w:t xml:space="preserve">, v. 292, 2022. </w:t>
          </w:r>
        </w:p>
        <w:p w14:paraId="66699935" w14:textId="77777777" w:rsidR="002A47FF" w:rsidRPr="00D92618" w:rsidRDefault="002A47FF">
          <w:pPr>
            <w:divId w:val="933586131"/>
            <w:rPr>
              <w:lang w:val="en-US"/>
              <w:rPrChange w:id="2866" w:author="Fabio Carmona" w:date="2025-01-20T14:32:00Z" w16du:dateUtc="2025-01-20T17:32:00Z">
                <w:rPr/>
              </w:rPrChange>
            </w:rPr>
          </w:pPr>
        </w:p>
        <w:p w14:paraId="7C2773DF" w14:textId="77777777" w:rsidR="002A47FF" w:rsidRPr="00D92618" w:rsidRDefault="002A47FF">
          <w:pPr>
            <w:divId w:val="1922331474"/>
            <w:rPr>
              <w:lang w:val="en-US"/>
              <w:rPrChange w:id="2867" w:author="Fabio Carmona" w:date="2025-01-20T14:32:00Z" w16du:dateUtc="2025-01-20T17:32:00Z">
                <w:rPr/>
              </w:rPrChange>
            </w:rPr>
          </w:pPr>
          <w:r w:rsidRPr="00D92618">
            <w:rPr>
              <w:lang w:val="en-US"/>
              <w:rPrChange w:id="2868" w:author="Fabio Carmona" w:date="2025-01-20T14:32:00Z" w16du:dateUtc="2025-01-20T17:32:00Z">
                <w:rPr/>
              </w:rPrChange>
            </w:rPr>
            <w:t xml:space="preserve">KAUR, J.; KAUR, R.; NAGPAL, A. Traditional use of ethnomedicinal plants among people of Kapurthala District, Punjab, India. </w:t>
          </w:r>
          <w:r w:rsidRPr="00D92618">
            <w:rPr>
              <w:b/>
              <w:bCs/>
              <w:lang w:val="en-US"/>
              <w:rPrChange w:id="2869" w:author="Fabio Carmona" w:date="2025-01-20T14:32:00Z" w16du:dateUtc="2025-01-20T17:32:00Z">
                <w:rPr>
                  <w:b/>
                  <w:bCs/>
                </w:rPr>
              </w:rPrChange>
            </w:rPr>
            <w:t>Pharmacognosy Magazine</w:t>
          </w:r>
          <w:r w:rsidRPr="00D92618">
            <w:rPr>
              <w:lang w:val="en-US"/>
              <w:rPrChange w:id="2870" w:author="Fabio Carmona" w:date="2025-01-20T14:32:00Z" w16du:dateUtc="2025-01-20T17:32:00Z">
                <w:rPr/>
              </w:rPrChange>
            </w:rPr>
            <w:t xml:space="preserve">, v. 16, n. 68, p. S69–S80, 2020. </w:t>
          </w:r>
        </w:p>
        <w:p w14:paraId="10952840" w14:textId="77777777" w:rsidR="002A47FF" w:rsidRPr="00D92618" w:rsidRDefault="002A47FF">
          <w:pPr>
            <w:divId w:val="933586131"/>
            <w:rPr>
              <w:lang w:val="en-US"/>
              <w:rPrChange w:id="2871" w:author="Fabio Carmona" w:date="2025-01-20T14:32:00Z" w16du:dateUtc="2025-01-20T17:32:00Z">
                <w:rPr/>
              </w:rPrChange>
            </w:rPr>
          </w:pPr>
        </w:p>
        <w:p w14:paraId="4535EADA" w14:textId="77777777" w:rsidR="002A47FF" w:rsidRPr="00D92618" w:rsidRDefault="002A47FF">
          <w:pPr>
            <w:divId w:val="1326320483"/>
            <w:rPr>
              <w:lang w:val="en-US"/>
              <w:rPrChange w:id="2872" w:author="Fabio Carmona" w:date="2025-01-20T14:32:00Z" w16du:dateUtc="2025-01-20T17:32:00Z">
                <w:rPr/>
              </w:rPrChange>
            </w:rPr>
          </w:pPr>
          <w:r w:rsidRPr="00D92618">
            <w:rPr>
              <w:lang w:val="en-US"/>
              <w:rPrChange w:id="2873" w:author="Fabio Carmona" w:date="2025-01-20T14:32:00Z" w16du:dateUtc="2025-01-20T17:32:00Z">
                <w:rPr/>
              </w:rPrChange>
            </w:rPr>
            <w:t xml:space="preserve">KERR, A.; SLATER, G. J.; BYRNE, N. Impact of food and fluid intake on technical and biological measurement error in body composition assessment methods in athletes. </w:t>
          </w:r>
          <w:r w:rsidRPr="00D92618">
            <w:rPr>
              <w:b/>
              <w:bCs/>
              <w:lang w:val="en-US"/>
              <w:rPrChange w:id="2874" w:author="Fabio Carmona" w:date="2025-01-20T14:32:00Z" w16du:dateUtc="2025-01-20T17:32:00Z">
                <w:rPr>
                  <w:b/>
                  <w:bCs/>
                </w:rPr>
              </w:rPrChange>
            </w:rPr>
            <w:t>British Journal of Nutrition</w:t>
          </w:r>
          <w:r w:rsidRPr="00D92618">
            <w:rPr>
              <w:lang w:val="en-US"/>
              <w:rPrChange w:id="2875" w:author="Fabio Carmona" w:date="2025-01-20T14:32:00Z" w16du:dateUtc="2025-01-20T17:32:00Z">
                <w:rPr/>
              </w:rPrChange>
            </w:rPr>
            <w:t xml:space="preserve">, v. 117, n. 4, p. 591–601, 2017. </w:t>
          </w:r>
        </w:p>
        <w:p w14:paraId="407F9199" w14:textId="77777777" w:rsidR="002A47FF" w:rsidRPr="00D92618" w:rsidRDefault="002A47FF">
          <w:pPr>
            <w:divId w:val="933586131"/>
            <w:rPr>
              <w:lang w:val="en-US"/>
              <w:rPrChange w:id="2876" w:author="Fabio Carmona" w:date="2025-01-20T14:32:00Z" w16du:dateUtc="2025-01-20T17:32:00Z">
                <w:rPr/>
              </w:rPrChange>
            </w:rPr>
          </w:pPr>
        </w:p>
        <w:p w14:paraId="790183B4" w14:textId="77777777" w:rsidR="002A47FF" w:rsidRPr="00D92618" w:rsidRDefault="002A47FF">
          <w:pPr>
            <w:divId w:val="1779831335"/>
            <w:rPr>
              <w:lang w:val="en-US"/>
              <w:rPrChange w:id="2877" w:author="Fabio Carmona" w:date="2025-01-20T14:32:00Z" w16du:dateUtc="2025-01-20T17:32:00Z">
                <w:rPr/>
              </w:rPrChange>
            </w:rPr>
          </w:pPr>
          <w:r w:rsidRPr="00D92618">
            <w:rPr>
              <w:lang w:val="en-US"/>
              <w:rPrChange w:id="2878" w:author="Fabio Carmona" w:date="2025-01-20T14:32:00Z" w16du:dateUtc="2025-01-20T17:32:00Z">
                <w:rPr/>
              </w:rPrChange>
            </w:rPr>
            <w:t xml:space="preserve">KILIC, M. K. et al. Association of Bioelectrical Impedance Analysis-Derived Phase Angle and Sarcopenia in Older Adults. </w:t>
          </w:r>
          <w:r w:rsidRPr="00D92618">
            <w:rPr>
              <w:b/>
              <w:bCs/>
              <w:lang w:val="en-US"/>
              <w:rPrChange w:id="2879" w:author="Fabio Carmona" w:date="2025-01-20T14:32:00Z" w16du:dateUtc="2025-01-20T17:32:00Z">
                <w:rPr>
                  <w:b/>
                  <w:bCs/>
                </w:rPr>
              </w:rPrChange>
            </w:rPr>
            <w:t>Nutrition in Clinical Practice</w:t>
          </w:r>
          <w:r w:rsidRPr="00D92618">
            <w:rPr>
              <w:lang w:val="en-US"/>
              <w:rPrChange w:id="2880" w:author="Fabio Carmona" w:date="2025-01-20T14:32:00Z" w16du:dateUtc="2025-01-20T17:32:00Z">
                <w:rPr/>
              </w:rPrChange>
            </w:rPr>
            <w:t xml:space="preserve">, v. 32, n. 1, p. 103–109, 2017. </w:t>
          </w:r>
        </w:p>
        <w:p w14:paraId="4A268A86" w14:textId="77777777" w:rsidR="002A47FF" w:rsidRPr="00D92618" w:rsidRDefault="002A47FF">
          <w:pPr>
            <w:divId w:val="933586131"/>
            <w:rPr>
              <w:lang w:val="en-US"/>
              <w:rPrChange w:id="2881" w:author="Fabio Carmona" w:date="2025-01-20T14:32:00Z" w16du:dateUtc="2025-01-20T17:32:00Z">
                <w:rPr/>
              </w:rPrChange>
            </w:rPr>
          </w:pPr>
        </w:p>
        <w:p w14:paraId="439D135E" w14:textId="77777777" w:rsidR="002A47FF" w:rsidRPr="00D92618" w:rsidRDefault="002A47FF">
          <w:pPr>
            <w:divId w:val="725568221"/>
            <w:rPr>
              <w:lang w:val="en-US"/>
              <w:rPrChange w:id="2882" w:author="Fabio Carmona" w:date="2025-01-20T14:32:00Z" w16du:dateUtc="2025-01-20T17:32:00Z">
                <w:rPr/>
              </w:rPrChange>
            </w:rPr>
          </w:pPr>
          <w:r w:rsidRPr="00D92618">
            <w:rPr>
              <w:lang w:val="en-US"/>
              <w:rPrChange w:id="2883" w:author="Fabio Carmona" w:date="2025-01-20T14:32:00Z" w16du:dateUtc="2025-01-20T17:32:00Z">
                <w:rPr/>
              </w:rPrChange>
            </w:rPr>
            <w:t xml:space="preserve">KIM, J.; LEE, J. Role of obesity-induced inflammation in the development of insulin resistance and type 2 diabetes: History of the research and remaining questions. </w:t>
          </w:r>
          <w:r w:rsidRPr="00D92618">
            <w:rPr>
              <w:b/>
              <w:bCs/>
              <w:lang w:val="en-US"/>
              <w:rPrChange w:id="2884" w:author="Fabio Carmona" w:date="2025-01-20T14:32:00Z" w16du:dateUtc="2025-01-20T17:32:00Z">
                <w:rPr>
                  <w:b/>
                  <w:bCs/>
                </w:rPr>
              </w:rPrChange>
            </w:rPr>
            <w:t>Annals of Pediatric Endocrinology and Metabolism</w:t>
          </w:r>
          <w:r w:rsidRPr="00D92618">
            <w:rPr>
              <w:lang w:val="en-US"/>
              <w:rPrChange w:id="2885" w:author="Fabio Carmona" w:date="2025-01-20T14:32:00Z" w16du:dateUtc="2025-01-20T17:32:00Z">
                <w:rPr/>
              </w:rPrChange>
            </w:rPr>
            <w:t xml:space="preserve">, v. 26, n. 1, p. 1–13, 2021. </w:t>
          </w:r>
        </w:p>
        <w:p w14:paraId="7BFCCB12" w14:textId="77777777" w:rsidR="002A47FF" w:rsidRPr="00D92618" w:rsidRDefault="002A47FF">
          <w:pPr>
            <w:divId w:val="933586131"/>
            <w:rPr>
              <w:lang w:val="en-US"/>
              <w:rPrChange w:id="2886" w:author="Fabio Carmona" w:date="2025-01-20T14:32:00Z" w16du:dateUtc="2025-01-20T17:32:00Z">
                <w:rPr/>
              </w:rPrChange>
            </w:rPr>
          </w:pPr>
        </w:p>
        <w:p w14:paraId="2C076E25" w14:textId="77777777" w:rsidR="002A47FF" w:rsidRPr="00D92618" w:rsidRDefault="002A47FF">
          <w:pPr>
            <w:divId w:val="1193880131"/>
            <w:rPr>
              <w:lang w:val="en-US"/>
              <w:rPrChange w:id="2887" w:author="Fabio Carmona" w:date="2025-01-20T14:32:00Z" w16du:dateUtc="2025-01-20T17:32:00Z">
                <w:rPr/>
              </w:rPrChange>
            </w:rPr>
          </w:pPr>
          <w:r w:rsidRPr="00D92618">
            <w:rPr>
              <w:lang w:val="en-US"/>
              <w:rPrChange w:id="2888" w:author="Fabio Carmona" w:date="2025-01-20T14:32:00Z" w16du:dateUtc="2025-01-20T17:32:00Z">
                <w:rPr/>
              </w:rPrChange>
            </w:rPr>
            <w:t xml:space="preserve">KIM, S. et al. </w:t>
          </w:r>
          <w:proofErr w:type="spellStart"/>
          <w:r w:rsidRPr="00552373">
            <w:t>PubChem</w:t>
          </w:r>
          <w:proofErr w:type="spellEnd"/>
          <w:r w:rsidRPr="00552373">
            <w:t xml:space="preserve"> 2023 update. </w:t>
          </w:r>
          <w:r w:rsidRPr="00D92618">
            <w:rPr>
              <w:b/>
              <w:bCs/>
              <w:lang w:val="en-US"/>
              <w:rPrChange w:id="2889" w:author="Fabio Carmona" w:date="2025-01-20T14:32:00Z" w16du:dateUtc="2025-01-20T17:32:00Z">
                <w:rPr>
                  <w:b/>
                  <w:bCs/>
                </w:rPr>
              </w:rPrChange>
            </w:rPr>
            <w:t>Nucleic Acids Research</w:t>
          </w:r>
          <w:r w:rsidRPr="00D92618">
            <w:rPr>
              <w:lang w:val="en-US"/>
              <w:rPrChange w:id="2890" w:author="Fabio Carmona" w:date="2025-01-20T14:32:00Z" w16du:dateUtc="2025-01-20T17:32:00Z">
                <w:rPr/>
              </w:rPrChange>
            </w:rPr>
            <w:t xml:space="preserve">, v. 51, n. D1, p. D1373–D1380, 2023. </w:t>
          </w:r>
        </w:p>
        <w:p w14:paraId="34195DFB" w14:textId="77777777" w:rsidR="002A47FF" w:rsidRPr="00D92618" w:rsidRDefault="002A47FF">
          <w:pPr>
            <w:divId w:val="933586131"/>
            <w:rPr>
              <w:lang w:val="en-US"/>
              <w:rPrChange w:id="2891" w:author="Fabio Carmona" w:date="2025-01-20T14:32:00Z" w16du:dateUtc="2025-01-20T17:32:00Z">
                <w:rPr/>
              </w:rPrChange>
            </w:rPr>
          </w:pPr>
        </w:p>
        <w:p w14:paraId="4C37262C" w14:textId="77777777" w:rsidR="002A47FF" w:rsidRPr="00D92618" w:rsidRDefault="002A47FF">
          <w:pPr>
            <w:divId w:val="1281037537"/>
            <w:rPr>
              <w:lang w:val="en-US"/>
              <w:rPrChange w:id="2892" w:author="Fabio Carmona" w:date="2025-01-20T14:32:00Z" w16du:dateUtc="2025-01-20T17:32:00Z">
                <w:rPr/>
              </w:rPrChange>
            </w:rPr>
          </w:pPr>
          <w:r w:rsidRPr="00D92618">
            <w:rPr>
              <w:lang w:val="en-US"/>
              <w:rPrChange w:id="2893" w:author="Fabio Carmona" w:date="2025-01-20T14:32:00Z" w16du:dateUtc="2025-01-20T17:32:00Z">
                <w:rPr/>
              </w:rPrChange>
            </w:rPr>
            <w:t xml:space="preserve">KINLEN, D.; CODY, D.; O’SHEA, D. Complications of obesity. </w:t>
          </w:r>
          <w:proofErr w:type="spellStart"/>
          <w:r w:rsidRPr="00D92618">
            <w:rPr>
              <w:b/>
              <w:bCs/>
              <w:lang w:val="en-US"/>
              <w:rPrChange w:id="2894" w:author="Fabio Carmona" w:date="2025-01-20T14:32:00Z" w16du:dateUtc="2025-01-20T17:32:00Z">
                <w:rPr>
                  <w:b/>
                  <w:bCs/>
                </w:rPr>
              </w:rPrChange>
            </w:rPr>
            <w:t>Qjm</w:t>
          </w:r>
          <w:proofErr w:type="spellEnd"/>
          <w:r w:rsidRPr="00D92618">
            <w:rPr>
              <w:lang w:val="en-US"/>
              <w:rPrChange w:id="2895" w:author="Fabio Carmona" w:date="2025-01-20T14:32:00Z" w16du:dateUtc="2025-01-20T17:32:00Z">
                <w:rPr/>
              </w:rPrChange>
            </w:rPr>
            <w:t xml:space="preserve">, v. 111, n. 7, p. 437–443, 2018. </w:t>
          </w:r>
        </w:p>
        <w:p w14:paraId="7AC04477" w14:textId="77777777" w:rsidR="002A47FF" w:rsidRPr="00D92618" w:rsidRDefault="002A47FF">
          <w:pPr>
            <w:divId w:val="933586131"/>
            <w:rPr>
              <w:lang w:val="en-US"/>
              <w:rPrChange w:id="2896" w:author="Fabio Carmona" w:date="2025-01-20T14:32:00Z" w16du:dateUtc="2025-01-20T17:32:00Z">
                <w:rPr/>
              </w:rPrChange>
            </w:rPr>
          </w:pPr>
        </w:p>
        <w:p w14:paraId="3D0F8B4E" w14:textId="77777777" w:rsidR="002A47FF" w:rsidRPr="00D92618" w:rsidRDefault="002A47FF">
          <w:pPr>
            <w:divId w:val="551380740"/>
            <w:rPr>
              <w:lang w:val="en-US"/>
              <w:rPrChange w:id="2897" w:author="Fabio Carmona" w:date="2025-01-20T14:32:00Z" w16du:dateUtc="2025-01-20T17:32:00Z">
                <w:rPr/>
              </w:rPrChange>
            </w:rPr>
          </w:pPr>
          <w:r w:rsidRPr="00D92618">
            <w:rPr>
              <w:lang w:val="en-US"/>
              <w:rPrChange w:id="2898" w:author="Fabio Carmona" w:date="2025-01-20T14:32:00Z" w16du:dateUtc="2025-01-20T17:32:00Z">
                <w:rPr/>
              </w:rPrChange>
            </w:rPr>
            <w:t xml:space="preserve">KUMAR, S. et al. Phase angle measurement in healthy human subjects through bio-impedance analysis. </w:t>
          </w:r>
          <w:r w:rsidRPr="00D92618">
            <w:rPr>
              <w:b/>
              <w:bCs/>
              <w:lang w:val="en-US"/>
              <w:rPrChange w:id="2899" w:author="Fabio Carmona" w:date="2025-01-20T14:32:00Z" w16du:dateUtc="2025-01-20T17:32:00Z">
                <w:rPr>
                  <w:b/>
                  <w:bCs/>
                </w:rPr>
              </w:rPrChange>
            </w:rPr>
            <w:t>Iranian Journal of Basic Medical Sciences</w:t>
          </w:r>
          <w:r w:rsidRPr="00D92618">
            <w:rPr>
              <w:lang w:val="en-US"/>
              <w:rPrChange w:id="2900" w:author="Fabio Carmona" w:date="2025-01-20T14:32:00Z" w16du:dateUtc="2025-01-20T17:32:00Z">
                <w:rPr/>
              </w:rPrChange>
            </w:rPr>
            <w:t xml:space="preserve">, v. 15, n. 6, p. 1180–1184, 2012. </w:t>
          </w:r>
        </w:p>
        <w:p w14:paraId="186015C4" w14:textId="77777777" w:rsidR="002A47FF" w:rsidRPr="00D92618" w:rsidRDefault="002A47FF">
          <w:pPr>
            <w:divId w:val="933586131"/>
            <w:rPr>
              <w:lang w:val="en-US"/>
              <w:rPrChange w:id="2901" w:author="Fabio Carmona" w:date="2025-01-20T14:32:00Z" w16du:dateUtc="2025-01-20T17:32:00Z">
                <w:rPr/>
              </w:rPrChange>
            </w:rPr>
          </w:pPr>
        </w:p>
        <w:p w14:paraId="392FBF4B" w14:textId="77777777" w:rsidR="002A47FF" w:rsidRPr="00D92618" w:rsidRDefault="002A47FF">
          <w:pPr>
            <w:divId w:val="1548445333"/>
            <w:rPr>
              <w:lang w:val="en-US"/>
              <w:rPrChange w:id="2902" w:author="Fabio Carmona" w:date="2025-01-20T14:32:00Z" w16du:dateUtc="2025-01-20T17:32:00Z">
                <w:rPr/>
              </w:rPrChange>
            </w:rPr>
          </w:pPr>
          <w:r w:rsidRPr="00D92618">
            <w:rPr>
              <w:lang w:val="en-US"/>
              <w:rPrChange w:id="2903" w:author="Fabio Carmona" w:date="2025-01-20T14:32:00Z" w16du:dateUtc="2025-01-20T17:32:00Z">
                <w:rPr/>
              </w:rPrChange>
            </w:rPr>
            <w:t xml:space="preserve">KUMAR, S. S. et al. Evaluation of Anti -Inflammatory Activity of </w:t>
          </w:r>
          <w:proofErr w:type="spellStart"/>
          <w:r w:rsidRPr="00D92618">
            <w:rPr>
              <w:lang w:val="en-US"/>
              <w:rPrChange w:id="2904" w:author="Fabio Carmona" w:date="2025-01-20T14:32:00Z" w16du:dateUtc="2025-01-20T17:32:00Z">
                <w:rPr/>
              </w:rPrChange>
            </w:rPr>
            <w:t>Eclipta</w:t>
          </w:r>
          <w:proofErr w:type="spellEnd"/>
          <w:r w:rsidRPr="00D92618">
            <w:rPr>
              <w:lang w:val="en-US"/>
              <w:rPrChange w:id="2905" w:author="Fabio Carmona" w:date="2025-01-20T14:32:00Z" w16du:dateUtc="2025-01-20T17:32:00Z">
                <w:rPr/>
              </w:rPrChange>
            </w:rPr>
            <w:t xml:space="preserve"> alba in rats. </w:t>
          </w:r>
          <w:r w:rsidRPr="00D92618">
            <w:rPr>
              <w:b/>
              <w:bCs/>
              <w:lang w:val="en-US"/>
              <w:rPrChange w:id="2906" w:author="Fabio Carmona" w:date="2025-01-20T14:32:00Z" w16du:dateUtc="2025-01-20T17:32:00Z">
                <w:rPr>
                  <w:b/>
                  <w:bCs/>
                </w:rPr>
              </w:rPrChange>
            </w:rPr>
            <w:t>Ancient science of life</w:t>
          </w:r>
          <w:r w:rsidRPr="00D92618">
            <w:rPr>
              <w:lang w:val="en-US"/>
              <w:rPrChange w:id="2907" w:author="Fabio Carmona" w:date="2025-01-20T14:32:00Z" w16du:dateUtc="2025-01-20T17:32:00Z">
                <w:rPr/>
              </w:rPrChange>
            </w:rPr>
            <w:t xml:space="preserve">, v. 24, n. 3, p. 112–8, 2005. </w:t>
          </w:r>
        </w:p>
        <w:p w14:paraId="77CA77D6" w14:textId="77777777" w:rsidR="002A47FF" w:rsidRPr="00D92618" w:rsidRDefault="002A47FF">
          <w:pPr>
            <w:divId w:val="933586131"/>
            <w:rPr>
              <w:lang w:val="en-US"/>
              <w:rPrChange w:id="2908" w:author="Fabio Carmona" w:date="2025-01-20T14:32:00Z" w16du:dateUtc="2025-01-20T17:32:00Z">
                <w:rPr/>
              </w:rPrChange>
            </w:rPr>
          </w:pPr>
        </w:p>
        <w:p w14:paraId="2D64338C" w14:textId="77777777" w:rsidR="002A47FF" w:rsidRPr="00D92618" w:rsidRDefault="002A47FF">
          <w:pPr>
            <w:divId w:val="2008945631"/>
            <w:rPr>
              <w:lang w:val="en-US"/>
              <w:rPrChange w:id="2909" w:author="Fabio Carmona" w:date="2025-01-20T14:32:00Z" w16du:dateUtc="2025-01-20T17:32:00Z">
                <w:rPr/>
              </w:rPrChange>
            </w:rPr>
          </w:pPr>
          <w:r w:rsidRPr="00D92618">
            <w:rPr>
              <w:lang w:val="en-US"/>
              <w:rPrChange w:id="2910" w:author="Fabio Carmona" w:date="2025-01-20T14:32:00Z" w16du:dateUtc="2025-01-20T17:32:00Z">
                <w:rPr/>
              </w:rPrChange>
            </w:rPr>
            <w:t xml:space="preserve">KYAW, Y. M. M. et al. Traditional medicinal plants used by the Mon people in Myanmar. </w:t>
          </w:r>
          <w:r w:rsidRPr="00D92618">
            <w:rPr>
              <w:b/>
              <w:bCs/>
              <w:lang w:val="en-US"/>
              <w:rPrChange w:id="2911" w:author="Fabio Carmona" w:date="2025-01-20T14:32:00Z" w16du:dateUtc="2025-01-20T17:32:00Z">
                <w:rPr>
                  <w:b/>
                  <w:bCs/>
                </w:rPr>
              </w:rPrChange>
            </w:rPr>
            <w:t>Journal of Ethnopharmacology</w:t>
          </w:r>
          <w:r w:rsidRPr="00D92618">
            <w:rPr>
              <w:lang w:val="en-US"/>
              <w:rPrChange w:id="2912" w:author="Fabio Carmona" w:date="2025-01-20T14:32:00Z" w16du:dateUtc="2025-01-20T17:32:00Z">
                <w:rPr/>
              </w:rPrChange>
            </w:rPr>
            <w:t xml:space="preserve">, v. 265, 2021. </w:t>
          </w:r>
        </w:p>
        <w:p w14:paraId="781A3D6D" w14:textId="77777777" w:rsidR="002A47FF" w:rsidRPr="00D92618" w:rsidRDefault="002A47FF">
          <w:pPr>
            <w:divId w:val="933586131"/>
            <w:rPr>
              <w:lang w:val="en-US"/>
              <w:rPrChange w:id="2913" w:author="Fabio Carmona" w:date="2025-01-20T14:32:00Z" w16du:dateUtc="2025-01-20T17:32:00Z">
                <w:rPr/>
              </w:rPrChange>
            </w:rPr>
          </w:pPr>
        </w:p>
        <w:p w14:paraId="21B367F3" w14:textId="77777777" w:rsidR="002A47FF" w:rsidRPr="00D92618" w:rsidRDefault="002A47FF">
          <w:pPr>
            <w:divId w:val="1462384683"/>
            <w:rPr>
              <w:lang w:val="en-US"/>
              <w:rPrChange w:id="2914" w:author="Fabio Carmona" w:date="2025-01-20T14:32:00Z" w16du:dateUtc="2025-01-20T17:32:00Z">
                <w:rPr/>
              </w:rPrChange>
            </w:rPr>
          </w:pPr>
          <w:r w:rsidRPr="00D92618">
            <w:rPr>
              <w:lang w:val="en-US"/>
              <w:rPrChange w:id="2915" w:author="Fabio Carmona" w:date="2025-01-20T14:32:00Z" w16du:dateUtc="2025-01-20T17:32:00Z">
                <w:rPr/>
              </w:rPrChange>
            </w:rPr>
            <w:t xml:space="preserve">KYLE, U. G. et al. Bioelectrical impedance analysis - Part I: Review of principles and methods. </w:t>
          </w:r>
          <w:r w:rsidRPr="00D92618">
            <w:rPr>
              <w:b/>
              <w:bCs/>
              <w:lang w:val="en-US"/>
              <w:rPrChange w:id="2916" w:author="Fabio Carmona" w:date="2025-01-20T14:32:00Z" w16du:dateUtc="2025-01-20T17:32:00Z">
                <w:rPr>
                  <w:b/>
                  <w:bCs/>
                </w:rPr>
              </w:rPrChange>
            </w:rPr>
            <w:t>Clinical Nutrition</w:t>
          </w:r>
          <w:r w:rsidRPr="00D92618">
            <w:rPr>
              <w:lang w:val="en-US"/>
              <w:rPrChange w:id="2917" w:author="Fabio Carmona" w:date="2025-01-20T14:32:00Z" w16du:dateUtc="2025-01-20T17:32:00Z">
                <w:rPr/>
              </w:rPrChange>
            </w:rPr>
            <w:t xml:space="preserve">, v. 23, n. 5, p. 1226–1243, 2004. </w:t>
          </w:r>
        </w:p>
        <w:p w14:paraId="7AA79796" w14:textId="77777777" w:rsidR="002A47FF" w:rsidRPr="00D92618" w:rsidRDefault="002A47FF">
          <w:pPr>
            <w:divId w:val="933586131"/>
            <w:rPr>
              <w:lang w:val="en-US"/>
              <w:rPrChange w:id="2918" w:author="Fabio Carmona" w:date="2025-01-20T14:32:00Z" w16du:dateUtc="2025-01-20T17:32:00Z">
                <w:rPr/>
              </w:rPrChange>
            </w:rPr>
          </w:pPr>
        </w:p>
        <w:p w14:paraId="0A6F4C2F" w14:textId="77777777" w:rsidR="002A47FF" w:rsidRPr="00D92618" w:rsidRDefault="002A47FF">
          <w:pPr>
            <w:divId w:val="587620364"/>
            <w:rPr>
              <w:lang w:val="en-US"/>
              <w:rPrChange w:id="2919" w:author="Fabio Carmona" w:date="2025-01-20T14:32:00Z" w16du:dateUtc="2025-01-20T17:32:00Z">
                <w:rPr/>
              </w:rPrChange>
            </w:rPr>
          </w:pPr>
          <w:r w:rsidRPr="00D92618">
            <w:rPr>
              <w:lang w:val="en-US"/>
              <w:rPrChange w:id="2920" w:author="Fabio Carmona" w:date="2025-01-20T14:32:00Z" w16du:dateUtc="2025-01-20T17:32:00Z">
                <w:rPr/>
              </w:rPrChange>
            </w:rPr>
            <w:t xml:space="preserve">LANGER, R. D. et al. Physical training over 6 months is associated with improved changes in phase angle, body composition, and blood glucose in healthy young males. </w:t>
          </w:r>
          <w:r w:rsidRPr="00D92618">
            <w:rPr>
              <w:b/>
              <w:bCs/>
              <w:lang w:val="en-US"/>
              <w:rPrChange w:id="2921" w:author="Fabio Carmona" w:date="2025-01-20T14:32:00Z" w16du:dateUtc="2025-01-20T17:32:00Z">
                <w:rPr>
                  <w:b/>
                  <w:bCs/>
                </w:rPr>
              </w:rPrChange>
            </w:rPr>
            <w:t>American Journal of Human Biology</w:t>
          </w:r>
          <w:r w:rsidRPr="00D92618">
            <w:rPr>
              <w:lang w:val="en-US"/>
              <w:rPrChange w:id="2922" w:author="Fabio Carmona" w:date="2025-01-20T14:32:00Z" w16du:dateUtc="2025-01-20T17:32:00Z">
                <w:rPr/>
              </w:rPrChange>
            </w:rPr>
            <w:t xml:space="preserve">, v. 31, n. 5, p. 1–8, 2019. </w:t>
          </w:r>
        </w:p>
        <w:p w14:paraId="6ACA4FC2" w14:textId="77777777" w:rsidR="002A47FF" w:rsidRPr="00D92618" w:rsidRDefault="002A47FF">
          <w:pPr>
            <w:divId w:val="933586131"/>
            <w:rPr>
              <w:lang w:val="en-US"/>
              <w:rPrChange w:id="2923" w:author="Fabio Carmona" w:date="2025-01-20T14:32:00Z" w16du:dateUtc="2025-01-20T17:32:00Z">
                <w:rPr/>
              </w:rPrChange>
            </w:rPr>
          </w:pPr>
        </w:p>
        <w:p w14:paraId="6E62B784" w14:textId="77777777" w:rsidR="002A47FF" w:rsidRPr="00D92618" w:rsidRDefault="002A47FF">
          <w:pPr>
            <w:divId w:val="286396016"/>
            <w:rPr>
              <w:lang w:val="en-US"/>
              <w:rPrChange w:id="2924" w:author="Fabio Carmona" w:date="2025-01-20T14:32:00Z" w16du:dateUtc="2025-01-20T17:32:00Z">
                <w:rPr/>
              </w:rPrChange>
            </w:rPr>
          </w:pPr>
          <w:r w:rsidRPr="00D92618">
            <w:rPr>
              <w:lang w:val="en-US"/>
              <w:rPrChange w:id="2925" w:author="Fabio Carmona" w:date="2025-01-20T14:32:00Z" w16du:dateUtc="2025-01-20T17:32:00Z">
                <w:rPr/>
              </w:rPrChange>
            </w:rPr>
            <w:t xml:space="preserve">LE, D. D. et al. PTP1B Inhibitory and </w:t>
          </w:r>
          <w:proofErr w:type="spellStart"/>
          <w:r w:rsidRPr="00D92618">
            <w:rPr>
              <w:lang w:val="en-US"/>
              <w:rPrChange w:id="2926" w:author="Fabio Carmona" w:date="2025-01-20T14:32:00Z" w16du:dateUtc="2025-01-20T17:32:00Z">
                <w:rPr/>
              </w:rPrChange>
            </w:rPr>
            <w:t>antiinflammatory</w:t>
          </w:r>
          <w:proofErr w:type="spellEnd"/>
          <w:r w:rsidRPr="00D92618">
            <w:rPr>
              <w:lang w:val="en-US"/>
              <w:rPrChange w:id="2927" w:author="Fabio Carmona" w:date="2025-01-20T14:32:00Z" w16du:dateUtc="2025-01-20T17:32:00Z">
                <w:rPr/>
              </w:rPrChange>
            </w:rPr>
            <w:t xml:space="preserve"> properties of constituents from </w:t>
          </w:r>
          <w:proofErr w:type="spellStart"/>
          <w:r w:rsidRPr="00D92618">
            <w:rPr>
              <w:lang w:val="en-US"/>
              <w:rPrChange w:id="2928" w:author="Fabio Carmona" w:date="2025-01-20T14:32:00Z" w16du:dateUtc="2025-01-20T17:32:00Z">
                <w:rPr/>
              </w:rPrChange>
            </w:rPr>
            <w:t>Eclipta</w:t>
          </w:r>
          <w:proofErr w:type="spellEnd"/>
          <w:r w:rsidRPr="00D92618">
            <w:rPr>
              <w:lang w:val="en-US"/>
              <w:rPrChange w:id="2929" w:author="Fabio Carmona" w:date="2025-01-20T14:32:00Z" w16du:dateUtc="2025-01-20T17:32:00Z">
                <w:rPr/>
              </w:rPrChange>
            </w:rPr>
            <w:t xml:space="preserve"> </w:t>
          </w:r>
          <w:proofErr w:type="spellStart"/>
          <w:r w:rsidRPr="00D92618">
            <w:rPr>
              <w:lang w:val="en-US"/>
              <w:rPrChange w:id="2930" w:author="Fabio Carmona" w:date="2025-01-20T14:32:00Z" w16du:dateUtc="2025-01-20T17:32:00Z">
                <w:rPr/>
              </w:rPrChange>
            </w:rPr>
            <w:t>prostrata</w:t>
          </w:r>
          <w:proofErr w:type="spellEnd"/>
          <w:r w:rsidRPr="00D92618">
            <w:rPr>
              <w:lang w:val="en-US"/>
              <w:rPrChange w:id="2931" w:author="Fabio Carmona" w:date="2025-01-20T14:32:00Z" w16du:dateUtc="2025-01-20T17:32:00Z">
                <w:rPr/>
              </w:rPrChange>
            </w:rPr>
            <w:t xml:space="preserve"> L. </w:t>
          </w:r>
          <w:r w:rsidRPr="00D92618">
            <w:rPr>
              <w:b/>
              <w:bCs/>
              <w:lang w:val="en-US"/>
              <w:rPrChange w:id="2932" w:author="Fabio Carmona" w:date="2025-01-20T14:32:00Z" w16du:dateUtc="2025-01-20T17:32:00Z">
                <w:rPr>
                  <w:b/>
                  <w:bCs/>
                </w:rPr>
              </w:rPrChange>
            </w:rPr>
            <w:t>Biological and Pharmaceutical Bulletin</w:t>
          </w:r>
          <w:r w:rsidRPr="00D92618">
            <w:rPr>
              <w:lang w:val="en-US"/>
              <w:rPrChange w:id="2933" w:author="Fabio Carmona" w:date="2025-01-20T14:32:00Z" w16du:dateUtc="2025-01-20T17:32:00Z">
                <w:rPr/>
              </w:rPrChange>
            </w:rPr>
            <w:t xml:space="preserve">, v. 44, n. 3, p. 298–304, 2021. </w:t>
          </w:r>
        </w:p>
        <w:p w14:paraId="5C272E53" w14:textId="77777777" w:rsidR="002A47FF" w:rsidRPr="00D92618" w:rsidRDefault="002A47FF">
          <w:pPr>
            <w:divId w:val="933586131"/>
            <w:rPr>
              <w:lang w:val="en-US"/>
              <w:rPrChange w:id="2934" w:author="Fabio Carmona" w:date="2025-01-20T14:32:00Z" w16du:dateUtc="2025-01-20T17:32:00Z">
                <w:rPr/>
              </w:rPrChange>
            </w:rPr>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D92618" w:rsidRDefault="002A47FF">
          <w:pPr>
            <w:divId w:val="303507183"/>
            <w:rPr>
              <w:lang w:val="en-US"/>
              <w:rPrChange w:id="2935" w:author="Fabio Carmona" w:date="2025-01-20T14:32:00Z" w16du:dateUtc="2025-01-20T17:32:00Z">
                <w:rPr/>
              </w:rPrChange>
            </w:rPr>
          </w:pPr>
          <w:r w:rsidRPr="00D92618">
            <w:rPr>
              <w:lang w:val="en-US"/>
              <w:rPrChange w:id="2936" w:author="Fabio Carmona" w:date="2025-01-20T14:32:00Z" w16du:dateUtc="2025-01-20T17:32:00Z">
                <w:rPr/>
              </w:rPrChange>
            </w:rPr>
            <w:lastRenderedPageBreak/>
            <w:t xml:space="preserve">LEE, H. et al. A low phase angle measured with bioelectrical impedance analysis is associated with osteoporosis in hemodialysis. </w:t>
          </w:r>
          <w:r w:rsidRPr="00D92618">
            <w:rPr>
              <w:b/>
              <w:bCs/>
              <w:lang w:val="en-US"/>
              <w:rPrChange w:id="2937" w:author="Fabio Carmona" w:date="2025-01-20T14:32:00Z" w16du:dateUtc="2025-01-20T17:32:00Z">
                <w:rPr>
                  <w:b/>
                  <w:bCs/>
                </w:rPr>
              </w:rPrChange>
            </w:rPr>
            <w:t>Nephrology Dialysis Transplantation</w:t>
          </w:r>
          <w:r w:rsidRPr="00D92618">
            <w:rPr>
              <w:lang w:val="en-US"/>
              <w:rPrChange w:id="2938" w:author="Fabio Carmona" w:date="2025-01-20T14:32:00Z" w16du:dateUtc="2025-01-20T17:32:00Z">
                <w:rPr/>
              </w:rPrChange>
            </w:rPr>
            <w:t xml:space="preserve">, v. 34, p. a202, 2019. </w:t>
          </w:r>
        </w:p>
        <w:p w14:paraId="3209A9FA" w14:textId="77777777" w:rsidR="002A47FF" w:rsidRPr="00D92618" w:rsidRDefault="002A47FF">
          <w:pPr>
            <w:divId w:val="933586131"/>
            <w:rPr>
              <w:lang w:val="en-US"/>
              <w:rPrChange w:id="2939" w:author="Fabio Carmona" w:date="2025-01-20T14:32:00Z" w16du:dateUtc="2025-01-20T17:32:00Z">
                <w:rPr/>
              </w:rPrChange>
            </w:rPr>
          </w:pPr>
        </w:p>
        <w:p w14:paraId="37CAB06A" w14:textId="77777777" w:rsidR="002A47FF" w:rsidRPr="00D92618" w:rsidRDefault="002A47FF">
          <w:pPr>
            <w:divId w:val="1198396557"/>
            <w:rPr>
              <w:lang w:val="en-US"/>
              <w:rPrChange w:id="2940" w:author="Fabio Carmona" w:date="2025-01-20T14:32:00Z" w16du:dateUtc="2025-01-20T17:32:00Z">
                <w:rPr/>
              </w:rPrChange>
            </w:rPr>
          </w:pPr>
          <w:r w:rsidRPr="00D92618">
            <w:rPr>
              <w:lang w:val="en-US"/>
              <w:rPrChange w:id="2941" w:author="Fabio Carmona" w:date="2025-01-20T14:32:00Z" w16du:dateUtc="2025-01-20T17:32:00Z">
                <w:rPr/>
              </w:rPrChange>
            </w:rPr>
            <w:t xml:space="preserve">LEFERE, S.; TACKE, F. Macrophages in obesity and non-alcoholic fatty liver disease: Crosstalk with metabolism. </w:t>
          </w:r>
          <w:r w:rsidRPr="00D92618">
            <w:rPr>
              <w:b/>
              <w:bCs/>
              <w:lang w:val="en-US"/>
              <w:rPrChange w:id="2942" w:author="Fabio Carmona" w:date="2025-01-20T14:32:00Z" w16du:dateUtc="2025-01-20T17:32:00Z">
                <w:rPr>
                  <w:b/>
                  <w:bCs/>
                </w:rPr>
              </w:rPrChange>
            </w:rPr>
            <w:t>JHEP Reports</w:t>
          </w:r>
          <w:r w:rsidRPr="00D92618">
            <w:rPr>
              <w:lang w:val="en-US"/>
              <w:rPrChange w:id="2943" w:author="Fabio Carmona" w:date="2025-01-20T14:32:00Z" w16du:dateUtc="2025-01-20T17:32:00Z">
                <w:rPr/>
              </w:rPrChange>
            </w:rPr>
            <w:t xml:space="preserve">, v. 1, n. 1, p. 30–43, 2019. </w:t>
          </w:r>
        </w:p>
        <w:p w14:paraId="75DEAF1E" w14:textId="77777777" w:rsidR="002A47FF" w:rsidRPr="00D92618" w:rsidRDefault="002A47FF">
          <w:pPr>
            <w:divId w:val="933586131"/>
            <w:rPr>
              <w:lang w:val="en-US"/>
              <w:rPrChange w:id="2944" w:author="Fabio Carmona" w:date="2025-01-20T14:32:00Z" w16du:dateUtc="2025-01-20T17:32:00Z">
                <w:rPr/>
              </w:rPrChange>
            </w:rPr>
          </w:pPr>
        </w:p>
        <w:p w14:paraId="7AF0FF37" w14:textId="77777777" w:rsidR="002A47FF" w:rsidRPr="00D92618" w:rsidRDefault="002A47FF">
          <w:pPr>
            <w:divId w:val="875586326"/>
            <w:rPr>
              <w:lang w:val="en-US"/>
              <w:rPrChange w:id="2945" w:author="Fabio Carmona" w:date="2025-01-20T14:32:00Z" w16du:dateUtc="2025-01-20T17:32:00Z">
                <w:rPr/>
              </w:rPrChange>
            </w:rPr>
          </w:pPr>
          <w:r w:rsidRPr="00D92618">
            <w:rPr>
              <w:lang w:val="en-US"/>
              <w:rPrChange w:id="2946" w:author="Fabio Carmona" w:date="2025-01-20T14:32:00Z" w16du:dateUtc="2025-01-20T17:32:00Z">
                <w:rPr/>
              </w:rPrChange>
            </w:rPr>
            <w:t xml:space="preserve">LINNÉ, C. VON. </w:t>
          </w:r>
          <w:r w:rsidRPr="00D92618">
            <w:rPr>
              <w:b/>
              <w:bCs/>
              <w:lang w:val="en-US"/>
              <w:rPrChange w:id="2947" w:author="Fabio Carmona" w:date="2025-01-20T14:32:00Z" w16du:dateUtc="2025-01-20T17:32:00Z">
                <w:rPr>
                  <w:b/>
                  <w:bCs/>
                </w:rPr>
              </w:rPrChange>
            </w:rPr>
            <w:t xml:space="preserve">Mantissa plantarum: altera </w:t>
          </w:r>
          <w:proofErr w:type="spellStart"/>
          <w:r w:rsidRPr="00D92618">
            <w:rPr>
              <w:b/>
              <w:bCs/>
              <w:lang w:val="en-US"/>
              <w:rPrChange w:id="2948" w:author="Fabio Carmona" w:date="2025-01-20T14:32:00Z" w16du:dateUtc="2025-01-20T17:32:00Z">
                <w:rPr>
                  <w:b/>
                  <w:bCs/>
                </w:rPr>
              </w:rPrChange>
            </w:rPr>
            <w:t>Generum</w:t>
          </w:r>
          <w:proofErr w:type="spellEnd"/>
          <w:r w:rsidRPr="00D92618">
            <w:rPr>
              <w:b/>
              <w:bCs/>
              <w:lang w:val="en-US"/>
              <w:rPrChange w:id="2949" w:author="Fabio Carmona" w:date="2025-01-20T14:32:00Z" w16du:dateUtc="2025-01-20T17:32:00Z">
                <w:rPr>
                  <w:b/>
                  <w:bCs/>
                </w:rPr>
              </w:rPrChange>
            </w:rPr>
            <w:t xml:space="preserve"> </w:t>
          </w:r>
          <w:proofErr w:type="spellStart"/>
          <w:r w:rsidRPr="00D92618">
            <w:rPr>
              <w:b/>
              <w:bCs/>
              <w:lang w:val="en-US"/>
              <w:rPrChange w:id="2950" w:author="Fabio Carmona" w:date="2025-01-20T14:32:00Z" w16du:dateUtc="2025-01-20T17:32:00Z">
                <w:rPr>
                  <w:b/>
                  <w:bCs/>
                </w:rPr>
              </w:rPrChange>
            </w:rPr>
            <w:t>editionis</w:t>
          </w:r>
          <w:proofErr w:type="spellEnd"/>
          <w:r w:rsidRPr="00D92618">
            <w:rPr>
              <w:b/>
              <w:bCs/>
              <w:lang w:val="en-US"/>
              <w:rPrChange w:id="2951" w:author="Fabio Carmona" w:date="2025-01-20T14:32:00Z" w16du:dateUtc="2025-01-20T17:32:00Z">
                <w:rPr>
                  <w:b/>
                  <w:bCs/>
                </w:rPr>
              </w:rPrChange>
            </w:rPr>
            <w:t xml:space="preserve"> VI. et </w:t>
          </w:r>
          <w:proofErr w:type="spellStart"/>
          <w:r w:rsidRPr="00D92618">
            <w:rPr>
              <w:b/>
              <w:bCs/>
              <w:lang w:val="en-US"/>
              <w:rPrChange w:id="2952" w:author="Fabio Carmona" w:date="2025-01-20T14:32:00Z" w16du:dateUtc="2025-01-20T17:32:00Z">
                <w:rPr>
                  <w:b/>
                  <w:bCs/>
                </w:rPr>
              </w:rPrChange>
            </w:rPr>
            <w:t>Specierum</w:t>
          </w:r>
          <w:proofErr w:type="spellEnd"/>
          <w:r w:rsidRPr="00D92618">
            <w:rPr>
              <w:b/>
              <w:bCs/>
              <w:lang w:val="en-US"/>
              <w:rPrChange w:id="2953" w:author="Fabio Carmona" w:date="2025-01-20T14:32:00Z" w16du:dateUtc="2025-01-20T17:32:00Z">
                <w:rPr>
                  <w:b/>
                  <w:bCs/>
                </w:rPr>
              </w:rPrChange>
            </w:rPr>
            <w:t xml:space="preserve"> </w:t>
          </w:r>
          <w:proofErr w:type="spellStart"/>
          <w:r w:rsidRPr="00D92618">
            <w:rPr>
              <w:b/>
              <w:bCs/>
              <w:lang w:val="en-US"/>
              <w:rPrChange w:id="2954" w:author="Fabio Carmona" w:date="2025-01-20T14:32:00Z" w16du:dateUtc="2025-01-20T17:32:00Z">
                <w:rPr>
                  <w:b/>
                  <w:bCs/>
                </w:rPr>
              </w:rPrChange>
            </w:rPr>
            <w:t>editionis</w:t>
          </w:r>
          <w:proofErr w:type="spellEnd"/>
          <w:r w:rsidRPr="00D92618">
            <w:rPr>
              <w:b/>
              <w:bCs/>
              <w:lang w:val="en-US"/>
              <w:rPrChange w:id="2955" w:author="Fabio Carmona" w:date="2025-01-20T14:32:00Z" w16du:dateUtc="2025-01-20T17:32:00Z">
                <w:rPr>
                  <w:b/>
                  <w:bCs/>
                </w:rPr>
              </w:rPrChange>
            </w:rPr>
            <w:t xml:space="preserve"> II</w:t>
          </w:r>
          <w:r w:rsidRPr="00D92618">
            <w:rPr>
              <w:lang w:val="en-US"/>
              <w:rPrChange w:id="2956" w:author="Fabio Carmona" w:date="2025-01-20T14:32:00Z" w16du:dateUtc="2025-01-20T17:32:00Z">
                <w:rPr/>
              </w:rPrChange>
            </w:rPr>
            <w:t>. [</w:t>
          </w:r>
          <w:proofErr w:type="spellStart"/>
          <w:r w:rsidRPr="00D92618">
            <w:rPr>
              <w:lang w:val="en-US"/>
              <w:rPrChange w:id="2957" w:author="Fabio Carmona" w:date="2025-01-20T14:32:00Z" w16du:dateUtc="2025-01-20T17:32:00Z">
                <w:rPr/>
              </w:rPrChange>
            </w:rPr>
            <w:t>s.l.</w:t>
          </w:r>
          <w:proofErr w:type="spellEnd"/>
          <w:r w:rsidRPr="00D92618">
            <w:rPr>
              <w:lang w:val="en-US"/>
              <w:rPrChange w:id="2958" w:author="Fabio Carmona" w:date="2025-01-20T14:32:00Z" w16du:dateUtc="2025-01-20T17:32:00Z">
                <w:rPr/>
              </w:rPrChange>
            </w:rPr>
            <w:t xml:space="preserve">] </w:t>
          </w:r>
          <w:proofErr w:type="spellStart"/>
          <w:r w:rsidRPr="00D92618">
            <w:rPr>
              <w:lang w:val="en-US"/>
              <w:rPrChange w:id="2959" w:author="Fabio Carmona" w:date="2025-01-20T14:32:00Z" w16du:dateUtc="2025-01-20T17:32:00Z">
                <w:rPr/>
              </w:rPrChange>
            </w:rPr>
            <w:t>Impensis</w:t>
          </w:r>
          <w:proofErr w:type="spellEnd"/>
          <w:r w:rsidRPr="00D92618">
            <w:rPr>
              <w:lang w:val="en-US"/>
              <w:rPrChange w:id="2960" w:author="Fabio Carmona" w:date="2025-01-20T14:32:00Z" w16du:dateUtc="2025-01-20T17:32:00Z">
                <w:rPr/>
              </w:rPrChange>
            </w:rPr>
            <w:t xml:space="preserve"> Direct. </w:t>
          </w:r>
          <w:proofErr w:type="spellStart"/>
          <w:r w:rsidRPr="00D92618">
            <w:rPr>
              <w:lang w:val="en-US"/>
              <w:rPrChange w:id="2961" w:author="Fabio Carmona" w:date="2025-01-20T14:32:00Z" w16du:dateUtc="2025-01-20T17:32:00Z">
                <w:rPr/>
              </w:rPrChange>
            </w:rPr>
            <w:t>Laurentii</w:t>
          </w:r>
          <w:proofErr w:type="spellEnd"/>
          <w:r w:rsidRPr="00D92618">
            <w:rPr>
              <w:lang w:val="en-US"/>
              <w:rPrChange w:id="2962" w:author="Fabio Carmona" w:date="2025-01-20T14:32:00Z" w16du:dateUtc="2025-01-20T17:32:00Z">
                <w:rPr/>
              </w:rPrChange>
            </w:rPr>
            <w:t xml:space="preserve"> </w:t>
          </w:r>
          <w:proofErr w:type="spellStart"/>
          <w:r w:rsidRPr="00D92618">
            <w:rPr>
              <w:lang w:val="en-US"/>
              <w:rPrChange w:id="2963" w:author="Fabio Carmona" w:date="2025-01-20T14:32:00Z" w16du:dateUtc="2025-01-20T17:32:00Z">
                <w:rPr/>
              </w:rPrChange>
            </w:rPr>
            <w:t>Salvii</w:t>
          </w:r>
          <w:proofErr w:type="spellEnd"/>
          <w:r w:rsidRPr="00D92618">
            <w:rPr>
              <w:lang w:val="en-US"/>
              <w:rPrChange w:id="2964" w:author="Fabio Carmona" w:date="2025-01-20T14:32:00Z" w16du:dateUtc="2025-01-20T17:32:00Z">
                <w:rPr/>
              </w:rPrChange>
            </w:rPr>
            <w:t xml:space="preserve">, 1771. </w:t>
          </w:r>
        </w:p>
        <w:p w14:paraId="0A7BE1C9" w14:textId="77777777" w:rsidR="002A47FF" w:rsidRPr="00D92618" w:rsidRDefault="002A47FF">
          <w:pPr>
            <w:divId w:val="933586131"/>
            <w:rPr>
              <w:lang w:val="en-US"/>
              <w:rPrChange w:id="2965" w:author="Fabio Carmona" w:date="2025-01-20T14:32:00Z" w16du:dateUtc="2025-01-20T17:32:00Z">
                <w:rPr/>
              </w:rPrChange>
            </w:rPr>
          </w:pPr>
        </w:p>
        <w:p w14:paraId="4D9198C9" w14:textId="77777777" w:rsidR="002A47FF" w:rsidRPr="00D92618" w:rsidRDefault="002A47FF">
          <w:pPr>
            <w:divId w:val="24452013"/>
            <w:rPr>
              <w:lang w:val="en-US"/>
              <w:rPrChange w:id="2966" w:author="Fabio Carmona" w:date="2025-01-20T14:32:00Z" w16du:dateUtc="2025-01-20T17:32:00Z">
                <w:rPr/>
              </w:rPrChange>
            </w:rPr>
          </w:pPr>
          <w:r w:rsidRPr="00D92618">
            <w:rPr>
              <w:lang w:val="en-US"/>
              <w:rPrChange w:id="2967" w:author="Fabio Carmona" w:date="2025-01-20T14:32:00Z" w16du:dateUtc="2025-01-20T17:32:00Z">
                <w:rPr/>
              </w:rPrChange>
            </w:rPr>
            <w:t xml:space="preserve">LOBO, O. J.; MANAVALAN, R. </w:t>
          </w:r>
          <w:r w:rsidRPr="00D92618">
            <w:rPr>
              <w:b/>
              <w:bCs/>
              <w:lang w:val="en-US"/>
              <w:rPrChange w:id="2968" w:author="Fabio Carmona" w:date="2025-01-20T14:32:00Z" w16du:dateUtc="2025-01-20T17:32:00Z">
                <w:rPr>
                  <w:b/>
                  <w:bCs/>
                </w:rPr>
              </w:rPrChange>
            </w:rPr>
            <w:t>EVALUATION OF ANTIAGGRESSIVE ACTIVITY OF ECLIPTA ALBA IN EXPERIMENTAL ANIMALS</w:t>
          </w:r>
          <w:r w:rsidRPr="00D92618">
            <w:rPr>
              <w:lang w:val="en-US"/>
              <w:rPrChange w:id="2969" w:author="Fabio Carmona" w:date="2025-01-20T14:32:00Z" w16du:dateUtc="2025-01-20T17:32:00Z">
                <w:rPr/>
              </w:rPrChange>
            </w:rPr>
            <w:t>. [</w:t>
          </w:r>
          <w:proofErr w:type="spellStart"/>
          <w:r w:rsidRPr="00D92618">
            <w:rPr>
              <w:lang w:val="en-US"/>
              <w:rPrChange w:id="2970" w:author="Fabio Carmona" w:date="2025-01-20T14:32:00Z" w16du:dateUtc="2025-01-20T17:32:00Z">
                <w:rPr/>
              </w:rPrChange>
            </w:rPr>
            <w:t>s.l</w:t>
          </w:r>
          <w:proofErr w:type="spellEnd"/>
          <w:r w:rsidRPr="00D92618">
            <w:rPr>
              <w:lang w:val="en-US"/>
              <w:rPrChange w:id="2971" w:author="Fabio Carmona" w:date="2025-01-20T14:32:00Z" w16du:dateUtc="2025-01-20T17:32:00Z">
                <w:rPr/>
              </w:rPrChange>
            </w:rPr>
            <w:t xml:space="preserve">: </w:t>
          </w:r>
          <w:proofErr w:type="spellStart"/>
          <w:r w:rsidRPr="00D92618">
            <w:rPr>
              <w:lang w:val="en-US"/>
              <w:rPrChange w:id="2972" w:author="Fabio Carmona" w:date="2025-01-20T14:32:00Z" w16du:dateUtc="2025-01-20T17:32:00Z">
                <w:rPr/>
              </w:rPrChange>
            </w:rPr>
            <w:t>s.n</w:t>
          </w:r>
          <w:proofErr w:type="spellEnd"/>
          <w:r w:rsidRPr="00D92618">
            <w:rPr>
              <w:lang w:val="en-US"/>
              <w:rPrChange w:id="2973" w:author="Fabio Carmona" w:date="2025-01-20T14:32:00Z" w16du:dateUtc="2025-01-20T17:32:00Z">
                <w:rPr/>
              </w:rPrChange>
            </w:rPr>
            <w:t xml:space="preserve">.]. </w:t>
          </w:r>
        </w:p>
        <w:p w14:paraId="659F3CC5" w14:textId="77777777" w:rsidR="002A47FF" w:rsidRPr="00D92618" w:rsidRDefault="002A47FF">
          <w:pPr>
            <w:divId w:val="933586131"/>
            <w:rPr>
              <w:lang w:val="en-US"/>
              <w:rPrChange w:id="2974" w:author="Fabio Carmona" w:date="2025-01-20T14:32:00Z" w16du:dateUtc="2025-01-20T17:32:00Z">
                <w:rPr/>
              </w:rPrChange>
            </w:rPr>
          </w:pPr>
        </w:p>
        <w:p w14:paraId="28EB4508" w14:textId="77777777" w:rsidR="002A47FF" w:rsidRPr="00D92618" w:rsidRDefault="002A47FF">
          <w:pPr>
            <w:divId w:val="283270156"/>
            <w:rPr>
              <w:lang w:val="en-US"/>
              <w:rPrChange w:id="2975" w:author="Fabio Carmona" w:date="2025-01-20T14:32:00Z" w16du:dateUtc="2025-01-20T17:32:00Z">
                <w:rPr/>
              </w:rPrChange>
            </w:rPr>
          </w:pPr>
          <w:r w:rsidRPr="00D92618">
            <w:rPr>
              <w:lang w:val="en-US"/>
              <w:rPrChange w:id="2976" w:author="Fabio Carmona" w:date="2025-01-20T14:32:00Z" w16du:dateUtc="2025-01-20T17:32:00Z">
                <w:rPr/>
              </w:rPrChange>
            </w:rPr>
            <w:t xml:space="preserve">LOVIBOND, P. F. L. AND S. H. THE STRUCTURE OF NEGATIVE EMOTIONAL STATES: COMPARISON OF THE DEPRESSION ANXIETY STRESS SCALES (DASS) WITH THE BECK DEPRESSION AND ANXIETY INVENTORIES P. </w:t>
          </w:r>
          <w:proofErr w:type="spellStart"/>
          <w:r w:rsidRPr="00D92618">
            <w:rPr>
              <w:b/>
              <w:bCs/>
              <w:lang w:val="en-US"/>
              <w:rPrChange w:id="2977" w:author="Fabio Carmona" w:date="2025-01-20T14:32:00Z" w16du:dateUtc="2025-01-20T17:32:00Z">
                <w:rPr>
                  <w:b/>
                  <w:bCs/>
                </w:rPr>
              </w:rPrChange>
            </w:rPr>
            <w:t>Behaviour</w:t>
          </w:r>
          <w:proofErr w:type="spellEnd"/>
          <w:r w:rsidRPr="00D92618">
            <w:rPr>
              <w:b/>
              <w:bCs/>
              <w:lang w:val="en-US"/>
              <w:rPrChange w:id="2978" w:author="Fabio Carmona" w:date="2025-01-20T14:32:00Z" w16du:dateUtc="2025-01-20T17:32:00Z">
                <w:rPr>
                  <w:b/>
                  <w:bCs/>
                </w:rPr>
              </w:rPrChange>
            </w:rPr>
            <w:t xml:space="preserve"> Research and Therapy</w:t>
          </w:r>
          <w:r w:rsidRPr="00D92618">
            <w:rPr>
              <w:lang w:val="en-US"/>
              <w:rPrChange w:id="2979" w:author="Fabio Carmona" w:date="2025-01-20T14:32:00Z" w16du:dateUtc="2025-01-20T17:32:00Z">
                <w:rPr/>
              </w:rPrChange>
            </w:rPr>
            <w:t xml:space="preserve">, v. 33, n. 3, p. 335–343, 1995. </w:t>
          </w:r>
        </w:p>
        <w:p w14:paraId="64C41A39" w14:textId="77777777" w:rsidR="002A47FF" w:rsidRPr="00D92618" w:rsidRDefault="002A47FF">
          <w:pPr>
            <w:divId w:val="933586131"/>
            <w:rPr>
              <w:lang w:val="en-US"/>
              <w:rPrChange w:id="2980" w:author="Fabio Carmona" w:date="2025-01-20T14:32:00Z" w16du:dateUtc="2025-01-20T17:32:00Z">
                <w:rPr/>
              </w:rPrChange>
            </w:rPr>
          </w:pPr>
        </w:p>
        <w:p w14:paraId="522EE023" w14:textId="77777777" w:rsidR="002A47FF" w:rsidRPr="00D92618" w:rsidRDefault="002A47FF">
          <w:pPr>
            <w:divId w:val="322587113"/>
            <w:rPr>
              <w:lang w:val="en-US"/>
              <w:rPrChange w:id="2981" w:author="Fabio Carmona" w:date="2025-01-20T14:32:00Z" w16du:dateUtc="2025-01-20T17:32:00Z">
                <w:rPr/>
              </w:rPrChange>
            </w:rPr>
          </w:pPr>
          <w:r w:rsidRPr="00D92618">
            <w:rPr>
              <w:lang w:val="en-US"/>
              <w:rPrChange w:id="2982" w:author="Fabio Carmona" w:date="2025-01-20T14:32:00Z" w16du:dateUtc="2025-01-20T17:32:00Z">
                <w:rPr/>
              </w:rPrChange>
            </w:rPr>
            <w:t xml:space="preserve">LOVIBOND, S.H., LOVIBOND, P. F. </w:t>
          </w:r>
          <w:r w:rsidRPr="00D92618">
            <w:rPr>
              <w:b/>
              <w:bCs/>
              <w:lang w:val="en-US"/>
              <w:rPrChange w:id="2983" w:author="Fabio Carmona" w:date="2025-01-20T14:32:00Z" w16du:dateUtc="2025-01-20T17:32:00Z">
                <w:rPr>
                  <w:b/>
                  <w:bCs/>
                </w:rPr>
              </w:rPrChange>
            </w:rPr>
            <w:t>Manual for the Depression Anxiety Stress Scales</w:t>
          </w:r>
          <w:r w:rsidRPr="00D92618">
            <w:rPr>
              <w:lang w:val="en-US"/>
              <w:rPrChange w:id="2984" w:author="Fabio Carmona" w:date="2025-01-20T14:32:00Z" w16du:dateUtc="2025-01-20T17:32:00Z">
                <w:rPr/>
              </w:rPrChange>
            </w:rPr>
            <w:t xml:space="preserve">. Fourth </w:t>
          </w:r>
          <w:proofErr w:type="spellStart"/>
          <w:r w:rsidRPr="00D92618">
            <w:rPr>
              <w:lang w:val="en-US"/>
              <w:rPrChange w:id="2985" w:author="Fabio Carmona" w:date="2025-01-20T14:32:00Z" w16du:dateUtc="2025-01-20T17:32:00Z">
                <w:rPr/>
              </w:rPrChange>
            </w:rPr>
            <w:t>edi</w:t>
          </w:r>
          <w:proofErr w:type="spellEnd"/>
          <w:r w:rsidRPr="00D92618">
            <w:rPr>
              <w:lang w:val="en-US"/>
              <w:rPrChange w:id="2986" w:author="Fabio Carmona" w:date="2025-01-20T14:32:00Z" w16du:dateUtc="2025-01-20T17:32:00Z">
                <w:rPr/>
              </w:rPrChange>
            </w:rPr>
            <w:t xml:space="preserve"> ed. [</w:t>
          </w:r>
          <w:proofErr w:type="spellStart"/>
          <w:r w:rsidRPr="00D92618">
            <w:rPr>
              <w:lang w:val="en-US"/>
              <w:rPrChange w:id="2987" w:author="Fabio Carmona" w:date="2025-01-20T14:32:00Z" w16du:dateUtc="2025-01-20T17:32:00Z">
                <w:rPr/>
              </w:rPrChange>
            </w:rPr>
            <w:t>s.l</w:t>
          </w:r>
          <w:proofErr w:type="spellEnd"/>
          <w:r w:rsidRPr="00D92618">
            <w:rPr>
              <w:lang w:val="en-US"/>
              <w:rPrChange w:id="2988" w:author="Fabio Carmona" w:date="2025-01-20T14:32:00Z" w16du:dateUtc="2025-01-20T17:32:00Z">
                <w:rPr/>
              </w:rPrChange>
            </w:rPr>
            <w:t xml:space="preserve">: </w:t>
          </w:r>
          <w:proofErr w:type="spellStart"/>
          <w:r w:rsidRPr="00D92618">
            <w:rPr>
              <w:lang w:val="en-US"/>
              <w:rPrChange w:id="2989" w:author="Fabio Carmona" w:date="2025-01-20T14:32:00Z" w16du:dateUtc="2025-01-20T17:32:00Z">
                <w:rPr/>
              </w:rPrChange>
            </w:rPr>
            <w:t>s.n</w:t>
          </w:r>
          <w:proofErr w:type="spellEnd"/>
          <w:r w:rsidRPr="00D92618">
            <w:rPr>
              <w:lang w:val="en-US"/>
              <w:rPrChange w:id="2990" w:author="Fabio Carmona" w:date="2025-01-20T14:32:00Z" w16du:dateUtc="2025-01-20T17:32:00Z">
                <w:rPr/>
              </w:rPrChange>
            </w:rPr>
            <w:t xml:space="preserve">.]. </w:t>
          </w:r>
        </w:p>
        <w:p w14:paraId="6B5979FA" w14:textId="77777777" w:rsidR="002A47FF" w:rsidRPr="00D92618" w:rsidRDefault="002A47FF">
          <w:pPr>
            <w:divId w:val="933586131"/>
            <w:rPr>
              <w:lang w:val="en-US"/>
              <w:rPrChange w:id="2991" w:author="Fabio Carmona" w:date="2025-01-20T14:32:00Z" w16du:dateUtc="2025-01-20T17:32:00Z">
                <w:rPr/>
              </w:rPrChange>
            </w:rPr>
          </w:pPr>
        </w:p>
        <w:p w14:paraId="62A94ECC" w14:textId="77777777" w:rsidR="002A47FF" w:rsidRPr="00D92618" w:rsidRDefault="002A47FF">
          <w:pPr>
            <w:divId w:val="2144151892"/>
            <w:rPr>
              <w:lang w:val="en-US"/>
              <w:rPrChange w:id="2992" w:author="Fabio Carmona" w:date="2025-01-20T14:32:00Z" w16du:dateUtc="2025-01-20T17:32:00Z">
                <w:rPr/>
              </w:rPrChange>
            </w:rPr>
          </w:pPr>
          <w:r w:rsidRPr="00D92618">
            <w:rPr>
              <w:lang w:val="en-US"/>
              <w:rPrChange w:id="2993" w:author="Fabio Carmona" w:date="2025-01-20T14:32:00Z" w16du:dateUtc="2025-01-20T17:32:00Z">
                <w:rPr/>
              </w:rPrChange>
            </w:rPr>
            <w:t xml:space="preserve">LUKASKI, H. C.; KYLE, U. G.; KONDRUP, J. Assessment of adult malnutrition and prognosis with bioelectrical impedance analysis: Phase angle and impedance ratio. </w:t>
          </w:r>
          <w:r w:rsidRPr="00D92618">
            <w:rPr>
              <w:b/>
              <w:bCs/>
              <w:lang w:val="en-US"/>
              <w:rPrChange w:id="2994" w:author="Fabio Carmona" w:date="2025-01-20T14:32:00Z" w16du:dateUtc="2025-01-20T17:32:00Z">
                <w:rPr>
                  <w:b/>
                  <w:bCs/>
                </w:rPr>
              </w:rPrChange>
            </w:rPr>
            <w:t>Current Opinion in Clinical Nutrition and Metabolic Care</w:t>
          </w:r>
          <w:r w:rsidRPr="00D92618">
            <w:rPr>
              <w:lang w:val="en-US"/>
              <w:rPrChange w:id="2995" w:author="Fabio Carmona" w:date="2025-01-20T14:32:00Z" w16du:dateUtc="2025-01-20T17:32:00Z">
                <w:rPr/>
              </w:rPrChange>
            </w:rPr>
            <w:t xml:space="preserve">, v. 20, n. 5, p. 330–339, 2017. </w:t>
          </w:r>
        </w:p>
        <w:p w14:paraId="1440E65E" w14:textId="77777777" w:rsidR="002A47FF" w:rsidRPr="00D92618" w:rsidRDefault="002A47FF">
          <w:pPr>
            <w:divId w:val="933586131"/>
            <w:rPr>
              <w:lang w:val="en-US"/>
              <w:rPrChange w:id="2996" w:author="Fabio Carmona" w:date="2025-01-20T14:32:00Z" w16du:dateUtc="2025-01-20T17:32:00Z">
                <w:rPr/>
              </w:rPrChange>
            </w:rPr>
          </w:pPr>
        </w:p>
        <w:p w14:paraId="18D25A19" w14:textId="77777777" w:rsidR="002A47FF" w:rsidRPr="00D92618" w:rsidRDefault="002A47FF">
          <w:pPr>
            <w:divId w:val="989095397"/>
            <w:rPr>
              <w:lang w:val="en-US"/>
              <w:rPrChange w:id="2997" w:author="Fabio Carmona" w:date="2025-01-20T14:32:00Z" w16du:dateUtc="2025-01-20T17:32:00Z">
                <w:rPr/>
              </w:rPrChange>
            </w:rPr>
          </w:pPr>
          <w:r w:rsidRPr="00D92618">
            <w:rPr>
              <w:lang w:val="en-US"/>
              <w:rPrChange w:id="2998" w:author="Fabio Carmona" w:date="2025-01-20T14:32:00Z" w16du:dateUtc="2025-01-20T17:32:00Z">
                <w:rPr/>
              </w:rPrChange>
            </w:rPr>
            <w:t xml:space="preserve">LUO, Y.; LIN, H. Inflammation initiates a vicious cycle between obesity and nonalcoholic fatty liver disease. </w:t>
          </w:r>
          <w:r w:rsidRPr="00D92618">
            <w:rPr>
              <w:b/>
              <w:bCs/>
              <w:lang w:val="en-US"/>
              <w:rPrChange w:id="2999" w:author="Fabio Carmona" w:date="2025-01-20T14:32:00Z" w16du:dateUtc="2025-01-20T17:32:00Z">
                <w:rPr>
                  <w:b/>
                  <w:bCs/>
                </w:rPr>
              </w:rPrChange>
            </w:rPr>
            <w:t>Immunity, Inflammation and Disease</w:t>
          </w:r>
          <w:r w:rsidRPr="00D92618">
            <w:rPr>
              <w:lang w:val="en-US"/>
              <w:rPrChange w:id="3000" w:author="Fabio Carmona" w:date="2025-01-20T14:32:00Z" w16du:dateUtc="2025-01-20T17:32:00Z">
                <w:rPr/>
              </w:rPrChange>
            </w:rPr>
            <w:t xml:space="preserve">, v. 9, n. 1, p. 59–73, 2021. </w:t>
          </w:r>
        </w:p>
        <w:p w14:paraId="58D74287" w14:textId="77777777" w:rsidR="002A47FF" w:rsidRPr="00D92618" w:rsidRDefault="002A47FF">
          <w:pPr>
            <w:divId w:val="933586131"/>
            <w:rPr>
              <w:lang w:val="en-US"/>
              <w:rPrChange w:id="3001" w:author="Fabio Carmona" w:date="2025-01-20T14:32:00Z" w16du:dateUtc="2025-01-20T17:32:00Z">
                <w:rPr/>
              </w:rPrChange>
            </w:rPr>
          </w:pPr>
        </w:p>
        <w:p w14:paraId="55201FE4" w14:textId="77777777" w:rsidR="002A47FF" w:rsidRPr="00552373" w:rsidRDefault="002A47FF">
          <w:pPr>
            <w:divId w:val="738135948"/>
          </w:pPr>
          <w:r w:rsidRPr="00D92618">
            <w:rPr>
              <w:lang w:val="en-US"/>
              <w:rPrChange w:id="3002" w:author="Fabio Carmona" w:date="2025-01-20T14:32:00Z" w16du:dateUtc="2025-01-20T17:32:00Z">
                <w:rPr/>
              </w:rPrChange>
            </w:rPr>
            <w:t xml:space="preserve">LZ, C. et al. </w:t>
          </w:r>
          <w:r w:rsidRPr="00552373">
            <w:t xml:space="preserve">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r w:rsidRPr="00D92618">
            <w:rPr>
              <w:lang w:val="en-US"/>
              <w:rPrChange w:id="3003" w:author="Fabio Carmona" w:date="2025-01-20T14:32:00Z" w16du:dateUtc="2025-01-20T17:32:00Z">
                <w:rPr/>
              </w:rPrChange>
            </w:rPr>
            <w:lastRenderedPageBreak/>
            <w:t xml:space="preserve">MAMBRILLA, S. et al. Relationship between phase angle and obesity body composition in obese patients integrated health/multidisciplinary care.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D92618" w:rsidRDefault="002A47FF">
          <w:pPr>
            <w:divId w:val="224292585"/>
            <w:rPr>
              <w:lang w:val="en-US"/>
              <w:rPrChange w:id="3004" w:author="Fabio Carmona" w:date="2025-01-20T14:32:00Z" w16du:dateUtc="2025-01-20T17:32:00Z">
                <w:rPr/>
              </w:rPrChange>
            </w:rPr>
          </w:pPr>
          <w:r w:rsidRPr="00552373">
            <w:t xml:space="preserve">MARKMAN, B. et al. Diretrizes Brasileiras de Hipertensão Arterial – 2020. Arq. Bras. </w:t>
          </w:r>
          <w:proofErr w:type="spellStart"/>
          <w:r w:rsidRPr="00D92618">
            <w:rPr>
              <w:lang w:val="en-US"/>
              <w:rPrChange w:id="3005" w:author="Fabio Carmona" w:date="2025-01-20T14:32:00Z" w16du:dateUtc="2025-01-20T17:32:00Z">
                <w:rPr/>
              </w:rPrChange>
            </w:rPr>
            <w:t>Cardiol</w:t>
          </w:r>
          <w:proofErr w:type="spellEnd"/>
          <w:r w:rsidRPr="00D92618">
            <w:rPr>
              <w:lang w:val="en-US"/>
              <w:rPrChange w:id="3006" w:author="Fabio Carmona" w:date="2025-01-20T14:32:00Z" w16du:dateUtc="2025-01-20T17:32:00Z">
                <w:rPr/>
              </w:rPrChange>
            </w:rPr>
            <w:t xml:space="preserve">. 2021;116(3):516-658. v. 116, n. 3, p. 516–658, 2021. </w:t>
          </w:r>
        </w:p>
        <w:p w14:paraId="694107FE" w14:textId="77777777" w:rsidR="002A47FF" w:rsidRPr="00D92618" w:rsidRDefault="002A47FF">
          <w:pPr>
            <w:divId w:val="933586131"/>
            <w:rPr>
              <w:lang w:val="en-US"/>
              <w:rPrChange w:id="3007" w:author="Fabio Carmona" w:date="2025-01-20T14:32:00Z" w16du:dateUtc="2025-01-20T17:32:00Z">
                <w:rPr/>
              </w:rPrChange>
            </w:rPr>
          </w:pPr>
        </w:p>
        <w:p w14:paraId="7EDC7F60" w14:textId="77777777" w:rsidR="002A47FF" w:rsidRPr="00D92618" w:rsidRDefault="002A47FF">
          <w:pPr>
            <w:divId w:val="1858545518"/>
            <w:rPr>
              <w:lang w:val="en-US"/>
              <w:rPrChange w:id="3008" w:author="Fabio Carmona" w:date="2025-01-20T14:32:00Z" w16du:dateUtc="2025-01-20T17:32:00Z">
                <w:rPr/>
              </w:rPrChange>
            </w:rPr>
          </w:pPr>
          <w:r w:rsidRPr="00D92618">
            <w:rPr>
              <w:lang w:val="en-US"/>
              <w:rPrChange w:id="3009" w:author="Fabio Carmona" w:date="2025-01-20T14:32:00Z" w16du:dateUtc="2025-01-20T17:32:00Z">
                <w:rPr/>
              </w:rPrChange>
            </w:rPr>
            <w:t xml:space="preserve">MARRA, M. et al. Evaluation of BIA parameters and phase angle in different BMI groups. </w:t>
          </w:r>
          <w:r w:rsidRPr="00D92618">
            <w:rPr>
              <w:b/>
              <w:bCs/>
              <w:lang w:val="en-US"/>
              <w:rPrChange w:id="3010" w:author="Fabio Carmona" w:date="2025-01-20T14:32:00Z" w16du:dateUtc="2025-01-20T17:32:00Z">
                <w:rPr>
                  <w:b/>
                  <w:bCs/>
                </w:rPr>
              </w:rPrChange>
            </w:rPr>
            <w:t>Obesity Facts</w:t>
          </w:r>
          <w:r w:rsidRPr="00D92618">
            <w:rPr>
              <w:lang w:val="en-US"/>
              <w:rPrChange w:id="3011" w:author="Fabio Carmona" w:date="2025-01-20T14:32:00Z" w16du:dateUtc="2025-01-20T17:32:00Z">
                <w:rPr/>
              </w:rPrChange>
            </w:rPr>
            <w:t xml:space="preserve">, v. 11, p. 313, 2018. </w:t>
          </w:r>
        </w:p>
        <w:p w14:paraId="6C0F797D" w14:textId="77777777" w:rsidR="002A47FF" w:rsidRPr="00D92618" w:rsidRDefault="002A47FF">
          <w:pPr>
            <w:divId w:val="933586131"/>
            <w:rPr>
              <w:lang w:val="en-US"/>
              <w:rPrChange w:id="3012" w:author="Fabio Carmona" w:date="2025-01-20T14:32:00Z" w16du:dateUtc="2025-01-20T17:32:00Z">
                <w:rPr/>
              </w:rPrChange>
            </w:rPr>
          </w:pPr>
        </w:p>
        <w:p w14:paraId="28B494BE" w14:textId="77777777" w:rsidR="002A47FF" w:rsidRPr="00D92618" w:rsidRDefault="002A47FF">
          <w:pPr>
            <w:divId w:val="1456942735"/>
            <w:rPr>
              <w:lang w:val="en-US"/>
              <w:rPrChange w:id="3013" w:author="Fabio Carmona" w:date="2025-01-20T14:32:00Z" w16du:dateUtc="2025-01-20T17:32:00Z">
                <w:rPr/>
              </w:rPrChange>
            </w:rPr>
          </w:pPr>
          <w:r w:rsidRPr="00D92618">
            <w:rPr>
              <w:lang w:val="en-US"/>
              <w:rPrChange w:id="3014" w:author="Fabio Carmona" w:date="2025-01-20T14:32:00Z" w16du:dateUtc="2025-01-20T17:32:00Z">
                <w:rPr/>
              </w:rPrChange>
            </w:rPr>
            <w:t xml:space="preserve">MARTÍNEZ-ROMERO, M. et al. NCBO Ontology Recommender 2.0: An enhanced approach for biomedical ontology recommendation. </w:t>
          </w:r>
          <w:r w:rsidRPr="00D92618">
            <w:rPr>
              <w:b/>
              <w:bCs/>
              <w:lang w:val="en-US"/>
              <w:rPrChange w:id="3015" w:author="Fabio Carmona" w:date="2025-01-20T14:32:00Z" w16du:dateUtc="2025-01-20T17:32:00Z">
                <w:rPr>
                  <w:b/>
                  <w:bCs/>
                </w:rPr>
              </w:rPrChange>
            </w:rPr>
            <w:t>Journal of Biomedical Semantics</w:t>
          </w:r>
          <w:r w:rsidRPr="00D92618">
            <w:rPr>
              <w:lang w:val="en-US"/>
              <w:rPrChange w:id="3016" w:author="Fabio Carmona" w:date="2025-01-20T14:32:00Z" w16du:dateUtc="2025-01-20T17:32:00Z">
                <w:rPr/>
              </w:rPrChange>
            </w:rPr>
            <w:t xml:space="preserve">, v. 8, n. 1, p. 1–22, 2017. </w:t>
          </w:r>
        </w:p>
        <w:p w14:paraId="32BAF8E4" w14:textId="77777777" w:rsidR="002A47FF" w:rsidRPr="00D92618" w:rsidRDefault="002A47FF">
          <w:pPr>
            <w:divId w:val="933586131"/>
            <w:rPr>
              <w:lang w:val="en-US"/>
              <w:rPrChange w:id="3017" w:author="Fabio Carmona" w:date="2025-01-20T14:32:00Z" w16du:dateUtc="2025-01-20T17:32:00Z">
                <w:rPr/>
              </w:rPrChange>
            </w:rPr>
          </w:pPr>
        </w:p>
        <w:p w14:paraId="49EB21B0" w14:textId="77777777" w:rsidR="002A47FF" w:rsidRPr="00D92618" w:rsidRDefault="002A47FF">
          <w:pPr>
            <w:divId w:val="41487468"/>
            <w:rPr>
              <w:lang w:val="en-US"/>
              <w:rPrChange w:id="3018" w:author="Fabio Carmona" w:date="2025-01-20T14:32:00Z" w16du:dateUtc="2025-01-20T17:32:00Z">
                <w:rPr/>
              </w:rPrChange>
            </w:rPr>
          </w:pPr>
          <w:r w:rsidRPr="00D92618">
            <w:rPr>
              <w:lang w:val="en-US"/>
              <w:rPrChange w:id="3019" w:author="Fabio Carmona" w:date="2025-01-20T14:32:00Z" w16du:dateUtc="2025-01-20T17:32:00Z">
                <w:rPr/>
              </w:rPrChange>
            </w:rPr>
            <w:t xml:space="preserve">MATTIELLO, R.; MUNDSTOCK, E.; ZIEGELMANN, P. K. Brazilian Reference Percentiles for Bioimpedance Phase Angle of Healthy Individuals. </w:t>
          </w:r>
          <w:r w:rsidRPr="00D92618">
            <w:rPr>
              <w:b/>
              <w:bCs/>
              <w:lang w:val="en-US"/>
              <w:rPrChange w:id="3020" w:author="Fabio Carmona" w:date="2025-01-20T14:32:00Z" w16du:dateUtc="2025-01-20T17:32:00Z">
                <w:rPr>
                  <w:b/>
                  <w:bCs/>
                </w:rPr>
              </w:rPrChange>
            </w:rPr>
            <w:t>Frontiers in Nutrition</w:t>
          </w:r>
          <w:r w:rsidRPr="00D92618">
            <w:rPr>
              <w:lang w:val="en-US"/>
              <w:rPrChange w:id="3021" w:author="Fabio Carmona" w:date="2025-01-20T14:32:00Z" w16du:dateUtc="2025-01-20T17:32:00Z">
                <w:rPr/>
              </w:rPrChange>
            </w:rPr>
            <w:t xml:space="preserve">, v. 9, n. July, p. 1–7, 2022. </w:t>
          </w:r>
        </w:p>
        <w:p w14:paraId="5C783520" w14:textId="77777777" w:rsidR="002A47FF" w:rsidRPr="00D92618" w:rsidRDefault="002A47FF">
          <w:pPr>
            <w:divId w:val="933586131"/>
            <w:rPr>
              <w:lang w:val="en-US"/>
              <w:rPrChange w:id="3022" w:author="Fabio Carmona" w:date="2025-01-20T14:32:00Z" w16du:dateUtc="2025-01-20T17:32:00Z">
                <w:rPr/>
              </w:rPrChange>
            </w:rPr>
          </w:pPr>
        </w:p>
        <w:p w14:paraId="0A9B04D0" w14:textId="77777777" w:rsidR="002A47FF" w:rsidRPr="00D92618" w:rsidRDefault="002A47FF">
          <w:pPr>
            <w:divId w:val="172452160"/>
            <w:rPr>
              <w:lang w:val="en-US"/>
              <w:rPrChange w:id="3023" w:author="Fabio Carmona" w:date="2025-01-20T14:32:00Z" w16du:dateUtc="2025-01-20T17:32:00Z">
                <w:rPr/>
              </w:rPrChange>
            </w:rPr>
          </w:pPr>
          <w:r w:rsidRPr="00D92618">
            <w:rPr>
              <w:lang w:val="en-US"/>
              <w:rPrChange w:id="3024" w:author="Fabio Carmona" w:date="2025-01-20T14:32:00Z" w16du:dateUtc="2025-01-20T17:32:00Z">
                <w:rPr/>
              </w:rPrChange>
            </w:rPr>
            <w:t xml:space="preserve">MEJADDAM, A. et al. Comorbidity and quality of life in obesity–a comparative study with the general population in Gothenburg, Sweden. </w:t>
          </w:r>
          <w:proofErr w:type="spellStart"/>
          <w:r w:rsidRPr="00D92618">
            <w:rPr>
              <w:b/>
              <w:bCs/>
              <w:lang w:val="en-US"/>
              <w:rPrChange w:id="3025" w:author="Fabio Carmona" w:date="2025-01-20T14:32:00Z" w16du:dateUtc="2025-01-20T17:32:00Z">
                <w:rPr>
                  <w:b/>
                  <w:bCs/>
                </w:rPr>
              </w:rPrChange>
            </w:rPr>
            <w:t>PLoS</w:t>
          </w:r>
          <w:proofErr w:type="spellEnd"/>
          <w:r w:rsidRPr="00D92618">
            <w:rPr>
              <w:b/>
              <w:bCs/>
              <w:lang w:val="en-US"/>
              <w:rPrChange w:id="3026" w:author="Fabio Carmona" w:date="2025-01-20T14:32:00Z" w16du:dateUtc="2025-01-20T17:32:00Z">
                <w:rPr>
                  <w:b/>
                  <w:bCs/>
                </w:rPr>
              </w:rPrChange>
            </w:rPr>
            <w:t xml:space="preserve"> ONE</w:t>
          </w:r>
          <w:r w:rsidRPr="00D92618">
            <w:rPr>
              <w:lang w:val="en-US"/>
              <w:rPrChange w:id="3027" w:author="Fabio Carmona" w:date="2025-01-20T14:32:00Z" w16du:dateUtc="2025-01-20T17:32:00Z">
                <w:rPr/>
              </w:rPrChange>
            </w:rPr>
            <w:t xml:space="preserve">, v. 17, n. 10 October, p. 1–13, 2022. </w:t>
          </w:r>
        </w:p>
        <w:p w14:paraId="78146086" w14:textId="77777777" w:rsidR="002A47FF" w:rsidRPr="00D92618" w:rsidRDefault="002A47FF">
          <w:pPr>
            <w:divId w:val="933586131"/>
            <w:rPr>
              <w:lang w:val="en-US"/>
              <w:rPrChange w:id="3028" w:author="Fabio Carmona" w:date="2025-01-20T14:32:00Z" w16du:dateUtc="2025-01-20T17:32:00Z">
                <w:rPr/>
              </w:rPrChange>
            </w:rPr>
          </w:pPr>
        </w:p>
        <w:p w14:paraId="40C7E107" w14:textId="77777777" w:rsidR="002A47FF" w:rsidRPr="00D92618" w:rsidRDefault="002A47FF">
          <w:pPr>
            <w:divId w:val="1461419319"/>
            <w:rPr>
              <w:lang w:val="en-US"/>
              <w:rPrChange w:id="3029" w:author="Fabio Carmona" w:date="2025-01-20T14:32:00Z" w16du:dateUtc="2025-01-20T17:32:00Z">
                <w:rPr/>
              </w:rPrChange>
            </w:rPr>
          </w:pPr>
          <w:r w:rsidRPr="00D92618">
            <w:rPr>
              <w:lang w:val="en-US"/>
              <w:rPrChange w:id="3030" w:author="Fabio Carmona" w:date="2025-01-20T14:32:00Z" w16du:dateUtc="2025-01-20T17:32:00Z">
                <w:rPr/>
              </w:rPrChange>
            </w:rPr>
            <w:t>MIALICH, M. S. et al. Analysis of Body Composition</w:t>
          </w:r>
          <w:r w:rsidRPr="00D92618">
            <w:rPr>
              <w:rFonts w:ascii="Arial" w:hAnsi="Arial" w:cs="Arial"/>
              <w:lang w:val="en-US"/>
              <w:rPrChange w:id="3031" w:author="Fabio Carmona" w:date="2025-01-20T14:32:00Z" w16du:dateUtc="2025-01-20T17:32:00Z">
                <w:rPr>
                  <w:rFonts w:ascii="Arial" w:hAnsi="Arial" w:cs="Arial"/>
                </w:rPr>
              </w:rPrChange>
            </w:rPr>
            <w:t> </w:t>
          </w:r>
          <w:r w:rsidRPr="00D92618">
            <w:rPr>
              <w:lang w:val="en-US"/>
              <w:rPrChange w:id="3032" w:author="Fabio Carmona" w:date="2025-01-20T14:32:00Z" w16du:dateUtc="2025-01-20T17:32:00Z">
                <w:rPr/>
              </w:rPrChange>
            </w:rPr>
            <w:t xml:space="preserve">: A Critical Review of the Use of Bioelectrical Impedance Analysis. </w:t>
          </w:r>
          <w:r w:rsidRPr="00D92618">
            <w:rPr>
              <w:b/>
              <w:bCs/>
              <w:lang w:val="en-US"/>
              <w:rPrChange w:id="3033" w:author="Fabio Carmona" w:date="2025-01-20T14:32:00Z" w16du:dateUtc="2025-01-20T17:32:00Z">
                <w:rPr>
                  <w:b/>
                  <w:bCs/>
                </w:rPr>
              </w:rPrChange>
            </w:rPr>
            <w:t>International Journal of Clinical Nutrition, 2014, Vol. 2, No. 1, 1-10</w:t>
          </w:r>
          <w:r w:rsidRPr="00D92618">
            <w:rPr>
              <w:lang w:val="en-US"/>
              <w:rPrChange w:id="3034" w:author="Fabio Carmona" w:date="2025-01-20T14:32:00Z" w16du:dateUtc="2025-01-20T17:32:00Z">
                <w:rPr/>
              </w:rPrChange>
            </w:rPr>
            <w:t xml:space="preserve">, v. 2, n. 1, p. 1–10, 2014. </w:t>
          </w:r>
        </w:p>
        <w:p w14:paraId="4F10960B" w14:textId="77777777" w:rsidR="002A47FF" w:rsidRPr="00D92618" w:rsidRDefault="002A47FF">
          <w:pPr>
            <w:divId w:val="933586131"/>
            <w:rPr>
              <w:lang w:val="en-US"/>
              <w:rPrChange w:id="3035" w:author="Fabio Carmona" w:date="2025-01-20T14:32:00Z" w16du:dateUtc="2025-01-20T17:32:00Z">
                <w:rPr/>
              </w:rPrChange>
            </w:rPr>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w:t>
          </w:r>
          <w:proofErr w:type="spellStart"/>
          <w:r w:rsidRPr="00552373">
            <w:t>Brasilia</w:t>
          </w:r>
          <w:proofErr w:type="spellEnd"/>
          <w:r w:rsidRPr="00552373">
            <w:t xml:space="preserve">: Editora MS – OS 2007/0787, 2008. </w:t>
          </w:r>
        </w:p>
        <w:p w14:paraId="55AC8E48" w14:textId="77777777" w:rsidR="002A47FF" w:rsidRPr="00552373" w:rsidRDefault="002A47FF">
          <w:pPr>
            <w:divId w:val="933586131"/>
          </w:pPr>
        </w:p>
        <w:p w14:paraId="57DB386C" w14:textId="77777777" w:rsidR="002A47FF" w:rsidRPr="00D92618" w:rsidRDefault="002A47FF">
          <w:pPr>
            <w:divId w:val="1464734591"/>
            <w:rPr>
              <w:lang w:val="en-US"/>
              <w:rPrChange w:id="3036" w:author="Fabio Carmona" w:date="2025-01-20T14:32:00Z" w16du:dateUtc="2025-01-20T17:32:00Z">
                <w:rPr/>
              </w:rPrChange>
            </w:rPr>
          </w:pPr>
          <w:r w:rsidRPr="00552373">
            <w:t xml:space="preserve">MINISTÉRIO DA SAÚDE. </w:t>
          </w:r>
          <w:r w:rsidRPr="00552373">
            <w:rPr>
              <w:b/>
              <w:bCs/>
            </w:rPr>
            <w:t>VIGITEL BRASIL 2019: VIGILÂNCIA DE FATORES DE RISCO E PROTEÇÃO PARA DOENÇAS CRÔNICAS POR INQUÉRITO TELEFÔNICO</w:t>
          </w:r>
          <w:r w:rsidRPr="00552373">
            <w:t xml:space="preserve">. </w:t>
          </w:r>
          <w:r w:rsidRPr="00D92618">
            <w:rPr>
              <w:lang w:val="en-US"/>
              <w:rPrChange w:id="3037" w:author="Fabio Carmona" w:date="2025-01-20T14:32:00Z" w16du:dateUtc="2025-01-20T17:32:00Z">
                <w:rPr/>
              </w:rPrChange>
            </w:rPr>
            <w:t>[</w:t>
          </w:r>
          <w:proofErr w:type="spellStart"/>
          <w:r w:rsidRPr="00D92618">
            <w:rPr>
              <w:lang w:val="en-US"/>
              <w:rPrChange w:id="3038" w:author="Fabio Carmona" w:date="2025-01-20T14:32:00Z" w16du:dateUtc="2025-01-20T17:32:00Z">
                <w:rPr/>
              </w:rPrChange>
            </w:rPr>
            <w:t>s.l</w:t>
          </w:r>
          <w:proofErr w:type="spellEnd"/>
          <w:r w:rsidRPr="00D92618">
            <w:rPr>
              <w:lang w:val="en-US"/>
              <w:rPrChange w:id="3039" w:author="Fabio Carmona" w:date="2025-01-20T14:32:00Z" w16du:dateUtc="2025-01-20T17:32:00Z">
                <w:rPr/>
              </w:rPrChange>
            </w:rPr>
            <w:t xml:space="preserve">: </w:t>
          </w:r>
          <w:proofErr w:type="spellStart"/>
          <w:r w:rsidRPr="00D92618">
            <w:rPr>
              <w:lang w:val="en-US"/>
              <w:rPrChange w:id="3040" w:author="Fabio Carmona" w:date="2025-01-20T14:32:00Z" w16du:dateUtc="2025-01-20T17:32:00Z">
                <w:rPr/>
              </w:rPrChange>
            </w:rPr>
            <w:t>s.n</w:t>
          </w:r>
          <w:proofErr w:type="spellEnd"/>
          <w:r w:rsidRPr="00D92618">
            <w:rPr>
              <w:lang w:val="en-US"/>
              <w:rPrChange w:id="3041" w:author="Fabio Carmona" w:date="2025-01-20T14:32:00Z" w16du:dateUtc="2025-01-20T17:32:00Z">
                <w:rPr/>
              </w:rPrChange>
            </w:rPr>
            <w:t xml:space="preserve">.]. </w:t>
          </w:r>
        </w:p>
        <w:p w14:paraId="10106007" w14:textId="77777777" w:rsidR="002A47FF" w:rsidRPr="00D92618" w:rsidRDefault="002A47FF">
          <w:pPr>
            <w:divId w:val="933586131"/>
            <w:rPr>
              <w:lang w:val="en-US"/>
              <w:rPrChange w:id="3042" w:author="Fabio Carmona" w:date="2025-01-20T14:32:00Z" w16du:dateUtc="2025-01-20T17:32:00Z">
                <w:rPr/>
              </w:rPrChange>
            </w:rPr>
          </w:pPr>
        </w:p>
        <w:p w14:paraId="5F40A962" w14:textId="77777777" w:rsidR="002A47FF" w:rsidRPr="00D92618" w:rsidRDefault="002A47FF">
          <w:pPr>
            <w:divId w:val="1157847599"/>
            <w:rPr>
              <w:lang w:val="en-US"/>
              <w:rPrChange w:id="3043" w:author="Fabio Carmona" w:date="2025-01-20T14:32:00Z" w16du:dateUtc="2025-01-20T17:32:00Z">
                <w:rPr/>
              </w:rPrChange>
            </w:rPr>
          </w:pPr>
          <w:r w:rsidRPr="00D92618">
            <w:rPr>
              <w:lang w:val="en-US"/>
              <w:rPrChange w:id="3044" w:author="Fabio Carmona" w:date="2025-01-20T14:32:00Z" w16du:dateUtc="2025-01-20T17:32:00Z">
                <w:rPr/>
              </w:rPrChange>
            </w:rPr>
            <w:t xml:space="preserve">MOREL, L. J. D. F. et al. A standardized methanol extract of </w:t>
          </w:r>
          <w:proofErr w:type="spellStart"/>
          <w:r w:rsidRPr="00D92618">
            <w:rPr>
              <w:lang w:val="en-US"/>
              <w:rPrChange w:id="3045" w:author="Fabio Carmona" w:date="2025-01-20T14:32:00Z" w16du:dateUtc="2025-01-20T17:32:00Z">
                <w:rPr/>
              </w:rPrChange>
            </w:rPr>
            <w:t>Eclipta</w:t>
          </w:r>
          <w:proofErr w:type="spellEnd"/>
          <w:r w:rsidRPr="00D92618">
            <w:rPr>
              <w:lang w:val="en-US"/>
              <w:rPrChange w:id="3046" w:author="Fabio Carmona" w:date="2025-01-20T14:32:00Z" w16du:dateUtc="2025-01-20T17:32:00Z">
                <w:rPr/>
              </w:rPrChange>
            </w:rPr>
            <w:t xml:space="preserve"> </w:t>
          </w:r>
          <w:proofErr w:type="spellStart"/>
          <w:r w:rsidRPr="00D92618">
            <w:rPr>
              <w:lang w:val="en-US"/>
              <w:rPrChange w:id="3047" w:author="Fabio Carmona" w:date="2025-01-20T14:32:00Z" w16du:dateUtc="2025-01-20T17:32:00Z">
                <w:rPr/>
              </w:rPrChange>
            </w:rPr>
            <w:t>prostrata</w:t>
          </w:r>
          <w:proofErr w:type="spellEnd"/>
          <w:r w:rsidRPr="00D92618">
            <w:rPr>
              <w:lang w:val="en-US"/>
              <w:rPrChange w:id="3048" w:author="Fabio Carmona" w:date="2025-01-20T14:32:00Z" w16du:dateUtc="2025-01-20T17:32:00Z">
                <w:rPr/>
              </w:rPrChange>
            </w:rPr>
            <w:t xml:space="preserve"> (L.) L. (Asteraceae) reduces bronchial hyperresponsiveness and production of Th2 cytokines in a murine model of asthma. </w:t>
          </w:r>
          <w:r w:rsidRPr="00D92618">
            <w:rPr>
              <w:b/>
              <w:bCs/>
              <w:lang w:val="en-US"/>
              <w:rPrChange w:id="3049" w:author="Fabio Carmona" w:date="2025-01-20T14:32:00Z" w16du:dateUtc="2025-01-20T17:32:00Z">
                <w:rPr>
                  <w:b/>
                  <w:bCs/>
                </w:rPr>
              </w:rPrChange>
            </w:rPr>
            <w:t>Journal of Ethnopharmacology</w:t>
          </w:r>
          <w:r w:rsidRPr="00D92618">
            <w:rPr>
              <w:lang w:val="en-US"/>
              <w:rPrChange w:id="3050" w:author="Fabio Carmona" w:date="2025-01-20T14:32:00Z" w16du:dateUtc="2025-01-20T17:32:00Z">
                <w:rPr/>
              </w:rPrChange>
            </w:rPr>
            <w:t xml:space="preserve">, v. 198, p. 226–234, 2017. </w:t>
          </w:r>
        </w:p>
        <w:p w14:paraId="4EAF0152" w14:textId="77777777" w:rsidR="002A47FF" w:rsidRPr="00D92618" w:rsidRDefault="002A47FF">
          <w:pPr>
            <w:divId w:val="933586131"/>
            <w:rPr>
              <w:lang w:val="en-US"/>
              <w:rPrChange w:id="3051" w:author="Fabio Carmona" w:date="2025-01-20T14:32:00Z" w16du:dateUtc="2025-01-20T17:32:00Z">
                <w:rPr/>
              </w:rPrChange>
            </w:rPr>
          </w:pPr>
        </w:p>
        <w:p w14:paraId="2AD29622" w14:textId="77777777" w:rsidR="002A47FF" w:rsidRPr="00D92618" w:rsidRDefault="002A47FF">
          <w:pPr>
            <w:divId w:val="1762023159"/>
            <w:rPr>
              <w:lang w:val="en-US"/>
              <w:rPrChange w:id="3052" w:author="Fabio Carmona" w:date="2025-01-20T14:32:00Z" w16du:dateUtc="2025-01-20T17:32:00Z">
                <w:rPr/>
              </w:rPrChange>
            </w:rPr>
          </w:pPr>
          <w:r w:rsidRPr="00D92618">
            <w:rPr>
              <w:lang w:val="en-US"/>
              <w:rPrChange w:id="3053" w:author="Fabio Carmona" w:date="2025-01-20T14:32:00Z" w16du:dateUtc="2025-01-20T17:32:00Z">
                <w:rPr/>
              </w:rPrChange>
            </w:rPr>
            <w:t xml:space="preserve">MS. </w:t>
          </w:r>
          <w:proofErr w:type="spellStart"/>
          <w:r w:rsidRPr="00D92618">
            <w:rPr>
              <w:b/>
              <w:bCs/>
              <w:lang w:val="en-US"/>
              <w:rPrChange w:id="3054" w:author="Fabio Carmona" w:date="2025-01-20T14:32:00Z" w16du:dateUtc="2025-01-20T17:32:00Z">
                <w:rPr>
                  <w:b/>
                  <w:bCs/>
                </w:rPr>
              </w:rPrChange>
            </w:rPr>
            <w:t>Resolução</w:t>
          </w:r>
          <w:proofErr w:type="spellEnd"/>
          <w:r w:rsidRPr="00D92618">
            <w:rPr>
              <w:b/>
              <w:bCs/>
              <w:lang w:val="en-US"/>
              <w:rPrChange w:id="3055" w:author="Fabio Carmona" w:date="2025-01-20T14:32:00Z" w16du:dateUtc="2025-01-20T17:32:00Z">
                <w:rPr>
                  <w:b/>
                  <w:bCs/>
                </w:rPr>
              </w:rPrChange>
            </w:rPr>
            <w:t xml:space="preserve"> - RDC N</w:t>
          </w:r>
          <w:r w:rsidRPr="00D92618">
            <w:rPr>
              <w:b/>
              <w:bCs/>
              <w:vertAlign w:val="superscript"/>
              <w:lang w:val="en-US"/>
              <w:rPrChange w:id="3056" w:author="Fabio Carmona" w:date="2025-01-20T14:32:00Z" w16du:dateUtc="2025-01-20T17:32:00Z">
                <w:rPr>
                  <w:b/>
                  <w:bCs/>
                  <w:vertAlign w:val="superscript"/>
                </w:rPr>
              </w:rPrChange>
            </w:rPr>
            <w:t>o</w:t>
          </w:r>
          <w:r w:rsidRPr="00D92618">
            <w:rPr>
              <w:b/>
              <w:bCs/>
              <w:lang w:val="en-US"/>
              <w:rPrChange w:id="3057" w:author="Fabio Carmona" w:date="2025-01-20T14:32:00Z" w16du:dateUtc="2025-01-20T17:32:00Z">
                <w:rPr>
                  <w:b/>
                  <w:bCs/>
                </w:rPr>
              </w:rPrChange>
            </w:rPr>
            <w:t xml:space="preserve"> 48</w:t>
          </w:r>
          <w:r w:rsidRPr="00D92618">
            <w:rPr>
              <w:lang w:val="en-US"/>
              <w:rPrChange w:id="3058" w:author="Fabio Carmona" w:date="2025-01-20T14:32:00Z" w16du:dateUtc="2025-01-20T17:32:00Z">
                <w:rPr/>
              </w:rPrChange>
            </w:rPr>
            <w:t>. [</w:t>
          </w:r>
          <w:proofErr w:type="spellStart"/>
          <w:r w:rsidRPr="00D92618">
            <w:rPr>
              <w:lang w:val="en-US"/>
              <w:rPrChange w:id="3059" w:author="Fabio Carmona" w:date="2025-01-20T14:32:00Z" w16du:dateUtc="2025-01-20T17:32:00Z">
                <w:rPr/>
              </w:rPrChange>
            </w:rPr>
            <w:t>s.l</w:t>
          </w:r>
          <w:proofErr w:type="spellEnd"/>
          <w:r w:rsidRPr="00D92618">
            <w:rPr>
              <w:lang w:val="en-US"/>
              <w:rPrChange w:id="3060" w:author="Fabio Carmona" w:date="2025-01-20T14:32:00Z" w16du:dateUtc="2025-01-20T17:32:00Z">
                <w:rPr/>
              </w:rPrChange>
            </w:rPr>
            <w:t xml:space="preserve">: </w:t>
          </w:r>
          <w:proofErr w:type="spellStart"/>
          <w:r w:rsidRPr="00D92618">
            <w:rPr>
              <w:lang w:val="en-US"/>
              <w:rPrChange w:id="3061" w:author="Fabio Carmona" w:date="2025-01-20T14:32:00Z" w16du:dateUtc="2025-01-20T17:32:00Z">
                <w:rPr/>
              </w:rPrChange>
            </w:rPr>
            <w:t>s.n</w:t>
          </w:r>
          <w:proofErr w:type="spellEnd"/>
          <w:r w:rsidRPr="00D92618">
            <w:rPr>
              <w:lang w:val="en-US"/>
              <w:rPrChange w:id="3062" w:author="Fabio Carmona" w:date="2025-01-20T14:32:00Z" w16du:dateUtc="2025-01-20T17:32:00Z">
                <w:rPr/>
              </w:rPrChange>
            </w:rPr>
            <w:t xml:space="preserve">.]. </w:t>
          </w:r>
        </w:p>
        <w:p w14:paraId="6BD66D0B" w14:textId="77777777" w:rsidR="002A47FF" w:rsidRPr="00D92618" w:rsidRDefault="002A47FF">
          <w:pPr>
            <w:divId w:val="933586131"/>
            <w:rPr>
              <w:lang w:val="en-US"/>
              <w:rPrChange w:id="3063" w:author="Fabio Carmona" w:date="2025-01-20T14:32:00Z" w16du:dateUtc="2025-01-20T17:32:00Z">
                <w:rPr/>
              </w:rPrChange>
            </w:rPr>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D92618" w:rsidRDefault="002A47FF">
          <w:pPr>
            <w:divId w:val="1746226418"/>
            <w:rPr>
              <w:lang w:val="en-US"/>
              <w:rPrChange w:id="3064" w:author="Fabio Carmona" w:date="2025-01-20T14:32:00Z" w16du:dateUtc="2025-01-20T17:32:00Z">
                <w:rPr/>
              </w:rPrChange>
            </w:rPr>
          </w:pPr>
          <w:r w:rsidRPr="00D92618">
            <w:rPr>
              <w:lang w:val="en-US"/>
              <w:rPrChange w:id="3065" w:author="Fabio Carmona" w:date="2025-01-20T14:32:00Z" w16du:dateUtc="2025-01-20T17:32:00Z">
                <w:rPr/>
              </w:rPrChange>
            </w:rPr>
            <w:t xml:space="preserve">MUKHARJEE, D. et al. </w:t>
          </w:r>
          <w:proofErr w:type="spellStart"/>
          <w:r w:rsidRPr="00D92618">
            <w:rPr>
              <w:lang w:val="en-US"/>
              <w:rPrChange w:id="3066" w:author="Fabio Carmona" w:date="2025-01-20T14:32:00Z" w16du:dateUtc="2025-01-20T17:32:00Z">
                <w:rPr/>
              </w:rPrChange>
            </w:rPr>
            <w:t>Bhringraj</w:t>
          </w:r>
          <w:proofErr w:type="spellEnd"/>
          <w:r w:rsidRPr="00D92618">
            <w:rPr>
              <w:lang w:val="en-US"/>
              <w:rPrChange w:id="3067" w:author="Fabio Carmona" w:date="2025-01-20T14:32:00Z" w16du:dateUtc="2025-01-20T17:32:00Z">
                <w:rPr/>
              </w:rPrChange>
            </w:rPr>
            <w:t xml:space="preserve">: A Pharmaceutical Treasure Trove. </w:t>
          </w:r>
          <w:r w:rsidRPr="00D92618">
            <w:rPr>
              <w:b/>
              <w:bCs/>
              <w:lang w:val="en-US"/>
              <w:rPrChange w:id="3068" w:author="Fabio Carmona" w:date="2025-01-20T14:32:00Z" w16du:dateUtc="2025-01-20T17:32:00Z">
                <w:rPr>
                  <w:b/>
                  <w:bCs/>
                </w:rPr>
              </w:rPrChange>
            </w:rPr>
            <w:t>Indian Journal of Natural Sciences</w:t>
          </w:r>
          <w:r w:rsidRPr="00D92618">
            <w:rPr>
              <w:lang w:val="en-US"/>
              <w:rPrChange w:id="3069" w:author="Fabio Carmona" w:date="2025-01-20T14:32:00Z" w16du:dateUtc="2025-01-20T17:32:00Z">
                <w:rPr/>
              </w:rPrChange>
            </w:rPr>
            <w:t xml:space="preserve">, v. 12, n. 68, 2021. </w:t>
          </w:r>
        </w:p>
        <w:p w14:paraId="11C64835" w14:textId="77777777" w:rsidR="002A47FF" w:rsidRPr="00D92618" w:rsidRDefault="002A47FF">
          <w:pPr>
            <w:divId w:val="933586131"/>
            <w:rPr>
              <w:lang w:val="en-US"/>
              <w:rPrChange w:id="3070" w:author="Fabio Carmona" w:date="2025-01-20T14:32:00Z" w16du:dateUtc="2025-01-20T17:32:00Z">
                <w:rPr/>
              </w:rPrChange>
            </w:rPr>
          </w:pPr>
        </w:p>
        <w:p w14:paraId="7ECCD44B" w14:textId="77777777" w:rsidR="002A47FF" w:rsidRPr="00D92618" w:rsidRDefault="002A47FF">
          <w:pPr>
            <w:divId w:val="2116245580"/>
            <w:rPr>
              <w:lang w:val="en-US"/>
              <w:rPrChange w:id="3071" w:author="Fabio Carmona" w:date="2025-01-20T14:32:00Z" w16du:dateUtc="2025-01-20T17:32:00Z">
                <w:rPr/>
              </w:rPrChange>
            </w:rPr>
          </w:pPr>
          <w:r w:rsidRPr="00D92618">
            <w:rPr>
              <w:lang w:val="en-US"/>
              <w:rPrChange w:id="3072" w:author="Fabio Carmona" w:date="2025-01-20T14:32:00Z" w16du:dateUtc="2025-01-20T17:32:00Z">
                <w:rPr/>
              </w:rPrChange>
            </w:rPr>
            <w:t xml:space="preserve">MUNIR, M. et al. Ethnobotanical study of Mandi Ahmad Abad, District Okara, Pakistan. </w:t>
          </w:r>
          <w:proofErr w:type="spellStart"/>
          <w:r w:rsidRPr="00D92618">
            <w:rPr>
              <w:b/>
              <w:bCs/>
              <w:lang w:val="en-US"/>
              <w:rPrChange w:id="3073" w:author="Fabio Carmona" w:date="2025-01-20T14:32:00Z" w16du:dateUtc="2025-01-20T17:32:00Z">
                <w:rPr>
                  <w:b/>
                  <w:bCs/>
                </w:rPr>
              </w:rPrChange>
            </w:rPr>
            <w:t>PLoS</w:t>
          </w:r>
          <w:proofErr w:type="spellEnd"/>
          <w:r w:rsidRPr="00D92618">
            <w:rPr>
              <w:b/>
              <w:bCs/>
              <w:lang w:val="en-US"/>
              <w:rPrChange w:id="3074" w:author="Fabio Carmona" w:date="2025-01-20T14:32:00Z" w16du:dateUtc="2025-01-20T17:32:00Z">
                <w:rPr>
                  <w:b/>
                  <w:bCs/>
                </w:rPr>
              </w:rPrChange>
            </w:rPr>
            <w:t xml:space="preserve"> ONE</w:t>
          </w:r>
          <w:r w:rsidRPr="00D92618">
            <w:rPr>
              <w:lang w:val="en-US"/>
              <w:rPrChange w:id="3075" w:author="Fabio Carmona" w:date="2025-01-20T14:32:00Z" w16du:dateUtc="2025-01-20T17:32:00Z">
                <w:rPr/>
              </w:rPrChange>
            </w:rPr>
            <w:t xml:space="preserve">, v. 17, n. 4 April, 1 abr. 2022. </w:t>
          </w:r>
        </w:p>
        <w:p w14:paraId="12F9468C" w14:textId="77777777" w:rsidR="002A47FF" w:rsidRPr="00D92618" w:rsidRDefault="002A47FF">
          <w:pPr>
            <w:divId w:val="933586131"/>
            <w:rPr>
              <w:lang w:val="en-US"/>
              <w:rPrChange w:id="3076" w:author="Fabio Carmona" w:date="2025-01-20T14:32:00Z" w16du:dateUtc="2025-01-20T17:32:00Z">
                <w:rPr/>
              </w:rPrChange>
            </w:rPr>
          </w:pPr>
        </w:p>
        <w:p w14:paraId="001421BC" w14:textId="77777777" w:rsidR="002A47FF" w:rsidRPr="00D92618" w:rsidRDefault="002A47FF">
          <w:pPr>
            <w:divId w:val="207688695"/>
            <w:rPr>
              <w:lang w:val="en-US"/>
              <w:rPrChange w:id="3077" w:author="Fabio Carmona" w:date="2025-01-20T14:32:00Z" w16du:dateUtc="2025-01-20T17:32:00Z">
                <w:rPr/>
              </w:rPrChange>
            </w:rPr>
          </w:pPr>
          <w:r w:rsidRPr="00D92618">
            <w:rPr>
              <w:lang w:val="en-US"/>
              <w:rPrChange w:id="3078" w:author="Fabio Carmona" w:date="2025-01-20T14:32:00Z" w16du:dateUtc="2025-01-20T17:32:00Z">
                <w:rPr/>
              </w:rPrChange>
            </w:rPr>
            <w:t xml:space="preserve">NHANES, C. Muscle Strength Procedures Manual. n. April, p. 40, 2011. </w:t>
          </w:r>
        </w:p>
        <w:p w14:paraId="1F5ED79B" w14:textId="77777777" w:rsidR="002A47FF" w:rsidRPr="00D92618" w:rsidRDefault="002A47FF">
          <w:pPr>
            <w:divId w:val="933586131"/>
            <w:rPr>
              <w:lang w:val="en-US"/>
              <w:rPrChange w:id="3079" w:author="Fabio Carmona" w:date="2025-01-20T14:32:00Z" w16du:dateUtc="2025-01-20T17:32:00Z">
                <w:rPr/>
              </w:rPrChange>
            </w:rPr>
          </w:pPr>
        </w:p>
        <w:p w14:paraId="14821288" w14:textId="77777777" w:rsidR="002A47FF" w:rsidRPr="00D92618" w:rsidRDefault="002A47FF">
          <w:pPr>
            <w:divId w:val="559366909"/>
            <w:rPr>
              <w:lang w:val="en-US"/>
              <w:rPrChange w:id="3080" w:author="Fabio Carmona" w:date="2025-01-20T14:32:00Z" w16du:dateUtc="2025-01-20T17:32:00Z">
                <w:rPr/>
              </w:rPrChange>
            </w:rPr>
          </w:pPr>
          <w:r w:rsidRPr="00D92618">
            <w:rPr>
              <w:lang w:val="en-US"/>
              <w:rPrChange w:id="3081" w:author="Fabio Carmona" w:date="2025-01-20T14:32:00Z" w16du:dateUtc="2025-01-20T17:32:00Z">
                <w:rPr/>
              </w:rPrChange>
            </w:rPr>
            <w:t xml:space="preserve">OGDEN, C. L. et al. Prevalence of Obesity Among Adults, by Household Income and Education — United States, 2011–2014. </w:t>
          </w:r>
          <w:r w:rsidRPr="00D92618">
            <w:rPr>
              <w:b/>
              <w:bCs/>
              <w:lang w:val="en-US"/>
              <w:rPrChange w:id="3082" w:author="Fabio Carmona" w:date="2025-01-20T14:32:00Z" w16du:dateUtc="2025-01-20T17:32:00Z">
                <w:rPr>
                  <w:b/>
                  <w:bCs/>
                </w:rPr>
              </w:rPrChange>
            </w:rPr>
            <w:t>MMWR. Morbidity and Mortality Weekly Report</w:t>
          </w:r>
          <w:r w:rsidRPr="00D92618">
            <w:rPr>
              <w:lang w:val="en-US"/>
              <w:rPrChange w:id="3083" w:author="Fabio Carmona" w:date="2025-01-20T14:32:00Z" w16du:dateUtc="2025-01-20T17:32:00Z">
                <w:rPr/>
              </w:rPrChange>
            </w:rPr>
            <w:t xml:space="preserve">, v. 66, n. 50, p. 1369–1373, 2017. </w:t>
          </w:r>
        </w:p>
        <w:p w14:paraId="5D0D9584" w14:textId="77777777" w:rsidR="002A47FF" w:rsidRPr="00D92618" w:rsidRDefault="002A47FF">
          <w:pPr>
            <w:divId w:val="933586131"/>
            <w:rPr>
              <w:lang w:val="en-US"/>
              <w:rPrChange w:id="3084" w:author="Fabio Carmona" w:date="2025-01-20T14:32:00Z" w16du:dateUtc="2025-01-20T17:32:00Z">
                <w:rPr/>
              </w:rPrChange>
            </w:rPr>
          </w:pPr>
        </w:p>
        <w:p w14:paraId="6D2DC5F0" w14:textId="77777777" w:rsidR="002A47FF" w:rsidRPr="00552373" w:rsidRDefault="002A47FF">
          <w:pPr>
            <w:divId w:val="1329746851"/>
          </w:pPr>
          <w:r w:rsidRPr="00D92618">
            <w:rPr>
              <w:lang w:val="en-US"/>
              <w:rPrChange w:id="3085" w:author="Fabio Carmona" w:date="2025-01-20T14:32:00Z" w16du:dateUtc="2025-01-20T17:32:00Z">
                <w:rPr/>
              </w:rPrChange>
            </w:rPr>
            <w:t xml:space="preserve">OPAS; MS. </w:t>
          </w:r>
          <w:r w:rsidRPr="00552373">
            <w:rPr>
              <w:b/>
              <w:bCs/>
            </w:rPr>
            <w:t>LABORATÓRIO DE INOVAÇÃO EM SAÚDE PRÁTICAS INTEGRATIVAS E COMPLEMENTARES EM SAÚDE – PICS</w:t>
          </w:r>
          <w:r w:rsidRPr="00552373">
            <w:t>. [</w:t>
          </w:r>
          <w:proofErr w:type="spellStart"/>
          <w:r w:rsidRPr="00552373">
            <w:t>s.l</w:t>
          </w:r>
          <w:proofErr w:type="spellEnd"/>
          <w:r w:rsidRPr="00552373">
            <w:t xml:space="preserve">: s.n.]. </w:t>
          </w:r>
        </w:p>
        <w:p w14:paraId="100F71FD" w14:textId="77777777" w:rsidR="002A47FF" w:rsidRPr="00552373" w:rsidRDefault="002A47FF">
          <w:pPr>
            <w:divId w:val="933586131"/>
          </w:pPr>
        </w:p>
        <w:p w14:paraId="3B94BCAB" w14:textId="77777777" w:rsidR="002A47FF" w:rsidRPr="00D92618" w:rsidRDefault="002A47FF">
          <w:pPr>
            <w:divId w:val="1619028238"/>
            <w:rPr>
              <w:lang w:val="en-US"/>
              <w:rPrChange w:id="3086" w:author="Fabio Carmona" w:date="2025-01-20T14:32:00Z" w16du:dateUtc="2025-01-20T17:32:00Z">
                <w:rPr/>
              </w:rPrChange>
            </w:rPr>
          </w:pPr>
          <w:r w:rsidRPr="00552373">
            <w:t xml:space="preserve">OPAS; OMS. </w:t>
          </w:r>
          <w:r w:rsidRPr="00552373">
            <w:rPr>
              <w:b/>
              <w:bCs/>
            </w:rPr>
            <w:t>Estratégia de cooperação do país 2022-2027</w:t>
          </w:r>
          <w:r w:rsidRPr="00552373">
            <w:t xml:space="preserve">. </w:t>
          </w:r>
          <w:r w:rsidRPr="00D92618">
            <w:rPr>
              <w:lang w:val="en-US"/>
              <w:rPrChange w:id="3087" w:author="Fabio Carmona" w:date="2025-01-20T14:32:00Z" w16du:dateUtc="2025-01-20T17:32:00Z">
                <w:rPr/>
              </w:rPrChange>
            </w:rPr>
            <w:t>[</w:t>
          </w:r>
          <w:proofErr w:type="spellStart"/>
          <w:r w:rsidRPr="00D92618">
            <w:rPr>
              <w:lang w:val="en-US"/>
              <w:rPrChange w:id="3088" w:author="Fabio Carmona" w:date="2025-01-20T14:32:00Z" w16du:dateUtc="2025-01-20T17:32:00Z">
                <w:rPr/>
              </w:rPrChange>
            </w:rPr>
            <w:t>s.l</w:t>
          </w:r>
          <w:proofErr w:type="spellEnd"/>
          <w:r w:rsidRPr="00D92618">
            <w:rPr>
              <w:lang w:val="en-US"/>
              <w:rPrChange w:id="3089" w:author="Fabio Carmona" w:date="2025-01-20T14:32:00Z" w16du:dateUtc="2025-01-20T17:32:00Z">
                <w:rPr/>
              </w:rPrChange>
            </w:rPr>
            <w:t xml:space="preserve">: </w:t>
          </w:r>
          <w:proofErr w:type="spellStart"/>
          <w:r w:rsidRPr="00D92618">
            <w:rPr>
              <w:lang w:val="en-US"/>
              <w:rPrChange w:id="3090" w:author="Fabio Carmona" w:date="2025-01-20T14:32:00Z" w16du:dateUtc="2025-01-20T17:32:00Z">
                <w:rPr/>
              </w:rPrChange>
            </w:rPr>
            <w:t>s.n</w:t>
          </w:r>
          <w:proofErr w:type="spellEnd"/>
          <w:r w:rsidRPr="00D92618">
            <w:rPr>
              <w:lang w:val="en-US"/>
              <w:rPrChange w:id="3091" w:author="Fabio Carmona" w:date="2025-01-20T14:32:00Z" w16du:dateUtc="2025-01-20T17:32:00Z">
                <w:rPr/>
              </w:rPrChange>
            </w:rPr>
            <w:t xml:space="preserve">.]. </w:t>
          </w:r>
        </w:p>
        <w:p w14:paraId="5416CA15" w14:textId="77777777" w:rsidR="002A47FF" w:rsidRPr="00D92618" w:rsidRDefault="002A47FF">
          <w:pPr>
            <w:divId w:val="933586131"/>
            <w:rPr>
              <w:lang w:val="en-US"/>
              <w:rPrChange w:id="3092" w:author="Fabio Carmona" w:date="2025-01-20T14:32:00Z" w16du:dateUtc="2025-01-20T17:32:00Z">
                <w:rPr/>
              </w:rPrChange>
            </w:rPr>
          </w:pPr>
        </w:p>
        <w:p w14:paraId="095358EE" w14:textId="77777777" w:rsidR="002A47FF" w:rsidRPr="00D92618" w:rsidRDefault="002A47FF">
          <w:pPr>
            <w:divId w:val="571240947"/>
            <w:rPr>
              <w:lang w:val="en-US"/>
              <w:rPrChange w:id="3093" w:author="Fabio Carmona" w:date="2025-01-20T14:32:00Z" w16du:dateUtc="2025-01-20T17:32:00Z">
                <w:rPr/>
              </w:rPrChange>
            </w:rPr>
          </w:pPr>
          <w:r w:rsidRPr="00D92618">
            <w:rPr>
              <w:lang w:val="en-US"/>
              <w:rPrChange w:id="3094" w:author="Fabio Carmona" w:date="2025-01-20T14:32:00Z" w16du:dateUtc="2025-01-20T17:32:00Z">
                <w:rPr/>
              </w:rPrChange>
            </w:rPr>
            <w:t xml:space="preserve">PARKITNY, L.; MCAULEY, J. The depression anxiety stress scale (DASS). </w:t>
          </w:r>
          <w:r w:rsidRPr="00D92618">
            <w:rPr>
              <w:b/>
              <w:bCs/>
              <w:lang w:val="en-US"/>
              <w:rPrChange w:id="3095" w:author="Fabio Carmona" w:date="2025-01-20T14:32:00Z" w16du:dateUtc="2025-01-20T17:32:00Z">
                <w:rPr>
                  <w:b/>
                  <w:bCs/>
                </w:rPr>
              </w:rPrChange>
            </w:rPr>
            <w:t>Journal of Physiotherapy</w:t>
          </w:r>
          <w:r w:rsidRPr="00D92618">
            <w:rPr>
              <w:lang w:val="en-US"/>
              <w:rPrChange w:id="3096" w:author="Fabio Carmona" w:date="2025-01-20T14:32:00Z" w16du:dateUtc="2025-01-20T17:32:00Z">
                <w:rPr/>
              </w:rPrChange>
            </w:rPr>
            <w:t xml:space="preserve">, v. 56, n. 2, p. 204, 2010. </w:t>
          </w:r>
        </w:p>
        <w:p w14:paraId="5D875902" w14:textId="77777777" w:rsidR="002A47FF" w:rsidRPr="00D92618" w:rsidRDefault="002A47FF">
          <w:pPr>
            <w:divId w:val="933586131"/>
            <w:rPr>
              <w:lang w:val="en-US"/>
              <w:rPrChange w:id="3097" w:author="Fabio Carmona" w:date="2025-01-20T14:32:00Z" w16du:dateUtc="2025-01-20T17:32:00Z">
                <w:rPr/>
              </w:rPrChange>
            </w:rPr>
          </w:pPr>
        </w:p>
        <w:p w14:paraId="2C6E848F" w14:textId="77777777" w:rsidR="002A47FF" w:rsidRPr="00552373" w:rsidRDefault="002A47FF">
          <w:pPr>
            <w:divId w:val="1130901788"/>
          </w:pPr>
          <w:r w:rsidRPr="00D92618">
            <w:rPr>
              <w:lang w:val="en-US"/>
              <w:rPrChange w:id="3098" w:author="Fabio Carmona" w:date="2025-01-20T14:32:00Z" w16du:dateUtc="2025-01-20T17:32:00Z">
                <w:rPr/>
              </w:rPrChange>
            </w:rPr>
            <w:t xml:space="preserve">PEREIRA, A. et al. </w:t>
          </w:r>
          <w:r w:rsidRPr="00552373">
            <w:rPr>
              <w:b/>
              <w:bCs/>
            </w:rPr>
            <w:t>Formulário Fitoterápico da Farmácia da Natureza</w:t>
          </w:r>
          <w:r w:rsidRPr="00552373">
            <w:t>. [</w:t>
          </w:r>
          <w:proofErr w:type="spellStart"/>
          <w:r w:rsidRPr="00552373">
            <w:t>s.l</w:t>
          </w:r>
          <w:proofErr w:type="spellEnd"/>
          <w:r w:rsidRPr="00552373">
            <w:t xml:space="preserve">: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w:t>
          </w:r>
          <w:proofErr w:type="spellStart"/>
          <w:r w:rsidRPr="00552373">
            <w:t>s.l</w:t>
          </w:r>
          <w:proofErr w:type="spellEnd"/>
          <w:r w:rsidRPr="00552373">
            <w:t xml:space="preserve">: s.n.]. </w:t>
          </w:r>
        </w:p>
        <w:p w14:paraId="352785C4" w14:textId="77777777" w:rsidR="002A47FF" w:rsidRPr="00552373" w:rsidRDefault="002A47FF">
          <w:pPr>
            <w:divId w:val="933586131"/>
          </w:pPr>
        </w:p>
        <w:p w14:paraId="48437B5B" w14:textId="77777777" w:rsidR="002A47FF" w:rsidRPr="00D92618" w:rsidRDefault="002A47FF">
          <w:pPr>
            <w:divId w:val="901794729"/>
            <w:rPr>
              <w:lang w:val="en-US"/>
              <w:rPrChange w:id="3099" w:author="Fabio Carmona" w:date="2025-01-20T14:32:00Z" w16du:dateUtc="2025-01-20T17:32:00Z">
                <w:rPr/>
              </w:rPrChange>
            </w:rPr>
          </w:pPr>
          <w:r w:rsidRPr="00D92618">
            <w:rPr>
              <w:lang w:val="en-US"/>
              <w:rPrChange w:id="3100" w:author="Fabio Carmona" w:date="2025-01-20T14:32:00Z" w16du:dateUtc="2025-01-20T17:32:00Z">
                <w:rPr/>
              </w:rPrChange>
            </w:rPr>
            <w:t xml:space="preserve">PHAN, T. K. P. et al. Assessment of the Chemical Profile and Potential Medical Effects of a Flavonoid-Rich Extract of </w:t>
          </w:r>
          <w:proofErr w:type="spellStart"/>
          <w:r w:rsidRPr="00D92618">
            <w:rPr>
              <w:lang w:val="en-US"/>
              <w:rPrChange w:id="3101" w:author="Fabio Carmona" w:date="2025-01-20T14:32:00Z" w16du:dateUtc="2025-01-20T17:32:00Z">
                <w:rPr/>
              </w:rPrChange>
            </w:rPr>
            <w:t>Eclipta</w:t>
          </w:r>
          <w:proofErr w:type="spellEnd"/>
          <w:r w:rsidRPr="00D92618">
            <w:rPr>
              <w:lang w:val="en-US"/>
              <w:rPrChange w:id="3102" w:author="Fabio Carmona" w:date="2025-01-20T14:32:00Z" w16du:dateUtc="2025-01-20T17:32:00Z">
                <w:rPr/>
              </w:rPrChange>
            </w:rPr>
            <w:t xml:space="preserve"> </w:t>
          </w:r>
          <w:proofErr w:type="spellStart"/>
          <w:r w:rsidRPr="00D92618">
            <w:rPr>
              <w:lang w:val="en-US"/>
              <w:rPrChange w:id="3103" w:author="Fabio Carmona" w:date="2025-01-20T14:32:00Z" w16du:dateUtc="2025-01-20T17:32:00Z">
                <w:rPr/>
              </w:rPrChange>
            </w:rPr>
            <w:t>prostrata</w:t>
          </w:r>
          <w:proofErr w:type="spellEnd"/>
          <w:r w:rsidRPr="00D92618">
            <w:rPr>
              <w:lang w:val="en-US"/>
              <w:rPrChange w:id="3104" w:author="Fabio Carmona" w:date="2025-01-20T14:32:00Z" w16du:dateUtc="2025-01-20T17:32:00Z">
                <w:rPr/>
              </w:rPrChange>
            </w:rPr>
            <w:t xml:space="preserve"> L. Collected in the Central Highlands of Vietnam. </w:t>
          </w:r>
          <w:r w:rsidRPr="00D92618">
            <w:rPr>
              <w:b/>
              <w:bCs/>
              <w:lang w:val="en-US"/>
              <w:rPrChange w:id="3105" w:author="Fabio Carmona" w:date="2025-01-20T14:32:00Z" w16du:dateUtc="2025-01-20T17:32:00Z">
                <w:rPr>
                  <w:b/>
                  <w:bCs/>
                </w:rPr>
              </w:rPrChange>
            </w:rPr>
            <w:t>Pharmaceuticals</w:t>
          </w:r>
          <w:r w:rsidRPr="00D92618">
            <w:rPr>
              <w:lang w:val="en-US"/>
              <w:rPrChange w:id="3106" w:author="Fabio Carmona" w:date="2025-01-20T14:32:00Z" w16du:dateUtc="2025-01-20T17:32:00Z">
                <w:rPr/>
              </w:rPrChange>
            </w:rPr>
            <w:t xml:space="preserve">, v. 16, n. 10, p. 1476, 16 out. 2023. </w:t>
          </w:r>
        </w:p>
        <w:p w14:paraId="5FE03E84" w14:textId="77777777" w:rsidR="002A47FF" w:rsidRPr="00D92618" w:rsidRDefault="002A47FF">
          <w:pPr>
            <w:divId w:val="933586131"/>
            <w:rPr>
              <w:lang w:val="en-US"/>
              <w:rPrChange w:id="3107" w:author="Fabio Carmona" w:date="2025-01-20T14:32:00Z" w16du:dateUtc="2025-01-20T17:32:00Z">
                <w:rPr/>
              </w:rPrChange>
            </w:rPr>
          </w:pPr>
        </w:p>
        <w:p w14:paraId="38CB3821" w14:textId="77777777" w:rsidR="002A47FF" w:rsidRPr="00D92618" w:rsidRDefault="002A47FF">
          <w:pPr>
            <w:divId w:val="86197264"/>
            <w:rPr>
              <w:lang w:val="en-US"/>
              <w:rPrChange w:id="3108" w:author="Fabio Carmona" w:date="2025-01-20T14:32:00Z" w16du:dateUtc="2025-01-20T17:32:00Z">
                <w:rPr/>
              </w:rPrChange>
            </w:rPr>
          </w:pPr>
          <w:r w:rsidRPr="00D92618">
            <w:rPr>
              <w:lang w:val="en-US"/>
              <w:rPrChange w:id="3109" w:author="Fabio Carmona" w:date="2025-01-20T14:32:00Z" w16du:dateUtc="2025-01-20T17:32:00Z">
                <w:rPr/>
              </w:rPrChange>
            </w:rPr>
            <w:t xml:space="preserve">POLETTO, J. E. 1 et al. Impact of obesity and anthropometric parameters on the qualities of life and sleep: A pilot study. </w:t>
          </w:r>
          <w:r w:rsidRPr="00D92618">
            <w:rPr>
              <w:b/>
              <w:bCs/>
              <w:lang w:val="en-US"/>
              <w:rPrChange w:id="3110" w:author="Fabio Carmona" w:date="2025-01-20T14:32:00Z" w16du:dateUtc="2025-01-20T17:32:00Z">
                <w:rPr>
                  <w:b/>
                  <w:bCs/>
                </w:rPr>
              </w:rPrChange>
            </w:rPr>
            <w:t>Obesity Facts</w:t>
          </w:r>
          <w:r w:rsidRPr="00D92618">
            <w:rPr>
              <w:lang w:val="en-US"/>
              <w:rPrChange w:id="3111" w:author="Fabio Carmona" w:date="2025-01-20T14:32:00Z" w16du:dateUtc="2025-01-20T17:32:00Z">
                <w:rPr/>
              </w:rPrChange>
            </w:rPr>
            <w:t xml:space="preserve">, v. 11, p. 185, 2018. </w:t>
          </w:r>
        </w:p>
        <w:p w14:paraId="67350C39" w14:textId="77777777" w:rsidR="002A47FF" w:rsidRPr="00D92618" w:rsidRDefault="002A47FF">
          <w:pPr>
            <w:divId w:val="933586131"/>
            <w:rPr>
              <w:lang w:val="en-US"/>
              <w:rPrChange w:id="3112" w:author="Fabio Carmona" w:date="2025-01-20T14:32:00Z" w16du:dateUtc="2025-01-20T17:32:00Z">
                <w:rPr/>
              </w:rPrChange>
            </w:rPr>
          </w:pPr>
        </w:p>
        <w:p w14:paraId="7922D66C" w14:textId="77777777" w:rsidR="002A47FF" w:rsidRPr="00D92618" w:rsidRDefault="002A47FF">
          <w:pPr>
            <w:divId w:val="206263309"/>
            <w:rPr>
              <w:lang w:val="en-US"/>
              <w:rPrChange w:id="3113" w:author="Fabio Carmona" w:date="2025-01-20T14:32:00Z" w16du:dateUtc="2025-01-20T17:32:00Z">
                <w:rPr/>
              </w:rPrChange>
            </w:rPr>
          </w:pPr>
          <w:r w:rsidRPr="00D92618">
            <w:rPr>
              <w:lang w:val="en-US"/>
              <w:rPrChange w:id="3114" w:author="Fabio Carmona" w:date="2025-01-20T14:32:00Z" w16du:dateUtc="2025-01-20T17:32:00Z">
                <w:rPr/>
              </w:rPrChange>
            </w:rPr>
            <w:t xml:space="preserve">PRIMO, D. et al. Correlation of the Phase Angle with Muscle Ultrasound and Quality of Life in Obese Females. </w:t>
          </w:r>
          <w:r w:rsidRPr="00D92618">
            <w:rPr>
              <w:b/>
              <w:bCs/>
              <w:lang w:val="en-US"/>
              <w:rPrChange w:id="3115" w:author="Fabio Carmona" w:date="2025-01-20T14:32:00Z" w16du:dateUtc="2025-01-20T17:32:00Z">
                <w:rPr>
                  <w:b/>
                  <w:bCs/>
                </w:rPr>
              </w:rPrChange>
            </w:rPr>
            <w:t>Disease Markers</w:t>
          </w:r>
          <w:r w:rsidRPr="00D92618">
            <w:rPr>
              <w:lang w:val="en-US"/>
              <w:rPrChange w:id="3116" w:author="Fabio Carmona" w:date="2025-01-20T14:32:00Z" w16du:dateUtc="2025-01-20T17:32:00Z">
                <w:rPr/>
              </w:rPrChange>
            </w:rPr>
            <w:t xml:space="preserve">, v. 2022, 2022. </w:t>
          </w:r>
        </w:p>
        <w:p w14:paraId="4888E6C5" w14:textId="77777777" w:rsidR="002A47FF" w:rsidRPr="00D92618" w:rsidRDefault="002A47FF">
          <w:pPr>
            <w:divId w:val="933586131"/>
            <w:rPr>
              <w:lang w:val="en-US"/>
              <w:rPrChange w:id="3117" w:author="Fabio Carmona" w:date="2025-01-20T14:32:00Z" w16du:dateUtc="2025-01-20T17:32:00Z">
                <w:rPr/>
              </w:rPrChange>
            </w:rPr>
          </w:pPr>
        </w:p>
        <w:p w14:paraId="4709DEDF" w14:textId="77777777" w:rsidR="002A47FF" w:rsidRPr="00D92618" w:rsidRDefault="002A47FF">
          <w:pPr>
            <w:divId w:val="1978485593"/>
            <w:rPr>
              <w:lang w:val="en-US"/>
              <w:rPrChange w:id="3118" w:author="Fabio Carmona" w:date="2025-01-20T14:32:00Z" w16du:dateUtc="2025-01-20T17:32:00Z">
                <w:rPr/>
              </w:rPrChange>
            </w:rPr>
          </w:pPr>
          <w:r w:rsidRPr="00D92618">
            <w:rPr>
              <w:lang w:val="en-US"/>
              <w:rPrChange w:id="3119" w:author="Fabio Carmona" w:date="2025-01-20T14:32:00Z" w16du:dateUtc="2025-01-20T17:32:00Z">
                <w:rPr/>
              </w:rPrChange>
            </w:rPr>
            <w:t xml:space="preserve">PUHL, R. Obesity stigma, mental health and dietary </w:t>
          </w:r>
          <w:proofErr w:type="spellStart"/>
          <w:r w:rsidRPr="00D92618">
            <w:rPr>
              <w:lang w:val="en-US"/>
              <w:rPrChange w:id="3120" w:author="Fabio Carmona" w:date="2025-01-20T14:32:00Z" w16du:dateUtc="2025-01-20T17:32:00Z">
                <w:rPr/>
              </w:rPrChange>
            </w:rPr>
            <w:t>behaviours</w:t>
          </w:r>
          <w:proofErr w:type="spellEnd"/>
          <w:r w:rsidRPr="00D92618">
            <w:rPr>
              <w:lang w:val="en-US"/>
              <w:rPrChange w:id="3121" w:author="Fabio Carmona" w:date="2025-01-20T14:32:00Z" w16du:dateUtc="2025-01-20T17:32:00Z">
                <w:rPr/>
              </w:rPrChange>
            </w:rPr>
            <w:t xml:space="preserve">. </w:t>
          </w:r>
          <w:r w:rsidRPr="00D92618">
            <w:rPr>
              <w:b/>
              <w:bCs/>
              <w:lang w:val="en-US"/>
              <w:rPrChange w:id="3122" w:author="Fabio Carmona" w:date="2025-01-20T14:32:00Z" w16du:dateUtc="2025-01-20T17:32:00Z">
                <w:rPr>
                  <w:b/>
                  <w:bCs/>
                </w:rPr>
              </w:rPrChange>
            </w:rPr>
            <w:t>Obesity Facts</w:t>
          </w:r>
          <w:r w:rsidRPr="00D92618">
            <w:rPr>
              <w:lang w:val="en-US"/>
              <w:rPrChange w:id="3123" w:author="Fabio Carmona" w:date="2025-01-20T14:32:00Z" w16du:dateUtc="2025-01-20T17:32:00Z">
                <w:rPr/>
              </w:rPrChange>
            </w:rPr>
            <w:t xml:space="preserve">, v. 14, n. 5, p. 12, 2021. </w:t>
          </w:r>
        </w:p>
        <w:p w14:paraId="60B7D98A" w14:textId="77777777" w:rsidR="002A47FF" w:rsidRPr="00D92618" w:rsidRDefault="002A47FF">
          <w:pPr>
            <w:divId w:val="933586131"/>
            <w:rPr>
              <w:lang w:val="en-US"/>
              <w:rPrChange w:id="3124" w:author="Fabio Carmona" w:date="2025-01-20T14:32:00Z" w16du:dateUtc="2025-01-20T17:32:00Z">
                <w:rPr/>
              </w:rPrChange>
            </w:rPr>
          </w:pPr>
        </w:p>
        <w:p w14:paraId="08217CBF" w14:textId="77777777" w:rsidR="002A47FF" w:rsidRPr="00552373" w:rsidRDefault="002A47FF">
          <w:pPr>
            <w:divId w:val="1602255139"/>
          </w:pPr>
          <w:r w:rsidRPr="00D92618">
            <w:rPr>
              <w:lang w:val="en-US"/>
              <w:rPrChange w:id="3125" w:author="Fabio Carmona" w:date="2025-01-20T14:32:00Z" w16du:dateUtc="2025-01-20T17:32:00Z">
                <w:rPr/>
              </w:rPrChange>
            </w:rPr>
            <w:t xml:space="preserve">RANGINENI, V.; SHARADA, D.; SAXENA, S. Diuretic, hypotensive, and </w:t>
          </w:r>
          <w:proofErr w:type="spellStart"/>
          <w:r w:rsidRPr="00D92618">
            <w:rPr>
              <w:lang w:val="en-US"/>
              <w:rPrChange w:id="3126" w:author="Fabio Carmona" w:date="2025-01-20T14:32:00Z" w16du:dateUtc="2025-01-20T17:32:00Z">
                <w:rPr/>
              </w:rPrChange>
            </w:rPr>
            <w:t>hypocholesterolemic</w:t>
          </w:r>
          <w:proofErr w:type="spellEnd"/>
          <w:r w:rsidRPr="00D92618">
            <w:rPr>
              <w:lang w:val="en-US"/>
              <w:rPrChange w:id="3127" w:author="Fabio Carmona" w:date="2025-01-20T14:32:00Z" w16du:dateUtc="2025-01-20T17:32:00Z">
                <w:rPr/>
              </w:rPrChange>
            </w:rPr>
            <w:t xml:space="preserve"> effects of </w:t>
          </w:r>
          <w:proofErr w:type="spellStart"/>
          <w:r w:rsidRPr="00D92618">
            <w:rPr>
              <w:lang w:val="en-US"/>
              <w:rPrChange w:id="3128" w:author="Fabio Carmona" w:date="2025-01-20T14:32:00Z" w16du:dateUtc="2025-01-20T17:32:00Z">
                <w:rPr/>
              </w:rPrChange>
            </w:rPr>
            <w:t>Eclipta</w:t>
          </w:r>
          <w:proofErr w:type="spellEnd"/>
          <w:r w:rsidRPr="00D92618">
            <w:rPr>
              <w:lang w:val="en-US"/>
              <w:rPrChange w:id="3129" w:author="Fabio Carmona" w:date="2025-01-20T14:32:00Z" w16du:dateUtc="2025-01-20T17:32:00Z">
                <w:rPr/>
              </w:rPrChange>
            </w:rPr>
            <w:t xml:space="preserve"> alba in mild hypertensive subjects: A pilot study.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 [</w:t>
          </w:r>
          <w:proofErr w:type="spellStart"/>
          <w:r w:rsidRPr="00552373">
            <w:t>s.l</w:t>
          </w:r>
          <w:proofErr w:type="spellEnd"/>
          <w:r w:rsidRPr="00552373">
            <w:t xml:space="preserve">: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r w:rsidRPr="00D92618">
            <w:rPr>
              <w:lang w:val="en-US"/>
              <w:rPrChange w:id="3130" w:author="Fabio Carmona" w:date="2025-01-20T14:32:00Z" w16du:dateUtc="2025-01-20T17:32:00Z">
                <w:rPr/>
              </w:rPrChange>
            </w:rPr>
            <w:t xml:space="preserve">Effects of resistance training on body </w:t>
          </w:r>
          <w:proofErr w:type="spellStart"/>
          <w:r w:rsidRPr="00D92618">
            <w:rPr>
              <w:lang w:val="en-US"/>
              <w:rPrChange w:id="3131" w:author="Fabio Carmona" w:date="2025-01-20T14:32:00Z" w16du:dateUtc="2025-01-20T17:32:00Z">
                <w:rPr/>
              </w:rPrChange>
            </w:rPr>
            <w:t>recomposition</w:t>
          </w:r>
          <w:proofErr w:type="spellEnd"/>
          <w:r w:rsidRPr="00D92618">
            <w:rPr>
              <w:lang w:val="en-US"/>
              <w:rPrChange w:id="3132" w:author="Fabio Carmona" w:date="2025-01-20T14:32:00Z" w16du:dateUtc="2025-01-20T17:32:00Z">
                <w:rPr/>
              </w:rPrChange>
            </w:rPr>
            <w:t xml:space="preserve">, muscular strength, and phase angle in older women with different fat mass levels. </w:t>
          </w:r>
          <w:proofErr w:type="spellStart"/>
          <w:r w:rsidRPr="00552373">
            <w:rPr>
              <w:b/>
              <w:bCs/>
            </w:rPr>
            <w:t>Aging</w:t>
          </w:r>
          <w:proofErr w:type="spellEnd"/>
          <w:r w:rsidRPr="00552373">
            <w:rPr>
              <w:b/>
              <w:bCs/>
            </w:rPr>
            <w:t xml:space="preserve"> Clinical </w:t>
          </w:r>
          <w:proofErr w:type="spellStart"/>
          <w:r w:rsidRPr="00552373">
            <w:rPr>
              <w:b/>
              <w:bCs/>
            </w:rPr>
            <w:t>and</w:t>
          </w:r>
          <w:proofErr w:type="spellEnd"/>
          <w:r w:rsidRPr="00552373">
            <w:rPr>
              <w:b/>
              <w:bCs/>
            </w:rPr>
            <w:t xml:space="preserve"> Experimental </w:t>
          </w:r>
          <w:proofErr w:type="spellStart"/>
          <w:r w:rsidRPr="00552373">
            <w:rPr>
              <w:b/>
              <w:bCs/>
            </w:rPr>
            <w:t>Research</w:t>
          </w:r>
          <w:proofErr w:type="spellEnd"/>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D92618" w:rsidRDefault="002A47FF">
          <w:pPr>
            <w:divId w:val="1347173560"/>
            <w:rPr>
              <w:lang w:val="en-US"/>
              <w:rPrChange w:id="3133" w:author="Fabio Carmona" w:date="2025-01-20T14:32:00Z" w16du:dateUtc="2025-01-20T17:32:00Z">
                <w:rPr/>
              </w:rPrChange>
            </w:rPr>
          </w:pPr>
          <w:r w:rsidRPr="00552373">
            <w:t xml:space="preserve">RINGAITIENE, D. et al. </w:t>
          </w:r>
          <w:r w:rsidRPr="00D92618">
            <w:rPr>
              <w:lang w:val="en-US"/>
              <w:rPrChange w:id="3134" w:author="Fabio Carmona" w:date="2025-01-20T14:32:00Z" w16du:dateUtc="2025-01-20T17:32:00Z">
                <w:rPr/>
              </w:rPrChange>
            </w:rPr>
            <w:t xml:space="preserve">Preoperative phase angle: Relation with outcome after cardiac surgery. </w:t>
          </w:r>
          <w:r w:rsidRPr="00D92618">
            <w:rPr>
              <w:b/>
              <w:bCs/>
              <w:lang w:val="en-US"/>
              <w:rPrChange w:id="3135" w:author="Fabio Carmona" w:date="2025-01-20T14:32:00Z" w16du:dateUtc="2025-01-20T17:32:00Z">
                <w:rPr>
                  <w:b/>
                  <w:bCs/>
                </w:rPr>
              </w:rPrChange>
            </w:rPr>
            <w:t>Clinical Nutrition</w:t>
          </w:r>
          <w:r w:rsidRPr="00D92618">
            <w:rPr>
              <w:lang w:val="en-US"/>
              <w:rPrChange w:id="3136" w:author="Fabio Carmona" w:date="2025-01-20T14:32:00Z" w16du:dateUtc="2025-01-20T17:32:00Z">
                <w:rPr/>
              </w:rPrChange>
            </w:rPr>
            <w:t xml:space="preserve">, v. 34, p. S224, 2015. </w:t>
          </w:r>
        </w:p>
        <w:p w14:paraId="041A3BE9" w14:textId="77777777" w:rsidR="002A47FF" w:rsidRPr="00D92618" w:rsidRDefault="002A47FF">
          <w:pPr>
            <w:divId w:val="933586131"/>
            <w:rPr>
              <w:lang w:val="en-US"/>
              <w:rPrChange w:id="3137" w:author="Fabio Carmona" w:date="2025-01-20T14:32:00Z" w16du:dateUtc="2025-01-20T17:32:00Z">
                <w:rPr/>
              </w:rPrChange>
            </w:rPr>
          </w:pPr>
        </w:p>
        <w:p w14:paraId="7D791270" w14:textId="77777777" w:rsidR="002A47FF" w:rsidRPr="00D92618" w:rsidRDefault="002A47FF">
          <w:pPr>
            <w:divId w:val="1219900957"/>
            <w:rPr>
              <w:lang w:val="en-US"/>
              <w:rPrChange w:id="3138" w:author="Fabio Carmona" w:date="2025-01-20T14:32:00Z" w16du:dateUtc="2025-01-20T17:32:00Z">
                <w:rPr/>
              </w:rPrChange>
            </w:rPr>
          </w:pPr>
          <w:r w:rsidRPr="00D92618">
            <w:rPr>
              <w:lang w:val="en-US"/>
              <w:rPrChange w:id="3139" w:author="Fabio Carmona" w:date="2025-01-20T14:32:00Z" w16du:dateUtc="2025-01-20T17:32:00Z">
                <w:rPr/>
              </w:rPrChange>
            </w:rPr>
            <w:t xml:space="preserve">RUEDA-CLAUSEN, C. F.; OGUNLEYE, A. A.; SHARMA, A. M. Health Benefits of Long-Term Weight-Loss Maintenance. </w:t>
          </w:r>
          <w:r w:rsidRPr="00D92618">
            <w:rPr>
              <w:b/>
              <w:bCs/>
              <w:lang w:val="en-US"/>
              <w:rPrChange w:id="3140" w:author="Fabio Carmona" w:date="2025-01-20T14:32:00Z" w16du:dateUtc="2025-01-20T17:32:00Z">
                <w:rPr>
                  <w:b/>
                  <w:bCs/>
                </w:rPr>
              </w:rPrChange>
            </w:rPr>
            <w:t>Annual Review of Nutrition</w:t>
          </w:r>
          <w:r w:rsidRPr="00D92618">
            <w:rPr>
              <w:lang w:val="en-US"/>
              <w:rPrChange w:id="3141" w:author="Fabio Carmona" w:date="2025-01-20T14:32:00Z" w16du:dateUtc="2025-01-20T17:32:00Z">
                <w:rPr/>
              </w:rPrChange>
            </w:rPr>
            <w:t xml:space="preserve">, v. 35, n. 1, p. 475–516, 2015. </w:t>
          </w:r>
        </w:p>
        <w:p w14:paraId="28C546C1" w14:textId="77777777" w:rsidR="002A47FF" w:rsidRPr="00D92618" w:rsidRDefault="002A47FF">
          <w:pPr>
            <w:divId w:val="933586131"/>
            <w:rPr>
              <w:lang w:val="en-US"/>
              <w:rPrChange w:id="3142" w:author="Fabio Carmona" w:date="2025-01-20T14:32:00Z" w16du:dateUtc="2025-01-20T17:32:00Z">
                <w:rPr/>
              </w:rPrChange>
            </w:rPr>
          </w:pPr>
        </w:p>
        <w:p w14:paraId="33381B87" w14:textId="77777777" w:rsidR="002A47FF" w:rsidRPr="00D92618" w:rsidRDefault="002A47FF">
          <w:pPr>
            <w:divId w:val="834691484"/>
            <w:rPr>
              <w:lang w:val="en-US"/>
              <w:rPrChange w:id="3143" w:author="Fabio Carmona" w:date="2025-01-20T14:32:00Z" w16du:dateUtc="2025-01-20T17:32:00Z">
                <w:rPr/>
              </w:rPrChange>
            </w:rPr>
          </w:pPr>
          <w:r w:rsidRPr="00D92618">
            <w:rPr>
              <w:lang w:val="en-US"/>
              <w:rPrChange w:id="3144" w:author="Fabio Carmona" w:date="2025-01-20T14:32:00Z" w16du:dateUtc="2025-01-20T17:32:00Z">
                <w:rPr/>
              </w:rPrChange>
            </w:rPr>
            <w:t xml:space="preserve">SAMESIMA, N. et al. Brazilian Society of Cardiology Guidelines on the Analysis and Issuance of Electrocardiographic Reports-2022. </w:t>
          </w:r>
          <w:proofErr w:type="spellStart"/>
          <w:r w:rsidRPr="00D92618">
            <w:rPr>
              <w:b/>
              <w:bCs/>
              <w:lang w:val="en-US"/>
              <w:rPrChange w:id="3145" w:author="Fabio Carmona" w:date="2025-01-20T14:32:00Z" w16du:dateUtc="2025-01-20T17:32:00Z">
                <w:rPr>
                  <w:b/>
                  <w:bCs/>
                </w:rPr>
              </w:rPrChange>
            </w:rPr>
            <w:t>Arquivos</w:t>
          </w:r>
          <w:proofErr w:type="spellEnd"/>
          <w:r w:rsidRPr="00D92618">
            <w:rPr>
              <w:b/>
              <w:bCs/>
              <w:lang w:val="en-US"/>
              <w:rPrChange w:id="3146" w:author="Fabio Carmona" w:date="2025-01-20T14:32:00Z" w16du:dateUtc="2025-01-20T17:32:00Z">
                <w:rPr>
                  <w:b/>
                  <w:bCs/>
                </w:rPr>
              </w:rPrChange>
            </w:rPr>
            <w:t xml:space="preserve"> </w:t>
          </w:r>
          <w:proofErr w:type="spellStart"/>
          <w:r w:rsidRPr="00D92618">
            <w:rPr>
              <w:b/>
              <w:bCs/>
              <w:lang w:val="en-US"/>
              <w:rPrChange w:id="3147" w:author="Fabio Carmona" w:date="2025-01-20T14:32:00Z" w16du:dateUtc="2025-01-20T17:32:00Z">
                <w:rPr>
                  <w:b/>
                  <w:bCs/>
                </w:rPr>
              </w:rPrChange>
            </w:rPr>
            <w:t>Brasileiros</w:t>
          </w:r>
          <w:proofErr w:type="spellEnd"/>
          <w:r w:rsidRPr="00D92618">
            <w:rPr>
              <w:b/>
              <w:bCs/>
              <w:lang w:val="en-US"/>
              <w:rPrChange w:id="3148" w:author="Fabio Carmona" w:date="2025-01-20T14:32:00Z" w16du:dateUtc="2025-01-20T17:32:00Z">
                <w:rPr>
                  <w:b/>
                  <w:bCs/>
                </w:rPr>
              </w:rPrChange>
            </w:rPr>
            <w:t xml:space="preserve"> de </w:t>
          </w:r>
          <w:proofErr w:type="spellStart"/>
          <w:r w:rsidRPr="00D92618">
            <w:rPr>
              <w:b/>
              <w:bCs/>
              <w:lang w:val="en-US"/>
              <w:rPrChange w:id="3149" w:author="Fabio Carmona" w:date="2025-01-20T14:32:00Z" w16du:dateUtc="2025-01-20T17:32:00Z">
                <w:rPr>
                  <w:b/>
                  <w:bCs/>
                </w:rPr>
              </w:rPrChange>
            </w:rPr>
            <w:t>Cardiologia</w:t>
          </w:r>
          <w:proofErr w:type="spellEnd"/>
          <w:r w:rsidRPr="00D92618">
            <w:rPr>
              <w:lang w:val="en-US"/>
              <w:rPrChange w:id="3150" w:author="Fabio Carmona" w:date="2025-01-20T14:32:00Z" w16du:dateUtc="2025-01-20T17:32:00Z">
                <w:rPr/>
              </w:rPrChange>
            </w:rPr>
            <w:t xml:space="preserve">, v. 119, n. 4, p. 638–680, 2022. </w:t>
          </w:r>
        </w:p>
        <w:p w14:paraId="0A84D37A" w14:textId="77777777" w:rsidR="002A47FF" w:rsidRPr="00D92618" w:rsidRDefault="002A47FF">
          <w:pPr>
            <w:divId w:val="933586131"/>
            <w:rPr>
              <w:lang w:val="en-US"/>
              <w:rPrChange w:id="3151" w:author="Fabio Carmona" w:date="2025-01-20T14:32:00Z" w16du:dateUtc="2025-01-20T17:32:00Z">
                <w:rPr/>
              </w:rPrChange>
            </w:rPr>
          </w:pPr>
        </w:p>
        <w:p w14:paraId="24B1A319" w14:textId="77777777" w:rsidR="002A47FF" w:rsidRPr="00D92618" w:rsidRDefault="002A47FF">
          <w:pPr>
            <w:divId w:val="1011882539"/>
            <w:rPr>
              <w:lang w:val="en-US"/>
              <w:rPrChange w:id="3152" w:author="Fabio Carmona" w:date="2025-01-20T14:32:00Z" w16du:dateUtc="2025-01-20T17:32:00Z">
                <w:rPr/>
              </w:rPrChange>
            </w:rPr>
          </w:pPr>
          <w:r w:rsidRPr="00D92618">
            <w:rPr>
              <w:lang w:val="en-US"/>
              <w:rPrChange w:id="3153" w:author="Fabio Carmona" w:date="2025-01-20T14:32:00Z" w16du:dateUtc="2025-01-20T17:32:00Z">
                <w:rPr/>
              </w:rPrChange>
            </w:rPr>
            <w:t xml:space="preserve">SATISH KUMAR, N. S.; ASWINI DUTT, R. Phase angle measurement in pulmonary tuberculosis patients and control subjects using bio-impedance analysis. </w:t>
          </w:r>
          <w:r w:rsidRPr="00D92618">
            <w:rPr>
              <w:b/>
              <w:bCs/>
              <w:lang w:val="en-US"/>
              <w:rPrChange w:id="3154" w:author="Fabio Carmona" w:date="2025-01-20T14:32:00Z" w16du:dateUtc="2025-01-20T17:32:00Z">
                <w:rPr>
                  <w:b/>
                  <w:bCs/>
                </w:rPr>
              </w:rPrChange>
            </w:rPr>
            <w:t>Indian Journal of Tuberculosis</w:t>
          </w:r>
          <w:r w:rsidRPr="00D92618">
            <w:rPr>
              <w:lang w:val="en-US"/>
              <w:rPrChange w:id="3155" w:author="Fabio Carmona" w:date="2025-01-20T14:32:00Z" w16du:dateUtc="2025-01-20T17:32:00Z">
                <w:rPr/>
              </w:rPrChange>
            </w:rPr>
            <w:t xml:space="preserve">, v. 61, n. 3, p. 224–231, 2014. </w:t>
          </w:r>
        </w:p>
        <w:p w14:paraId="4DCABD43" w14:textId="77777777" w:rsidR="002A47FF" w:rsidRPr="00D92618" w:rsidRDefault="002A47FF">
          <w:pPr>
            <w:divId w:val="933586131"/>
            <w:rPr>
              <w:lang w:val="en-US"/>
              <w:rPrChange w:id="3156" w:author="Fabio Carmona" w:date="2025-01-20T14:32:00Z" w16du:dateUtc="2025-01-20T17:32:00Z">
                <w:rPr/>
              </w:rPrChange>
            </w:rPr>
          </w:pPr>
        </w:p>
        <w:p w14:paraId="75CBA29B" w14:textId="77777777" w:rsidR="002A47FF" w:rsidRPr="00D92618" w:rsidRDefault="002A47FF">
          <w:pPr>
            <w:divId w:val="101002537"/>
            <w:rPr>
              <w:lang w:val="en-US"/>
              <w:rPrChange w:id="3157" w:author="Fabio Carmona" w:date="2025-01-20T14:32:00Z" w16du:dateUtc="2025-01-20T17:32:00Z">
                <w:rPr/>
              </w:rPrChange>
            </w:rPr>
          </w:pPr>
          <w:r w:rsidRPr="00D92618">
            <w:rPr>
              <w:lang w:val="en-US"/>
              <w:rPrChange w:id="3158" w:author="Fabio Carmona" w:date="2025-01-20T14:32:00Z" w16du:dateUtc="2025-01-20T17:32:00Z">
                <w:rPr/>
              </w:rPrChange>
            </w:rPr>
            <w:t xml:space="preserve">SATTAR, Y.; CHHABRA, L. </w:t>
          </w:r>
          <w:r w:rsidRPr="00D92618">
            <w:rPr>
              <w:b/>
              <w:bCs/>
              <w:lang w:val="en-US"/>
              <w:rPrChange w:id="3159" w:author="Fabio Carmona" w:date="2025-01-20T14:32:00Z" w16du:dateUtc="2025-01-20T17:32:00Z">
                <w:rPr>
                  <w:b/>
                  <w:bCs/>
                </w:rPr>
              </w:rPrChange>
            </w:rPr>
            <w:t>Electrocardiogram</w:t>
          </w:r>
          <w:r w:rsidRPr="00D92618">
            <w:rPr>
              <w:lang w:val="en-US"/>
              <w:rPrChange w:id="3160" w:author="Fabio Carmona" w:date="2025-01-20T14:32:00Z" w16du:dateUtc="2025-01-20T17:32:00Z">
                <w:rPr/>
              </w:rPrChange>
            </w:rPr>
            <w:t>. [</w:t>
          </w:r>
          <w:proofErr w:type="spellStart"/>
          <w:r w:rsidRPr="00D92618">
            <w:rPr>
              <w:lang w:val="en-US"/>
              <w:rPrChange w:id="3161" w:author="Fabio Carmona" w:date="2025-01-20T14:32:00Z" w16du:dateUtc="2025-01-20T17:32:00Z">
                <w:rPr/>
              </w:rPrChange>
            </w:rPr>
            <w:t>s.l</w:t>
          </w:r>
          <w:proofErr w:type="spellEnd"/>
          <w:r w:rsidRPr="00D92618">
            <w:rPr>
              <w:lang w:val="en-US"/>
              <w:rPrChange w:id="3162" w:author="Fabio Carmona" w:date="2025-01-20T14:32:00Z" w16du:dateUtc="2025-01-20T17:32:00Z">
                <w:rPr/>
              </w:rPrChange>
            </w:rPr>
            <w:t xml:space="preserve">: </w:t>
          </w:r>
          <w:proofErr w:type="spellStart"/>
          <w:r w:rsidRPr="00D92618">
            <w:rPr>
              <w:lang w:val="en-US"/>
              <w:rPrChange w:id="3163" w:author="Fabio Carmona" w:date="2025-01-20T14:32:00Z" w16du:dateUtc="2025-01-20T17:32:00Z">
                <w:rPr/>
              </w:rPrChange>
            </w:rPr>
            <w:t>s.n</w:t>
          </w:r>
          <w:proofErr w:type="spellEnd"/>
          <w:r w:rsidRPr="00D92618">
            <w:rPr>
              <w:lang w:val="en-US"/>
              <w:rPrChange w:id="3164" w:author="Fabio Carmona" w:date="2025-01-20T14:32:00Z" w16du:dateUtc="2025-01-20T17:32:00Z">
                <w:rPr/>
              </w:rPrChange>
            </w:rPr>
            <w:t xml:space="preserve">.]. </w:t>
          </w:r>
        </w:p>
        <w:p w14:paraId="202A0A66" w14:textId="77777777" w:rsidR="002A47FF" w:rsidRPr="00D92618" w:rsidRDefault="002A47FF">
          <w:pPr>
            <w:divId w:val="933586131"/>
            <w:rPr>
              <w:lang w:val="en-US"/>
              <w:rPrChange w:id="3165" w:author="Fabio Carmona" w:date="2025-01-20T14:32:00Z" w16du:dateUtc="2025-01-20T17:32:00Z">
                <w:rPr/>
              </w:rPrChange>
            </w:rPr>
          </w:pPr>
        </w:p>
        <w:p w14:paraId="07DDA8B9" w14:textId="77777777" w:rsidR="002A47FF" w:rsidRPr="00D92618" w:rsidRDefault="002A47FF">
          <w:pPr>
            <w:divId w:val="598216527"/>
            <w:rPr>
              <w:lang w:val="en-US"/>
              <w:rPrChange w:id="3166" w:author="Fabio Carmona" w:date="2025-01-20T14:32:00Z" w16du:dateUtc="2025-01-20T17:32:00Z">
                <w:rPr/>
              </w:rPrChange>
            </w:rPr>
          </w:pPr>
          <w:r w:rsidRPr="00D92618">
            <w:rPr>
              <w:lang w:val="en-US"/>
              <w:rPrChange w:id="3167" w:author="Fabio Carmona" w:date="2025-01-20T14:32:00Z" w16du:dateUtc="2025-01-20T17:32:00Z">
                <w:rPr/>
              </w:rPrChange>
            </w:rPr>
            <w:t xml:space="preserve">SAZIA et al. Effect of metformin Vs. </w:t>
          </w:r>
          <w:proofErr w:type="spellStart"/>
          <w:r w:rsidRPr="00D92618">
            <w:rPr>
              <w:lang w:val="en-US"/>
              <w:rPrChange w:id="3168" w:author="Fabio Carmona" w:date="2025-01-20T14:32:00Z" w16du:dateUtc="2025-01-20T17:32:00Z">
                <w:rPr/>
              </w:rPrChange>
            </w:rPr>
            <w:t>Eclipta</w:t>
          </w:r>
          <w:proofErr w:type="spellEnd"/>
          <w:r w:rsidRPr="00D92618">
            <w:rPr>
              <w:lang w:val="en-US"/>
              <w:rPrChange w:id="3169" w:author="Fabio Carmona" w:date="2025-01-20T14:32:00Z" w16du:dateUtc="2025-01-20T17:32:00Z">
                <w:rPr/>
              </w:rPrChange>
            </w:rPr>
            <w:t xml:space="preserve"> alba on blood glucose level in diabetic patients. </w:t>
          </w:r>
          <w:r w:rsidRPr="00D92618">
            <w:rPr>
              <w:b/>
              <w:bCs/>
              <w:lang w:val="en-US"/>
              <w:rPrChange w:id="3170" w:author="Fabio Carmona" w:date="2025-01-20T14:32:00Z" w16du:dateUtc="2025-01-20T17:32:00Z">
                <w:rPr>
                  <w:b/>
                  <w:bCs/>
                </w:rPr>
              </w:rPrChange>
            </w:rPr>
            <w:t>International Journal of Pharmacognosy and Phytochemical Research</w:t>
          </w:r>
          <w:r w:rsidRPr="00D92618">
            <w:rPr>
              <w:lang w:val="en-US"/>
              <w:rPrChange w:id="3171" w:author="Fabio Carmona" w:date="2025-01-20T14:32:00Z" w16du:dateUtc="2025-01-20T17:32:00Z">
                <w:rPr/>
              </w:rPrChange>
            </w:rPr>
            <w:t xml:space="preserve">, v. 7, n. 2, p. 215–218, 2015a. </w:t>
          </w:r>
        </w:p>
        <w:p w14:paraId="5D9E877D" w14:textId="77777777" w:rsidR="002A47FF" w:rsidRPr="00D92618" w:rsidRDefault="002A47FF">
          <w:pPr>
            <w:divId w:val="933586131"/>
            <w:rPr>
              <w:lang w:val="en-US"/>
              <w:rPrChange w:id="3172" w:author="Fabio Carmona" w:date="2025-01-20T14:32:00Z" w16du:dateUtc="2025-01-20T17:32:00Z">
                <w:rPr/>
              </w:rPrChange>
            </w:rPr>
          </w:pPr>
        </w:p>
        <w:p w14:paraId="25C0AECA" w14:textId="77777777" w:rsidR="002A47FF" w:rsidRPr="00D92618" w:rsidRDefault="002A47FF">
          <w:pPr>
            <w:divId w:val="1689211567"/>
            <w:rPr>
              <w:lang w:val="en-US"/>
              <w:rPrChange w:id="3173" w:author="Fabio Carmona" w:date="2025-01-20T14:32:00Z" w16du:dateUtc="2025-01-20T17:32:00Z">
                <w:rPr/>
              </w:rPrChange>
            </w:rPr>
          </w:pPr>
          <w:r w:rsidRPr="00552373">
            <w:t xml:space="preserve">SAZIA, S. S. et al. </w:t>
          </w:r>
          <w:r w:rsidRPr="00D92618">
            <w:rPr>
              <w:lang w:val="en-US"/>
              <w:rPrChange w:id="3174" w:author="Fabio Carmona" w:date="2025-01-20T14:32:00Z" w16du:dateUtc="2025-01-20T17:32:00Z">
                <w:rPr/>
              </w:rPrChange>
            </w:rPr>
            <w:t xml:space="preserve">Effects of </w:t>
          </w:r>
          <w:proofErr w:type="spellStart"/>
          <w:r w:rsidRPr="00D92618">
            <w:rPr>
              <w:lang w:val="en-US"/>
              <w:rPrChange w:id="3175" w:author="Fabio Carmona" w:date="2025-01-20T14:32:00Z" w16du:dateUtc="2025-01-20T17:32:00Z">
                <w:rPr/>
              </w:rPrChange>
            </w:rPr>
            <w:t>Eclipta</w:t>
          </w:r>
          <w:proofErr w:type="spellEnd"/>
          <w:r w:rsidRPr="00D92618">
            <w:rPr>
              <w:lang w:val="en-US"/>
              <w:rPrChange w:id="3176" w:author="Fabio Carmona" w:date="2025-01-20T14:32:00Z" w16du:dateUtc="2025-01-20T17:32:00Z">
                <w:rPr/>
              </w:rPrChange>
            </w:rPr>
            <w:t xml:space="preserve"> Alba and diabetic diet with life style modifications on blood glucose levels in diabetic patient. </w:t>
          </w:r>
          <w:r w:rsidRPr="00D92618">
            <w:rPr>
              <w:b/>
              <w:bCs/>
              <w:lang w:val="en-US"/>
              <w:rPrChange w:id="3177" w:author="Fabio Carmona" w:date="2025-01-20T14:32:00Z" w16du:dateUtc="2025-01-20T17:32:00Z">
                <w:rPr>
                  <w:b/>
                  <w:bCs/>
                </w:rPr>
              </w:rPrChange>
            </w:rPr>
            <w:t>International Journal of Research in Ayurveda and Pharmacy</w:t>
          </w:r>
          <w:r w:rsidRPr="00D92618">
            <w:rPr>
              <w:lang w:val="en-US"/>
              <w:rPrChange w:id="3178" w:author="Fabio Carmona" w:date="2025-01-20T14:32:00Z" w16du:dateUtc="2025-01-20T17:32:00Z">
                <w:rPr/>
              </w:rPrChange>
            </w:rPr>
            <w:t xml:space="preserve">, v. 6, n. 3, p. 375–378, 2015b. </w:t>
          </w:r>
        </w:p>
        <w:p w14:paraId="6BFE2FD5" w14:textId="77777777" w:rsidR="002A47FF" w:rsidRPr="00D92618" w:rsidRDefault="002A47FF">
          <w:pPr>
            <w:divId w:val="933586131"/>
            <w:rPr>
              <w:lang w:val="en-US"/>
              <w:rPrChange w:id="3179" w:author="Fabio Carmona" w:date="2025-01-20T14:32:00Z" w16du:dateUtc="2025-01-20T17:32:00Z">
                <w:rPr/>
              </w:rPrChange>
            </w:rPr>
          </w:pPr>
        </w:p>
        <w:p w14:paraId="117DDDEA" w14:textId="77777777" w:rsidR="002A47FF" w:rsidRPr="00D92618" w:rsidRDefault="002A47FF">
          <w:pPr>
            <w:divId w:val="1273434014"/>
            <w:rPr>
              <w:lang w:val="en-US"/>
              <w:rPrChange w:id="3180" w:author="Fabio Carmona" w:date="2025-01-20T14:32:00Z" w16du:dateUtc="2025-01-20T17:32:00Z">
                <w:rPr/>
              </w:rPrChange>
            </w:rPr>
          </w:pPr>
          <w:r w:rsidRPr="00D92618">
            <w:rPr>
              <w:lang w:val="en-US"/>
              <w:rPrChange w:id="3181" w:author="Fabio Carmona" w:date="2025-01-20T14:32:00Z" w16du:dateUtc="2025-01-20T17:32:00Z">
                <w:rPr/>
              </w:rPrChange>
            </w:rPr>
            <w:t xml:space="preserve">SCHOCH, C. L. et al. NCBI Taxonomy: A comprehensive update on curation, resources and tools. </w:t>
          </w:r>
          <w:r w:rsidRPr="00D92618">
            <w:rPr>
              <w:b/>
              <w:bCs/>
              <w:lang w:val="en-US"/>
              <w:rPrChange w:id="3182" w:author="Fabio Carmona" w:date="2025-01-20T14:32:00Z" w16du:dateUtc="2025-01-20T17:32:00Z">
                <w:rPr>
                  <w:b/>
                  <w:bCs/>
                </w:rPr>
              </w:rPrChange>
            </w:rPr>
            <w:t>Database</w:t>
          </w:r>
          <w:r w:rsidRPr="00D92618">
            <w:rPr>
              <w:lang w:val="en-US"/>
              <w:rPrChange w:id="3183" w:author="Fabio Carmona" w:date="2025-01-20T14:32:00Z" w16du:dateUtc="2025-01-20T17:32:00Z">
                <w:rPr/>
              </w:rPrChange>
            </w:rPr>
            <w:t xml:space="preserve">, v. 2020, n. 2, p. 1–21, 2020. </w:t>
          </w:r>
        </w:p>
        <w:p w14:paraId="24B72444" w14:textId="77777777" w:rsidR="002A47FF" w:rsidRPr="00D92618" w:rsidRDefault="002A47FF">
          <w:pPr>
            <w:divId w:val="933586131"/>
            <w:rPr>
              <w:lang w:val="en-US"/>
              <w:rPrChange w:id="3184" w:author="Fabio Carmona" w:date="2025-01-20T14:32:00Z" w16du:dateUtc="2025-01-20T17:32:00Z">
                <w:rPr/>
              </w:rPrChange>
            </w:rPr>
          </w:pPr>
        </w:p>
        <w:p w14:paraId="20F6F868" w14:textId="77777777" w:rsidR="002A47FF" w:rsidRPr="00552373" w:rsidRDefault="002A47FF">
          <w:pPr>
            <w:divId w:val="1405764214"/>
          </w:pPr>
          <w:r w:rsidRPr="00D92618">
            <w:rPr>
              <w:b/>
              <w:bCs/>
              <w:lang w:val="en-US"/>
              <w:rPrChange w:id="3185" w:author="Fabio Carmona" w:date="2025-01-20T14:32:00Z" w16du:dateUtc="2025-01-20T17:32:00Z">
                <w:rPr>
                  <w:b/>
                  <w:bCs/>
                </w:rPr>
              </w:rPrChange>
            </w:rPr>
            <w:t xml:space="preserve">Sealed Envelope Ltd. Create a blocked </w:t>
          </w:r>
          <w:proofErr w:type="spellStart"/>
          <w:r w:rsidRPr="00D92618">
            <w:rPr>
              <w:b/>
              <w:bCs/>
              <w:lang w:val="en-US"/>
              <w:rPrChange w:id="3186" w:author="Fabio Carmona" w:date="2025-01-20T14:32:00Z" w16du:dateUtc="2025-01-20T17:32:00Z">
                <w:rPr>
                  <w:b/>
                  <w:bCs/>
                </w:rPr>
              </w:rPrChange>
            </w:rPr>
            <w:t>randomisation</w:t>
          </w:r>
          <w:proofErr w:type="spellEnd"/>
          <w:r w:rsidRPr="00D92618">
            <w:rPr>
              <w:b/>
              <w:bCs/>
              <w:lang w:val="en-US"/>
              <w:rPrChange w:id="3187" w:author="Fabio Carmona" w:date="2025-01-20T14:32:00Z" w16du:dateUtc="2025-01-20T17:32:00Z">
                <w:rPr>
                  <w:b/>
                  <w:bCs/>
                </w:rPr>
              </w:rPrChange>
            </w:rPr>
            <w:t xml:space="preserve"> list.</w:t>
          </w:r>
          <w:r w:rsidRPr="00D92618">
            <w:rPr>
              <w:lang w:val="en-US"/>
              <w:rPrChange w:id="3188" w:author="Fabio Carmona" w:date="2025-01-20T14:32:00Z" w16du:dateUtc="2025-01-20T17:32:00Z">
                <w:rPr/>
              </w:rPrChange>
            </w:rPr>
            <w:t xml:space="preserve"> </w:t>
          </w:r>
          <w:r w:rsidRPr="00552373">
            <w:t>Disponível em: &lt;https://</w:t>
          </w:r>
          <w:proofErr w:type="spellStart"/>
          <w:r w:rsidRPr="00552373">
            <w:t>www.sealedenvelope.com</w:t>
          </w:r>
          <w:proofErr w:type="spellEnd"/>
          <w:r w:rsidRPr="00552373">
            <w:t>/</w:t>
          </w:r>
          <w:proofErr w:type="spellStart"/>
          <w:r w:rsidRPr="00552373">
            <w:t>simple-randomiser</w:t>
          </w:r>
          <w:proofErr w:type="spellEnd"/>
          <w:r w:rsidRPr="00552373">
            <w:t>/v1/</w:t>
          </w:r>
          <w:proofErr w:type="spellStart"/>
          <w:r w:rsidRPr="00552373">
            <w:t>lists</w:t>
          </w:r>
          <w:proofErr w:type="spellEnd"/>
          <w:r w:rsidRPr="00552373">
            <w:t xml:space="preserve">&gt;. Acesso em: 7 maio. 2023. </w:t>
          </w:r>
        </w:p>
        <w:p w14:paraId="3DA46DFF" w14:textId="77777777" w:rsidR="002A47FF" w:rsidRPr="00552373" w:rsidRDefault="002A47FF">
          <w:pPr>
            <w:divId w:val="933586131"/>
          </w:pPr>
        </w:p>
        <w:p w14:paraId="681C9CA9" w14:textId="77777777" w:rsidR="002A47FF" w:rsidRPr="00D92618" w:rsidRDefault="002A47FF">
          <w:pPr>
            <w:divId w:val="613753173"/>
            <w:rPr>
              <w:lang w:val="en-US"/>
              <w:rPrChange w:id="3189" w:author="Fabio Carmona" w:date="2025-01-20T14:32:00Z" w16du:dateUtc="2025-01-20T17:32:00Z">
                <w:rPr/>
              </w:rPrChange>
            </w:rPr>
          </w:pPr>
          <w:r w:rsidRPr="00552373">
            <w:t xml:space="preserve">SES-DF. </w:t>
          </w:r>
          <w:r w:rsidRPr="00552373">
            <w:rPr>
              <w:b/>
              <w:bCs/>
            </w:rPr>
            <w:t>Política Distrital de Práticas Integrativas em Saúde (PDPIS)</w:t>
          </w:r>
          <w:r w:rsidRPr="00552373">
            <w:t xml:space="preserve">. </w:t>
          </w:r>
          <w:r w:rsidRPr="00D92618">
            <w:rPr>
              <w:lang w:val="en-US"/>
              <w:rPrChange w:id="3190" w:author="Fabio Carmona" w:date="2025-01-20T14:32:00Z" w16du:dateUtc="2025-01-20T17:32:00Z">
                <w:rPr/>
              </w:rPrChange>
            </w:rPr>
            <w:t xml:space="preserve">Brasilia: FAPECS, 2014. </w:t>
          </w:r>
        </w:p>
        <w:p w14:paraId="2CB2F51C" w14:textId="77777777" w:rsidR="002A47FF" w:rsidRPr="00D92618" w:rsidRDefault="002A47FF">
          <w:pPr>
            <w:divId w:val="933586131"/>
            <w:rPr>
              <w:lang w:val="en-US"/>
              <w:rPrChange w:id="3191" w:author="Fabio Carmona" w:date="2025-01-20T14:32:00Z" w16du:dateUtc="2025-01-20T17:32:00Z">
                <w:rPr/>
              </w:rPrChange>
            </w:rPr>
          </w:pPr>
        </w:p>
        <w:p w14:paraId="6871F45B" w14:textId="77777777" w:rsidR="002A47FF" w:rsidRPr="00D92618" w:rsidRDefault="002A47FF">
          <w:pPr>
            <w:divId w:val="1050768797"/>
            <w:rPr>
              <w:lang w:val="en-US"/>
              <w:rPrChange w:id="3192" w:author="Fabio Carmona" w:date="2025-01-20T14:32:00Z" w16du:dateUtc="2025-01-20T17:32:00Z">
                <w:rPr/>
              </w:rPrChange>
            </w:rPr>
          </w:pPr>
          <w:r w:rsidRPr="00D92618">
            <w:rPr>
              <w:lang w:val="en-US"/>
              <w:rPrChange w:id="3193" w:author="Fabio Carmona" w:date="2025-01-20T14:32:00Z" w16du:dateUtc="2025-01-20T17:32:00Z">
                <w:rPr/>
              </w:rPrChange>
            </w:rPr>
            <w:lastRenderedPageBreak/>
            <w:t xml:space="preserve">SHAH, S. A. et al. Ethnopharmacological Study of Medicinal Plants in </w:t>
          </w:r>
          <w:proofErr w:type="spellStart"/>
          <w:r w:rsidRPr="00D92618">
            <w:rPr>
              <w:lang w:val="en-US"/>
              <w:rPrChange w:id="3194" w:author="Fabio Carmona" w:date="2025-01-20T14:32:00Z" w16du:dateUtc="2025-01-20T17:32:00Z">
                <w:rPr/>
              </w:rPrChange>
            </w:rPr>
            <w:t>Bajwat</w:t>
          </w:r>
          <w:proofErr w:type="spellEnd"/>
          <w:r w:rsidRPr="00D92618">
            <w:rPr>
              <w:lang w:val="en-US"/>
              <w:rPrChange w:id="3195" w:author="Fabio Carmona" w:date="2025-01-20T14:32:00Z" w16du:dateUtc="2025-01-20T17:32:00Z">
                <w:rPr/>
              </w:rPrChange>
            </w:rPr>
            <w:t xml:space="preserve"> Wildlife Sanctuary, District Sialkot, Punjab Province of Pakistan. </w:t>
          </w:r>
          <w:r w:rsidRPr="00D92618">
            <w:rPr>
              <w:b/>
              <w:bCs/>
              <w:lang w:val="en-US"/>
              <w:rPrChange w:id="3196" w:author="Fabio Carmona" w:date="2025-01-20T14:32:00Z" w16du:dateUtc="2025-01-20T17:32:00Z">
                <w:rPr>
                  <w:b/>
                  <w:bCs/>
                </w:rPr>
              </w:rPrChange>
            </w:rPr>
            <w:t>Evidence-based Complementary and Alternative Medicine</w:t>
          </w:r>
          <w:r w:rsidRPr="00D92618">
            <w:rPr>
              <w:lang w:val="en-US"/>
              <w:rPrChange w:id="3197" w:author="Fabio Carmona" w:date="2025-01-20T14:32:00Z" w16du:dateUtc="2025-01-20T17:32:00Z">
                <w:rPr/>
              </w:rPrChange>
            </w:rPr>
            <w:t xml:space="preserve">, v. 2021, 2021. </w:t>
          </w:r>
        </w:p>
        <w:p w14:paraId="76B8484F" w14:textId="77777777" w:rsidR="002A47FF" w:rsidRPr="00D92618" w:rsidRDefault="002A47FF">
          <w:pPr>
            <w:divId w:val="933586131"/>
            <w:rPr>
              <w:lang w:val="en-US"/>
              <w:rPrChange w:id="3198" w:author="Fabio Carmona" w:date="2025-01-20T14:32:00Z" w16du:dateUtc="2025-01-20T17:32:00Z">
                <w:rPr/>
              </w:rPrChange>
            </w:rPr>
          </w:pPr>
        </w:p>
        <w:p w14:paraId="16BAE534" w14:textId="77777777" w:rsidR="002A47FF" w:rsidRPr="00D92618" w:rsidRDefault="002A47FF">
          <w:pPr>
            <w:divId w:val="1098646168"/>
            <w:rPr>
              <w:lang w:val="en-US"/>
              <w:rPrChange w:id="3199" w:author="Fabio Carmona" w:date="2025-01-20T14:32:00Z" w16du:dateUtc="2025-01-20T17:32:00Z">
                <w:rPr/>
              </w:rPrChange>
            </w:rPr>
          </w:pPr>
          <w:r w:rsidRPr="00D92618">
            <w:rPr>
              <w:lang w:val="en-US"/>
              <w:rPrChange w:id="3200" w:author="Fabio Carmona" w:date="2025-01-20T14:32:00Z" w16du:dateUtc="2025-01-20T17:32:00Z">
                <w:rPr/>
              </w:rPrChange>
            </w:rPr>
            <w:t xml:space="preserve">SHIN, J.-H. et al. Predicting clinical outcomes using phase angle as assessed by bioelectrical impedance analysis in maintenance hemodialysis patients. </w:t>
          </w:r>
          <w:r w:rsidRPr="00D92618">
            <w:rPr>
              <w:b/>
              <w:bCs/>
              <w:lang w:val="en-US"/>
              <w:rPrChange w:id="3201" w:author="Fabio Carmona" w:date="2025-01-20T14:32:00Z" w16du:dateUtc="2025-01-20T17:32:00Z">
                <w:rPr>
                  <w:b/>
                  <w:bCs/>
                </w:rPr>
              </w:rPrChange>
            </w:rPr>
            <w:t>Nutrition</w:t>
          </w:r>
          <w:r w:rsidRPr="00D92618">
            <w:rPr>
              <w:lang w:val="en-US"/>
              <w:rPrChange w:id="3202" w:author="Fabio Carmona" w:date="2025-01-20T14:32:00Z" w16du:dateUtc="2025-01-20T17:32:00Z">
                <w:rPr/>
              </w:rPrChange>
            </w:rPr>
            <w:t xml:space="preserve">, v. 41, p. 7–13, 2017. </w:t>
          </w:r>
        </w:p>
        <w:p w14:paraId="1AF7C1F3" w14:textId="77777777" w:rsidR="002A47FF" w:rsidRPr="00D92618" w:rsidRDefault="002A47FF">
          <w:pPr>
            <w:divId w:val="933586131"/>
            <w:rPr>
              <w:lang w:val="en-US"/>
              <w:rPrChange w:id="3203" w:author="Fabio Carmona" w:date="2025-01-20T14:32:00Z" w16du:dateUtc="2025-01-20T17:32:00Z">
                <w:rPr/>
              </w:rPrChange>
            </w:rPr>
          </w:pPr>
        </w:p>
        <w:p w14:paraId="2DD85AC0" w14:textId="77777777" w:rsidR="002A47FF" w:rsidRPr="00D92618" w:rsidRDefault="002A47FF">
          <w:pPr>
            <w:divId w:val="1927303317"/>
            <w:rPr>
              <w:lang w:val="en-US"/>
              <w:rPrChange w:id="3204" w:author="Fabio Carmona" w:date="2025-01-20T14:32:00Z" w16du:dateUtc="2025-01-20T17:32:00Z">
                <w:rPr/>
              </w:rPrChange>
            </w:rPr>
          </w:pPr>
          <w:r w:rsidRPr="00D92618">
            <w:rPr>
              <w:lang w:val="en-US"/>
              <w:rPrChange w:id="3205" w:author="Fabio Carmona" w:date="2025-01-20T14:32:00Z" w16du:dateUtc="2025-01-20T17:32:00Z">
                <w:rPr/>
              </w:rPrChange>
            </w:rPr>
            <w:t xml:space="preserve">SIDDQUI, N. I. et al. Anthropometric predictors of Bio-impedance analysis (BIA) phase angle in healthy adults. </w:t>
          </w:r>
          <w:r w:rsidRPr="00D92618">
            <w:rPr>
              <w:b/>
              <w:bCs/>
              <w:lang w:val="en-US"/>
              <w:rPrChange w:id="3206" w:author="Fabio Carmona" w:date="2025-01-20T14:32:00Z" w16du:dateUtc="2025-01-20T17:32:00Z">
                <w:rPr>
                  <w:b/>
                  <w:bCs/>
                </w:rPr>
              </w:rPrChange>
            </w:rPr>
            <w:t>Journal of Clinical and Diagnostic Research</w:t>
          </w:r>
          <w:r w:rsidRPr="00D92618">
            <w:rPr>
              <w:lang w:val="en-US"/>
              <w:rPrChange w:id="3207" w:author="Fabio Carmona" w:date="2025-01-20T14:32:00Z" w16du:dateUtc="2025-01-20T17:32:00Z">
                <w:rPr/>
              </w:rPrChange>
            </w:rPr>
            <w:t xml:space="preserve">, v. 10, n. 6, p. CC01–CC04, 2016. </w:t>
          </w:r>
        </w:p>
        <w:p w14:paraId="601E3890" w14:textId="77777777" w:rsidR="002A47FF" w:rsidRPr="00D92618" w:rsidRDefault="002A47FF">
          <w:pPr>
            <w:divId w:val="933586131"/>
            <w:rPr>
              <w:lang w:val="en-US"/>
              <w:rPrChange w:id="3208" w:author="Fabio Carmona" w:date="2025-01-20T14:32:00Z" w16du:dateUtc="2025-01-20T17:32:00Z">
                <w:rPr/>
              </w:rPrChange>
            </w:rPr>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Papers. [</w:t>
          </w:r>
          <w:proofErr w:type="spellStart"/>
          <w:r w:rsidRPr="00552373">
            <w:t>s.l</w:t>
          </w:r>
          <w:proofErr w:type="spellEnd"/>
          <w:r w:rsidRPr="00552373">
            <w:t>.] Instituto de Pesquisa Econômica Aplicada - IPEA, 2016. Disponível em: &lt;https://</w:t>
          </w:r>
          <w:proofErr w:type="spellStart"/>
          <w:r w:rsidRPr="00552373">
            <w:t>ideas.repec.org</w:t>
          </w:r>
          <w:proofErr w:type="spellEnd"/>
          <w:r w:rsidRPr="00552373">
            <w:t>/p/</w:t>
          </w:r>
          <w:proofErr w:type="spellStart"/>
          <w:r w:rsidRPr="00552373">
            <w:t>ipe</w:t>
          </w:r>
          <w:proofErr w:type="spellEnd"/>
          <w:r w:rsidRPr="00552373">
            <w:t>/</w:t>
          </w:r>
          <w:proofErr w:type="spellStart"/>
          <w:r w:rsidRPr="00552373">
            <w:t>ipetds</w:t>
          </w:r>
          <w:proofErr w:type="spellEnd"/>
          <w:r w:rsidRPr="00552373">
            <w:t>/2244.html&gt;.</w:t>
          </w:r>
        </w:p>
        <w:p w14:paraId="22A9EFF4" w14:textId="77777777" w:rsidR="002A47FF" w:rsidRPr="00552373" w:rsidRDefault="002A47FF">
          <w:pPr>
            <w:divId w:val="933586131"/>
          </w:pPr>
        </w:p>
        <w:p w14:paraId="6C6727D3" w14:textId="77777777" w:rsidR="002A47FF" w:rsidRPr="00D92618" w:rsidRDefault="002A47FF">
          <w:pPr>
            <w:divId w:val="1856259964"/>
            <w:rPr>
              <w:lang w:val="en-US"/>
              <w:rPrChange w:id="3209" w:author="Fabio Carmona" w:date="2025-01-20T14:32:00Z" w16du:dateUtc="2025-01-20T17:32:00Z">
                <w:rPr/>
              </w:rPrChange>
            </w:rPr>
          </w:pPr>
          <w:r w:rsidRPr="00D92618">
            <w:rPr>
              <w:lang w:val="en-US"/>
              <w:rPrChange w:id="3210" w:author="Fabio Carmona" w:date="2025-01-20T14:32:00Z" w16du:dateUtc="2025-01-20T17:32:00Z">
                <w:rPr/>
              </w:rPrChange>
            </w:rPr>
            <w:t xml:space="preserve">SINGER, J. A simple procedure to compute the sample size needed to compare two independent groups when the population variances are unequal. </w:t>
          </w:r>
          <w:r w:rsidRPr="00D92618">
            <w:rPr>
              <w:b/>
              <w:bCs/>
              <w:lang w:val="en-US"/>
              <w:rPrChange w:id="3211" w:author="Fabio Carmona" w:date="2025-01-20T14:32:00Z" w16du:dateUtc="2025-01-20T17:32:00Z">
                <w:rPr>
                  <w:b/>
                  <w:bCs/>
                </w:rPr>
              </w:rPrChange>
            </w:rPr>
            <w:t>Statistics in Medicine</w:t>
          </w:r>
          <w:r w:rsidRPr="00D92618">
            <w:rPr>
              <w:lang w:val="en-US"/>
              <w:rPrChange w:id="3212" w:author="Fabio Carmona" w:date="2025-01-20T14:32:00Z" w16du:dateUtc="2025-01-20T17:32:00Z">
                <w:rPr/>
              </w:rPrChange>
            </w:rPr>
            <w:t xml:space="preserve">, v. 20, n. 7, p. 1089–1095, 2001. </w:t>
          </w:r>
        </w:p>
        <w:p w14:paraId="4C6FC5BC" w14:textId="77777777" w:rsidR="002A47FF" w:rsidRPr="00D92618" w:rsidRDefault="002A47FF">
          <w:pPr>
            <w:divId w:val="933586131"/>
            <w:rPr>
              <w:lang w:val="en-US"/>
              <w:rPrChange w:id="3213" w:author="Fabio Carmona" w:date="2025-01-20T14:32:00Z" w16du:dateUtc="2025-01-20T17:32:00Z">
                <w:rPr/>
              </w:rPrChange>
            </w:rPr>
          </w:pPr>
        </w:p>
        <w:p w14:paraId="77018F57" w14:textId="77777777" w:rsidR="002A47FF" w:rsidRPr="00D92618" w:rsidRDefault="002A47FF">
          <w:pPr>
            <w:divId w:val="476872536"/>
            <w:rPr>
              <w:lang w:val="en-US"/>
              <w:rPrChange w:id="3214" w:author="Fabio Carmona" w:date="2025-01-20T14:32:00Z" w16du:dateUtc="2025-01-20T17:32:00Z">
                <w:rPr/>
              </w:rPrChange>
            </w:rPr>
          </w:pPr>
          <w:r w:rsidRPr="00D92618">
            <w:rPr>
              <w:lang w:val="en-US"/>
              <w:rPrChange w:id="3215" w:author="Fabio Carmona" w:date="2025-01-20T14:32:00Z" w16du:dateUtc="2025-01-20T17:32:00Z">
                <w:rPr/>
              </w:rPrChange>
            </w:rPr>
            <w:t xml:space="preserve">SINGH, B. et al. Hepatoprotective effect of ethanolic extract of </w:t>
          </w:r>
          <w:proofErr w:type="spellStart"/>
          <w:r w:rsidRPr="00D92618">
            <w:rPr>
              <w:lang w:val="en-US"/>
              <w:rPrChange w:id="3216" w:author="Fabio Carmona" w:date="2025-01-20T14:32:00Z" w16du:dateUtc="2025-01-20T17:32:00Z">
                <w:rPr/>
              </w:rPrChange>
            </w:rPr>
            <w:t>Eclipta</w:t>
          </w:r>
          <w:proofErr w:type="spellEnd"/>
          <w:r w:rsidRPr="00D92618">
            <w:rPr>
              <w:lang w:val="en-US"/>
              <w:rPrChange w:id="3217" w:author="Fabio Carmona" w:date="2025-01-20T14:32:00Z" w16du:dateUtc="2025-01-20T17:32:00Z">
                <w:rPr/>
              </w:rPrChange>
            </w:rPr>
            <w:t xml:space="preserve"> alba on experimental liver damage in rats and mice. </w:t>
          </w:r>
          <w:r w:rsidRPr="00D92618">
            <w:rPr>
              <w:b/>
              <w:bCs/>
              <w:lang w:val="en-US"/>
              <w:rPrChange w:id="3218" w:author="Fabio Carmona" w:date="2025-01-20T14:32:00Z" w16du:dateUtc="2025-01-20T17:32:00Z">
                <w:rPr>
                  <w:b/>
                  <w:bCs/>
                </w:rPr>
              </w:rPrChange>
            </w:rPr>
            <w:t>Phytotherapy Research</w:t>
          </w:r>
          <w:r w:rsidRPr="00D92618">
            <w:rPr>
              <w:lang w:val="en-US"/>
              <w:rPrChange w:id="3219" w:author="Fabio Carmona" w:date="2025-01-20T14:32:00Z" w16du:dateUtc="2025-01-20T17:32:00Z">
                <w:rPr/>
              </w:rPrChange>
            </w:rPr>
            <w:t xml:space="preserve">, v. 7, n. 2, p. 154–158, 1993. </w:t>
          </w:r>
        </w:p>
        <w:p w14:paraId="11E4F8D7" w14:textId="77777777" w:rsidR="002A47FF" w:rsidRPr="00D92618" w:rsidRDefault="002A47FF">
          <w:pPr>
            <w:divId w:val="933586131"/>
            <w:rPr>
              <w:lang w:val="en-US"/>
              <w:rPrChange w:id="3220" w:author="Fabio Carmona" w:date="2025-01-20T14:32:00Z" w16du:dateUtc="2025-01-20T17:32:00Z">
                <w:rPr/>
              </w:rPrChange>
            </w:rPr>
          </w:pPr>
        </w:p>
        <w:p w14:paraId="182B09BA" w14:textId="77777777" w:rsidR="002A47FF" w:rsidRPr="00D92618" w:rsidRDefault="002A47FF">
          <w:pPr>
            <w:divId w:val="221983537"/>
            <w:rPr>
              <w:lang w:val="en-US"/>
              <w:rPrChange w:id="3221" w:author="Fabio Carmona" w:date="2025-01-20T14:32:00Z" w16du:dateUtc="2025-01-20T17:32:00Z">
                <w:rPr/>
              </w:rPrChange>
            </w:rPr>
          </w:pPr>
          <w:r w:rsidRPr="00D92618">
            <w:rPr>
              <w:lang w:val="en-US"/>
              <w:rPrChange w:id="3222" w:author="Fabio Carmona" w:date="2025-01-20T14:32:00Z" w16du:dateUtc="2025-01-20T17:32:00Z">
                <w:rPr/>
              </w:rPrChange>
            </w:rPr>
            <w:t xml:space="preserve">SLATER, B. et al. Validation of a food frequency questionnaire to assess the consumption of carotenoids, fruits and vegetables among adolescents: the method of triads. </w:t>
          </w:r>
          <w:proofErr w:type="spellStart"/>
          <w:r w:rsidRPr="00D92618">
            <w:rPr>
              <w:b/>
              <w:bCs/>
              <w:lang w:val="en-US"/>
              <w:rPrChange w:id="3223" w:author="Fabio Carmona" w:date="2025-01-20T14:32:00Z" w16du:dateUtc="2025-01-20T17:32:00Z">
                <w:rPr>
                  <w:b/>
                  <w:bCs/>
                </w:rPr>
              </w:rPrChange>
            </w:rPr>
            <w:t>Cadernos</w:t>
          </w:r>
          <w:proofErr w:type="spellEnd"/>
          <w:r w:rsidRPr="00D92618">
            <w:rPr>
              <w:b/>
              <w:bCs/>
              <w:lang w:val="en-US"/>
              <w:rPrChange w:id="3224" w:author="Fabio Carmona" w:date="2025-01-20T14:32:00Z" w16du:dateUtc="2025-01-20T17:32:00Z">
                <w:rPr>
                  <w:b/>
                  <w:bCs/>
                </w:rPr>
              </w:rPrChange>
            </w:rPr>
            <w:t xml:space="preserve"> de </w:t>
          </w:r>
          <w:proofErr w:type="spellStart"/>
          <w:r w:rsidRPr="00D92618">
            <w:rPr>
              <w:b/>
              <w:bCs/>
              <w:lang w:val="en-US"/>
              <w:rPrChange w:id="3225" w:author="Fabio Carmona" w:date="2025-01-20T14:32:00Z" w16du:dateUtc="2025-01-20T17:32:00Z">
                <w:rPr>
                  <w:b/>
                  <w:bCs/>
                </w:rPr>
              </w:rPrChange>
            </w:rPr>
            <w:t>Saúde</w:t>
          </w:r>
          <w:proofErr w:type="spellEnd"/>
          <w:r w:rsidRPr="00D92618">
            <w:rPr>
              <w:b/>
              <w:bCs/>
              <w:lang w:val="en-US"/>
              <w:rPrChange w:id="3226" w:author="Fabio Carmona" w:date="2025-01-20T14:32:00Z" w16du:dateUtc="2025-01-20T17:32:00Z">
                <w:rPr>
                  <w:b/>
                  <w:bCs/>
                </w:rPr>
              </w:rPrChange>
            </w:rPr>
            <w:t xml:space="preserve"> Pública</w:t>
          </w:r>
          <w:r w:rsidRPr="00D92618">
            <w:rPr>
              <w:lang w:val="en-US"/>
              <w:rPrChange w:id="3227" w:author="Fabio Carmona" w:date="2025-01-20T14:32:00Z" w16du:dateUtc="2025-01-20T17:32:00Z">
                <w:rPr/>
              </w:rPrChange>
            </w:rPr>
            <w:t xml:space="preserve">, v. 26, n. 11, p. 2090–2100, 2010. </w:t>
          </w:r>
        </w:p>
        <w:p w14:paraId="4620F232" w14:textId="77777777" w:rsidR="002A47FF" w:rsidRPr="00D92618" w:rsidRDefault="002A47FF">
          <w:pPr>
            <w:divId w:val="933586131"/>
            <w:rPr>
              <w:lang w:val="en-US"/>
              <w:rPrChange w:id="3228" w:author="Fabio Carmona" w:date="2025-01-20T14:32:00Z" w16du:dateUtc="2025-01-20T17:32:00Z">
                <w:rPr/>
              </w:rPrChange>
            </w:rPr>
          </w:pPr>
        </w:p>
        <w:p w14:paraId="78F848E5" w14:textId="77777777" w:rsidR="002A47FF" w:rsidRPr="00D92618" w:rsidRDefault="002A47FF">
          <w:pPr>
            <w:divId w:val="378358897"/>
            <w:rPr>
              <w:lang w:val="en-US"/>
              <w:rPrChange w:id="3229" w:author="Fabio Carmona" w:date="2025-01-20T14:32:00Z" w16du:dateUtc="2025-01-20T17:32:00Z">
                <w:rPr/>
              </w:rPrChange>
            </w:rPr>
          </w:pPr>
          <w:r w:rsidRPr="00D92618">
            <w:rPr>
              <w:lang w:val="en-US"/>
              <w:rPrChange w:id="3230" w:author="Fabio Carmona" w:date="2025-01-20T14:32:00Z" w16du:dateUtc="2025-01-20T17:32:00Z">
                <w:rPr/>
              </w:rPrChange>
            </w:rPr>
            <w:t xml:space="preserve">SOPIAN, M. M. et al. Mental Health and Obesity: A Narrative Review. </w:t>
          </w:r>
          <w:r w:rsidRPr="00D92618">
            <w:rPr>
              <w:b/>
              <w:bCs/>
              <w:lang w:val="en-US"/>
              <w:rPrChange w:id="3231" w:author="Fabio Carmona" w:date="2025-01-20T14:32:00Z" w16du:dateUtc="2025-01-20T17:32:00Z">
                <w:rPr>
                  <w:b/>
                  <w:bCs/>
                </w:rPr>
              </w:rPrChange>
            </w:rPr>
            <w:t>Pakistan Journal of Medical and Health Sciences</w:t>
          </w:r>
          <w:r w:rsidRPr="00D92618">
            <w:rPr>
              <w:lang w:val="en-US"/>
              <w:rPrChange w:id="3232" w:author="Fabio Carmona" w:date="2025-01-20T14:32:00Z" w16du:dateUtc="2025-01-20T17:32:00Z">
                <w:rPr/>
              </w:rPrChange>
            </w:rPr>
            <w:t xml:space="preserve">, v. 15, n. 5, p. 1468–1473, 2021. </w:t>
          </w:r>
        </w:p>
        <w:p w14:paraId="68116623" w14:textId="77777777" w:rsidR="002A47FF" w:rsidRPr="00D92618" w:rsidRDefault="002A47FF">
          <w:pPr>
            <w:divId w:val="933586131"/>
            <w:rPr>
              <w:lang w:val="en-US"/>
              <w:rPrChange w:id="3233" w:author="Fabio Carmona" w:date="2025-01-20T14:32:00Z" w16du:dateUtc="2025-01-20T17:32:00Z">
                <w:rPr/>
              </w:rPrChange>
            </w:rPr>
          </w:pPr>
        </w:p>
        <w:p w14:paraId="7E882A99" w14:textId="77777777" w:rsidR="002A47FF" w:rsidRPr="00D92618" w:rsidRDefault="002A47FF">
          <w:pPr>
            <w:divId w:val="2055156225"/>
            <w:rPr>
              <w:lang w:val="en-US"/>
              <w:rPrChange w:id="3234" w:author="Fabio Carmona" w:date="2025-01-20T14:32:00Z" w16du:dateUtc="2025-01-20T17:32:00Z">
                <w:rPr/>
              </w:rPrChange>
            </w:rPr>
          </w:pPr>
          <w:r w:rsidRPr="00D92618">
            <w:rPr>
              <w:lang w:val="en-US"/>
              <w:rPrChange w:id="3235" w:author="Fabio Carmona" w:date="2025-01-20T14:32:00Z" w16du:dateUtc="2025-01-20T17:32:00Z">
                <w:rPr/>
              </w:rPrChange>
            </w:rPr>
            <w:lastRenderedPageBreak/>
            <w:t xml:space="preserve">SRIVASTAVA, P. K. PROSPECTIVE USES OF BHRINGARAJA (ECLIPTA ALBA) – AN AYURVEDIC REVIEW. </w:t>
          </w:r>
          <w:r w:rsidRPr="00D92618">
            <w:rPr>
              <w:b/>
              <w:bCs/>
              <w:lang w:val="en-US"/>
              <w:rPrChange w:id="3236" w:author="Fabio Carmona" w:date="2025-01-20T14:32:00Z" w16du:dateUtc="2025-01-20T17:32:00Z">
                <w:rPr>
                  <w:b/>
                  <w:bCs/>
                </w:rPr>
              </w:rPrChange>
            </w:rPr>
            <w:t>World Journal of Pharmaceutical Research</w:t>
          </w:r>
          <w:r w:rsidRPr="00D92618">
            <w:rPr>
              <w:lang w:val="en-US"/>
              <w:rPrChange w:id="3237" w:author="Fabio Carmona" w:date="2025-01-20T14:32:00Z" w16du:dateUtc="2025-01-20T17:32:00Z">
                <w:rPr/>
              </w:rPrChange>
            </w:rPr>
            <w:t xml:space="preserve">, v. 5, n. 10, p. 418–423, 2016. </w:t>
          </w:r>
        </w:p>
        <w:p w14:paraId="48D72046" w14:textId="77777777" w:rsidR="002A47FF" w:rsidRPr="00D92618" w:rsidRDefault="002A47FF">
          <w:pPr>
            <w:divId w:val="933586131"/>
            <w:rPr>
              <w:lang w:val="en-US"/>
              <w:rPrChange w:id="3238" w:author="Fabio Carmona" w:date="2025-01-20T14:32:00Z" w16du:dateUtc="2025-01-20T17:32:00Z">
                <w:rPr/>
              </w:rPrChange>
            </w:rPr>
          </w:pPr>
        </w:p>
        <w:p w14:paraId="7FFDFE75" w14:textId="77777777" w:rsidR="002A47FF" w:rsidRPr="00D92618" w:rsidRDefault="002A47FF">
          <w:pPr>
            <w:divId w:val="720523855"/>
            <w:rPr>
              <w:lang w:val="en-US"/>
              <w:rPrChange w:id="3239" w:author="Fabio Carmona" w:date="2025-01-20T14:32:00Z" w16du:dateUtc="2025-01-20T17:32:00Z">
                <w:rPr/>
              </w:rPrChange>
            </w:rPr>
          </w:pPr>
          <w:r w:rsidRPr="00D92618">
            <w:rPr>
              <w:lang w:val="en-US"/>
              <w:rPrChange w:id="3240" w:author="Fabio Carmona" w:date="2025-01-20T14:32:00Z" w16du:dateUtc="2025-01-20T17:32:00Z">
                <w:rPr/>
              </w:rPrChange>
            </w:rPr>
            <w:t xml:space="preserve">STEELE, C. B. et al. Morbidity and Mortality Weekly Report Vital Signs: Trends in Incidence of Cancers Associated with Overweight and Obesity — United States, 2005–2014. </w:t>
          </w:r>
          <w:r w:rsidRPr="00D92618">
            <w:rPr>
              <w:b/>
              <w:bCs/>
              <w:lang w:val="en-US"/>
              <w:rPrChange w:id="3241" w:author="Fabio Carmona" w:date="2025-01-20T14:32:00Z" w16du:dateUtc="2025-01-20T17:32:00Z">
                <w:rPr>
                  <w:b/>
                  <w:bCs/>
                </w:rPr>
              </w:rPrChange>
            </w:rPr>
            <w:t>Centers for Disease Control and Prevention</w:t>
          </w:r>
          <w:r w:rsidRPr="00D92618">
            <w:rPr>
              <w:lang w:val="en-US"/>
              <w:rPrChange w:id="3242" w:author="Fabio Carmona" w:date="2025-01-20T14:32:00Z" w16du:dateUtc="2025-01-20T17:32:00Z">
                <w:rPr/>
              </w:rPrChange>
            </w:rPr>
            <w:t xml:space="preserve">, v. 6, n. 66, p. 1052–1058, 2017. </w:t>
          </w:r>
        </w:p>
        <w:p w14:paraId="4E17D753" w14:textId="77777777" w:rsidR="002A47FF" w:rsidRPr="00D92618" w:rsidRDefault="002A47FF">
          <w:pPr>
            <w:divId w:val="933586131"/>
            <w:rPr>
              <w:lang w:val="en-US"/>
              <w:rPrChange w:id="3243" w:author="Fabio Carmona" w:date="2025-01-20T14:32:00Z" w16du:dateUtc="2025-01-20T17:32:00Z">
                <w:rPr/>
              </w:rPrChange>
            </w:rPr>
          </w:pPr>
        </w:p>
        <w:p w14:paraId="03AC588F" w14:textId="77777777" w:rsidR="002A47FF" w:rsidRPr="00D92618" w:rsidRDefault="002A47FF">
          <w:pPr>
            <w:divId w:val="1925801384"/>
            <w:rPr>
              <w:lang w:val="en-US"/>
              <w:rPrChange w:id="3244" w:author="Fabio Carmona" w:date="2025-01-20T14:32:00Z" w16du:dateUtc="2025-01-20T17:32:00Z">
                <w:rPr/>
              </w:rPrChange>
            </w:rPr>
          </w:pPr>
          <w:r w:rsidRPr="00D92618">
            <w:rPr>
              <w:lang w:val="en-US"/>
              <w:rPrChange w:id="3245" w:author="Fabio Carmona" w:date="2025-01-20T14:32:00Z" w16du:dateUtc="2025-01-20T17:32:00Z">
                <w:rPr/>
              </w:rPrChange>
            </w:rPr>
            <w:t xml:space="preserve">STREB, A. R. et al. Phase angle associated with different indicators of health-related physical fitness in adults with obesity. </w:t>
          </w:r>
          <w:r w:rsidRPr="00D92618">
            <w:rPr>
              <w:b/>
              <w:bCs/>
              <w:lang w:val="en-US"/>
              <w:rPrChange w:id="3246" w:author="Fabio Carmona" w:date="2025-01-20T14:32:00Z" w16du:dateUtc="2025-01-20T17:32:00Z">
                <w:rPr>
                  <w:b/>
                  <w:bCs/>
                </w:rPr>
              </w:rPrChange>
            </w:rPr>
            <w:t>Physiology and Behavior</w:t>
          </w:r>
          <w:r w:rsidRPr="00D92618">
            <w:rPr>
              <w:lang w:val="en-US"/>
              <w:rPrChange w:id="3247" w:author="Fabio Carmona" w:date="2025-01-20T14:32:00Z" w16du:dateUtc="2025-01-20T17:32:00Z">
                <w:rPr/>
              </w:rPrChange>
            </w:rPr>
            <w:t xml:space="preserve">, v. 225, 2020. </w:t>
          </w:r>
        </w:p>
        <w:p w14:paraId="05CE0B6B" w14:textId="77777777" w:rsidR="002A47FF" w:rsidRPr="00D92618" w:rsidRDefault="002A47FF">
          <w:pPr>
            <w:divId w:val="933586131"/>
            <w:rPr>
              <w:lang w:val="en-US"/>
              <w:rPrChange w:id="3248" w:author="Fabio Carmona" w:date="2025-01-20T14:32:00Z" w16du:dateUtc="2025-01-20T17:32:00Z">
                <w:rPr/>
              </w:rPrChange>
            </w:rPr>
          </w:pPr>
        </w:p>
        <w:p w14:paraId="4C98B474" w14:textId="77777777" w:rsidR="002A47FF" w:rsidRPr="00D92618" w:rsidRDefault="002A47FF">
          <w:pPr>
            <w:divId w:val="826016886"/>
            <w:rPr>
              <w:lang w:val="en-US"/>
              <w:rPrChange w:id="3249" w:author="Fabio Carmona" w:date="2025-01-20T14:32:00Z" w16du:dateUtc="2025-01-20T17:32:00Z">
                <w:rPr/>
              </w:rPrChange>
            </w:rPr>
          </w:pPr>
          <w:r w:rsidRPr="00D92618">
            <w:rPr>
              <w:lang w:val="en-US"/>
              <w:rPrChange w:id="3250" w:author="Fabio Carmona" w:date="2025-01-20T14:32:00Z" w16du:dateUtc="2025-01-20T17:32:00Z">
                <w:rPr/>
              </w:rPrChange>
            </w:rPr>
            <w:t xml:space="preserve">SUS. </w:t>
          </w:r>
          <w:r w:rsidRPr="00D92618">
            <w:rPr>
              <w:b/>
              <w:bCs/>
              <w:lang w:val="en-US"/>
              <w:rPrChange w:id="3251" w:author="Fabio Carmona" w:date="2025-01-20T14:32:00Z" w16du:dateUtc="2025-01-20T17:32:00Z">
                <w:rPr>
                  <w:b/>
                  <w:bCs/>
                </w:rPr>
              </w:rPrChange>
            </w:rPr>
            <w:t xml:space="preserve">Systematized Information on the National List of Medicinal Plants of Interest to SUS: Curcuma longa L., </w:t>
          </w:r>
          <w:proofErr w:type="spellStart"/>
          <w:r w:rsidRPr="00D92618">
            <w:rPr>
              <w:b/>
              <w:bCs/>
              <w:lang w:val="en-US"/>
              <w:rPrChange w:id="3252" w:author="Fabio Carmona" w:date="2025-01-20T14:32:00Z" w16du:dateUtc="2025-01-20T17:32:00Z">
                <w:rPr>
                  <w:b/>
                  <w:bCs/>
                </w:rPr>
              </w:rPrChange>
            </w:rPr>
            <w:t>Zingiberaceae</w:t>
          </w:r>
          <w:proofErr w:type="spellEnd"/>
          <w:r w:rsidRPr="00D92618">
            <w:rPr>
              <w:b/>
              <w:bCs/>
              <w:lang w:val="en-US"/>
              <w:rPrChange w:id="3253" w:author="Fabio Carmona" w:date="2025-01-20T14:32:00Z" w16du:dateUtc="2025-01-20T17:32:00Z">
                <w:rPr>
                  <w:b/>
                  <w:bCs/>
                </w:rPr>
              </w:rPrChange>
            </w:rPr>
            <w:t xml:space="preserve"> – </w:t>
          </w:r>
          <w:proofErr w:type="spellStart"/>
          <w:r w:rsidRPr="00D92618">
            <w:rPr>
              <w:b/>
              <w:bCs/>
              <w:lang w:val="en-US"/>
              <w:rPrChange w:id="3254" w:author="Fabio Carmona" w:date="2025-01-20T14:32:00Z" w16du:dateUtc="2025-01-20T17:32:00Z">
                <w:rPr>
                  <w:b/>
                  <w:bCs/>
                </w:rPr>
              </w:rPrChange>
            </w:rPr>
            <w:t>Açafrão</w:t>
          </w:r>
          <w:proofErr w:type="spellEnd"/>
          <w:r w:rsidRPr="00D92618">
            <w:rPr>
              <w:b/>
              <w:bCs/>
              <w:lang w:val="en-US"/>
              <w:rPrChange w:id="3255" w:author="Fabio Carmona" w:date="2025-01-20T14:32:00Z" w16du:dateUtc="2025-01-20T17:32:00Z">
                <w:rPr>
                  <w:b/>
                  <w:bCs/>
                </w:rPr>
              </w:rPrChange>
            </w:rPr>
            <w:t>-da-terra</w:t>
          </w:r>
          <w:r w:rsidRPr="00D92618">
            <w:rPr>
              <w:lang w:val="en-US"/>
              <w:rPrChange w:id="3256" w:author="Fabio Carmona" w:date="2025-01-20T14:32:00Z" w16du:dateUtc="2025-01-20T17:32:00Z">
                <w:rPr/>
              </w:rPrChange>
            </w:rPr>
            <w:t>. 2020. ed. [</w:t>
          </w:r>
          <w:proofErr w:type="spellStart"/>
          <w:r w:rsidRPr="00D92618">
            <w:rPr>
              <w:lang w:val="en-US"/>
              <w:rPrChange w:id="3257" w:author="Fabio Carmona" w:date="2025-01-20T14:32:00Z" w16du:dateUtc="2025-01-20T17:32:00Z">
                <w:rPr/>
              </w:rPrChange>
            </w:rPr>
            <w:t>s.l</w:t>
          </w:r>
          <w:proofErr w:type="spellEnd"/>
          <w:r w:rsidRPr="00D92618">
            <w:rPr>
              <w:lang w:val="en-US"/>
              <w:rPrChange w:id="3258" w:author="Fabio Carmona" w:date="2025-01-20T14:32:00Z" w16du:dateUtc="2025-01-20T17:32:00Z">
                <w:rPr/>
              </w:rPrChange>
            </w:rPr>
            <w:t xml:space="preserve">: </w:t>
          </w:r>
          <w:proofErr w:type="spellStart"/>
          <w:r w:rsidRPr="00D92618">
            <w:rPr>
              <w:lang w:val="en-US"/>
              <w:rPrChange w:id="3259" w:author="Fabio Carmona" w:date="2025-01-20T14:32:00Z" w16du:dateUtc="2025-01-20T17:32:00Z">
                <w:rPr/>
              </w:rPrChange>
            </w:rPr>
            <w:t>s.n</w:t>
          </w:r>
          <w:proofErr w:type="spellEnd"/>
          <w:r w:rsidRPr="00D92618">
            <w:rPr>
              <w:lang w:val="en-US"/>
              <w:rPrChange w:id="3260" w:author="Fabio Carmona" w:date="2025-01-20T14:32:00Z" w16du:dateUtc="2025-01-20T17:32:00Z">
                <w:rPr/>
              </w:rPrChange>
            </w:rPr>
            <w:t xml:space="preserve">.]. </w:t>
          </w:r>
        </w:p>
        <w:p w14:paraId="194FA2E8" w14:textId="77777777" w:rsidR="002A47FF" w:rsidRPr="00D92618" w:rsidRDefault="002A47FF">
          <w:pPr>
            <w:divId w:val="933586131"/>
            <w:rPr>
              <w:lang w:val="en-US"/>
              <w:rPrChange w:id="3261" w:author="Fabio Carmona" w:date="2025-01-20T14:32:00Z" w16du:dateUtc="2025-01-20T17:32:00Z">
                <w:rPr/>
              </w:rPrChange>
            </w:rPr>
          </w:pPr>
        </w:p>
        <w:p w14:paraId="1F294CD0" w14:textId="77777777" w:rsidR="002A47FF" w:rsidRPr="00552373" w:rsidRDefault="002A47FF">
          <w:pPr>
            <w:divId w:val="1674990735"/>
          </w:pPr>
          <w:r w:rsidRPr="00D92618">
            <w:rPr>
              <w:lang w:val="en-US"/>
              <w:rPrChange w:id="3262" w:author="Fabio Carmona" w:date="2025-01-20T14:32:00Z" w16du:dateUtc="2025-01-20T17:32:00Z">
                <w:rPr/>
              </w:rPrChange>
            </w:rPr>
            <w:t xml:space="preserve">TEWTRAKUL, S. et al. </w:t>
          </w:r>
          <w:proofErr w:type="spellStart"/>
          <w:r w:rsidRPr="00D92618">
            <w:rPr>
              <w:lang w:val="en-US"/>
              <w:rPrChange w:id="3263" w:author="Fabio Carmona" w:date="2025-01-20T14:32:00Z" w16du:dateUtc="2025-01-20T17:32:00Z">
                <w:rPr/>
              </w:rPrChange>
            </w:rPr>
            <w:t>Antiinflammatory</w:t>
          </w:r>
          <w:proofErr w:type="spellEnd"/>
          <w:r w:rsidRPr="00D92618">
            <w:rPr>
              <w:lang w:val="en-US"/>
              <w:rPrChange w:id="3264" w:author="Fabio Carmona" w:date="2025-01-20T14:32:00Z" w16du:dateUtc="2025-01-20T17:32:00Z">
                <w:rPr/>
              </w:rPrChange>
            </w:rPr>
            <w:t xml:space="preserve"> constituents from </w:t>
          </w:r>
          <w:proofErr w:type="spellStart"/>
          <w:r w:rsidRPr="00D92618">
            <w:rPr>
              <w:lang w:val="en-US"/>
              <w:rPrChange w:id="3265" w:author="Fabio Carmona" w:date="2025-01-20T14:32:00Z" w16du:dateUtc="2025-01-20T17:32:00Z">
                <w:rPr/>
              </w:rPrChange>
            </w:rPr>
            <w:t>eclipta</w:t>
          </w:r>
          <w:proofErr w:type="spellEnd"/>
          <w:r w:rsidRPr="00D92618">
            <w:rPr>
              <w:lang w:val="en-US"/>
              <w:rPrChange w:id="3266" w:author="Fabio Carmona" w:date="2025-01-20T14:32:00Z" w16du:dateUtc="2025-01-20T17:32:00Z">
                <w:rPr/>
              </w:rPrChange>
            </w:rPr>
            <w:t xml:space="preserve"> </w:t>
          </w:r>
          <w:proofErr w:type="spellStart"/>
          <w:r w:rsidRPr="00D92618">
            <w:rPr>
              <w:lang w:val="en-US"/>
              <w:rPrChange w:id="3267" w:author="Fabio Carmona" w:date="2025-01-20T14:32:00Z" w16du:dateUtc="2025-01-20T17:32:00Z">
                <w:rPr/>
              </w:rPrChange>
            </w:rPr>
            <w:t>prostrata</w:t>
          </w:r>
          <w:proofErr w:type="spellEnd"/>
          <w:r w:rsidRPr="00D92618">
            <w:rPr>
              <w:lang w:val="en-US"/>
              <w:rPrChange w:id="3268" w:author="Fabio Carmona" w:date="2025-01-20T14:32:00Z" w16du:dateUtc="2025-01-20T17:32:00Z">
                <w:rPr/>
              </w:rPrChange>
            </w:rPr>
            <w:t xml:space="preserve"> using RAW264.7 macrophage cells. </w:t>
          </w:r>
          <w:proofErr w:type="spellStart"/>
          <w:r w:rsidRPr="00552373">
            <w:rPr>
              <w:b/>
              <w:bCs/>
            </w:rPr>
            <w:t>Phytotherapy</w:t>
          </w:r>
          <w:proofErr w:type="spellEnd"/>
          <w:r w:rsidRPr="00552373">
            <w:rPr>
              <w:b/>
              <w:bCs/>
            </w:rPr>
            <w:t xml:space="preserve"> </w:t>
          </w:r>
          <w:proofErr w:type="spellStart"/>
          <w:r w:rsidRPr="00552373">
            <w:rPr>
              <w:b/>
              <w:bCs/>
            </w:rPr>
            <w:t>Research</w:t>
          </w:r>
          <w:proofErr w:type="spellEnd"/>
          <w:r w:rsidRPr="00552373">
            <w:t xml:space="preserve">, v. 25, n. 9, p. 1313–1316, 2011. </w:t>
          </w:r>
        </w:p>
        <w:p w14:paraId="0E7499B0" w14:textId="77777777" w:rsidR="002A47FF" w:rsidRPr="00552373" w:rsidRDefault="002A47FF">
          <w:pPr>
            <w:divId w:val="933586131"/>
          </w:pPr>
        </w:p>
        <w:p w14:paraId="2A38AB69" w14:textId="77777777" w:rsidR="002A47FF" w:rsidRPr="00D92618" w:rsidRDefault="002A47FF">
          <w:pPr>
            <w:divId w:val="1261372790"/>
            <w:rPr>
              <w:lang w:val="en-US"/>
              <w:rPrChange w:id="3269" w:author="Fabio Carmona" w:date="2025-01-20T14:32:00Z" w16du:dateUtc="2025-01-20T17:32:00Z">
                <w:rPr/>
              </w:rPrChange>
            </w:rPr>
          </w:pPr>
          <w:r w:rsidRPr="00552373">
            <w:t xml:space="preserve">TIMALSINA, D.; DEVKOTA, H.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w:t>
          </w:r>
          <w:proofErr w:type="spellStart"/>
          <w:r w:rsidRPr="00552373">
            <w:t>and</w:t>
          </w:r>
          <w:proofErr w:type="spellEnd"/>
          <w:r w:rsidRPr="00552373">
            <w:t xml:space="preserve"> </w:t>
          </w:r>
          <w:proofErr w:type="spellStart"/>
          <w:r w:rsidRPr="00552373">
            <w:t>Biological</w:t>
          </w:r>
          <w:proofErr w:type="spellEnd"/>
          <w:r w:rsidRPr="00552373">
            <w:t xml:space="preserve"> </w:t>
          </w:r>
          <w:proofErr w:type="spellStart"/>
          <w:r w:rsidRPr="00552373">
            <w:t>Activities</w:t>
          </w:r>
          <w:proofErr w:type="spellEnd"/>
          <w:r w:rsidRPr="00552373">
            <w:t xml:space="preserve">. </w:t>
          </w:r>
          <w:r w:rsidRPr="00D92618">
            <w:rPr>
              <w:b/>
              <w:bCs/>
              <w:lang w:val="en-US"/>
              <w:rPrChange w:id="3270" w:author="Fabio Carmona" w:date="2025-01-20T14:32:00Z" w16du:dateUtc="2025-01-20T17:32:00Z">
                <w:rPr>
                  <w:b/>
                  <w:bCs/>
                </w:rPr>
              </w:rPrChange>
            </w:rPr>
            <w:t>Biomolecules 2021, Vol. 11, Page 1738</w:t>
          </w:r>
          <w:r w:rsidRPr="00D92618">
            <w:rPr>
              <w:lang w:val="en-US"/>
              <w:rPrChange w:id="3271" w:author="Fabio Carmona" w:date="2025-01-20T14:32:00Z" w16du:dateUtc="2025-01-20T17:32:00Z">
                <w:rPr/>
              </w:rPrChange>
            </w:rPr>
            <w:t xml:space="preserve">, v. 11, n. 11, p. 1738, 22 </w:t>
          </w:r>
          <w:proofErr w:type="spellStart"/>
          <w:r w:rsidRPr="00D92618">
            <w:rPr>
              <w:lang w:val="en-US"/>
              <w:rPrChange w:id="3272" w:author="Fabio Carmona" w:date="2025-01-20T14:32:00Z" w16du:dateUtc="2025-01-20T17:32:00Z">
                <w:rPr/>
              </w:rPrChange>
            </w:rPr>
            <w:t>nov.</w:t>
          </w:r>
          <w:proofErr w:type="spellEnd"/>
          <w:r w:rsidRPr="00D92618">
            <w:rPr>
              <w:lang w:val="en-US"/>
              <w:rPrChange w:id="3273" w:author="Fabio Carmona" w:date="2025-01-20T14:32:00Z" w16du:dateUtc="2025-01-20T17:32:00Z">
                <w:rPr/>
              </w:rPrChange>
            </w:rPr>
            <w:t xml:space="preserve"> 2021. </w:t>
          </w:r>
        </w:p>
        <w:p w14:paraId="5B14B701" w14:textId="77777777" w:rsidR="002A47FF" w:rsidRPr="00D92618" w:rsidRDefault="002A47FF">
          <w:pPr>
            <w:divId w:val="933586131"/>
            <w:rPr>
              <w:lang w:val="en-US"/>
              <w:rPrChange w:id="3274" w:author="Fabio Carmona" w:date="2025-01-20T14:32:00Z" w16du:dateUtc="2025-01-20T17:32:00Z">
                <w:rPr/>
              </w:rPrChange>
            </w:rPr>
          </w:pPr>
        </w:p>
        <w:p w14:paraId="44BD95BA" w14:textId="77777777" w:rsidR="002A47FF" w:rsidRPr="00D92618" w:rsidRDefault="002A47FF">
          <w:pPr>
            <w:divId w:val="540289633"/>
            <w:rPr>
              <w:lang w:val="en-US"/>
              <w:rPrChange w:id="3275" w:author="Fabio Carmona" w:date="2025-01-20T14:32:00Z" w16du:dateUtc="2025-01-20T17:32:00Z">
                <w:rPr/>
              </w:rPrChange>
            </w:rPr>
          </w:pPr>
          <w:r w:rsidRPr="00D92618">
            <w:rPr>
              <w:lang w:val="en-US"/>
              <w:rPrChange w:id="3276" w:author="Fabio Carmona" w:date="2025-01-20T14:32:00Z" w16du:dateUtc="2025-01-20T17:32:00Z">
                <w:rPr/>
              </w:rPrChange>
            </w:rPr>
            <w:t xml:space="preserve">TOSELLI, S. et al. Comparison of the effect of different resistance training frequencies on phase angle and handgrip strength in obese women: A randomized controlled trial. </w:t>
          </w:r>
          <w:r w:rsidRPr="00D92618">
            <w:rPr>
              <w:b/>
              <w:bCs/>
              <w:lang w:val="en-US"/>
              <w:rPrChange w:id="3277" w:author="Fabio Carmona" w:date="2025-01-20T14:32:00Z" w16du:dateUtc="2025-01-20T17:32:00Z">
                <w:rPr>
                  <w:b/>
                  <w:bCs/>
                </w:rPr>
              </w:rPrChange>
            </w:rPr>
            <w:t>International Journal of Environmental Research and Public Health</w:t>
          </w:r>
          <w:r w:rsidRPr="00D92618">
            <w:rPr>
              <w:lang w:val="en-US"/>
              <w:rPrChange w:id="3278" w:author="Fabio Carmona" w:date="2025-01-20T14:32:00Z" w16du:dateUtc="2025-01-20T17:32:00Z">
                <w:rPr/>
              </w:rPrChange>
            </w:rPr>
            <w:t xml:space="preserve">, v. 17, n. 4, 2020. </w:t>
          </w:r>
        </w:p>
        <w:p w14:paraId="3825DDC8" w14:textId="77777777" w:rsidR="002A47FF" w:rsidRPr="00D92618" w:rsidRDefault="002A47FF">
          <w:pPr>
            <w:divId w:val="933586131"/>
            <w:rPr>
              <w:lang w:val="en-US"/>
              <w:rPrChange w:id="3279" w:author="Fabio Carmona" w:date="2025-01-20T14:32:00Z" w16du:dateUtc="2025-01-20T17:32:00Z">
                <w:rPr/>
              </w:rPrChange>
            </w:rPr>
          </w:pPr>
        </w:p>
        <w:p w14:paraId="1FBA1A00" w14:textId="77777777" w:rsidR="002A47FF" w:rsidRPr="00552373" w:rsidRDefault="002A47FF">
          <w:pPr>
            <w:divId w:val="941955941"/>
          </w:pPr>
          <w:r w:rsidRPr="00D92618">
            <w:rPr>
              <w:lang w:val="en-US"/>
              <w:rPrChange w:id="3280" w:author="Fabio Carmona" w:date="2025-01-20T14:32:00Z" w16du:dateUtc="2025-01-20T17:32:00Z">
                <w:rPr/>
              </w:rPrChange>
            </w:rPr>
            <w:t xml:space="preserve">UPPSALA MONITORING CENTRE. </w:t>
          </w:r>
          <w:r w:rsidRPr="00D92618">
            <w:rPr>
              <w:b/>
              <w:bCs/>
              <w:lang w:val="en-US"/>
              <w:rPrChange w:id="3281" w:author="Fabio Carmona" w:date="2025-01-20T14:32:00Z" w16du:dateUtc="2025-01-20T17:32:00Z">
                <w:rPr>
                  <w:b/>
                  <w:bCs/>
                </w:rPr>
              </w:rPrChange>
            </w:rPr>
            <w:t xml:space="preserve">The use of the WHO-UMC system for </w:t>
          </w:r>
          <w:proofErr w:type="spellStart"/>
          <w:r w:rsidRPr="00D92618">
            <w:rPr>
              <w:b/>
              <w:bCs/>
              <w:lang w:val="en-US"/>
              <w:rPrChange w:id="3282" w:author="Fabio Carmona" w:date="2025-01-20T14:32:00Z" w16du:dateUtc="2025-01-20T17:32:00Z">
                <w:rPr>
                  <w:b/>
                  <w:bCs/>
                </w:rPr>
              </w:rPrChange>
            </w:rPr>
            <w:t>standardised</w:t>
          </w:r>
          <w:proofErr w:type="spellEnd"/>
          <w:r w:rsidRPr="00D92618">
            <w:rPr>
              <w:b/>
              <w:bCs/>
              <w:lang w:val="en-US"/>
              <w:rPrChange w:id="3283" w:author="Fabio Carmona" w:date="2025-01-20T14:32:00Z" w16du:dateUtc="2025-01-20T17:32:00Z">
                <w:rPr>
                  <w:b/>
                  <w:bCs/>
                </w:rPr>
              </w:rPrChange>
            </w:rPr>
            <w:t xml:space="preserve"> case causality assessment</w:t>
          </w:r>
          <w:r w:rsidRPr="00D92618">
            <w:rPr>
              <w:lang w:val="en-US"/>
              <w:rPrChange w:id="3284" w:author="Fabio Carmona" w:date="2025-01-20T14:32:00Z" w16du:dateUtc="2025-01-20T17:32:00Z">
                <w:rPr/>
              </w:rPrChange>
            </w:rPr>
            <w:t xml:space="preserve">. </w:t>
          </w:r>
          <w:r w:rsidRPr="00552373">
            <w:t>[</w:t>
          </w:r>
          <w:proofErr w:type="spellStart"/>
          <w:r w:rsidRPr="00552373">
            <w:t>s.l</w:t>
          </w:r>
          <w:proofErr w:type="spellEnd"/>
          <w:r w:rsidRPr="00552373">
            <w:t xml:space="preserve">: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 xml:space="preserve">The PLANTS </w:t>
          </w:r>
          <w:proofErr w:type="spellStart"/>
          <w:r w:rsidRPr="00552373">
            <w:rPr>
              <w:b/>
              <w:bCs/>
            </w:rPr>
            <w:t>Database</w:t>
          </w:r>
          <w:proofErr w:type="spellEnd"/>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r w:rsidRPr="00552373">
            <w:t xml:space="preserve">VIGNOLA,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D92618" w:rsidRDefault="002A47FF">
          <w:pPr>
            <w:divId w:val="20714167"/>
            <w:rPr>
              <w:lang w:val="en-US"/>
              <w:rPrChange w:id="3285" w:author="Fabio Carmona" w:date="2025-01-20T14:32:00Z" w16du:dateUtc="2025-01-20T17:32:00Z">
                <w:rPr/>
              </w:rPrChange>
            </w:rPr>
          </w:pPr>
          <w:r w:rsidRPr="00D92618">
            <w:rPr>
              <w:lang w:val="en-US"/>
              <w:rPrChange w:id="3286" w:author="Fabio Carmona" w:date="2025-01-20T14:32:00Z" w16du:dateUtc="2025-01-20T17:32:00Z">
                <w:rPr/>
              </w:rPrChange>
            </w:rPr>
            <w:t xml:space="preserve">WAGH, V. V; JAIN, A. K. Ethnopharmacological survey of plants used by the Bhil and </w:t>
          </w:r>
          <w:proofErr w:type="spellStart"/>
          <w:r w:rsidRPr="00D92618">
            <w:rPr>
              <w:lang w:val="en-US"/>
              <w:rPrChange w:id="3287" w:author="Fabio Carmona" w:date="2025-01-20T14:32:00Z" w16du:dateUtc="2025-01-20T17:32:00Z">
                <w:rPr/>
              </w:rPrChange>
            </w:rPr>
            <w:t>Bhilala</w:t>
          </w:r>
          <w:proofErr w:type="spellEnd"/>
          <w:r w:rsidRPr="00D92618">
            <w:rPr>
              <w:lang w:val="en-US"/>
              <w:rPrChange w:id="3288" w:author="Fabio Carmona" w:date="2025-01-20T14:32:00Z" w16du:dateUtc="2025-01-20T17:32:00Z">
                <w:rPr/>
              </w:rPrChange>
            </w:rPr>
            <w:t xml:space="preserve"> ethnic community in dermatological disorders in Western Madhya Pradesh, India. </w:t>
          </w:r>
          <w:r w:rsidRPr="00D92618">
            <w:rPr>
              <w:b/>
              <w:bCs/>
              <w:lang w:val="en-US"/>
              <w:rPrChange w:id="3289" w:author="Fabio Carmona" w:date="2025-01-20T14:32:00Z" w16du:dateUtc="2025-01-20T17:32:00Z">
                <w:rPr>
                  <w:b/>
                  <w:bCs/>
                </w:rPr>
              </w:rPrChange>
            </w:rPr>
            <w:t>Journal of Herbal Medicine</w:t>
          </w:r>
          <w:r w:rsidRPr="00D92618">
            <w:rPr>
              <w:lang w:val="en-US"/>
              <w:rPrChange w:id="3290" w:author="Fabio Carmona" w:date="2025-01-20T14:32:00Z" w16du:dateUtc="2025-01-20T17:32:00Z">
                <w:rPr/>
              </w:rPrChange>
            </w:rPr>
            <w:t xml:space="preserve">, v. 19, 2020. </w:t>
          </w:r>
        </w:p>
        <w:p w14:paraId="1BF71D5D" w14:textId="77777777" w:rsidR="002A47FF" w:rsidRPr="00D92618" w:rsidRDefault="002A47FF">
          <w:pPr>
            <w:divId w:val="933586131"/>
            <w:rPr>
              <w:lang w:val="en-US"/>
              <w:rPrChange w:id="3291" w:author="Fabio Carmona" w:date="2025-01-20T14:32:00Z" w16du:dateUtc="2025-01-20T17:32:00Z">
                <w:rPr/>
              </w:rPrChange>
            </w:rPr>
          </w:pPr>
        </w:p>
        <w:p w14:paraId="722E4356" w14:textId="77777777" w:rsidR="002A47FF" w:rsidRPr="00D92618" w:rsidRDefault="002A47FF">
          <w:pPr>
            <w:divId w:val="272830059"/>
            <w:rPr>
              <w:lang w:val="en-US"/>
              <w:rPrChange w:id="3292" w:author="Fabio Carmona" w:date="2025-01-20T14:32:00Z" w16du:dateUtc="2025-01-20T17:32:00Z">
                <w:rPr/>
              </w:rPrChange>
            </w:rPr>
          </w:pPr>
          <w:r w:rsidRPr="00D92618">
            <w:rPr>
              <w:lang w:val="en-US"/>
              <w:rPrChange w:id="3293" w:author="Fabio Carmona" w:date="2025-01-20T14:32:00Z" w16du:dateUtc="2025-01-20T17:32:00Z">
                <w:rPr/>
              </w:rPrChange>
            </w:rPr>
            <w:t xml:space="preserve">WASYLUK, W. et al. Limits of body composition assessment by bioelectrical impedance analysis (BIA). </w:t>
          </w:r>
          <w:r w:rsidRPr="00D92618">
            <w:rPr>
              <w:b/>
              <w:bCs/>
              <w:lang w:val="en-US"/>
              <w:rPrChange w:id="3294" w:author="Fabio Carmona" w:date="2025-01-20T14:32:00Z" w16du:dateUtc="2025-01-20T17:32:00Z">
                <w:rPr>
                  <w:b/>
                  <w:bCs/>
                </w:rPr>
              </w:rPrChange>
            </w:rPr>
            <w:t>Journal of Education, Health and Sport</w:t>
          </w:r>
          <w:r w:rsidRPr="00D92618">
            <w:rPr>
              <w:lang w:val="en-US"/>
              <w:rPrChange w:id="3295" w:author="Fabio Carmona" w:date="2025-01-20T14:32:00Z" w16du:dateUtc="2025-01-20T17:32:00Z">
                <w:rPr/>
              </w:rPrChange>
            </w:rPr>
            <w:t xml:space="preserve">, v. 9, n. 8, p. 35–44, 2019. </w:t>
          </w:r>
        </w:p>
        <w:p w14:paraId="73DA302D" w14:textId="77777777" w:rsidR="002A47FF" w:rsidRPr="00D92618" w:rsidRDefault="002A47FF">
          <w:pPr>
            <w:divId w:val="933586131"/>
            <w:rPr>
              <w:lang w:val="en-US"/>
              <w:rPrChange w:id="3296" w:author="Fabio Carmona" w:date="2025-01-20T14:32:00Z" w16du:dateUtc="2025-01-20T17:32:00Z">
                <w:rPr/>
              </w:rPrChange>
            </w:rPr>
          </w:pPr>
        </w:p>
        <w:p w14:paraId="14772ACE" w14:textId="77777777" w:rsidR="002A47FF" w:rsidRPr="00D92618" w:rsidRDefault="002A47FF">
          <w:pPr>
            <w:divId w:val="1471442796"/>
            <w:rPr>
              <w:lang w:val="en-US"/>
              <w:rPrChange w:id="3297" w:author="Fabio Carmona" w:date="2025-01-20T14:32:00Z" w16du:dateUtc="2025-01-20T17:32:00Z">
                <w:rPr/>
              </w:rPrChange>
            </w:rPr>
          </w:pPr>
          <w:r w:rsidRPr="00D92618">
            <w:rPr>
              <w:lang w:val="en-US"/>
              <w:rPrChange w:id="3298" w:author="Fabio Carmona" w:date="2025-01-20T14:32:00Z" w16du:dateUtc="2025-01-20T17:32:00Z">
                <w:rPr/>
              </w:rPrChange>
            </w:rPr>
            <w:t xml:space="preserve">WELLS, J. C. K. Sexual dimorphism of body composition. </w:t>
          </w:r>
          <w:r w:rsidRPr="00D92618">
            <w:rPr>
              <w:b/>
              <w:bCs/>
              <w:lang w:val="en-US"/>
              <w:rPrChange w:id="3299" w:author="Fabio Carmona" w:date="2025-01-20T14:32:00Z" w16du:dateUtc="2025-01-20T17:32:00Z">
                <w:rPr>
                  <w:b/>
                  <w:bCs/>
                </w:rPr>
              </w:rPrChange>
            </w:rPr>
            <w:t>Best Practice &amp; Research Clinical Endocrinology &amp; Metabolism</w:t>
          </w:r>
          <w:r w:rsidRPr="00D92618">
            <w:rPr>
              <w:lang w:val="en-US"/>
              <w:rPrChange w:id="3300" w:author="Fabio Carmona" w:date="2025-01-20T14:32:00Z" w16du:dateUtc="2025-01-20T17:32:00Z">
                <w:rPr/>
              </w:rPrChange>
            </w:rPr>
            <w:t xml:space="preserve">, v. 21, n. 3, p. 415–430, set. 2007. </w:t>
          </w:r>
        </w:p>
        <w:p w14:paraId="3AB1EF70" w14:textId="77777777" w:rsidR="002A47FF" w:rsidRPr="00D92618" w:rsidRDefault="002A47FF">
          <w:pPr>
            <w:divId w:val="933586131"/>
            <w:rPr>
              <w:lang w:val="en-US"/>
              <w:rPrChange w:id="3301" w:author="Fabio Carmona" w:date="2025-01-20T14:32:00Z" w16du:dateUtc="2025-01-20T17:32:00Z">
                <w:rPr/>
              </w:rPrChange>
            </w:rPr>
          </w:pPr>
        </w:p>
        <w:p w14:paraId="573B63EB" w14:textId="77777777" w:rsidR="002A47FF" w:rsidRPr="00D92618" w:rsidRDefault="002A47FF">
          <w:pPr>
            <w:divId w:val="177044440"/>
            <w:rPr>
              <w:lang w:val="en-US"/>
              <w:rPrChange w:id="3302" w:author="Fabio Carmona" w:date="2025-01-20T14:32:00Z" w16du:dateUtc="2025-01-20T17:32:00Z">
                <w:rPr/>
              </w:rPrChange>
            </w:rPr>
          </w:pPr>
          <w:r w:rsidRPr="00D92618">
            <w:rPr>
              <w:lang w:val="en-US"/>
              <w:rPrChange w:id="3303" w:author="Fabio Carmona" w:date="2025-01-20T14:32:00Z" w16du:dateUtc="2025-01-20T17:32:00Z">
                <w:rPr/>
              </w:rPrChange>
            </w:rPr>
            <w:t>WHO. Operational guidance</w:t>
          </w:r>
          <w:r w:rsidRPr="00D92618">
            <w:rPr>
              <w:rFonts w:ascii="Arial" w:hAnsi="Arial" w:cs="Arial"/>
              <w:lang w:val="en-US"/>
              <w:rPrChange w:id="3304" w:author="Fabio Carmona" w:date="2025-01-20T14:32:00Z" w16du:dateUtc="2025-01-20T17:32:00Z">
                <w:rPr>
                  <w:rFonts w:ascii="Arial" w:hAnsi="Arial" w:cs="Arial"/>
                </w:rPr>
              </w:rPrChange>
            </w:rPr>
            <w:t> </w:t>
          </w:r>
          <w:r w:rsidRPr="00D92618">
            <w:rPr>
              <w:lang w:val="en-US"/>
              <w:rPrChange w:id="3305" w:author="Fabio Carmona" w:date="2025-01-20T14:32:00Z" w16du:dateUtc="2025-01-20T17:32:00Z">
                <w:rPr/>
              </w:rPrChange>
            </w:rPr>
            <w:t xml:space="preserve">: Information needed to support clinical trials. </w:t>
          </w:r>
          <w:r w:rsidRPr="00D92618">
            <w:rPr>
              <w:b/>
              <w:bCs/>
              <w:lang w:val="en-US"/>
              <w:rPrChange w:id="3306" w:author="Fabio Carmona" w:date="2025-01-20T14:32:00Z" w16du:dateUtc="2025-01-20T17:32:00Z">
                <w:rPr>
                  <w:b/>
                  <w:bCs/>
                </w:rPr>
              </w:rPrChange>
            </w:rPr>
            <w:t>Geneva</w:t>
          </w:r>
          <w:r w:rsidRPr="00D92618">
            <w:rPr>
              <w:rFonts w:ascii="Arial" w:hAnsi="Arial" w:cs="Arial"/>
              <w:b/>
              <w:bCs/>
              <w:lang w:val="en-US"/>
              <w:rPrChange w:id="3307" w:author="Fabio Carmona" w:date="2025-01-20T14:32:00Z" w16du:dateUtc="2025-01-20T17:32:00Z">
                <w:rPr>
                  <w:rFonts w:ascii="Arial" w:hAnsi="Arial" w:cs="Arial"/>
                  <w:b/>
                  <w:bCs/>
                </w:rPr>
              </w:rPrChange>
            </w:rPr>
            <w:t> </w:t>
          </w:r>
          <w:r w:rsidRPr="00D92618">
            <w:rPr>
              <w:b/>
              <w:bCs/>
              <w:lang w:val="en-US"/>
              <w:rPrChange w:id="3308" w:author="Fabio Carmona" w:date="2025-01-20T14:32:00Z" w16du:dateUtc="2025-01-20T17:32:00Z">
                <w:rPr>
                  <w:b/>
                  <w:bCs/>
                </w:rPr>
              </w:rPrChange>
            </w:rPr>
            <w:t>: World Health Organization</w:t>
          </w:r>
          <w:r w:rsidRPr="00D92618">
            <w:rPr>
              <w:lang w:val="en-US"/>
              <w:rPrChange w:id="3309" w:author="Fabio Carmona" w:date="2025-01-20T14:32:00Z" w16du:dateUtc="2025-01-20T17:32:00Z">
                <w:rPr/>
              </w:rPrChange>
            </w:rPr>
            <w:t xml:space="preserve">, p. 15, 2005. </w:t>
          </w:r>
        </w:p>
        <w:p w14:paraId="1C750C1C" w14:textId="77777777" w:rsidR="002A47FF" w:rsidRPr="00D92618" w:rsidRDefault="002A47FF">
          <w:pPr>
            <w:divId w:val="933586131"/>
            <w:rPr>
              <w:lang w:val="en-US"/>
              <w:rPrChange w:id="3310" w:author="Fabio Carmona" w:date="2025-01-20T14:32:00Z" w16du:dateUtc="2025-01-20T17:32:00Z">
                <w:rPr/>
              </w:rPrChange>
            </w:rPr>
          </w:pPr>
        </w:p>
        <w:p w14:paraId="515E4A90" w14:textId="77777777" w:rsidR="002A47FF" w:rsidRPr="00D92618" w:rsidRDefault="002A47FF">
          <w:pPr>
            <w:divId w:val="1165827649"/>
            <w:rPr>
              <w:lang w:val="en-US"/>
              <w:rPrChange w:id="3311" w:author="Fabio Carmona" w:date="2025-01-20T14:32:00Z" w16du:dateUtc="2025-01-20T17:32:00Z">
                <w:rPr/>
              </w:rPrChange>
            </w:rPr>
          </w:pPr>
          <w:r w:rsidRPr="00D92618">
            <w:rPr>
              <w:lang w:val="en-US"/>
              <w:rPrChange w:id="3312" w:author="Fabio Carmona" w:date="2025-01-20T14:32:00Z" w16du:dateUtc="2025-01-20T17:32:00Z">
                <w:rPr/>
              </w:rPrChange>
            </w:rPr>
            <w:t xml:space="preserve">WHO. </w:t>
          </w:r>
          <w:r w:rsidRPr="00D92618">
            <w:rPr>
              <w:b/>
              <w:bCs/>
              <w:lang w:val="en-US"/>
              <w:rPrChange w:id="3313" w:author="Fabio Carmona" w:date="2025-01-20T14:32:00Z" w16du:dateUtc="2025-01-20T17:32:00Z">
                <w:rPr>
                  <w:b/>
                  <w:bCs/>
                </w:rPr>
              </w:rPrChange>
            </w:rPr>
            <w:t>WHOQOL User Manual</w:t>
          </w:r>
          <w:r w:rsidRPr="00D92618">
            <w:rPr>
              <w:lang w:val="en-US"/>
              <w:rPrChange w:id="3314" w:author="Fabio Carmona" w:date="2025-01-20T14:32:00Z" w16du:dateUtc="2025-01-20T17:32:00Z">
                <w:rPr/>
              </w:rPrChange>
            </w:rPr>
            <w:t>. [</w:t>
          </w:r>
          <w:proofErr w:type="spellStart"/>
          <w:r w:rsidRPr="00D92618">
            <w:rPr>
              <w:lang w:val="en-US"/>
              <w:rPrChange w:id="3315" w:author="Fabio Carmona" w:date="2025-01-20T14:32:00Z" w16du:dateUtc="2025-01-20T17:32:00Z">
                <w:rPr/>
              </w:rPrChange>
            </w:rPr>
            <w:t>s.l</w:t>
          </w:r>
          <w:proofErr w:type="spellEnd"/>
          <w:r w:rsidRPr="00D92618">
            <w:rPr>
              <w:lang w:val="en-US"/>
              <w:rPrChange w:id="3316" w:author="Fabio Carmona" w:date="2025-01-20T14:32:00Z" w16du:dateUtc="2025-01-20T17:32:00Z">
                <w:rPr/>
              </w:rPrChange>
            </w:rPr>
            <w:t xml:space="preserve">: </w:t>
          </w:r>
          <w:proofErr w:type="spellStart"/>
          <w:r w:rsidRPr="00D92618">
            <w:rPr>
              <w:lang w:val="en-US"/>
              <w:rPrChange w:id="3317" w:author="Fabio Carmona" w:date="2025-01-20T14:32:00Z" w16du:dateUtc="2025-01-20T17:32:00Z">
                <w:rPr/>
              </w:rPrChange>
            </w:rPr>
            <w:t>s.n</w:t>
          </w:r>
          <w:proofErr w:type="spellEnd"/>
          <w:r w:rsidRPr="00D92618">
            <w:rPr>
              <w:lang w:val="en-US"/>
              <w:rPrChange w:id="3318" w:author="Fabio Carmona" w:date="2025-01-20T14:32:00Z" w16du:dateUtc="2025-01-20T17:32:00Z">
                <w:rPr/>
              </w:rPrChange>
            </w:rPr>
            <w:t xml:space="preserve">.]. </w:t>
          </w:r>
        </w:p>
        <w:p w14:paraId="295F5F97" w14:textId="77777777" w:rsidR="002A47FF" w:rsidRPr="00D92618" w:rsidRDefault="002A47FF">
          <w:pPr>
            <w:divId w:val="933586131"/>
            <w:rPr>
              <w:lang w:val="en-US"/>
              <w:rPrChange w:id="3319" w:author="Fabio Carmona" w:date="2025-01-20T14:32:00Z" w16du:dateUtc="2025-01-20T17:32:00Z">
                <w:rPr/>
              </w:rPrChange>
            </w:rPr>
          </w:pPr>
        </w:p>
        <w:p w14:paraId="4AE2DF33" w14:textId="77777777" w:rsidR="002A47FF" w:rsidRPr="00D92618" w:rsidRDefault="002A47FF">
          <w:pPr>
            <w:divId w:val="1580093839"/>
            <w:rPr>
              <w:lang w:val="en-US"/>
              <w:rPrChange w:id="3320" w:author="Fabio Carmona" w:date="2025-01-20T14:32:00Z" w16du:dateUtc="2025-01-20T17:32:00Z">
                <w:rPr/>
              </w:rPrChange>
            </w:rPr>
          </w:pPr>
          <w:r w:rsidRPr="00D92618">
            <w:rPr>
              <w:lang w:val="en-US"/>
              <w:rPrChange w:id="3321" w:author="Fabio Carmona" w:date="2025-01-20T14:32:00Z" w16du:dateUtc="2025-01-20T17:32:00Z">
                <w:rPr/>
              </w:rPrChange>
            </w:rPr>
            <w:t xml:space="preserve">YADAV, N. K. et al. Alcoholic Extract of </w:t>
          </w:r>
          <w:proofErr w:type="spellStart"/>
          <w:r w:rsidRPr="00D92618">
            <w:rPr>
              <w:lang w:val="en-US"/>
              <w:rPrChange w:id="3322" w:author="Fabio Carmona" w:date="2025-01-20T14:32:00Z" w16du:dateUtc="2025-01-20T17:32:00Z">
                <w:rPr/>
              </w:rPrChange>
            </w:rPr>
            <w:t>Eclipta</w:t>
          </w:r>
          <w:proofErr w:type="spellEnd"/>
          <w:r w:rsidRPr="00D92618">
            <w:rPr>
              <w:lang w:val="en-US"/>
              <w:rPrChange w:id="3323" w:author="Fabio Carmona" w:date="2025-01-20T14:32:00Z" w16du:dateUtc="2025-01-20T17:32:00Z">
                <w:rPr/>
              </w:rPrChange>
            </w:rPr>
            <w:t xml:space="preserve"> alba Shows In Vitro Antioxidant and Anticancer Activity without Exhibiting Toxicological Effects. 2017. </w:t>
          </w:r>
        </w:p>
        <w:p w14:paraId="7C997BF8" w14:textId="77777777" w:rsidR="002A47FF" w:rsidRPr="00D92618" w:rsidRDefault="002A47FF">
          <w:pPr>
            <w:divId w:val="933586131"/>
            <w:rPr>
              <w:lang w:val="en-US"/>
              <w:rPrChange w:id="3324" w:author="Fabio Carmona" w:date="2025-01-20T14:32:00Z" w16du:dateUtc="2025-01-20T17:32:00Z">
                <w:rPr/>
              </w:rPrChange>
            </w:rPr>
          </w:pPr>
        </w:p>
        <w:p w14:paraId="2735CE22" w14:textId="77777777" w:rsidR="002A47FF" w:rsidRPr="00D92618" w:rsidRDefault="002A47FF">
          <w:pPr>
            <w:divId w:val="426001811"/>
            <w:rPr>
              <w:lang w:val="en-US"/>
              <w:rPrChange w:id="3325" w:author="Fabio Carmona" w:date="2025-01-20T14:32:00Z" w16du:dateUtc="2025-01-20T17:32:00Z">
                <w:rPr/>
              </w:rPrChange>
            </w:rPr>
          </w:pPr>
          <w:r w:rsidRPr="00D92618">
            <w:rPr>
              <w:lang w:val="en-US"/>
              <w:rPrChange w:id="3326" w:author="Fabio Carmona" w:date="2025-01-20T14:32:00Z" w16du:dateUtc="2025-01-20T17:32:00Z">
                <w:rPr/>
              </w:rPrChange>
            </w:rPr>
            <w:t xml:space="preserve">YAMADA, Y. et al. Phase angle obtained via bioelectrical impedance analysis and objectively measured physical activity or exercise habits. </w:t>
          </w:r>
          <w:r w:rsidRPr="00D92618">
            <w:rPr>
              <w:b/>
              <w:bCs/>
              <w:lang w:val="en-US"/>
              <w:rPrChange w:id="3327" w:author="Fabio Carmona" w:date="2025-01-20T14:32:00Z" w16du:dateUtc="2025-01-20T17:32:00Z">
                <w:rPr>
                  <w:b/>
                  <w:bCs/>
                </w:rPr>
              </w:rPrChange>
            </w:rPr>
            <w:t>Scientific reports</w:t>
          </w:r>
          <w:r w:rsidRPr="00D92618">
            <w:rPr>
              <w:lang w:val="en-US"/>
              <w:rPrChange w:id="3328" w:author="Fabio Carmona" w:date="2025-01-20T14:32:00Z" w16du:dateUtc="2025-01-20T17:32:00Z">
                <w:rPr/>
              </w:rPrChange>
            </w:rPr>
            <w:t xml:space="preserve">, v. 12, n. 1, p. 17274, 2022. </w:t>
          </w:r>
        </w:p>
        <w:p w14:paraId="5631BD8D" w14:textId="77777777" w:rsidR="002A47FF" w:rsidRPr="00D92618" w:rsidRDefault="002A47FF">
          <w:pPr>
            <w:divId w:val="933586131"/>
            <w:rPr>
              <w:lang w:val="en-US"/>
              <w:rPrChange w:id="3329" w:author="Fabio Carmona" w:date="2025-01-20T14:32:00Z" w16du:dateUtc="2025-01-20T17:32:00Z">
                <w:rPr/>
              </w:rPrChange>
            </w:rPr>
          </w:pPr>
        </w:p>
        <w:p w14:paraId="4D41A3D6" w14:textId="77777777" w:rsidR="002A47FF" w:rsidRPr="00D92618" w:rsidRDefault="002A47FF">
          <w:pPr>
            <w:divId w:val="1024667744"/>
            <w:rPr>
              <w:lang w:val="en-US"/>
              <w:rPrChange w:id="3330" w:author="Fabio Carmona" w:date="2025-01-20T14:32:00Z" w16du:dateUtc="2025-01-20T17:32:00Z">
                <w:rPr/>
              </w:rPrChange>
            </w:rPr>
          </w:pPr>
          <w:r w:rsidRPr="00D92618">
            <w:rPr>
              <w:lang w:val="en-US"/>
              <w:rPrChange w:id="3331" w:author="Fabio Carmona" w:date="2025-01-20T14:32:00Z" w16du:dateUtc="2025-01-20T17:32:00Z">
                <w:rPr/>
              </w:rPrChange>
            </w:rPr>
            <w:t>YAO, E. et al. Phytochemical wedelolactone reverses obesity by prompting adipose browning through SIRT1/AMPK/ PPAR</w:t>
          </w:r>
          <w:r w:rsidRPr="00552373">
            <w:t>α</w:t>
          </w:r>
          <w:r w:rsidRPr="00D92618">
            <w:rPr>
              <w:lang w:val="en-US"/>
              <w:rPrChange w:id="3332" w:author="Fabio Carmona" w:date="2025-01-20T14:32:00Z" w16du:dateUtc="2025-01-20T17:32:00Z">
                <w:rPr/>
              </w:rPrChange>
            </w:rPr>
            <w:t xml:space="preserve"> pathway via targeting nicotinamide N-methyltransferase. </w:t>
          </w:r>
          <w:r w:rsidRPr="00D92618">
            <w:rPr>
              <w:b/>
              <w:bCs/>
              <w:lang w:val="en-US"/>
              <w:rPrChange w:id="3333" w:author="Fabio Carmona" w:date="2025-01-20T14:32:00Z" w16du:dateUtc="2025-01-20T17:32:00Z">
                <w:rPr>
                  <w:b/>
                  <w:bCs/>
                </w:rPr>
              </w:rPrChange>
            </w:rPr>
            <w:t>Phytomedicine</w:t>
          </w:r>
          <w:r w:rsidRPr="00D92618">
            <w:rPr>
              <w:lang w:val="en-US"/>
              <w:rPrChange w:id="3334" w:author="Fabio Carmona" w:date="2025-01-20T14:32:00Z" w16du:dateUtc="2025-01-20T17:32:00Z">
                <w:rPr/>
              </w:rPrChange>
            </w:rPr>
            <w:t xml:space="preserve">, v. 94, n. October 2021, p. 153843, 2022. </w:t>
          </w:r>
        </w:p>
        <w:p w14:paraId="6A372BDF" w14:textId="77777777" w:rsidR="002A47FF" w:rsidRPr="00D92618" w:rsidRDefault="002A47FF">
          <w:pPr>
            <w:divId w:val="933586131"/>
            <w:rPr>
              <w:lang w:val="en-US"/>
              <w:rPrChange w:id="3335" w:author="Fabio Carmona" w:date="2025-01-20T14:32:00Z" w16du:dateUtc="2025-01-20T17:32:00Z">
                <w:rPr/>
              </w:rPrChange>
            </w:rPr>
          </w:pPr>
        </w:p>
        <w:p w14:paraId="619AEFC3" w14:textId="77777777" w:rsidR="002A47FF" w:rsidRPr="00D92618" w:rsidRDefault="002A47FF">
          <w:pPr>
            <w:divId w:val="1128744781"/>
            <w:rPr>
              <w:lang w:val="en-US"/>
              <w:rPrChange w:id="3336" w:author="Fabio Carmona" w:date="2025-01-20T14:32:00Z" w16du:dateUtc="2025-01-20T17:32:00Z">
                <w:rPr/>
              </w:rPrChange>
            </w:rPr>
          </w:pPr>
          <w:r w:rsidRPr="00D92618">
            <w:rPr>
              <w:lang w:val="en-US"/>
              <w:rPrChange w:id="3337" w:author="Fabio Carmona" w:date="2025-01-20T14:32:00Z" w16du:dateUtc="2025-01-20T17:32:00Z">
                <w:rPr/>
              </w:rPrChange>
            </w:rPr>
            <w:t xml:space="preserve">YU, B. et al. Bioelectrical impedance analysis for prediction of early complications after gastrectomy in elderly patients with gastric cancer: The phase angle measured using bioelectrical impedance analysis. </w:t>
          </w:r>
          <w:r w:rsidRPr="00D92618">
            <w:rPr>
              <w:b/>
              <w:bCs/>
              <w:lang w:val="en-US"/>
              <w:rPrChange w:id="3338" w:author="Fabio Carmona" w:date="2025-01-20T14:32:00Z" w16du:dateUtc="2025-01-20T17:32:00Z">
                <w:rPr>
                  <w:b/>
                  <w:bCs/>
                </w:rPr>
              </w:rPrChange>
            </w:rPr>
            <w:t>Journal of Gastric Cancer</w:t>
          </w:r>
          <w:r w:rsidRPr="00D92618">
            <w:rPr>
              <w:lang w:val="en-US"/>
              <w:rPrChange w:id="3339" w:author="Fabio Carmona" w:date="2025-01-20T14:32:00Z" w16du:dateUtc="2025-01-20T17:32:00Z">
                <w:rPr/>
              </w:rPrChange>
            </w:rPr>
            <w:t xml:space="preserve">, v. 19, n. 3, p. 278–289, 2019. </w:t>
          </w:r>
        </w:p>
        <w:p w14:paraId="7D4A75B1" w14:textId="0FECFF4F" w:rsidR="00C114DC" w:rsidRPr="00552373" w:rsidRDefault="002A47FF" w:rsidP="00F65E4D">
          <w:pPr>
            <w:divId w:val="226232024"/>
          </w:pPr>
          <w:r w:rsidRPr="00D92618">
            <w:rPr>
              <w:lang w:val="en-US"/>
              <w:rPrChange w:id="3340" w:author="Fabio Carmona" w:date="2025-01-20T14:32:00Z" w16du:dateUtc="2025-01-20T17:32:00Z">
                <w:rPr/>
              </w:rPrChange>
            </w:rPr>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3341" w:name="_Toc187787290"/>
      <w:r w:rsidR="00C114DC" w:rsidRPr="00552373">
        <w:rPr>
          <w:lang w:val="pt-BR"/>
        </w:rPr>
        <w:t>A</w:t>
      </w:r>
      <w:r w:rsidR="0076416E" w:rsidRPr="00552373">
        <w:rPr>
          <w:lang w:val="pt-BR"/>
        </w:rPr>
        <w:t>pêndice</w:t>
      </w:r>
      <w:bookmarkEnd w:id="3341"/>
    </w:p>
    <w:p w14:paraId="447DE7FB" w14:textId="2524D69D" w:rsidR="004A24CD" w:rsidRPr="00552373" w:rsidRDefault="002114D8" w:rsidP="00F65E4D">
      <w:pPr>
        <w:pStyle w:val="ApendiceAnexo"/>
        <w:rPr>
          <w:rFonts w:cstheme="majorHAnsi"/>
        </w:rPr>
      </w:pPr>
      <w:bookmarkStart w:id="3342"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3342"/>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1"/>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3343" w:name="_Ref187789877"/>
      <w:bookmarkStart w:id="3344"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3343"/>
      <w:r w:rsidRPr="00552373">
        <w:t xml:space="preserve"> – Plano de reeducação alimentar</w:t>
      </w:r>
      <w:bookmarkEnd w:id="3344"/>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w:t>
      </w:r>
      <w:proofErr w:type="spellStart"/>
      <w:r w:rsidRPr="00552373">
        <w:t>alimentação</w:t>
      </w:r>
      <w:proofErr w:type="spellEnd"/>
      <w:r w:rsidRPr="00552373">
        <w:t xml:space="preserve">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proofErr w:type="spellStart"/>
      <w:r w:rsidRPr="00552373">
        <w:t>Alimentação</w:t>
      </w:r>
      <w:proofErr w:type="spellEnd"/>
      <w:r w:rsidRPr="00552373">
        <w:t xml:space="preserve"> </w:t>
      </w:r>
      <w:proofErr w:type="spellStart"/>
      <w:r w:rsidRPr="00552373">
        <w:t>Saudável</w:t>
      </w:r>
      <w:proofErr w:type="spellEnd"/>
      <w:r w:rsidRPr="00552373">
        <w:t xml:space="preserve">: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Reduzir a ingestão de doces e gorduras (</w:t>
      </w:r>
      <w:proofErr w:type="spellStart"/>
      <w:r w:rsidRPr="00552373">
        <w:t>açúcar</w:t>
      </w:r>
      <w:proofErr w:type="spellEnd"/>
      <w:r w:rsidRPr="00552373">
        <w:t xml:space="preserve">,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proofErr w:type="spellStart"/>
      <w:r w:rsidRPr="00552373">
        <w:t>Não</w:t>
      </w:r>
      <w:proofErr w:type="spellEnd"/>
      <w:r w:rsidRPr="00552373">
        <w:t xml:space="preserve"> consumir bebidas </w:t>
      </w:r>
      <w:proofErr w:type="spellStart"/>
      <w:r w:rsidRPr="00552373">
        <w:t>alcóolicas</w:t>
      </w:r>
      <w:proofErr w:type="spellEnd"/>
      <w:r w:rsidRPr="00552373">
        <w:t xml:space="preserve">.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proofErr w:type="spellStart"/>
      <w:r w:rsidRPr="00552373">
        <w:t>Proteínas</w:t>
      </w:r>
      <w:proofErr w:type="spellEnd"/>
      <w:r w:rsidRPr="00552373">
        <w:t xml:space="preserve"> (1g fornece 4 kcal) </w:t>
      </w:r>
    </w:p>
    <w:p w14:paraId="1B7BED35" w14:textId="77777777" w:rsidR="006520F8" w:rsidRPr="00552373" w:rsidRDefault="006520F8" w:rsidP="00F65E4D">
      <w:pPr>
        <w:pStyle w:val="ListParagraph"/>
        <w:numPr>
          <w:ilvl w:val="0"/>
          <w:numId w:val="22"/>
        </w:numPr>
      </w:pPr>
      <w:proofErr w:type="spellStart"/>
      <w:r w:rsidRPr="00552373">
        <w:t>Álcool</w:t>
      </w:r>
      <w:proofErr w:type="spellEnd"/>
      <w:r w:rsidRPr="00552373">
        <w:t xml:space="preserve">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w:t>
      </w:r>
      <w:proofErr w:type="spellStart"/>
      <w:r w:rsidRPr="00552373">
        <w:t>estão</w:t>
      </w:r>
      <w:proofErr w:type="spellEnd"/>
      <w:r w:rsidRPr="00552373">
        <w:t xml:space="preserve"> em maior quantidade nos cereais, como o arroz, o trigo, as farinhas; nos </w:t>
      </w:r>
      <w:proofErr w:type="spellStart"/>
      <w:r w:rsidRPr="00552373">
        <w:t>tubérculos</w:t>
      </w:r>
      <w:proofErr w:type="spellEnd"/>
      <w:r w:rsidRPr="00552373">
        <w:t xml:space="preserve">, como a batata, mandioca, inhame; nos </w:t>
      </w:r>
      <w:proofErr w:type="spellStart"/>
      <w:r w:rsidRPr="00552373">
        <w:t>pães</w:t>
      </w:r>
      <w:proofErr w:type="spellEnd"/>
      <w:r w:rsidRPr="00552373">
        <w:t xml:space="preserve">, bolos, doces, </w:t>
      </w:r>
      <w:proofErr w:type="spellStart"/>
      <w:r w:rsidRPr="00552373">
        <w:t>açúcar</w:t>
      </w:r>
      <w:proofErr w:type="spellEnd"/>
      <w:r w:rsidRPr="00552373">
        <w:t xml:space="preserve"> , mel, frutas e legumes. </w:t>
      </w:r>
    </w:p>
    <w:p w14:paraId="50F08F30" w14:textId="77777777" w:rsidR="006520F8" w:rsidRPr="00552373" w:rsidRDefault="006520F8" w:rsidP="00F65E4D">
      <w:pPr>
        <w:rPr>
          <w:b/>
          <w:bCs/>
        </w:rPr>
      </w:pPr>
      <w:r w:rsidRPr="00552373">
        <w:lastRenderedPageBreak/>
        <w:t xml:space="preserve">Prefira os cereais integrais, arroz, </w:t>
      </w:r>
      <w:proofErr w:type="spellStart"/>
      <w:r w:rsidRPr="00552373">
        <w:t>pães</w:t>
      </w:r>
      <w:proofErr w:type="spellEnd"/>
      <w:r w:rsidRPr="00552373">
        <w:t xml:space="preserve">, </w:t>
      </w:r>
      <w:proofErr w:type="spellStart"/>
      <w:r w:rsidRPr="00552373">
        <w:t>tubérculos</w:t>
      </w:r>
      <w:proofErr w:type="spellEnd"/>
      <w:r w:rsidRPr="00552373">
        <w:t xml:space="preserve">, legumes e frutas. Evite doces, bolos e </w:t>
      </w:r>
      <w:proofErr w:type="spellStart"/>
      <w:r w:rsidRPr="00552373">
        <w:t>açúcar</w:t>
      </w:r>
      <w:proofErr w:type="spellEnd"/>
      <w:r w:rsidRPr="00552373">
        <w:t>.</w:t>
      </w:r>
      <w:r w:rsidRPr="00552373">
        <w:br/>
      </w:r>
    </w:p>
    <w:p w14:paraId="659FD3C9" w14:textId="159A064E" w:rsidR="006520F8" w:rsidRPr="00552373" w:rsidRDefault="006520F8" w:rsidP="00F65E4D">
      <w:r w:rsidRPr="00552373">
        <w:t xml:space="preserve">Fibras </w:t>
      </w:r>
      <w:proofErr w:type="spellStart"/>
      <w:r w:rsidRPr="00552373">
        <w:t>são</w:t>
      </w:r>
      <w:proofErr w:type="spellEnd"/>
      <w:r w:rsidRPr="00552373">
        <w:t xml:space="preserve"> carboidratos que: </w:t>
      </w:r>
    </w:p>
    <w:p w14:paraId="3F8CACF9" w14:textId="77777777" w:rsidR="006520F8" w:rsidRPr="00552373" w:rsidRDefault="006520F8" w:rsidP="00F65E4D">
      <w:pPr>
        <w:pStyle w:val="ListParagraph"/>
        <w:numPr>
          <w:ilvl w:val="0"/>
          <w:numId w:val="23"/>
        </w:numPr>
      </w:pPr>
      <w:r w:rsidRPr="00552373">
        <w:t xml:space="preserve">Reduzem a velocidade de </w:t>
      </w:r>
      <w:proofErr w:type="spellStart"/>
      <w:r w:rsidRPr="00552373">
        <w:t>absorção</w:t>
      </w:r>
      <w:proofErr w:type="spellEnd"/>
      <w:r w:rsidRPr="00552373">
        <w:t xml:space="preserve"> dos alimentos; </w:t>
      </w:r>
    </w:p>
    <w:p w14:paraId="12D495F7" w14:textId="77777777" w:rsidR="006520F8" w:rsidRPr="00552373" w:rsidRDefault="006520F8" w:rsidP="00F65E4D">
      <w:pPr>
        <w:pStyle w:val="ListParagraph"/>
        <w:numPr>
          <w:ilvl w:val="0"/>
          <w:numId w:val="23"/>
        </w:numPr>
      </w:pPr>
      <w:r w:rsidRPr="00552373">
        <w:t xml:space="preserve">Aumentam a </w:t>
      </w:r>
      <w:proofErr w:type="spellStart"/>
      <w:r w:rsidRPr="00552373">
        <w:t>sensação</w:t>
      </w:r>
      <w:proofErr w:type="spellEnd"/>
      <w:r w:rsidRPr="00552373">
        <w:t xml:space="preserve">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w:t>
      </w:r>
      <w:proofErr w:type="spellStart"/>
      <w:r w:rsidRPr="00552373">
        <w:t>bagaço</w:t>
      </w:r>
      <w:proofErr w:type="spellEnd"/>
      <w:r w:rsidRPr="00552373">
        <w:t xml:space="preserve"> e casca, legumes, verduras, </w:t>
      </w:r>
      <w:proofErr w:type="spellStart"/>
      <w:r w:rsidRPr="00552373">
        <w:t>feijões</w:t>
      </w:r>
      <w:proofErr w:type="spellEnd"/>
      <w:r w:rsidRPr="00552373">
        <w:t xml:space="preserve"> e nos produtos integrais, como o </w:t>
      </w:r>
      <w:proofErr w:type="spellStart"/>
      <w:r w:rsidRPr="00552373">
        <w:t>pão</w:t>
      </w:r>
      <w:proofErr w:type="spellEnd"/>
      <w:r w:rsidRPr="00552373">
        <w:t xml:space="preserve">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w:t>
      </w:r>
      <w:proofErr w:type="spellStart"/>
      <w:r w:rsidRPr="00552373">
        <w:t>limão</w:t>
      </w:r>
      <w:proofErr w:type="spellEnd"/>
      <w:r w:rsidRPr="00552373">
        <w:t xml:space="preserve">, um pouco de azeite de oliva e ervas como </w:t>
      </w:r>
      <w:proofErr w:type="spellStart"/>
      <w:r w:rsidRPr="00552373">
        <w:t>manjericão</w:t>
      </w:r>
      <w:proofErr w:type="spellEnd"/>
      <w:r w:rsidRPr="00552373">
        <w:t xml:space="preserve">, </w:t>
      </w:r>
      <w:proofErr w:type="spellStart"/>
      <w:r w:rsidRPr="00552373">
        <w:t>hortela</w:t>
      </w:r>
      <w:proofErr w:type="spellEnd"/>
      <w:r w:rsidRPr="00552373">
        <w:t xml:space="preserve">̃ e </w:t>
      </w:r>
      <w:proofErr w:type="spellStart"/>
      <w:r w:rsidRPr="00552373">
        <w:t>orégano</w:t>
      </w:r>
      <w:proofErr w:type="spellEnd"/>
      <w:r w:rsidRPr="00552373">
        <w:t xml:space="preserve">.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xml:space="preserve">: </w:t>
      </w:r>
      <w:proofErr w:type="spellStart"/>
      <w:r w:rsidRPr="00552373">
        <w:t>São</w:t>
      </w:r>
      <w:proofErr w:type="spellEnd"/>
      <w:r w:rsidRPr="00552373">
        <w:t xml:space="preserve"> melhores para o corpo, </w:t>
      </w:r>
      <w:proofErr w:type="spellStart"/>
      <w:r w:rsidRPr="00552373">
        <w:t>não</w:t>
      </w:r>
      <w:proofErr w:type="spellEnd"/>
      <w:r w:rsidRPr="00552373">
        <w:t xml:space="preserve"> “sujam” os vasos </w:t>
      </w:r>
      <w:proofErr w:type="spellStart"/>
      <w:r w:rsidRPr="00552373">
        <w:t>sanguíneos</w:t>
      </w:r>
      <w:proofErr w:type="spellEnd"/>
      <w:r w:rsidRPr="00552373">
        <w:t xml:space="preserve">. </w:t>
      </w:r>
      <w:proofErr w:type="spellStart"/>
      <w:r w:rsidRPr="00552373">
        <w:t>Estão</w:t>
      </w:r>
      <w:proofErr w:type="spellEnd"/>
      <w:r w:rsidRPr="00552373">
        <w:t xml:space="preserve"> presentes nos </w:t>
      </w:r>
      <w:proofErr w:type="spellStart"/>
      <w:r w:rsidRPr="00552373">
        <w:t>óleos</w:t>
      </w:r>
      <w:proofErr w:type="spellEnd"/>
      <w:r w:rsidRPr="00552373">
        <w:t xml:space="preserve">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w:t>
      </w:r>
      <w:proofErr w:type="spellStart"/>
      <w:r w:rsidRPr="00552373">
        <w:t>ja</w:t>
      </w:r>
      <w:proofErr w:type="spellEnd"/>
      <w:r w:rsidRPr="00552373">
        <w:t xml:space="preserve">́ que é uma gordura que “suja” o interior dos vasos </w:t>
      </w:r>
      <w:proofErr w:type="spellStart"/>
      <w:r w:rsidRPr="00552373">
        <w:t>sanguíneos</w:t>
      </w:r>
      <w:proofErr w:type="spellEnd"/>
      <w:r w:rsidRPr="00552373">
        <w:t xml:space="preserve">. </w:t>
      </w:r>
      <w:proofErr w:type="spellStart"/>
      <w:r w:rsidRPr="00552373">
        <w:t>Estão</w:t>
      </w:r>
      <w:proofErr w:type="spellEnd"/>
      <w:r w:rsidRPr="00552373">
        <w:t xml:space="preserve">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w:t>
      </w:r>
      <w:proofErr w:type="spellStart"/>
      <w:r w:rsidRPr="00552373">
        <w:t>óleo</w:t>
      </w:r>
      <w:proofErr w:type="spellEnd"/>
      <w:r w:rsidRPr="00552373">
        <w:t xml:space="preserve"> para </w:t>
      </w:r>
      <w:proofErr w:type="spellStart"/>
      <w:r w:rsidRPr="00552373">
        <w:t>preparação</w:t>
      </w:r>
      <w:proofErr w:type="spellEnd"/>
      <w:r w:rsidRPr="00552373">
        <w:t xml:space="preserve"> dos alimentos deve ser usado com </w:t>
      </w:r>
      <w:proofErr w:type="spellStart"/>
      <w:r w:rsidRPr="00552373">
        <w:t>moderação</w:t>
      </w:r>
      <w:proofErr w:type="spellEnd"/>
      <w:r w:rsidRPr="00552373">
        <w:t xml:space="preserve">, sendo </w:t>
      </w:r>
      <w:r w:rsidRPr="00552373">
        <w:br/>
        <w:t xml:space="preserve">1 colher de sopa de </w:t>
      </w:r>
      <w:proofErr w:type="spellStart"/>
      <w:r w:rsidRPr="00552373">
        <w:t>óleo</w:t>
      </w:r>
      <w:proofErr w:type="spellEnd"/>
      <w:r w:rsidRPr="00552373">
        <w:t xml:space="preserve"> para cada copo de arroz cru</w:t>
      </w:r>
      <w:r w:rsidRPr="00552373">
        <w:br/>
        <w:t xml:space="preserve">Deve-se usar no </w:t>
      </w:r>
      <w:proofErr w:type="spellStart"/>
      <w:r w:rsidRPr="00552373">
        <w:t>máximo</w:t>
      </w:r>
      <w:proofErr w:type="spellEnd"/>
      <w:r w:rsidRPr="00552373">
        <w:t xml:space="preserve"> 500 ml ou meio frasco de </w:t>
      </w:r>
      <w:proofErr w:type="spellStart"/>
      <w:r w:rsidRPr="00552373">
        <w:t>óleo</w:t>
      </w:r>
      <w:proofErr w:type="spellEnd"/>
      <w:r w:rsidRPr="00552373">
        <w:t xml:space="preserve"> por </w:t>
      </w:r>
      <w:proofErr w:type="spellStart"/>
      <w:r w:rsidRPr="00552373">
        <w:t>mês</w:t>
      </w:r>
      <w:proofErr w:type="spellEnd"/>
      <w:r w:rsidRPr="00552373">
        <w:t xml:space="preserve"> por pessoa</w:t>
      </w:r>
    </w:p>
    <w:p w14:paraId="72B7210C" w14:textId="2BE9DFFC" w:rsidR="006520F8" w:rsidRPr="00552373" w:rsidRDefault="006520F8" w:rsidP="00F65E4D">
      <w:r w:rsidRPr="00552373">
        <w:lastRenderedPageBreak/>
        <w:t>Castanhas: 1-2 unidades/ dia</w:t>
      </w:r>
      <w:r w:rsidRPr="00552373">
        <w:br/>
        <w:t xml:space="preserve">Manteiga: 1 colher de </w:t>
      </w:r>
      <w:proofErr w:type="spellStart"/>
      <w:r w:rsidRPr="00552373">
        <w:t>cha</w:t>
      </w:r>
      <w:proofErr w:type="spellEnd"/>
      <w:r w:rsidRPr="00552373">
        <w:t xml:space="preserve">́ (5g) no </w:t>
      </w:r>
      <w:proofErr w:type="spellStart"/>
      <w:r w:rsidRPr="00552373">
        <w:t>pão</w:t>
      </w:r>
      <w:proofErr w:type="spellEnd"/>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w:t>
      </w:r>
      <w:proofErr w:type="spellStart"/>
      <w:r w:rsidRPr="00552373">
        <w:t>glacês</w:t>
      </w:r>
      <w:proofErr w:type="spellEnd"/>
      <w:r w:rsidRPr="00552373">
        <w:t xml:space="preserve">, salgados folhados, bolachas recheadas ou amanteigadas. Para o controle do colesterol no sangue, para evitar o aumento do peso e diminuir o risco de ter </w:t>
      </w:r>
      <w:proofErr w:type="spellStart"/>
      <w:r w:rsidRPr="00552373">
        <w:t>doenças</w:t>
      </w:r>
      <w:proofErr w:type="spellEnd"/>
      <w:r w:rsidRPr="00552373">
        <w:t xml:space="preserve"> do </w:t>
      </w:r>
      <w:proofErr w:type="spellStart"/>
      <w:r w:rsidRPr="00552373">
        <w:t>coração</w:t>
      </w:r>
      <w:proofErr w:type="spellEnd"/>
      <w:r w:rsidRPr="00552373">
        <w:t xml:space="preserve"> e diabetes, é importante consumir colesterol com </w:t>
      </w:r>
      <w:proofErr w:type="spellStart"/>
      <w:r w:rsidRPr="00552373">
        <w:t>moderação</w:t>
      </w:r>
      <w:proofErr w:type="spellEnd"/>
      <w:r w:rsidRPr="00552373">
        <w:t xml:space="preserve">.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w:t>
      </w:r>
      <w:proofErr w:type="spellStart"/>
      <w:r w:rsidRPr="00552373">
        <w:t>coxão</w:t>
      </w:r>
      <w:proofErr w:type="spellEnd"/>
      <w:r w:rsidRPr="00552373">
        <w:t xml:space="preserve"> duro, </w:t>
      </w:r>
      <w:proofErr w:type="spellStart"/>
      <w:r w:rsidRPr="00552373">
        <w:t>coxão</w:t>
      </w:r>
      <w:proofErr w:type="spellEnd"/>
      <w:r w:rsidRPr="00552373">
        <w:t xml:space="preserve"> mole, patinho, alcatra, maminha de alcatra, </w:t>
      </w:r>
      <w:proofErr w:type="spellStart"/>
      <w:r w:rsidRPr="00552373">
        <w:t>músculo</w:t>
      </w:r>
      <w:proofErr w:type="spellEnd"/>
      <w:r w:rsidRPr="00552373">
        <w:t xml:space="preserve">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w:t>
      </w:r>
      <w:proofErr w:type="spellStart"/>
      <w:r w:rsidRPr="00552373">
        <w:t>acém</w:t>
      </w:r>
      <w:proofErr w:type="spellEnd"/>
      <w:r w:rsidRPr="00552373">
        <w:t xml:space="preserve">, capa de filé, filé de costela, </w:t>
      </w:r>
      <w:proofErr w:type="spellStart"/>
      <w:r w:rsidRPr="00552373">
        <w:t>contrafile</w:t>
      </w:r>
      <w:proofErr w:type="spellEnd"/>
      <w:r w:rsidRPr="00552373">
        <w:t xml:space="preserve">́, ponta de agulha, </w:t>
      </w:r>
      <w:proofErr w:type="spellStart"/>
      <w:r w:rsidRPr="00552373">
        <w:t>pa</w:t>
      </w:r>
      <w:proofErr w:type="spellEnd"/>
      <w:r w:rsidRPr="00552373">
        <w:t xml:space="preserve">́ ou patela, aba de filé, </w:t>
      </w:r>
      <w:proofErr w:type="spellStart"/>
      <w:r w:rsidRPr="00552373">
        <w:t>pescoço</w:t>
      </w:r>
      <w:proofErr w:type="spellEnd"/>
      <w:r w:rsidRPr="00552373">
        <w:t xml:space="preserve">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proofErr w:type="spellStart"/>
      <w:r w:rsidRPr="00552373">
        <w:t>são</w:t>
      </w:r>
      <w:proofErr w:type="spellEnd"/>
      <w:r w:rsidRPr="00552373">
        <w:t xml:space="preserve"> alimentos industrializados em que houve a </w:t>
      </w:r>
      <w:proofErr w:type="spellStart"/>
      <w:r w:rsidRPr="00552373">
        <w:t>remoção</w:t>
      </w:r>
      <w:proofErr w:type="spellEnd"/>
      <w:r w:rsidRPr="00552373">
        <w:t xml:space="preserve"> de no </w:t>
      </w:r>
      <w:proofErr w:type="spellStart"/>
      <w:r w:rsidRPr="00552373">
        <w:t>mínimo</w:t>
      </w:r>
      <w:proofErr w:type="spellEnd"/>
      <w:r w:rsidRPr="00552373">
        <w:t xml:space="preserve"> 25% de algum componente como </w:t>
      </w:r>
      <w:proofErr w:type="spellStart"/>
      <w:r w:rsidRPr="00552373">
        <w:t>açúcares</w:t>
      </w:r>
      <w:proofErr w:type="spellEnd"/>
      <w:r w:rsidRPr="00552373">
        <w:t xml:space="preserve">, gordura saturada, gorduras totais, colesterol e </w:t>
      </w:r>
      <w:proofErr w:type="spellStart"/>
      <w:r w:rsidRPr="00552373">
        <w:t>sódio</w:t>
      </w:r>
      <w:proofErr w:type="spellEnd"/>
      <w:r w:rsidRPr="00552373">
        <w:t xml:space="preserve"> ou de calorias em </w:t>
      </w:r>
      <w:proofErr w:type="spellStart"/>
      <w:r w:rsidRPr="00552373">
        <w:t>relação</w:t>
      </w:r>
      <w:proofErr w:type="spellEnd"/>
      <w:r w:rsidRPr="00552373">
        <w:t xml:space="preserve"> ao produto normal. </w:t>
      </w:r>
    </w:p>
    <w:p w14:paraId="6B3319FA" w14:textId="67E7F3D1" w:rsidR="006520F8" w:rsidRPr="00552373" w:rsidRDefault="006520F8" w:rsidP="00F65E4D">
      <w:pPr>
        <w:pStyle w:val="ListParagraph"/>
        <w:numPr>
          <w:ilvl w:val="0"/>
          <w:numId w:val="27"/>
        </w:numPr>
      </w:pPr>
      <w:r w:rsidRPr="00552373">
        <w:rPr>
          <w:b/>
          <w:bCs/>
        </w:rPr>
        <w:t xml:space="preserve">Alimentos diet: </w:t>
      </w:r>
      <w:proofErr w:type="spellStart"/>
      <w:r w:rsidRPr="00552373">
        <w:t>são</w:t>
      </w:r>
      <w:proofErr w:type="spellEnd"/>
      <w:r w:rsidRPr="00552373">
        <w:t xml:space="preserve"> alimentos que apresentam a </w:t>
      </w:r>
      <w:proofErr w:type="spellStart"/>
      <w:r w:rsidRPr="00552373">
        <w:t>ausência</w:t>
      </w:r>
      <w:proofErr w:type="spellEnd"/>
      <w:r w:rsidRPr="00552373">
        <w:t xml:space="preserve"> de determinado ingrediente em sua </w:t>
      </w:r>
      <w:proofErr w:type="spellStart"/>
      <w:r w:rsidRPr="00552373">
        <w:t>composição</w:t>
      </w:r>
      <w:proofErr w:type="spellEnd"/>
      <w:r w:rsidRPr="00552373">
        <w:t xml:space="preserve">. Os alimentos diet </w:t>
      </w:r>
      <w:proofErr w:type="spellStart"/>
      <w:r w:rsidRPr="00552373">
        <w:t>são</w:t>
      </w:r>
      <w:proofErr w:type="spellEnd"/>
      <w:r w:rsidRPr="00552373">
        <w:t xml:space="preserve"> indicados para pessoas que tenham </w:t>
      </w:r>
      <w:proofErr w:type="spellStart"/>
      <w:r w:rsidRPr="00552373">
        <w:t>restrição</w:t>
      </w:r>
      <w:proofErr w:type="spellEnd"/>
      <w:r w:rsidRPr="00552373">
        <w:t xml:space="preserve"> no consumo de algum ingrediente, como </w:t>
      </w:r>
      <w:proofErr w:type="spellStart"/>
      <w:r w:rsidRPr="00552373">
        <w:t>açúcar</w:t>
      </w:r>
      <w:proofErr w:type="spellEnd"/>
      <w:r w:rsidRPr="00552373">
        <w:t xml:space="preserve">, gorduras, carboidratos, </w:t>
      </w:r>
      <w:proofErr w:type="spellStart"/>
      <w:r w:rsidRPr="00552373">
        <w:t>sódio</w:t>
      </w:r>
      <w:proofErr w:type="spellEnd"/>
      <w:r w:rsidRPr="00552373">
        <w:t xml:space="preserve"> e lactose. </w:t>
      </w:r>
    </w:p>
    <w:p w14:paraId="2278867B" w14:textId="77777777" w:rsidR="006520F8" w:rsidRPr="00552373" w:rsidRDefault="006520F8" w:rsidP="00F65E4D">
      <w:r w:rsidRPr="00552373">
        <w:t xml:space="preserve">Nem todos os produtos diet </w:t>
      </w:r>
      <w:proofErr w:type="spellStart"/>
      <w:r w:rsidRPr="00552373">
        <w:t>contêm</w:t>
      </w:r>
      <w:proofErr w:type="spellEnd"/>
      <w:r w:rsidRPr="00552373">
        <w:t xml:space="preserve"> poucas calorias, alguns produtos para </w:t>
      </w:r>
      <w:proofErr w:type="spellStart"/>
      <w:r w:rsidRPr="00552373">
        <w:t>diabéticos</w:t>
      </w:r>
      <w:proofErr w:type="spellEnd"/>
      <w:r w:rsidRPr="00552373">
        <w:t xml:space="preserve"> (sem </w:t>
      </w:r>
      <w:proofErr w:type="spellStart"/>
      <w:r w:rsidRPr="00552373">
        <w:t>açúcar</w:t>
      </w:r>
      <w:proofErr w:type="spellEnd"/>
      <w:r w:rsidRPr="00552373">
        <w:t xml:space="preserve">)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w:t>
      </w:r>
      <w:proofErr w:type="spellStart"/>
      <w:r w:rsidRPr="00552373">
        <w:t>sódio</w:t>
      </w:r>
      <w:proofErr w:type="spellEnd"/>
      <w:r w:rsidRPr="00552373">
        <w:t xml:space="preserve"> está presente no sal de cozinha e em grande quantidade nos produtos industrializados. </w:t>
      </w:r>
    </w:p>
    <w:p w14:paraId="5B15E29A" w14:textId="77777777" w:rsidR="006520F8" w:rsidRPr="00552373" w:rsidRDefault="006520F8" w:rsidP="00F65E4D">
      <w:r w:rsidRPr="00552373">
        <w:t xml:space="preserve">1 grama de sal de cozinha = 400 mg de </w:t>
      </w:r>
      <w:proofErr w:type="spellStart"/>
      <w:r w:rsidRPr="00552373">
        <w:t>sódio</w:t>
      </w:r>
      <w:proofErr w:type="spellEnd"/>
      <w:r w:rsidRPr="00552373">
        <w:t xml:space="preserve">.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proofErr w:type="spellStart"/>
      <w:r w:rsidRPr="00552373">
        <w:rPr>
          <w:b/>
          <w:bCs/>
        </w:rPr>
        <w:t>Recomendação</w:t>
      </w:r>
      <w:proofErr w:type="spellEnd"/>
      <w:r w:rsidRPr="00552373">
        <w:rPr>
          <w:b/>
          <w:bCs/>
        </w:rPr>
        <w:t xml:space="preserve"> de </w:t>
      </w:r>
      <w:proofErr w:type="spellStart"/>
      <w:r w:rsidRPr="00552373">
        <w:rPr>
          <w:b/>
          <w:bCs/>
        </w:rPr>
        <w:t>sódio</w:t>
      </w:r>
      <w:proofErr w:type="spellEnd"/>
      <w:r w:rsidRPr="00552373">
        <w:rPr>
          <w:b/>
          <w:bCs/>
        </w:rPr>
        <w:t xml:space="preserve">: 2000 mg/dia. </w:t>
      </w:r>
      <w:r w:rsidRPr="00552373">
        <w:t xml:space="preserve">Deve-se considerar que 800 mg (2 gramas de sal) </w:t>
      </w:r>
      <w:proofErr w:type="spellStart"/>
      <w:r w:rsidRPr="00552373">
        <w:t>ja</w:t>
      </w:r>
      <w:proofErr w:type="spellEnd"/>
      <w:r w:rsidRPr="00552373">
        <w:t xml:space="preserve">́ </w:t>
      </w:r>
      <w:proofErr w:type="spellStart"/>
      <w:r w:rsidRPr="00552373">
        <w:t>estão</w:t>
      </w:r>
      <w:proofErr w:type="spellEnd"/>
      <w:r w:rsidRPr="00552373">
        <w:t xml:space="preserve"> presentes naturalmente nos alimentos. Portanto, sobram apenas 1200 mg (3 gramas de sal) para </w:t>
      </w:r>
      <w:proofErr w:type="spellStart"/>
      <w:r w:rsidRPr="00552373">
        <w:t>adição</w:t>
      </w:r>
      <w:proofErr w:type="spellEnd"/>
      <w:r w:rsidRPr="00552373">
        <w:t xml:space="preserve">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 xml:space="preserve">Criado com </w:t>
      </w:r>
      <w:proofErr w:type="spellStart"/>
      <w:r w:rsidRPr="00552373">
        <w:t>DMPTool</w:t>
      </w:r>
      <w:proofErr w:type="spellEnd"/>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8" w:history="1">
        <w:r w:rsidRPr="00552373">
          <w:rPr>
            <w:rStyle w:val="Hyperlink"/>
            <w:rFonts w:eastAsiaTheme="minorHAnsi" w:cstheme="majorHAnsi"/>
          </w:rPr>
          <w:t>https://</w:t>
        </w:r>
        <w:proofErr w:type="spellStart"/>
        <w:r w:rsidRPr="00552373">
          <w:rPr>
            <w:rStyle w:val="Hyperlink"/>
            <w:rFonts w:eastAsiaTheme="minorHAnsi" w:cstheme="majorHAnsi"/>
          </w:rPr>
          <w:t>doi.org</w:t>
        </w:r>
        <w:proofErr w:type="spellEnd"/>
        <w:r w:rsidRPr="00552373">
          <w:rPr>
            <w:rStyle w:val="Hyperlink"/>
            <w:rFonts w:eastAsiaTheme="minorHAnsi" w:cstheme="majorHAnsi"/>
          </w:rPr>
          <w:t>/10.48321/D1N34D</w:t>
        </w:r>
      </w:hyperlink>
      <w:r w:rsidRPr="00552373">
        <w:rPr>
          <w:rFonts w:ascii="Aptos" w:hAnsi="Aptos" w:cstheme="majorHAnsi"/>
        </w:rPr>
        <w:t xml:space="preserve"> </w:t>
      </w:r>
    </w:p>
    <w:p w14:paraId="20357099" w14:textId="77777777" w:rsidR="006B31AC" w:rsidRPr="00552373" w:rsidRDefault="006B31AC" w:rsidP="00F65E4D">
      <w:proofErr w:type="spellStart"/>
      <w:r w:rsidRPr="00552373">
        <w:t>Template</w:t>
      </w:r>
      <w:proofErr w:type="spellEnd"/>
      <w:r w:rsidRPr="00552373">
        <w:t xml:space="preserv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Parâmetros laboratoriais de segurança, pesquisa de toxicidade assintomática, avaliação do impacto da intervenção (T1, T2, T3 / CS): aspartato aminotransferase, alanina aminotransferase, gama-</w:t>
      </w:r>
      <w:proofErr w:type="spellStart"/>
      <w:r w:rsidRPr="00552373">
        <w:t>glutamiltransferase</w:t>
      </w:r>
      <w:proofErr w:type="spellEnd"/>
      <w:r w:rsidRPr="00552373">
        <w:t xml:space="preserve">, fosfatase alcalina, fosfatase alcalina, bilirrubinas totais e </w:t>
      </w:r>
      <w:proofErr w:type="spellStart"/>
      <w:r w:rsidRPr="00552373">
        <w:t>frações</w:t>
      </w:r>
      <w:proofErr w:type="spellEnd"/>
      <w:r w:rsidRPr="00552373">
        <w:t xml:space="preserve">, amilase, albumina, ureia, creatinina, creatinofosfoquinase, </w:t>
      </w:r>
      <w:proofErr w:type="spellStart"/>
      <w:r w:rsidRPr="00552373">
        <w:t>ácido</w:t>
      </w:r>
      <w:proofErr w:type="spellEnd"/>
      <w:r w:rsidRPr="00552373">
        <w:t xml:space="preserve"> </w:t>
      </w:r>
      <w:proofErr w:type="spellStart"/>
      <w:r w:rsidRPr="00552373">
        <w:t>úrico</w:t>
      </w:r>
      <w:proofErr w:type="spellEnd"/>
      <w:r w:rsidRPr="00552373">
        <w:t xml:space="preserve">, amilase, </w:t>
      </w:r>
      <w:proofErr w:type="spellStart"/>
      <w:r w:rsidRPr="00552373">
        <w:t>sódio</w:t>
      </w:r>
      <w:proofErr w:type="spellEnd"/>
      <w:r w:rsidRPr="00552373">
        <w:t xml:space="preserve">, </w:t>
      </w:r>
      <w:proofErr w:type="spellStart"/>
      <w:r w:rsidRPr="00552373">
        <w:t>potássio</w:t>
      </w:r>
      <w:proofErr w:type="spellEnd"/>
      <w:r w:rsidRPr="00552373">
        <w:t xml:space="preserve">, </w:t>
      </w:r>
      <w:proofErr w:type="spellStart"/>
      <w:r w:rsidRPr="00552373">
        <w:t>cálcio</w:t>
      </w:r>
      <w:proofErr w:type="spellEnd"/>
      <w:r w:rsidRPr="00552373">
        <w:t xml:space="preserve">, hemograma, colesterol total, LDL-c, HDL-c, glicemia de jejum, hemoglobina glicada,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w:t>
      </w:r>
      <w:proofErr w:type="spellStart"/>
      <w:r w:rsidRPr="00552373">
        <w:rPr>
          <w:i/>
          <w:iCs/>
        </w:rPr>
        <w:t>Organization</w:t>
      </w:r>
      <w:proofErr w:type="spellEnd"/>
      <w:r w:rsidRPr="00552373">
        <w:rPr>
          <w:i/>
          <w:iCs/>
        </w:rPr>
        <w:t xml:space="preserve"> </w:t>
      </w:r>
      <w:proofErr w:type="spellStart"/>
      <w:r w:rsidRPr="00552373">
        <w:rPr>
          <w:i/>
          <w:iCs/>
        </w:rPr>
        <w:t>Quality</w:t>
      </w:r>
      <w:proofErr w:type="spellEnd"/>
      <w:r w:rsidRPr="00552373">
        <w:rPr>
          <w:i/>
          <w:iCs/>
        </w:rPr>
        <w:t xml:space="preserve"> </w:t>
      </w:r>
      <w:proofErr w:type="spellStart"/>
      <w:r w:rsidRPr="00552373">
        <w:rPr>
          <w:i/>
          <w:iCs/>
        </w:rPr>
        <w:t>of</w:t>
      </w:r>
      <w:proofErr w:type="spellEnd"/>
      <w:r w:rsidRPr="00552373">
        <w:rPr>
          <w:i/>
          <w:iCs/>
        </w:rPr>
        <w:t xml:space="preserve"> Life </w:t>
      </w:r>
      <w:proofErr w:type="spellStart"/>
      <w:r w:rsidRPr="00552373">
        <w:rPr>
          <w:i/>
          <w:iCs/>
        </w:rPr>
        <w:t>Brief</w:t>
      </w:r>
      <w:proofErr w:type="spellEnd"/>
      <w:r w:rsidRPr="00552373">
        <w:rPr>
          <w:i/>
          <w:iCs/>
        </w:rPr>
        <w:t xml:space="preserve"> </w:t>
      </w:r>
      <w:proofErr w:type="spellStart"/>
      <w:r w:rsidRPr="00552373">
        <w:rPr>
          <w:i/>
          <w:iCs/>
        </w:rPr>
        <w:t>Version</w:t>
      </w:r>
      <w:proofErr w:type="spellEnd"/>
      <w:r w:rsidRPr="00552373">
        <w:rPr>
          <w:i/>
          <w:iCs/>
        </w:rPr>
        <w:t xml:space="preserve"> </w:t>
      </w:r>
      <w:r w:rsidRPr="00552373">
        <w:t xml:space="preserve">(WHOQOL-BREF); sintomas de estresse, ansiedade e </w:t>
      </w:r>
      <w:proofErr w:type="spellStart"/>
      <w:r w:rsidRPr="00552373">
        <w:t>depressão</w:t>
      </w:r>
      <w:proofErr w:type="spellEnd"/>
      <w:r w:rsidRPr="00552373">
        <w:t xml:space="preserve">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 xml:space="preserve">(DASS-21); sintomas de </w:t>
      </w:r>
      <w:proofErr w:type="spellStart"/>
      <w:r w:rsidRPr="00552373">
        <w:t>compulsão</w:t>
      </w:r>
      <w:proofErr w:type="spellEnd"/>
      <w:r w:rsidRPr="00552373">
        <w:t xml:space="preserve"> alimentar – Escala de </w:t>
      </w:r>
      <w:proofErr w:type="spellStart"/>
      <w:r w:rsidRPr="00552373">
        <w:t>Compulsão</w:t>
      </w:r>
      <w:proofErr w:type="spellEnd"/>
      <w:r w:rsidRPr="00552373">
        <w:t xml:space="preserve"> Alimentar </w:t>
      </w:r>
      <w:proofErr w:type="spellStart"/>
      <w:r w:rsidRPr="00552373">
        <w:t>Periódica</w:t>
      </w:r>
      <w:proofErr w:type="spellEnd"/>
      <w:r w:rsidRPr="00552373">
        <w:t xml:space="preserve">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análise de impedância bioelétrica corporal</w:t>
      </w:r>
      <w:r w:rsidRPr="00552373">
        <w:t xml:space="preserve"> (T1, T3, ANP): ângulo de fase (°), </w:t>
      </w:r>
      <w:proofErr w:type="spellStart"/>
      <w:r w:rsidRPr="00552373">
        <w:t>impedância</w:t>
      </w:r>
      <w:proofErr w:type="spellEnd"/>
      <w:r w:rsidRPr="00552373">
        <w:t xml:space="preserve"> (Ω), </w:t>
      </w:r>
      <w:proofErr w:type="spellStart"/>
      <w:r w:rsidRPr="00552373">
        <w:t>resistência</w:t>
      </w:r>
      <w:proofErr w:type="spellEnd"/>
      <w:r w:rsidRPr="00552373">
        <w:t xml:space="preserve"> (Ω), </w:t>
      </w:r>
      <w:proofErr w:type="spellStart"/>
      <w:r w:rsidRPr="00552373">
        <w:t>reatância</w:t>
      </w:r>
      <w:proofErr w:type="spellEnd"/>
      <w:r w:rsidRPr="00552373">
        <w:t xml:space="preserve"> (Ω), massa gorda (Ω), massa livre de gordura (kg), massa muscular </w:t>
      </w:r>
      <w:proofErr w:type="spellStart"/>
      <w:r w:rsidRPr="00552373">
        <w:t>esquelética</w:t>
      </w:r>
      <w:proofErr w:type="spellEnd"/>
      <w:r w:rsidRPr="00552373">
        <w:t xml:space="preserve"> (kg), massa muscular apendicular (kg), </w:t>
      </w:r>
      <w:proofErr w:type="spellStart"/>
      <w:r w:rsidRPr="00552373">
        <w:t>índice</w:t>
      </w:r>
      <w:proofErr w:type="spellEnd"/>
      <w:r w:rsidRPr="00552373">
        <w:t xml:space="preserve"> de massa </w:t>
      </w:r>
      <w:proofErr w:type="spellStart"/>
      <w:r w:rsidRPr="00552373">
        <w:t>esquelética</w:t>
      </w:r>
      <w:proofErr w:type="spellEnd"/>
      <w:r w:rsidRPr="00552373">
        <w:t xml:space="preserve">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 xml:space="preserve">O projeto foi aprovado pelo Comitê de </w:t>
      </w:r>
      <w:proofErr w:type="spellStart"/>
      <w:r w:rsidRPr="00552373">
        <w:t>Ética</w:t>
      </w:r>
      <w:proofErr w:type="spellEnd"/>
      <w:r w:rsidRPr="00552373">
        <w:t xml:space="preserve"> em Pesquisa da FMRP-USP (CAAE: 69830323.0.0000.5440). O estudo </w:t>
      </w:r>
      <w:proofErr w:type="spellStart"/>
      <w:r w:rsidRPr="00552373">
        <w:t>sera</w:t>
      </w:r>
      <w:proofErr w:type="spellEnd"/>
      <w:r w:rsidRPr="00552373">
        <w:t>́ conduzido de acordo</w:t>
      </w:r>
      <w:r w:rsidR="000D0107" w:rsidRPr="00552373">
        <w:t xml:space="preserve"> </w:t>
      </w:r>
      <w:r w:rsidRPr="00552373">
        <w:t xml:space="preserve">com a Resolução 466/2012, Boas </w:t>
      </w:r>
      <w:proofErr w:type="spellStart"/>
      <w:r w:rsidRPr="00552373">
        <w:t>Práticas</w:t>
      </w:r>
      <w:proofErr w:type="spellEnd"/>
      <w:r w:rsidRPr="00552373">
        <w:t xml:space="preserve"> para Pesquisa </w:t>
      </w:r>
      <w:proofErr w:type="spellStart"/>
      <w:r w:rsidRPr="00552373">
        <w:t>Clínicas</w:t>
      </w:r>
      <w:proofErr w:type="spellEnd"/>
      <w:r w:rsidRPr="00552373">
        <w:t xml:space="preserve">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proofErr w:type="spellStart"/>
      <w:r w:rsidRPr="00552373">
        <w:rPr>
          <w:i/>
          <w:iCs/>
        </w:rPr>
        <w:t>Research</w:t>
      </w:r>
      <w:proofErr w:type="spellEnd"/>
      <w:r w:rsidRPr="00552373">
        <w:rPr>
          <w:i/>
          <w:iCs/>
        </w:rPr>
        <w:t xml:space="preserve"> </w:t>
      </w:r>
      <w:proofErr w:type="spellStart"/>
      <w:r w:rsidRPr="00552373">
        <w:rPr>
          <w:i/>
          <w:iCs/>
        </w:rPr>
        <w:t>Electronic</w:t>
      </w:r>
      <w:proofErr w:type="spellEnd"/>
      <w:r w:rsidRPr="00552373">
        <w:rPr>
          <w:i/>
          <w:iCs/>
        </w:rPr>
        <w:t xml:space="preserve"> Data Capture </w:t>
      </w:r>
      <w:r w:rsidRPr="00552373">
        <w:t>(</w:t>
      </w:r>
      <w:proofErr w:type="spellStart"/>
      <w:r w:rsidRPr="00552373">
        <w:t>REDCap</w:t>
      </w:r>
      <w:proofErr w:type="spellEnd"/>
      <w:r w:rsidRPr="00552373">
        <w:t xml:space="preserve">),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9"/>
          <w:footerReference w:type="default" r:id="rId50"/>
          <w:footerReference w:type="first" r:id="rId51"/>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3345" w:name="_Toc187787291"/>
      <w:r w:rsidRPr="00552373">
        <w:rPr>
          <w:lang w:val="pt-BR"/>
        </w:rPr>
        <w:lastRenderedPageBreak/>
        <w:t>A</w:t>
      </w:r>
      <w:r w:rsidR="0076416E" w:rsidRPr="00552373">
        <w:rPr>
          <w:lang w:val="pt-BR"/>
        </w:rPr>
        <w:t>nexo</w:t>
      </w:r>
      <w:bookmarkEnd w:id="3345"/>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3346"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3346"/>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52"/>
      <w:footerReference w:type="first" r:id="rId53"/>
      <w:pgSz w:w="11900" w:h="16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0" w:author="Fabio Carmona" w:date="2025-01-20T14:35:00Z" w:initials="FC">
    <w:p w14:paraId="0A836083" w14:textId="77777777" w:rsidR="00D92618" w:rsidRDefault="00D92618" w:rsidP="00D92618">
      <w:pPr>
        <w:jc w:val="left"/>
      </w:pPr>
      <w:r>
        <w:rPr>
          <w:rStyle w:val="CommentReference"/>
        </w:rPr>
        <w:annotationRef/>
      </w:r>
      <w:r>
        <w:rPr>
          <w:color w:val="000000"/>
          <w:sz w:val="20"/>
          <w:szCs w:val="20"/>
        </w:rPr>
        <w:t>o mais comum é reportar apenas o valor p mesmo</w:t>
      </w:r>
    </w:p>
  </w:comment>
  <w:comment w:id="591" w:author="Fabio Carmona" w:date="2025-01-20T14:36:00Z" w:initials="FC">
    <w:p w14:paraId="01C4F519" w14:textId="77777777" w:rsidR="0038543B" w:rsidRDefault="0038543B" w:rsidP="0038543B">
      <w:pPr>
        <w:jc w:val="left"/>
      </w:pPr>
      <w:r>
        <w:rPr>
          <w:rStyle w:val="CommentReference"/>
        </w:rPr>
        <w:annotationRef/>
      </w:r>
      <w:r>
        <w:rPr>
          <w:color w:val="000000"/>
          <w:sz w:val="20"/>
          <w:szCs w:val="20"/>
        </w:rPr>
        <w:t>alguns autores defendem não fazer essa comparacao do baseline uma vez que foi randomizado</w:t>
      </w:r>
    </w:p>
  </w:comment>
  <w:comment w:id="592" w:author="Fabio Carmona" w:date="2025-01-20T14:37:00Z" w:initials="FC">
    <w:p w14:paraId="1DCA9D28" w14:textId="77777777" w:rsidR="003F083E" w:rsidRDefault="003F083E" w:rsidP="003F083E">
      <w:pPr>
        <w:jc w:val="left"/>
      </w:pPr>
      <w:r>
        <w:rPr>
          <w:rStyle w:val="CommentReference"/>
        </w:rPr>
        <w:annotationRef/>
      </w:r>
      <w:r>
        <w:rPr>
          <w:b/>
          <w:bCs/>
          <w:color w:val="000000"/>
          <w:sz w:val="20"/>
          <w:szCs w:val="20"/>
        </w:rPr>
        <w:t>STATISTICS IN MEDICINE, VOL. 13, 1715-1726 (1994)</w:t>
      </w:r>
    </w:p>
    <w:p w14:paraId="00FBC161" w14:textId="77777777" w:rsidR="003F083E" w:rsidRDefault="003F083E" w:rsidP="003F083E">
      <w:pPr>
        <w:jc w:val="left"/>
      </w:pPr>
      <w:r>
        <w:rPr>
          <w:b/>
          <w:bCs/>
          <w:color w:val="000000"/>
          <w:sz w:val="20"/>
          <w:szCs w:val="20"/>
        </w:rPr>
        <w:t>TESTING FOR BASELINE BALANCE IN CLINICAL TRIALS*</w:t>
      </w:r>
    </w:p>
    <w:p w14:paraId="4CFDAB28" w14:textId="77777777" w:rsidR="003F083E" w:rsidRDefault="003F083E" w:rsidP="003F083E">
      <w:pPr>
        <w:jc w:val="left"/>
      </w:pPr>
      <w:r>
        <w:rPr>
          <w:b/>
          <w:bCs/>
          <w:color w:val="000000"/>
          <w:sz w:val="20"/>
          <w:szCs w:val="20"/>
        </w:rPr>
        <w:t>STEPHEN SENN</w:t>
      </w:r>
    </w:p>
  </w:comment>
  <w:comment w:id="602" w:author="Fabio Carmona" w:date="2025-01-20T14:36:00Z" w:initials="FC">
    <w:p w14:paraId="5CC4B26A" w14:textId="226A0427" w:rsidR="005206F3" w:rsidRDefault="005206F3" w:rsidP="00D92618">
      <w:pPr>
        <w:jc w:val="left"/>
      </w:pPr>
      <w:r>
        <w:rPr>
          <w:rStyle w:val="CommentReference"/>
        </w:rPr>
        <w:annotationRef/>
      </w:r>
      <w:r>
        <w:rPr>
          <w:color w:val="000000"/>
          <w:sz w:val="20"/>
          <w:szCs w:val="20"/>
        </w:rPr>
        <w:t>podem implicar que está usando ponto decimal ao invés de vírgula kkkk</w:t>
      </w:r>
    </w:p>
  </w:comment>
  <w:comment w:id="1187" w:author="Fabio Carmona" w:date="2025-01-20T14:39:00Z" w:initials="FC">
    <w:p w14:paraId="273FE8B9" w14:textId="77777777" w:rsidR="003F083E" w:rsidRDefault="003F083E" w:rsidP="003F083E">
      <w:pPr>
        <w:jc w:val="left"/>
      </w:pPr>
      <w:r>
        <w:rPr>
          <w:rStyle w:val="CommentReference"/>
        </w:rPr>
        <w:annotationRef/>
      </w:r>
      <w:r>
        <w:rPr>
          <w:color w:val="000000"/>
          <w:sz w:val="20"/>
          <w:szCs w:val="20"/>
        </w:rPr>
        <w:t>porque a comparacao entre os sexos - já não se espera que muitos desses valores sejam diferentes entre homens e mulheres, ou que sejam explicados pela diferença no IMC?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36083" w15:done="0"/>
  <w15:commentEx w15:paraId="01C4F519" w15:paraIdParent="0A836083" w15:done="0"/>
  <w15:commentEx w15:paraId="4CFDAB28" w15:paraIdParent="0A836083" w15:done="0"/>
  <w15:commentEx w15:paraId="5CC4B26A" w15:done="0"/>
  <w15:commentEx w15:paraId="273FE8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E6B3C9" w16cex:dateUtc="2025-01-20T17:35:00Z"/>
  <w16cex:commentExtensible w16cex:durableId="2994A140" w16cex:dateUtc="2025-01-20T17:36:00Z"/>
  <w16cex:commentExtensible w16cex:durableId="5BD0F920" w16cex:dateUtc="2025-01-20T17:37:00Z"/>
  <w16cex:commentExtensible w16cex:durableId="2E13A7F1" w16cex:dateUtc="2025-01-20T17:36:00Z"/>
  <w16cex:commentExtensible w16cex:durableId="02DF8D3F" w16cex:dateUtc="2025-01-20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36083" w16cid:durableId="35E6B3C9"/>
  <w16cid:commentId w16cid:paraId="01C4F519" w16cid:durableId="2994A140"/>
  <w16cid:commentId w16cid:paraId="4CFDAB28" w16cid:durableId="5BD0F920"/>
  <w16cid:commentId w16cid:paraId="5CC4B26A" w16cid:durableId="2E13A7F1"/>
  <w16cid:commentId w16cid:paraId="273FE8B9" w16cid:durableId="02DF8D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14B9" w14:textId="77777777" w:rsidR="0066607B" w:rsidRDefault="0066607B" w:rsidP="00F65E4D">
      <w:r>
        <w:separator/>
      </w:r>
    </w:p>
  </w:endnote>
  <w:endnote w:type="continuationSeparator" w:id="0">
    <w:p w14:paraId="5958D820" w14:textId="77777777" w:rsidR="0066607B" w:rsidRDefault="0066607B" w:rsidP="00F65E4D">
      <w:r>
        <w:continuationSeparator/>
      </w:r>
    </w:p>
  </w:endnote>
  <w:endnote w:type="continuationNotice" w:id="1">
    <w:p w14:paraId="769DE01F" w14:textId="77777777" w:rsidR="0066607B" w:rsidRDefault="0066607B"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E802" w14:textId="77777777" w:rsidR="0066607B" w:rsidRDefault="0066607B" w:rsidP="00F65E4D">
      <w:r>
        <w:separator/>
      </w:r>
    </w:p>
  </w:footnote>
  <w:footnote w:type="continuationSeparator" w:id="0">
    <w:p w14:paraId="7B9D1AA8" w14:textId="77777777" w:rsidR="0066607B" w:rsidRDefault="0066607B" w:rsidP="00F65E4D">
      <w:r>
        <w:continuationSeparator/>
      </w:r>
    </w:p>
  </w:footnote>
  <w:footnote w:type="continuationNotice" w:id="1">
    <w:p w14:paraId="143BC664" w14:textId="77777777" w:rsidR="0066607B" w:rsidRDefault="0066607B"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SPLM">
    <w15:presenceInfo w15:providerId="None" w15:userId="GSPLM"/>
  </w15:person>
  <w15:person w15:author="Fabio Carmona">
    <w15:presenceInfo w15:providerId="Windows Live" w15:userId="e94680eac0c2ecf5"/>
  </w15:person>
  <w15:person w15:author="Gustavo Moura">
    <w15:presenceInfo w15:providerId="Windows Live" w15:userId="7b2cd6984102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6295"/>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232"/>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30B"/>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8F"/>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8A"/>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763"/>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90"/>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BE5"/>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5630"/>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738"/>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3F7C"/>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4EE"/>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268F"/>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43B"/>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4F6"/>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2C9"/>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83E"/>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AB2"/>
    <w:rsid w:val="004074B8"/>
    <w:rsid w:val="00407701"/>
    <w:rsid w:val="00407726"/>
    <w:rsid w:val="00407B35"/>
    <w:rsid w:val="00407B9D"/>
    <w:rsid w:val="00410163"/>
    <w:rsid w:val="00410342"/>
    <w:rsid w:val="00410497"/>
    <w:rsid w:val="00410835"/>
    <w:rsid w:val="00410B65"/>
    <w:rsid w:val="00410C14"/>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5BC1"/>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2D5"/>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718"/>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4D1B"/>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6F3"/>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4F5"/>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697"/>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07B"/>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A"/>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BCC"/>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D30"/>
    <w:rsid w:val="00791F11"/>
    <w:rsid w:val="007920F7"/>
    <w:rsid w:val="00792157"/>
    <w:rsid w:val="00792173"/>
    <w:rsid w:val="00792451"/>
    <w:rsid w:val="0079273C"/>
    <w:rsid w:val="0079286A"/>
    <w:rsid w:val="00792A77"/>
    <w:rsid w:val="00792AC4"/>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866"/>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4F62"/>
    <w:rsid w:val="007B51AC"/>
    <w:rsid w:val="007B5865"/>
    <w:rsid w:val="007B5CEB"/>
    <w:rsid w:val="007B60B1"/>
    <w:rsid w:val="007B6434"/>
    <w:rsid w:val="007B6496"/>
    <w:rsid w:val="007B74E9"/>
    <w:rsid w:val="007B79F8"/>
    <w:rsid w:val="007B7F33"/>
    <w:rsid w:val="007C0173"/>
    <w:rsid w:val="007C01B6"/>
    <w:rsid w:val="007C026E"/>
    <w:rsid w:val="007C06A2"/>
    <w:rsid w:val="007C09B9"/>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6C7"/>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D5C"/>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5FB"/>
    <w:rsid w:val="00827868"/>
    <w:rsid w:val="00827958"/>
    <w:rsid w:val="00827F1F"/>
    <w:rsid w:val="00830349"/>
    <w:rsid w:val="008303AD"/>
    <w:rsid w:val="0083060C"/>
    <w:rsid w:val="00830C18"/>
    <w:rsid w:val="00830DA4"/>
    <w:rsid w:val="008312B2"/>
    <w:rsid w:val="0083165F"/>
    <w:rsid w:val="008318B9"/>
    <w:rsid w:val="008318F9"/>
    <w:rsid w:val="008323E3"/>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774"/>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75D"/>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C8C"/>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2E9A"/>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221"/>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652"/>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58E"/>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C67"/>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583"/>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7FF"/>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06"/>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618"/>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A6"/>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67A"/>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156"/>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3D6"/>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708"/>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20"/>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0F0"/>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552"/>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1">
    <w:name w:val="Legenda1"/>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1"/>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A02E9A"/>
    <w:pPr>
      <w:keepNext/>
      <w:spacing w:before="240" w:after="120"/>
      <w:pPrChange w:id="0" w:author="GSPLM" w:date="2025-01-20T19:27:00Z">
        <w:pPr>
          <w:keepNext/>
          <w:spacing w:before="240" w:after="120"/>
          <w:jc w:val="both"/>
        </w:pPr>
      </w:pPrChange>
    </w:pPr>
    <w:rPr>
      <w:rPrChange w:id="0" w:author="GSPLM" w:date="2025-01-20T19:27:00Z">
        <w:rPr>
          <w:rFonts w:ascii="Aptos Light" w:hAnsi="Aptos Light"/>
          <w:sz w:val="24"/>
          <w:szCs w:val="24"/>
          <w:lang w:val="pt-BR" w:eastAsia="en-US" w:bidi="ar-SA"/>
        </w:rPr>
      </w:rPrChange>
    </w:r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2284949">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2946034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4210&amp;lvl=3&amp;lin=f&amp;keep=1&amp;srchmode=1&amp;unlock" TargetMode="External"/><Relationship Id="rId18" Type="http://schemas.openxmlformats.org/officeDocument/2006/relationships/hyperlink" Target="https://www.ncbi.nlm.nih.gov/mesh/?term=C051122" TargetMode="External"/><Relationship Id="rId26" Type="http://schemas.openxmlformats.org/officeDocument/2006/relationships/hyperlink" Target="https://github.com/gsplmoura/DVEP/blob/main/PID%201958%20(DVEP)%20Codebook.pdf" TargetMode="External"/><Relationship Id="rId39" Type="http://schemas.openxmlformats.org/officeDocument/2006/relationships/hyperlink" Target="https://wiki.nci.nih.gov/pages/viewpage.action?pageId=7472532" TargetMode="External"/><Relationship Id="rId21" Type="http://schemas.openxmlformats.org/officeDocument/2006/relationships/hyperlink" Target="http://www.ich.org/home.html" TargetMode="External"/><Relationship Id="rId34" Type="http://schemas.openxmlformats.org/officeDocument/2006/relationships/hyperlink" Target="https://bioportal.bioontology.org/ontologies/SNOMEDCT" TargetMode="External"/><Relationship Id="rId42" Type="http://schemas.openxmlformats.org/officeDocument/2006/relationships/hyperlink" Target="https://protegewiki.stanford.edu/wiki/Main_Page" TargetMode="External"/><Relationship Id="rId47" Type="http://schemas.openxmlformats.org/officeDocument/2006/relationships/hyperlink" Target="tel:+5516996363255" TargetMode="External"/><Relationship Id="rId50" Type="http://schemas.openxmlformats.org/officeDocument/2006/relationships/footer" Target="footer3.xm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bi.nlm.nih.gov/Taxonomy/Browser/wwwtax.cgi?mode=Info&amp;id=2448053&amp;lvl=3&amp;lin=f&amp;keep=1&amp;srchmode=1&amp;unlock" TargetMode="External"/><Relationship Id="rId29" Type="http://schemas.openxmlformats.org/officeDocument/2006/relationships/hyperlink" Target="https://github.com/gsplmoura/DVEP/blob/main/PID%202205%20National%20Cancer%20Institute%20Thesaurus%20%7C%20REDCap.pdf" TargetMode="External"/><Relationship Id="rId11" Type="http://schemas.openxmlformats.org/officeDocument/2006/relationships/footer" Target="footer2.xml"/><Relationship Id="rId24" Type="http://schemas.openxmlformats.org/officeDocument/2006/relationships/hyperlink" Target="https://doi.org/10.48321/D1N34D" TargetMode="External"/><Relationship Id="rId32" Type="http://schemas.openxmlformats.org/officeDocument/2006/relationships/hyperlink" Target="https://doi.org/10.48321/D1N34D" TargetMode="External"/><Relationship Id="rId37" Type="http://schemas.openxmlformats.org/officeDocument/2006/relationships/hyperlink" Target="https://bioportal.bioontology.org/ontologies/MESH" TargetMode="External"/><Relationship Id="rId40" Type="http://schemas.openxmlformats.org/officeDocument/2006/relationships/hyperlink" Target="https://bioportal.bioontology.org/ontologies/NCIT?p=summary" TargetMode="External"/><Relationship Id="rId45" Type="http://schemas.microsoft.com/office/2016/09/relationships/commentsIds" Target="commentsIds.xml"/><Relationship Id="rId53"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hyperlink" Target="https://www.ebi.ac.uk/chebi/chebiOntology.do?chebiId=CHEBI:1003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ncbi.nlm.nih.gov/Taxonomy/Browser/wwwtax.cgi?mode=Info&amp;id=53719&amp;lvl=3&amp;lin=f&amp;keep=1&amp;srchmode=1&amp;unlock" TargetMode="External"/><Relationship Id="rId22" Type="http://schemas.openxmlformats.org/officeDocument/2006/relationships/hyperlink" Target="https://ensaiosclinicos.gov.br/rg/RBR-5wy4vhx" TargetMode="External"/><Relationship Id="rId27" Type="http://schemas.openxmlformats.org/officeDocument/2006/relationships/hyperlink" Target="https://github.com/gsplmoura/DVEP/blob/main/PID%202184%20Patient%20outreach.pdf" TargetMode="External"/><Relationship Id="rId30" Type="http://schemas.openxmlformats.org/officeDocument/2006/relationships/hyperlink" Target="http://www.sealedenvelope.com/simple-randomiser/v1/lists" TargetMode="External"/><Relationship Id="rId35" Type="http://schemas.openxmlformats.org/officeDocument/2006/relationships/hyperlink" Target="https://bioportal.bioontology.org/ontologies/OCHV" TargetMode="External"/><Relationship Id="rId43" Type="http://schemas.openxmlformats.org/officeDocument/2006/relationships/comments" Target="comments.xml"/><Relationship Id="rId48" Type="http://schemas.openxmlformats.org/officeDocument/2006/relationships/hyperlink" Target="https://doi.org/10.48321/D1N34D" TargetMode="External"/><Relationship Id="rId56" Type="http://schemas.openxmlformats.org/officeDocument/2006/relationships/glossaryDocument" Target="glossary/document.xml"/><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hyperlink" Target="https://plants.usda.gov/home/plantProfile?symbol=ECPR" TargetMode="External"/><Relationship Id="rId25" Type="http://schemas.openxmlformats.org/officeDocument/2006/relationships/hyperlink" Target="https://github.com/gsplmoura/DVEP/blob/main/REDCap%20DVEP%20logging.csv" TargetMode="External"/><Relationship Id="rId33" Type="http://schemas.openxmlformats.org/officeDocument/2006/relationships/hyperlink" Target="https://bioportal.bioontology.org/ontologies/NCIT" TargetMode="External"/><Relationship Id="rId38" Type="http://schemas.openxmlformats.org/officeDocument/2006/relationships/hyperlink" Target="https://ncit.nci.nih.gov/ncitbrowser/" TargetMode="External"/><Relationship Id="rId46" Type="http://schemas.microsoft.com/office/2018/08/relationships/commentsExtensible" Target="commentsExtensible.xml"/><Relationship Id="rId20" Type="http://schemas.openxmlformats.org/officeDocument/2006/relationships/image" Target="media/image1.png"/><Relationship Id="rId41" Type="http://schemas.openxmlformats.org/officeDocument/2006/relationships/hyperlink" Target="https://protege.stanford.edu/"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cbi.nlm.nih.gov/Taxonomy/Browser/wwwtax.cgi?mode=Info&amp;id=2448053&amp;lvl=3&amp;lin=f&amp;keep=1&amp;srchmode=1&amp;unlock" TargetMode="External"/><Relationship Id="rId23" Type="http://schemas.openxmlformats.org/officeDocument/2006/relationships/hyperlink" Target="https://dmptool.org/" TargetMode="External"/><Relationship Id="rId28" Type="http://schemas.openxmlformats.org/officeDocument/2006/relationships/hyperlink" Target="https://github.com/gsplmoura/DVEP/blob/main/PID%202246%20Eligibility%20assessment.pdf" TargetMode="External"/><Relationship Id="rId36" Type="http://schemas.openxmlformats.org/officeDocument/2006/relationships/hyperlink" Target="https://bioportal.bioontology.org/ontologies/LOINC" TargetMode="External"/><Relationship Id="rId49" Type="http://schemas.openxmlformats.org/officeDocument/2006/relationships/header" Target="header3.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s://doi.org/10.48321/D1N34D" TargetMode="External"/><Relationship Id="rId44" Type="http://schemas.microsoft.com/office/2011/relationships/commentsExtended" Target="commentsExtended.xml"/><Relationship Id="rId5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86295"/>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6C3ABE"/>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D3774"/>
    <w:rsid w:val="008E3E5E"/>
    <w:rsid w:val="00920518"/>
    <w:rsid w:val="00933203"/>
    <w:rsid w:val="0095488F"/>
    <w:rsid w:val="00981F8A"/>
    <w:rsid w:val="0098311E"/>
    <w:rsid w:val="00987ADC"/>
    <w:rsid w:val="009C3011"/>
    <w:rsid w:val="00A05133"/>
    <w:rsid w:val="00A37DF7"/>
    <w:rsid w:val="00A536E0"/>
    <w:rsid w:val="00A628F8"/>
    <w:rsid w:val="00A62D42"/>
    <w:rsid w:val="00A833CF"/>
    <w:rsid w:val="00A86FA9"/>
    <w:rsid w:val="00A94D92"/>
    <w:rsid w:val="00AA6817"/>
    <w:rsid w:val="00AB4945"/>
    <w:rsid w:val="00AD449B"/>
    <w:rsid w:val="00AD5438"/>
    <w:rsid w:val="00B124A0"/>
    <w:rsid w:val="00B26C8F"/>
    <w:rsid w:val="00B336B1"/>
    <w:rsid w:val="00B44D78"/>
    <w:rsid w:val="00B538A4"/>
    <w:rsid w:val="00B76E8D"/>
    <w:rsid w:val="00BA1B6A"/>
    <w:rsid w:val="00BB118F"/>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7F98"/>
    <w:rsid w:val="00D33EC9"/>
    <w:rsid w:val="00D473C0"/>
    <w:rsid w:val="00D71089"/>
    <w:rsid w:val="00D71826"/>
    <w:rsid w:val="00D91F9E"/>
    <w:rsid w:val="00D9622D"/>
    <w:rsid w:val="00D96818"/>
    <w:rsid w:val="00DA01E5"/>
    <w:rsid w:val="00DB226C"/>
    <w:rsid w:val="00DD4FEF"/>
    <w:rsid w:val="00DF1BB4"/>
    <w:rsid w:val="00DF6EE8"/>
    <w:rsid w:val="00E44AF7"/>
    <w:rsid w:val="00E54700"/>
    <w:rsid w:val="00EC025A"/>
    <w:rsid w:val="00EC6427"/>
    <w:rsid w:val="00F13708"/>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30133-3430-A54D-9722-4394FB727D44}">
  <we:reference id="wa104382081" version="1.55.1.0" store="pt-BR" storeType="OMEX"/>
  <we:alternateReferences>
    <we:reference id="wa104382081" version="1.55.1.0" store="" storeType="OMEX"/>
  </we:alternateReferences>
  <we:properties>
    <we:property name="MENDELEY_CITATIONS" value="[{&quot;citationID&quot;:&quot;MENDELEY_CITATION_5ad6dc5d-9efd-4f5e-bfc4-70cb66e29d15&quot;,&quot;properties&quot;:{&quot;noteIndex&quot;:0},&quot;isEdited&quot;:false,&quot;manualOverride&quot;:{&quot;isManuallyOverridden&quot;:false,&quot;citeprocText&quot;:&quot;(OGDEN et al., 2017)&quot;,&quot;manualOverrideText&quot;:&quot;&quot;},&quot;citationTag&quot;:&quot;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quot;,&quot;citationItems&quot;:[{&quot;id&quot;:&quot;f739d915-45e5-3fa3-9f14-4906e4a69678&quot;,&quot;itemData&quot;:{&quot;type&quot;:&quot;article-journal&quot;,&quot;id&quot;:&quot;f739d915-45e5-3fa3-9f14-4906e4a69678&quot;,&quot;title&quot;:&quot;Prevalence of Obesity Among Adults, by Household Income and Education — United States, 2011–2014&quot;,&quot;author&quot;:[{&quot;family&quot;:&quot;Ogden&quot;,&quot;given&quot;:&quot;Cynthia L.&quot;,&quot;parse-names&quot;:false,&quot;dropping-particle&quot;:&quot;&quot;,&quot;non-dropping-particle&quot;:&quot;&quot;},{&quot;family&quot;:&quot;Fakhouri&quot;,&quot;given&quot;:&quot;Tala H.&quot;,&quot;parse-names&quot;:false,&quot;dropping-particle&quot;:&quot;&quot;,&quot;non-dropping-particle&quot;:&quot;&quot;},{&quot;family&quot;:&quot;Carroll&quot;,&quot;given&quot;:&quot;Margaret D.&quot;,&quot;parse-names&quot;:false,&quot;dropping-particle&quot;:&quot;&quot;,&quot;non-dropping-particle&quot;:&quot;&quot;},{&quot;family&quot;:&quot;Hales&quot;,&quot;given&quot;:&quot;Craig M.&quot;,&quot;parse-names&quot;:false,&quot;dropping-particle&quot;:&quot;&quot;,&quot;non-dropping-particle&quot;:&quot;&quot;},{&quot;family&quot;:&quot;Fryar&quot;,&quot;given&quot;:&quot;Cheryl D.&quot;,&quot;parse-names&quot;:false,&quot;dropping-particle&quot;:&quot;&quot;,&quot;non-dropping-particle&quot;:&quot;&quot;},{&quot;family&quot;:&quot;Li&quot;,&quot;given&quot;:&quot;Xianfen&quot;,&quot;parse-names&quot;:false,&quot;dropping-particle&quot;:&quot;&quot;,&quot;non-dropping-particle&quot;:&quot;&quot;},{&quot;family&quot;:&quot;Freedman&quot;,&quot;given&quot;:&quot;David S.&quot;,&quot;parse-names&quot;:false,&quot;dropping-particle&quot;:&quot;&quot;,&quot;non-dropping-particle&quot;:&quot;&quot;}],&quot;container-title&quot;:&quot;MMWR. Morbidity and Mortality Weekly Report&quot;,&quot;container-title-short&quot;:&quot;MMWR Morb Mortal Wkly Rep&quot;,&quot;DOI&quot;:&quot;10.15585/mmwr.mm6650a1&quot;,&quot;ISSN&quot;:&quot;0149-2195&quot;,&quot;PMID&quot;:&quot;29267260&quot;,&quot;issued&quot;:{&quot;date-parts&quot;:[[2017]]},&quot;page&quot;:&quot;1369-1373&quot;,&quot;abstract&quot;:&quot;Studies have suggested that obesity prevalence varies by income and educational level, although patterns might differ between high-income and low-income countries (1-3). Previous analyses of U.S. data have shown that the prevalence of obesity varied by income and education, but results were not consistent by sex and race/Hispanic origin (4). Using data from the National Health and Nutrition Examination Survey (NHANES), CDC analyzed obesity prevalence among adults (aged ≥20 years) by three levels of household income, based on percentage (≤130%, &gt;130% to ≤350%, and &gt;350%) of the federal poverty level (FPL) and individual education level (high school graduate or less, some college, and college graduate). During 2011-2014, the age-adjusted prevalence of obesity among adults was lower in the highest income group (31.2%) than the other groups (40.8% [&gt;130% to ≤350%] and 39.0% [≤130%]). The age-adjusted prevalence of obesity among college graduates was lower (27.8%) than among those with some college (40.6%) and those who were high school graduates or less (40.0%). The patterns were not consistent across all sex and racial/Hispanic origin subgroups. Continued progress is needed to achieve the Healthy People 2020 targets of reducing age-adjusted obesity prevalence to &lt;30.5% and reducing disparities (5).&quot;,&quot;issue&quot;:&quot;50&quot;,&quot;volume&quot;:&quot;66&quot;},&quot;isTemporary&quot;:false}]},{&quot;citationID&quot;:&quot;MENDELEY_CITATION_e1c153f4-9279-4f63-8669-47328b9256e4&quot;,&quot;properties&quot;:{&quot;noteIndex&quot;:0},&quot;isEdited&quot;:false,&quot;manualOverride&quot;:{&quot;isManuallyOverridden&quot;:false,&quot;citeprocText&quot;:&quot;(BORTOLINI; SILVA, 2022)&quot;,&quot;manualOverrideText&quot;:&quot;&quot;},&quot;citationTag&quot;:&quot;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quot;,&quot;citationItems&quot;:[{&quot;id&quot;:&quot;cf8cc5a7-2909-3a6b-a5f0-27d5c8a13e77&quot;,&quot;itemData&quot;:{&quot;type&quot;:&quot;book&quot;,&quot;id&quot;:&quot;cf8cc5a7-2909-3a6b-a5f0-27d5c8a13e77&quot;,&quot;title&quot;:&quot;MANUAL DE ATENÇÃO ÀS PESSOAS COM SOBREPESO E OBESIDADE NO ÂMBITO DA ATENÇÃO PRIMÁRIA À SAÚDE (APS) DO SISTEMA ÚNICO DE SAÚDE&quot;,&quot;author&quot;:[{&quot;family&quot;:&quot;Bortolini&quot;,&quot;given&quot;:&quot;Gisele Ane&quot;,&quot;parse-names&quot;:false,&quot;dropping-particle&quot;:&quot;&quot;,&quot;non-dropping-particle&quot;:&quot;&quot;},{&quot;family&quot;:&quot;Silva&quot;,&quot;given&quot;:&quot;Juliana Rezende Melo&quot;,&quot;parse-names&quot;:false,&quot;dropping-particle&quot;:&quot;da&quot;,&quot;non-dropping-particle&quot;:&quot;&quot;}],&quot;ISBN&quot;:&quot;9786559932825&quot;,&quot;issued&quot;:{&quot;date-parts&quot;:[[2022]]},&quot;container-title-short&quot;:&quot;&quot;},&quot;isTemporary&quot;:false}]},{&quot;citationID&quot;:&quot;MENDELEY_CITATION_fc3263e9-60a6-47bc-8b13-4f131d775eb1&quot;,&quot;properties&quot;:{&quot;noteIndex&quot;:0},&quot;isEdited&quot;:false,&quot;manualOverride&quot;:{&quot;isManuallyOverridden&quot;:false,&quot;citeprocText&quot;:&quot;(BRASIL, 2021)&quot;,&quot;manualOverrideText&quot;:&quot;&quot;},&quot;citationTag&quot;:&quot;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bc52baaa-3c7d-47f9-942e-111f6e48ec35&quot;,&quot;properties&quot;:{&quot;noteIndex&quot;:0},&quot;isEdited&quot;:false,&quot;manualOverride&quot;:{&quot;isManuallyOverridden&quot;:false,&quot;citeprocText&quot;:&quot;(RUEDA-CLAUSEN; OGUNLEYE; SHARMA, 2015)&quot;,&quot;manualOverrideText&quot;:&quot;&quot;},&quot;citationTag&quot;:&quot;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quot;,&quot;citationItems&quot;:[{&quot;id&quot;:&quot;efa8c0b7-2c5f-3bfa-b33c-dbe6f5fb942e&quot;,&quot;itemData&quot;:{&quot;type&quot;:&quot;article-journal&quot;,&quot;id&quot;:&quot;efa8c0b7-2c5f-3bfa-b33c-dbe6f5fb942e&quot;,&quot;title&quot;:&quot;Health Benefits of Long-Term Weight-Loss Maintenance&quot;,&quot;author&quot;:[{&quot;family&quot;:&quot;Rueda-Clausen&quot;,&quot;given&quot;:&quot;Christian F.&quot;,&quot;parse-names&quot;:false,&quot;dropping-particle&quot;:&quot;&quot;,&quot;non-dropping-particle&quot;:&quot;&quot;},{&quot;family&quot;:&quot;Ogunleye&quot;,&quot;given&quot;:&quot;Ayodele A.&quot;,&quot;parse-names&quot;:false,&quot;dropping-particle&quot;:&quot;&quot;,&quot;non-dropping-particle&quot;:&quot;&quot;},{&quot;family&quot;:&quot;Sharma&quot;,&quot;given&quot;:&quot;Arya M.&quot;,&quot;parse-names&quot;:false,&quot;dropping-particle&quot;:&quot;&quot;,&quot;non-dropping-particle&quot;:&quot;&quot;}],&quot;container-title&quot;:&quot;Annual Review of Nutrition&quot;,&quot;container-title-short&quot;:&quot;Annu Rev Nutr&quot;,&quot;DOI&quot;:&quot;10.1146/annurev-nutr-071714-034434&quot;,&quot;ISSN&quot;:&quot;15454312&quot;,&quot;PMID&quot;:&quot;25974699&quot;,&quot;issued&quot;:{&quot;date-parts&quot;:[[2015]]},&quot;page&quot;:&quot;475-516&quot;,&quot;abstract&quot;:&quot;Obesity is a chronic and complex medical condition associated with a large number of complications affecting most organs and systems through multiple pathways. Strategies for weight management include behavioral, pharmacological, and surgical interventions, all of which can result in a reduction in obesity-related comorbidities and improvements in quality of life. However, subsequent weight regain often reduces the durability of these improvements. The objective of this article is to review evidence supporting the long-term effects of intentional weight loss on morbidity, mortality, quality of life, and health-care cost. Overall, considerable evidence suggests that intentional weight loss is associated with clinically relevant benefits for the majority of obesity-related comorbidities. However, the degree of weight loss that must be achieved and sustained to reap these benefits varies widely between comorbidities.&quot;,&quot;issue&quot;:&quot;1&quot;,&quot;volume&quot;:&quot;35&quot;},&quot;isTemporary&quot;:false}]},{&quot;citationID&quot;:&quot;MENDELEY_CITATION_a8032ae1-c1ed-458b-bb05-75152f9e974f&quot;,&quot;properties&quot;:{&quot;noteIndex&quot;:0},&quot;isEdited&quot;:false,&quot;manualOverride&quot;:{&quot;isManuallyOverridden&quot;:false,&quot;citeprocText&quot;:&quot;(AUGUSTO et al., 2022)&quot;,&quot;manualOverrideText&quot;:&quot;&quot;},&quot;citationTag&quot;:&quot;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quot;,&quot;citationItems&quot;:[{&quot;id&quot;:&quot;5861a996-bd02-32ca-9f44-4660be376843&quot;,&quot;itemData&quot;:{&quot;type&quot;:&quot;article-journal&quot;,&quot;id&quot;:&quot;5861a996-bd02-32ca-9f44-4660be376843&quot;,&quot;title&quot;:&quot;Incidence of increase and decrease in Body Mass Index in middle-aged men and women: Four-year follow-up&quot;,&quot;author&quot;:[{&quot;family&quot;:&quot;Augusto&quot;,&quot;given&quot;:&quot;Nathalia Assis&quot;,&quot;parse-names&quot;:false,&quot;dropping-particle&quot;:&quot;&quot;,&quot;non-dropping-particle&quot;:&quot;&quot;},{&quot;family&quot;:&quot;Loch&quot;,&quot;given&quot;:&quot;Mathias Roberto&quot;,&quot;parse-names&quot;:false,&quot;dropping-particle&quot;:&quot;&quot;,&quot;non-dropping-particle&quot;:&quot;&quot;},{&quot;family&quot;:&quot;Dias&quot;,&quot;given&quot;:&quot;Douglas Fernando&quot;,&quot;parse-names&quot;:false,&quot;dropping-particle&quot;:&quot;&quot;,&quot;non-dropping-particle&quot;:&quot;&quot;},{&quot;family&quot;:&quot;Silva&quot;,&quot;given&quot;:&quot;Ana Maria Rigo&quot;,&quot;parse-names&quot;:false,&quot;dropping-particle&quot;:&quot;&quot;,&quot;non-dropping-particle&quot;:&quot;&quot;}],&quot;container-title&quot;:&quot;Ciencia e Saude Coletiva&quot;,&quot;DOI&quot;:&quot;10.1590/1413-81232022274.03612021&quot;,&quot;ISBN&quot;:&quot;0000000302&quot;,&quot;ISSN&quot;:&quot;16784561&quot;,&quot;PMID&quot;:&quot;35475826&quot;,&quot;issued&quot;:{&quot;date-parts&quot;:[[2022]]},&quot;page&quot;:&quot;1455-1468&quot;,&quot;abstract&quot;:&quot;The scope of this study was to analyze the incidence of increase and decrease in Body Mass Index (BMI) among middle-aged men and women according to sociodemographic characteristics and classification of nutritional status. It involved a population-based cohort of 689 adults aged 40 to 64 years followed up for four years. The proportion of reduction and increase in BMI (≥1 kg/m²) was verified according to sociodemographic variables and classification of nutritional status in the baseline by means of crude and adjusted Poisson regression. There was a higher incidence of reduced BMI among men in the 55-64 age group (RR: 1.78; 95%CI: 1.06-3.00), in those without a partner (RR: 1.85; 95%CI: 1.09-3.14), in those classified as overweight (RR: 2.06; 95%CI: 1.13- 3.74) and in those classified as obese (RR: 2.33; 95%CI: 1.24-4.35), and among women in the 55- 64 age group (RR: 1.43; 95%CI: 1.02-2.00) and in those classified as obese (RR: 2.10; 95%CI%: 1.30-3.38). The incidence of increased BMI was lower in the 55 to 64 age group among men (RR: 0.62; 95%CI: 0.41-0.95) and women (RR: 0.68; 95%CI: 0.49-0.95). These data are important for understanding the factors related to the variation of BMI and the elaboration of public policies aimed at the health care of middle-aged adults.&quot;,&quot;issue&quot;:&quot;4&quot;,&quot;volume&quot;:&quot;27&quot;,&quot;container-title-short&quot;:&quot;&quot;},&quot;isTemporary&quot;:false}]},{&quot;citationID&quot;:&quot;MENDELEY_CITATION_17ec007d-f7fb-48ba-8a6b-d69c671ca36b&quot;,&quot;properties&quot;:{&quot;noteIndex&quot;:0},&quot;isEdited&quot;:false,&quot;manualOverride&quot;:{&quot;isManuallyOverridden&quot;:false,&quot;citeprocText&quot;:&quot;(MINISTÉRIO DA SAÚDE, 2020)&quot;,&quot;manualOverrideText&quot;:&quot;&quot;},&quot;citationTag&quot;:&quot;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quot;,&quot;citationItems&quot;:[{&quot;id&quot;:&quot;76bc7893-c634-3977-a121-bad8d6fb7296&quot;,&quot;itemData&quot;:{&quot;type&quot;:&quot;book&quot;,&quot;id&quot;:&quot;76bc7893-c634-3977-a121-bad8d6fb7296&quot;,&quot;title&quot;:&quot;VIGITEL BRASIL 2019: VIGILÂNCIA DE FATORES DE RISCO E PROTEÇÃO PARA DOENÇAS CRÔNICAS POR INQUÉRITO TELEFÔNICO&quot;,&quot;author&quot;:[{&quot;family&quot;:&quot;Ministério da Saúde&quot;,&quot;given&quot;:&quot;&quot;,&quot;parse-names&quot;:false,&quot;dropping-particle&quot;:&quot;&quot;,&quot;non-dropping-particle&quot;:&quot;&quot;}],&quot;ISBN&quot;:&quot;9788533427655&quot;,&quot;issued&quot;:{&quot;date-parts&quot;:[[2020]]},&quot;container-title-short&quot;:&quot;&quot;},&quot;isTemporary&quot;:false}]},{&quot;citationID&quot;:&quot;MENDELEY_CITATION_6332f338-c3f4-4341-af77-fad2fb7b22cc&quot;,&quot;properties&quot;:{&quot;noteIndex&quot;:0},&quot;isEdited&quot;:false,&quot;manualOverride&quot;:{&quot;isManuallyOverridden&quot;:false,&quot;citeprocText&quot;:&quot;(CANAZAS; FAUSTINO; MEDEIROS, 2020)&quot;,&quot;manualOverrideText&quot;:&quot;&quot;},&quot;citationTag&quot;:&quot;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quot;,&quot;citationItems&quot;:[{&quot;id&quot;:&quot;2f317ce5-a518-34a9-a57c-94f636a50f04&quot;,&quot;itemData&quot;:{&quot;type&quot;:&quot;article-journal&quot;,&quot;id&quot;:&quot;2f317ce5-a518-34a9-a57c-94f636a50f04&quot;,&quot;title&quot;:&quot;TENDÊNCIA TEMPORAL DA PREVALÊNCIA DE OBESIDADE GRAU I, GRAU II E GRAU III NO BRASIL, 2006-2019&quot;,&quot;author&quot;:[{&quot;family&quot;:&quot;Canazas&quot;,&quot;given&quot;:&quot;Victor Manuel Arocena&quot;,&quot;parse-names&quot;:false,&quot;dropping-particle&quot;:&quot;&quot;,&quot;non-dropping-particle&quot;:&quot;&quot;},{&quot;family&quot;:&quot;Faustino&quot;,&quot;given&quot;:&quot;Cleidjane Gomes&quot;,&quot;parse-names&quot;:false,&quot;dropping-particle&quot;:&quot;&quot;,&quot;non-dropping-particle&quot;:&quot;&quot;},{&quot;family&quot;:&quot;Medeiros&quot;,&quot;given&quot;:&quot;Fernando Antônio&quot;,&quot;parse-names&quot;:false,&quot;dropping-particle&quot;:&quot;de&quot;,&quot;non-dropping-particle&quot;:&quot;&quot;}],&quot;container-title&quot;:&quot;Revista Brasileira de Obesidade, Nutrição e Emagrecimento.&quot;,&quot;issued&quot;:{&quot;date-parts&quot;:[[2020]]},&quot;page&quot;:&quot;1314-1323&quot;,&quot;abstract&quot;:&quot;A obesidade é um fator de risco e uma doença cuja prevalência vem aumentando no mundo. Objetivo: Descrever a tendência temporal da prevalência de obesidade grau I, grau II e grau III em adultos no Brasil entre 2006 e 2019 estratificada por sexo e idade. Materiais e Métodos: Estudo transversal a partir de dados da Vigilância de Fatores de Risco e Proteção para Doenças Crônicas por Inquérito Telefônico (VIGITEL). A obesidade graus I, II e III foi classificada utilizando-se o Índice de Massa Corporal: 30,0-34,9 kg/m2, 35,0-39,9 kg/m2 e ≥40,0 kg/m2, respectivamente. Foram estimadas prevalências de obesidade graus I, II e III estratificadas por sexo e grupos de idade. Para modelagem das prevalências foi utilizado o modelo de regressão de Prais- Winsten. Resultados: Entre 2006 e 2019, a prevalência de obesidade graus I, II e III aumentou, respectivamente em ambos os sexos e grupos de idade, sendo em homens o aumento de 8,8% a 14,7%, de 1,7% a 3,4% e de 0,9% a 1,3%; e nas mulheres de 8,5% a 14,5%, de 2,5% a 4,3% e de 1,3% a 2,2%. Conforme a idade, houve aumento em ambos os sexos, com tendência a diminuir nos últimos grupos. Em 2019, 5.2 milhões, 1.3 milhões e 634,2 mil pessoas, foram classificadas como obesas graus I, II e III, respectivamente. Conclusão: Verifica-se aumento da prevalência de obesidade graus I, II e III, segundo sexo e idade, particularmente obesidade grau I. Palavras-chave:&quot;,&quot;issue&quot;:&quot;91&quot;,&quot;volume&quot;:&quot;14&quot;,&quot;container-title-short&quot;:&quot;&quot;},&quot;isTemporary&quot;:false}]},{&quot;citationID&quot;:&quot;MENDELEY_CITATION_eea3b914-5568-4f89-85ca-8fed5da4dd33&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f6c436ee-d335-477e-9b9b-5294e5eceae4&quot;,&quot;properties&quot;:{&quot;noteIndex&quot;:0},&quot;isEdited&quot;:false,&quot;manualOverride&quot;:{&quot;isManuallyOverridden&quot;:false,&quot;citeprocText&quot;:&quot;(BRASIL, 2021)&quot;,&quot;manualOverrideText&quot;:&quot;&quot;},&quot;citationTag&quot;:&quot;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cd614d2e-38dd-491d-8bde-8d675d07b534&quot;,&quot;properties&quot;:{&quot;noteIndex&quot;:0},&quot;isEdited&quot;:false,&quot;manualOverride&quot;:{&quot;isManuallyOverridden&quot;:false,&quot;citeprocText&quot;:&quot;(STEELE et al., 2017)&quot;,&quot;manualOverrideText&quot;:&quot;&quot;},&quot;citationTag&quot;:&quot;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quot;,&quot;citationItems&quot;:[{&quot;id&quot;:&quot;0ed78a45-4d4e-3423-a252-09aa6b17bda8&quot;,&quot;itemData&quot;:{&quot;type&quot;:&quot;article-journal&quot;,&quot;id&quot;:&quot;0ed78a45-4d4e-3423-a252-09aa6b17bda8&quot;,&quot;title&quot;:&quot;Morbidity and Mortality Weekly Report Vital Signs: Trends in Incidence of Cancers Associated with Overweight and Obesity — United States, 2005–2014&quot;,&quot;author&quot;:[{&quot;family&quot;:&quot;Steele&quot;,&quot;given&quot;:&quot;C Brooke&quot;,&quot;parse-names&quot;:false,&quot;dropping-particle&quot;:&quot;&quot;,&quot;non-dropping-particle&quot;:&quot;&quot;},{&quot;family&quot;:&quot;Thomas&quot;,&quot;given&quot;:&quot;Cheryll C&quot;,&quot;parse-names&quot;:false,&quot;dropping-particle&quot;:&quot;&quot;,&quot;non-dropping-particle&quot;:&quot;&quot;},{&quot;family&quot;:&quot;Henley&quot;,&quot;given&quot;:&quot;; S Jane&quot;,&quot;parse-names&quot;:false,&quot;dropping-particle&quot;:&quot;&quot;,&quot;non-dropping-particle&quot;:&quot;&quot;},{&quot;family&quot;:&quot;Massetti&quot;,&quot;given&quot;:&quot;Greta M&quot;,&quot;parse-names&quot;:false,&quot;dropping-particle&quot;:&quot;&quot;,&quot;non-dropping-particle&quot;:&quot;&quot;},{&quot;family&quot;:&quot;Galuska&quot;,&quot;given&quot;:&quot;Deborah A&quot;,&quot;parse-names&quot;:false,&quot;dropping-particle&quot;:&quot;&quot;,&quot;non-dropping-particle&quot;:&quot;&quot;},{&quot;family&quot;:&quot;Agurs-Collins&quot;,&quot;given&quot;:&quot;Tanya&quot;,&quot;parse-names&quot;:false,&quot;dropping-particle&quot;:&quot;&quot;,&quot;non-dropping-particle&quot;:&quot;&quot;},{&quot;family&quot;:&quot;Puckett&quot;,&quot;given&quot;:&quot;Mary&quot;,&quot;parse-names&quot;:false,&quot;dropping-particle&quot;:&quot;&quot;,&quot;non-dropping-particle&quot;:&quot;&quot;},{&quot;family&quot;:&quot;Richardson&quot;,&quot;given&quot;:&quot;Lisa C&quot;,&quot;parse-names&quot;:false,&quot;dropping-particle&quot;:&quot;&quot;,&quot;non-dropping-particle&quot;:&quot;&quot;}],&quot;container-title&quot;:&quot;Centers for Disease Control and Prevention&quot;,&quot;issued&quot;:{&quot;date-parts&quot;:[[2017]]},&quot;page&quot;:&quot;1052-1058&quot;,&quot;abstract&quot;:&quot;Background: Overweight and obesity are associated with increased risk of at least 13 different types of cancer.&quot;,&quot;issue&quot;:&quot;66&quot;,&quot;volume&quot;:&quot;6&quot;,&quot;container-title-short&quot;:&quot;&quot;},&quot;isTemporary&quot;:false}]},{&quot;citationID&quot;:&quot;MENDELEY_CITATION_039ec116-e4e4-4cc0-827d-27e16e621cd8&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0d173df3-c181-4119-828a-9791dbd6142c&quot;,&quot;properties&quot;:{&quot;noteIndex&quot;:0},&quot;isEdited&quot;:false,&quot;manualOverride&quot;:{&quot;isManuallyOverridden&quot;:false,&quot;citeprocText&quot;:&quot;(BENCHIMOL, 2016; DIAS et al., 2017; HATHERALL, 2018)&quot;,&quot;manualOverrideText&quot;:&quot;&quot;},&quot;citationTag&quot;:&quot;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quot;,&quot;citationItems&quot;:[{&quot;id&quot;:&quot;749a919d-739c-3e7c-9e8c-b423027dcb19&quot;,&quot;itemData&quot;:{&quot;type&quot;:&quot;article-journal&quot;,&quot;id&quot;:&quot;749a919d-739c-3e7c-9e8c-b423027dcb19&quot;,&quot;title&quot;:&quot;Global strategy&quot;,&quot;author&quot;:[{&quot;family&quot;:&quot;Hatherall&quot;,&quot;given&quot;:&quot;David&quot;,&quot;parse-names&quot;:false,&quot;dropping-particle&quot;:&quot;&quot;,&quot;non-dropping-particle&quot;:&quot;&quot;}],&quot;container-title&quot;:&quot;Global Logistics And Distribution Planning: Strategies for Management&quot;,&quot;DOI&quot;:&quot;10.5363/tits.8.6_31&quot;,&quot;ISBN&quot;:&quot;9780203753149&quot;,&quot;ISSN&quot;:&quot;1342-3363&quot;,&quot;issued&quot;:{&quot;date-parts&quot;:[[2018]]},&quot;page&quot;:&quot;314-323&quot;,&quot;issue&quot;:&quot;May&quot;,&quot;volume&quot;:&quot;2002&quot;,&quot;container-title-short&quot;:&quot;&quot;},&quot;isTemporary&quot;:false},{&quot;id&quot;:&quot;98626645-4430-38b7-a3c6-680d88c5c7d7&quot;,&quot;itemData&quot;:{&quot;type&quot;:&quot;book&quot;,&quot;id&quot;:&quot;98626645-4430-38b7-a3c6-680d88c5c7d7&quot;,&quot;title&quot;:&quot;ESTRATÉGIAS PARA O CUIDADO DA PESSOA COM DOENÇA CRÔNICA OBESIDADE&quot;,&quot;author&quot;:[{&quot;family&quot;:&quot;Dias&quot;,&quot;given&quot;:&quot;Patricia Camacho&quot;,&quot;parse-names&quot;:false,&quot;dropping-particle&quot;:&quot;&quot;,&quot;non-dropping-particle&quot;:&quot;&quot;},{&quot;family&quot;:&quot;Henriques&quot;,&quot;given&quot;:&quot;Patrícia&quot;,&quot;parse-names&quot;:false,&quot;dropping-particle&quot;:&quot;&quot;,&quot;non-dropping-particle&quot;:&quot;&quot;},{&quot;family&quot;:&quot;Anjos&quot;,&quot;given&quot;:&quot;Luiz Antonio&quot;,&quot;parse-names&quot;:false,&quot;dropping-particle&quot;:&quot;&quot;,&quot;non-dropping-particle&quot;:&quot;Dos&quot;},{&quot;family&quot;:&quot;Burlandy&quot;,&quot;given&quot;:&quot;Luciene&quot;,&quot;parse-names&quot;:false,&quot;dropping-particle&quot;:&quot;&quot;,&quot;non-dropping-particle&quot;:&quot;&quot;},{&quot;family&quot;:&quot;Para&quot;,&quot;given&quot;:&quot;Gias&quot;,&quot;parse-names&quot;:false,&quot;dropping-particle&quot;:&quot;&quot;,&quot;non-dropping-particle&quot;:&quot;&quot;}],&quot;container-title&quot;:&quot;Ministério da Saúde&quot;,&quot;ISBN&quot;:&quot;9788533421219&quot;,&quot;ISSN&quot;:&quot;16784464&quot;,&quot;PMID&quot;:&quot;28767957&quot;,&quot;issued&quot;:{&quot;date-parts&quot;:[[2017]]},&quot;number-of-pages&quot;:&quot;1-6&quot;,&quot;abstract&quot;:&quot;The study analyzes national strategies for dealing with obesity in Brazil in the framework of the Brazilian Unified National Health System (SUS) and the Food and Nutritional Security System (SISAN). Based on the document analysis method, we examined government documents produced in the last 15 years in the following dimensions: definitions of obesity, proposed actions, and strategies for linkage between sectors. In the SUS, obesity is approached as both a risk factor and a disease, with individual and social/environmental approaches aimed at changing eating practices and physical activity. In the SISAN, obesity is also conceived as a social problem involving food insecurity, and new modes of producing, marketing, and consuming foods are proposed to change eating practices in an integrated way. Proposals in the SUS point to an integrated and intra-sector approach to obesity, while those in SISAN emphasize the problem’s inter-sector nature from an expanded perspective that challenges the prevailing sector-based institutional structures.&quot;,&quot;issue&quot;:&quot;7&quot;,&quot;volume&quot;:&quot;33&quot;,&quot;container-title-short&quot;:&quot;&quot;},&quot;isTemporary&quot;:false},{&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9473c147-b5ac-490d-a9a3-3720e984332e&quot;,&quot;properties&quot;:{&quot;noteIndex&quot;:0},&quot;isEdited&quot;:false,&quot;manualOverride&quot;:{&quot;isManuallyOverridden&quot;:false,&quot;citeprocText&quot;:&quot;(DROZD et al., 2022)&quot;,&quot;manualOverrideText&quot;:&quot;&quot;},&quot;citationTag&quot;:&quot;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quot;,&quot;citationItems&quot;:[{&quot;id&quot;:&quot;19723f85-f4ca-3d83-9d9f-547fc6e84198&quot;,&quot;itemData&quot;:{&quot;type&quot;:&quot;article-journal&quot;,&quot;id&quot;:&quot;19723f85-f4ca-3d83-9d9f-547fc6e84198&quot;,&quot;title&quot;:&quot;Curcumin and Weight Loss: Does It Work?&quot;,&quot;author&quot;:[{&quot;family&quot;:&quot;Drozd&quot;,&quot;given&quot;:&quot;Kamila&quot;,&quot;parse-names&quot;:false,&quot;dropping-particle&quot;:&quot;&quot;,&quot;non-dropping-particle&quot;:&quot;&quot;},{&quot;family&quot;:&quot;Oniszczuk&quot;,&quot;given&quot;:&quot;Tomasz&quot;,&quot;parse-names&quot;:false,&quot;dropping-particle&quot;:&quot;&quot;,&quot;non-dropping-particle&quot;:&quot;&quot;},{&quot;family&quot;:&quot;Gancarz&quot;,&quot;given&quot;:&quot;Marek&quot;,&quot;parse-names&quot;:false,&quot;dropping-particle&quot;:&quot;&quot;,&quot;non-dropping-particle&quot;:&quot;&quot;},{&quot;family&quot;:&quot;Kondracka&quot;,&quot;given&quot;:&quot;Adrianna&quot;,&quot;parse-names&quot;:false,&quot;dropping-particle&quot;:&quot;&quot;,&quot;non-dropping-particle&quot;:&quot;&quot;},{&quot;family&quot;:&quot;Rusinek&quot;,&quot;given&quot;:&quot;Robert&quot;,&quot;parse-names&quot;:false,&quot;dropping-particle&quot;:&quot;&quot;,&quot;non-dropping-particle&quot;:&quot;&quot;},{&quot;family&quot;:&quot;Oniszczuk&quot;,&quot;given&quot;:&quot;Anna&quot;,&quot;parse-names&quot;:false,&quot;dropping-particle&quot;:&quot;&quot;,&quot;non-dropping-particle&quot;:&quot;&quot;}],&quot;container-title&quot;:&quot;International Journal of Molecular Sciences&quot;,&quot;container-title-short&quot;:&quot;Int J Mol Sci&quot;,&quot;DOI&quot;:&quot;10.3390/ijms23020639&quot;,&quot;ISSN&quot;:&quot;14220067&quot;,&quot;PMID&quot;:&quot;35054828&quot;,&quot;issued&quot;:{&quot;date-parts&quot;:[[2022]]},&quot;abstract&quot;:&quot;Obesity is a global health problem needing urgent research. Synthetic anti-obesity drugs show side effects and variable effectiveness. Thus, there is a tendency to use natural compounds for the management of obesity. There is a considerable body of knowledge, supported by rigorous experimental data, that natural polyphenols, including curcumin, can be an effective and safer alternative for managing obesity. Curcumin is a is an important compound present in Curcuma longa L. rhizome. It is a lipophilic molecule that rapidly permeates cell membrane. Curcumin has been used as a pharmacological traditional medicinal agent in Ayurvedic medicine for ∼6000 years. This plant metabolite doubtless effectiveness has been reported through increasingly detailed in vitro, in vivo and clinical trials. Regarding its biological effects, multiple health-promoting, disease-preventing and even treatment attributes have been remarkably highlighted. This review documents the status of research on anti-obesity mechanisms and evaluates the effectiveness of curcumin for management of obesity. It summarizes different mechanisms of anti-obesity action, associated with the enzymes, energy expenditure, adipocyte differentiation, lipid metabolism, gut microbiota and anti-inflammatory potential of curcumin. However, there is still a need for systematic and targeted clinical studies before curcumin can be used as the mainstream therapy for managing obesity.&quot;,&quot;issue&quot;:&quot;2&quot;,&quot;volume&quot;:&quot;23&quot;},&quot;isTemporary&quot;:false}]},{&quot;citationID&quot;:&quot;MENDELEY_CITATION_5b33184e-5259-4ef7-b363-84231409cf8b&quot;,&quot;properties&quot;:{&quot;noteIndex&quot;:0},&quot;isEdited&quot;:false,&quot;manualOverride&quot;:{&quot;isManuallyOverridden&quot;:false,&quot;citeprocText&quot;:&quot;(LUO; LIN, 2021)&quot;,&quot;manualOverrideText&quot;:&quot;&quot;},&quot;citationTag&quot;:&quot;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citationID&quot;:&quot;MENDELEY_CITATION_49804a71-c705-45f5-a73e-203ce993fad2&quot;,&quot;properties&quot;:{&quot;noteIndex&quot;:0},&quot;isEdited&quot;:false,&quot;manualOverride&quot;:{&quot;isManuallyOverridden&quot;:false,&quot;citeprocText&quot;:&quot;(KINLEN; CODY; O’SHEA, 2018; LUO; LIN, 2021)&quot;,&quot;manualOverrideText&quot;:&quot;&quot;},&quot;citationTag&quot;:&quot;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836a392a-b113-4baf-ad46-4aa2aaa61452&quot;,&quot;properties&quot;:{&quot;noteIndex&quot;:0},&quot;isEdited&quot;:false,&quot;manualOverride&quot;:{&quot;isManuallyOverridden&quot;:false,&quot;citeprocText&quot;:&quot;(JIN et al., 2018; LEFERE; TACKE, 2019)&quot;,&quot;manualOverrideText&quot;:&quot;&quot;},&quot;citationTag&quot;:&quot;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quot;,&quot;citationItems&quot;:[{&quot;id&quot;:&quot;971480c1-60fc-32f2-b621-9b6aade59bec&quot;,&quot;itemData&quot;:{&quot;type&quot;:&quot;article-journal&quot;,&quot;id&quot;:&quot;971480c1-60fc-32f2-b621-9b6aade59bec&quot;,&quot;title&quot;:&quot;Macrophages in obesity and non-alcoholic fatty liver disease: Crosstalk with metabolism&quot;,&quot;author&quot;:[{&quot;family&quot;:&quot;Lefere&quot;,&quot;given&quot;:&quot;S&quot;,&quot;parse-names&quot;:false,&quot;dropping-particle&quot;:&quot;&quot;,&quot;non-dropping-particle&quot;:&quot;&quot;},{&quot;family&quot;:&quot;Tacke&quot;,&quot;given&quot;:&quot;F&quot;,&quot;parse-names&quot;:false,&quot;dropping-particle&quot;:&quot;&quot;,&quot;non-dropping-particle&quot;:&quot;&quot;}],&quot;container-title&quot;:&quot;JHEP Reports&quot;,&quot;DOI&quot;:&quot;10.1016/j.jhepr.2019.02.004&quot;,&quot;ISSN&quot;:&quot;2589-5559&quot;,&quot;URL&quot;:&quot;https://www.embase.com/search/results?subaction=viewrecord&amp;id=L2001701348&amp;from=export&quot;,&quot;issued&quot;:{&quot;date-parts&quot;:[[2019]]},&quot;publisher-place&quot;:&quot;F. Tacke, Department of Hepatology and Gastroenterology, Charité University Medicine Berlin, Augustenburger Platz 1, Berlin, Germany&quot;,&quot;page&quot;:&quot;30-43&quot;,&quot;language&quot;:&quot;English&quot;,&quot;abstract&quot;:&quot;Non-alcoholic fatty liver disease (NAFLD) is the most prevalent liver disease worldwide, and a major cause of liver cirrhosis and hepatocellular carcinoma. NAFLD is intimately linked with other metabolic disorders characterized by insulin resistance. Metabolic diseases are driven by chronic inflammatory processes, in which macrophages perform essential roles. The polarization status of macrophages is itself influenced by metabolic stimuli such as fatty acids, which in turn affect the progression of metabolic dysfunction at multiple disease stages and in various tissues. For instance, adipose tissue macrophages respond to obesity, adipocyte stress and dietary factors by a specific metabolic and inflammatory programme that stimulates disease progression locally and in the liver. Kupffer cells and monocyte-derived macrophages represent ontologically distinct hepatic macrophage populations that perform a range of metabolic functions. These macrophages integrate signals from the gut-liver axis (related to dysbiosis, reduced intestinal barrier integrity, endotoxemia), from overnutrition, from systemic low-grade inflammation and from the local environment of a steatotic liver. This makes them central players in the progression of NAFLD to steatohepatitis (non-alcoholic steatohepatitis or NASH) and fibrosis. Moreover, the particular involvement of Kupffer cells in lipid metabolism, as well as the inflammatory activation of hepatic macrophages, may pathogenically link NAFLD/NASH and cardiovascular disease. In this review, we highlight the polarization, classification and function of macrophage subsets and their interaction with metabolic cues in the pathophysiology of obesity and NAFLD. Evidence from animal and clinical studies suggests that macrophage targeting may improve the course of NAFLD and related metabolic disorders.&quot;,&quot;issue&quot;:&quot;1&quot;,&quot;volume&quot;:&quot;1&quot;,&quot;container-title-short&quot;:&quot;&quot;},&quot;isTemporary&quot;:false},{&quot;id&quot;:&quot;1a3381e0-68e4-3090-9bd4-60a2e21c878e&quot;,&quot;itemData&quot;:{&quot;DOI&quot;:&quot;10.1152/ajpendo.00285.2017&quot;,&quot;ISSN&quot;:&quot;15221555&quot;,&quot;PMID&quot;:&quot;29089337&quot;,&quot;abstract&quot;:&quot;Recent controversy regarding the therapeutic potential of curcumin indicates the challenges to research in this field. Here, we highlight the investigations of curcumin and other plant-derived polyphenols that demonstrate their application to metabolic diseases, in particular, obesity and diabetes. Thus, a number of preclinical and clinical investigations have shown the beneficial effect of curcumin (and other dietary polyphenols) in attenuating body weight gain, improving insulin sensitivity, and preventing diabetes development in rodent models and prediabetic subjects. Other intervention studies with dietary polyphenols have also found improvements in insulin resistance. Recent studies suggest that the metabolic effects of curcumin/polyphenols are linked to changes in the gut microbiota. Thus, research into curcumin continues to provide novel insights into metabolic regulation that may ultimately translate into effective therapy.&quot;,&quot;author&quot;:[{&quot;family&quot;:&quot;Jin&quot;,&quot;given&quot;:&quot;Tianru&quot;,&quot;parse-names&quot;:false,&quot;dropping-particle&quot;:&quot;&quot;,&quot;non-dropping-particle&quot;:&quot;&quot;},{&quot;family&quot;:&quot;Song&quot;,&quot;given&quot;:&quot;Zhuolun&quot;,&quot;parse-names&quot;:false,&quot;dropping-particle&quot;:&quot;&quot;,&quot;non-dropping-particle&quot;:&quot;&quot;},{&quot;family&quot;:&quot;Weng&quot;,&quot;given&quot;:&quot;Jianping&quot;,&quot;parse-names&quot;:false,&quot;dropping-particle&quot;:&quot;&quot;,&quot;non-dropping-particle&quot;:&quot;&quot;},{&quot;family&quot;:&quot;Fantus&quot;,&quot;given&quot;:&quot;I. George&quot;,&quot;parse-names&quot;:false,&quot;dropping-particle&quot;:&quot;&quot;,&quot;non-dropping-particle&quot;:&quot;&quot;}],&quot;container-title&quot;:&quot;American Journal of Physiology - Endocrinology and Metabolism&quot;,&quot;id&quot;:&quot;1a3381e0-68e4-3090-9bd4-60a2e21c878e&quot;,&quot;issue&quot;:&quot;3&quot;,&quot;issued&quot;:{&quot;date-parts&quot;:[[2018]]},&quot;page&quot;:&quot;E201-E205&quot;,&quot;title&quot;:&quot;Curcumin and other dietary polyphenols: Potential mechanisms of metabolic actions and therapy for diabetes and obesity&quot;,&quot;type&quot;:&quot;article-journal&quot;,&quot;volume&quot;:&quot;314&quot;,&quot;container-title-short&quot;:&quot;Am J Physiol Endocrinol Metab&quot;},&quot;isTemporary&quot;:false}]},{&quot;citationID&quot;:&quot;MENDELEY_CITATION_aab2d82b-1a19-4333-a0dc-a4563a2171ad&quot;,&quot;properties&quot;:{&quot;noteIndex&quot;:0},&quot;isEdited&quot;:false,&quot;manualOverride&quot;:{&quot;isManuallyOverridden&quot;:false,&quot;citeprocText&quot;:&quot;(CORDEIRO et al., 2020)&quot;,&quot;manualOverrideText&quot;:&quot;&quot;},&quot;citationTag&quot;:&quot;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quot;,&quot;citationItems&quot;:[{&quot;id&quot;:&quot;63cda319-2792-3c8f-bb54-ba05495419d8&quot;,&quot;itemData&quot;:{&quot;type&quot;:&quot;article-journal&quot;,&quot;id&quot;:&quot;63cda319-2792-3c8f-bb54-ba05495419d8&quot;,&quot;title&quot;:&quot;Does adipose tissue inflammation drive the development of non-alcoholic fatty liver disease in obesity?&quot;,&quot;author&quot;:[{&quot;family&quot;:&quot;Cordeiro&quot;,&quot;given&quot;:&quot;A&quot;,&quot;parse-names&quot;:false,&quot;dropping-particle&quot;:&quot;&quot;,&quot;non-dropping-particle&quot;:&quot;&quot;},{&quot;family&quot;:&quot;Costa&quot;,&quot;given&quot;:&quot;R&quot;,&quot;parse-names&quot;:false,&quot;dropping-particle&quot;:&quot;&quot;,&quot;non-dropping-particle&quot;:&quot;&quot;},{&quot;family&quot;:&quot;Andrade&quot;,&quot;given&quot;:&quot;N&quot;,&quot;parse-names&quot;:false,&quot;dropping-particle&quot;:&quot;&quot;,&quot;non-dropping-particle&quot;:&quot;&quot;},{&quot;family&quot;:&quot;Silva&quot;,&quot;given&quot;:&quot;C&quot;,&quot;parse-names&quot;:false,&quot;dropping-particle&quot;:&quot;&quot;,&quot;non-dropping-particle&quot;:&quot;&quot;},{&quot;family&quot;:&quot;Canabrava&quot;,&quot;given&quot;:&quot;N&quot;,&quot;parse-names&quot;:false,&quot;dropping-particle&quot;:&quot;&quot;,&quot;non-dropping-particle&quot;:&quot;&quot;},{&quot;family&quot;:&quot;Pena&quot;,&quot;given&quot;:&quot;M J&quot;,&quot;parse-names&quot;:false,&quot;dropping-particle&quot;:&quot;&quot;,&quot;non-dropping-particle&quot;:&quot;&quot;},{&quot;family&quot;:&quot;Rodrigues&quot;,&quot;given&quot;:&quot;I&quot;,&quot;parse-names&quot;:false,&quot;dropping-particle&quot;:&quot;&quot;,&quot;non-dropping-particle&quot;:&quot;&quot;},{&quot;family&quot;:&quot;Andrade&quot;,&quot;given&quot;:&quot;S&quot;,&quot;parse-names&quot;:false,&quot;dropping-particle&quot;:&quot;&quot;,&quot;non-dropping-particle&quot;:&quot;&quot;},{&quot;family&quot;:&quot;Ramalho&quot;,&quot;given&quot;:&quot;A&quot;,&quot;parse-names&quot;:false,&quot;dropping-particle&quot;:&quot;&quot;,&quot;non-dropping-particle&quot;:&quot;&quot;}],&quot;container-title&quot;:&quot;Clinics and Research in Hepatology and Gastroenterology&quot;,&quot;container-title-short&quot;:&quot;Clin Res Hepatol Gastroenterol&quot;,&quot;DOI&quot;:&quot;10.1016/j.clinre.2019.10.001&quot;,&quot;ISSN&quot;:&quot;2210-741X&quot;,&quot;URL&quot;:&quot;https://www.embase.com/search/results?subaction=viewrecord&amp;id=L2004873956&amp;from=export&quot;,&quot;issued&quot;:{&quot;date-parts&quot;:[[2020]]},&quot;publisher-place&quot;:&quot;A. Cordeiro, Department of Biomedicine, Unit of Biochemistry, Faculty of Medicine, University of Porto, Al. Prof Hernâni Monteiro, Porto, Portugal&quot;,&quot;page&quot;:&quot;394-402&quot;,&quot;language&quot;:&quot;English&quot;,&quot;abstract&quot;:&quot;Obesity, an increasingly common problem in modern societies, is associated with acquired metabolic disturbances. In this perspective, the development of insulin resistance is now recognized to be initiated by inflammation of the adipose tissue, but the events that lead to this inflammation are still vague. Furthermore, visceral adipose tissue plays a significant role in obesity pathophysiology and in its clinical effects, such as non-alcoholic fatty liver disease (NAFLD). Among the possible mechanisms linking NAFLD and obesity, we focused on Visfatin/NAMPT, mostly produced by macrophages infiltrated in adipose tissue and a biomarker of the inflammatory cascade affecting hepatic inflammation in NAFLD. We also addressed the signalling pathway triggered by the binding of VEGF-B to its receptor, which mediates lipid fluxes throughout the body, being a promising target to prevent ectopic lipid accumulation. We reviewed the available literature on the topic and we suggest a crosstalk between adipose tissue inflammation and NAFLD in order to provide new insights about the putative mechanisms involved in the development of NAFLD in the obesity context. A better understanding of the pathophysiological processes underlying NAFLD will allow the development of new therapeutic approaches.&quot;,&quot;issue&quot;:&quot;4&quot;,&quot;volume&quot;:&quot;44&quot;},&quot;isTemporary&quot;:false}]},{&quot;citationID&quot;:&quot;MENDELEY_CITATION_598d72b1-edce-45b5-ab10-62a6032270f7&quot;,&quot;properties&quot;:{&quot;noteIndex&quot;:0},&quot;isEdited&quot;:false,&quot;manualOverride&quot;:{&quot;isManuallyOverridden&quot;:false,&quot;citeprocText&quot;:&quot;(DE CARVALHO; COLAÇO; FORTES, 2006)&quot;,&quot;manualOverrideText&quot;:&quot;&quot;},&quot;citationTag&quot;:&quot;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quot;,&quot;citationItems&quot;:[{&quot;id&quot;:&quot;bd6776da-5525-3de9-95cb-74accb8e8330&quot;,&quot;itemData&quot;:{&quot;type&quot;:&quot;article-journal&quot;,&quot;id&quot;:&quot;bd6776da-5525-3de9-95cb-74accb8e8330&quot;,&quot;title&quot;:&quot;Citocinas, disfunção endotelial e resistência à insulina&quot;,&quot;author&quot;:[{&quot;family&quot;:&quot;Carvalho&quot;,&quot;given&quot;:&quot;Maria Helenac&quot;,&quot;parse-names&quot;:false,&quot;dropping-particle&quot;:&quot;&quot;,&quot;non-dropping-particle&quot;:&quot;de&quot;},{&quot;family&quot;:&quot;Colaço&quot;,&quot;given&quot;:&quot;André Luiz&quot;,&quot;parse-names&quot;:false,&quot;dropping-particle&quot;:&quot;&quot;,&quot;non-dropping-particle&quot;:&quot;&quot;},{&quot;family&quot;:&quot;Fortes&quot;,&quot;given&quot;:&quot;Zuleica Bruno&quot;,&quot;parse-names&quot;:false,&quot;dropping-particle&quot;:&quot;&quot;,&quot;non-dropping-particle&quot;:&quot;&quot;}],&quot;container-title&quot;:&quot;Arquivos Brasileiros de Endocrinologia e Metabologia&quot;,&quot;container-title-short&quot;:&quot;Arq Bras Endocrinol Metabol&quot;,&quot;DOI&quot;:&quot;10.1590/S0004-27302006000200016&quot;,&quot;ISSN&quot;:&quot;00042730&quot;,&quot;PMID&quot;:&quot;16767296&quot;,&quot;issued&quot;:{&quot;date-parts&quot;:[[2006]]},&quot;page&quot;:&quot;304-312&quot;,&quot;abstract&quot;:&quot;Endothelial dysfunction is associated with several vascular conditions as atherosclerosis, hypertension, hyperlipidemia and diabetes mellitus. In all these conditions insulin resistance (IR) is present. Cytokines are low molecular weight proteins with several endocrine and metabolic functions that participate of inflammation and immune response. Several of these cytokines are independent risk factors for cerebrovascular and coronary artery disease. The major sources of cytokines (adipokines) are the visceral and subcutaneous adipose tissues. Thus, increased adipose tissue mass is associated with alteration in adipokine production as over expression of tumor necrosis factor α, interleukin 6, plasminogen activator inhibitor 1, and under expression of adiponectin in adipocite tissue. The pro-inflammatory status associated with these changes provides a potential link between IR and endothelial dysfunction, the early stage in the atherosclerotic process, in obese individuals, and type 2 diabetic patients. Reduction of adipose tissue mass through weight reduction in association with exercise reduces TNF-α, IL-6, and PAI-1, increases adiponectin, and is associated with improved insulin sensitivity and endothelial function. This review will focus on the evidence for regulation of endothelial function by insulin and the adypokines such as adyponectin, leptin, resistin, IL-6 and TNF-α. Interaction between insulin signaling and adypokines will be discussed, as well as the concept that aberrant adypokine secretion in IR and/or obesity impairs endothelial function and contributes further to reduce insulin sensitivity.&quot;,&quot;issue&quot;:&quot;2&quot;,&quot;volume&quot;:&quot;50&quot;},&quot;isTemporary&quot;:false}]},{&quot;citationID&quot;:&quot;MENDELEY_CITATION_dc1519a0-b027-4908-a927-04907ecb5c84&quot;,&quot;properties&quot;:{&quot;noteIndex&quot;:0},&quot;isEdited&quot;:false,&quot;manualOverride&quot;:{&quot;isManuallyOverridden&quot;:false,&quot;citeprocText&quot;:&quot;(KIM; LEE, 2021)&quot;,&quot;manualOverrideText&quot;:&quot;&quot;},&quot;citationTag&quot;:&quot;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quot;,&quot;citationItems&quot;:[{&quot;id&quot;:&quot;83071fee-3fee-3658-889a-e507544e9ebc&quot;,&quot;itemData&quot;:{&quot;type&quot;:&quot;article-journal&quot;,&quot;id&quot;:&quot;83071fee-3fee-3658-889a-e507544e9ebc&quot;,&quot;title&quot;:&quot;Role of obesity-induced inflammation in the development of insulin resistance and type 2 diabetes: History of the research and remaining questions&quot;,&quot;author&quot;:[{&quot;family&quot;:&quot;Kim&quot;,&quot;given&quot;:&quot;Jieun&quot;,&quot;parse-names&quot;:false,&quot;dropping-particle&quot;:&quot;&quot;,&quot;non-dropping-particle&quot;:&quot;&quot;},{&quot;family&quot;:&quot;Lee&quot;,&quot;given&quot;:&quot;Jongsoon&quot;,&quot;parse-names&quot;:false,&quot;dropping-particle&quot;:&quot;&quot;,&quot;non-dropping-particle&quot;:&quot;&quot;}],&quot;container-title&quot;:&quot;Annals of Pediatric Endocrinology and Metabolism&quot;,&quot;container-title-short&quot;:&quot;Ann Pediatr Endocrinol Metab&quot;,&quot;DOI&quot;:&quot;10.6065/apem.2040188.094&quot;,&quot;ISSN&quot;:&quot;22871292&quot;,&quot;issued&quot;:{&quot;date-parts&quot;:[[2021]]},&quot;page&quot;:&quot;1-13&quot;,&quot;abstract&quot;:&quot;The prevalence of obesity has increased alarmingly both worldwide and in Korea. This has also dramatically increased the prevalence of chronic obesity-associated diseases, including type 2 diabetes (T2D). Extensive studies on the molecular etiology of T2D have revealed several potential mechanisms by which obesity induces the development of insulin resistance and T2D. One of these is low-grade chronic inflammation. Studies hinting at the existence of this phenomenon were first published about 30 years ago. Ten years later, several seminal papers confirmed its existence, which then led to a rapid and massive escalation of research in this field. Today, the notion that obesity-induced inflammation mediates T2D is now well-accepted. This paper will review the key developments in this field, including the discovery that obesity-induced inflammation and insulin resistance is mainly regulated by adipose tissue-resident immune cells, particularly those in visceral adipose tissue. This review further details the research areas, including (1) the obesity-related factors that induce adipose tissue macrophage (ATM) inflammation, (2) the precise effector functions by which adipose tissue immune cells promote insulin resistance, (3) whether there are early immunological events that have an outsize effect on later events and could be targeted to arrest the development of insulin resistance, (4) the roles played by nonimmunological functions of ATMs and other immune cells, and (5) whether there are noncanonical immune responses to obesity (i.e., immune responses that are unique to obesity and cannot be detected by following the discoveries in the classical immunity field).&quot;,&quot;issue&quot;:&quot;1&quot;,&quot;volume&quot;:&quot;26&quot;},&quot;isTemporary&quot;:false}]},{&quot;citationID&quot;:&quot;MENDELEY_CITATION_8c631855-d112-42c8-9d9d-46dad655474d&quot;,&quot;properties&quot;:{&quot;noteIndex&quot;:0},&quot;isEdited&quot;:false,&quot;manualOverride&quot;:{&quot;isManuallyOverridden&quot;:false,&quot;citeprocText&quot;:&quot;(JUNG; CHOI, 2014)&quot;,&quot;manualOverrideText&quot;:&quot;&quot;},&quot;citationTag&quot;:&quot;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quot;,&quot;citationItems&quot;:[{&quot;id&quot;:&quot;b18b7c56-7219-3cbd-90a5-148ad8563b27&quot;,&quot;itemData&quot;:{&quot;type&quot;:&quot;article-journal&quot;,&quot;id&quot;:&quot;b18b7c56-7219-3cbd-90a5-148ad8563b27&quot;,&quot;title&quot;:&quot;Obesity and its metabolic complications: The role of adipokines and the relationship between obesity, inflammation, insulin resistance, dyslipidemia and nonalcoholic fatty liver disease&quot;,&quot;author&quot;:[{&quot;family&quot;:&quot;Jung&quot;,&quot;given&quot;:&quot;U J&quot;,&quot;parse-names&quot;:false,&quot;dropping-particle&quot;:&quot;&quot;,&quot;non-dropping-particle&quot;:&quot;&quot;},{&quot;family&quot;:&quot;Choi&quot;,&quot;given&quot;:&quot;M.-S.&quot;,&quot;parse-names&quot;:false,&quot;dropping-particle&quot;:&quot;&quot;,&quot;non-dropping-particle&quot;:&quot;&quot;}],&quot;container-title&quot;:&quot;International Journal of Molecular Sciences&quot;,&quot;container-title-short&quot;:&quot;Int J Mol Sci&quot;,&quot;DOI&quot;:&quot;10.3390/ijms15046184&quot;,&quot;ISSN&quot;:&quot;1422-0067&quot;,&quot;URL&quot;:&quot;https://www.embase.com/search/results?subaction=viewrecord&amp;id=L372839832&amp;from=export&quot;,&quot;issued&quot;:{&quot;date-parts&quot;:[[2014]]},&quot;publisher-place&quot;:&quot;M. S. Choi, Center for Food and Nutritional Genomics Research, Kyungpook National University, 1370 Sankyuk Dong Puk-ku, Daegu 702-701, South Korea&quot;,&quot;page&quot;:&quot;6184-6223&quot;,&quot;language&quot;:&quot;English&quot;,&quot;abstract&quot;:&quot;Accumulating evidence indicates that obesity is closely associated with an increased risk of metabolic diseases such as insulin resistance, type 2 diabetes, dyslipidemia and nonalcoholic fatty liver disease. Obesity results from an imbalance between food intake and energy expenditure, which leads to an excessive accumulation of adipose tissue. Adipose tissue is now recognized not only as a main site of storage of excess energy derived from food intake but also as an endocrine organ. The expansion of adipose tissue produces a number of bioactive substances, known as adipocytokines or adipokines, which trigger chronic low-grade inflammation and interact with a range of processes in many different organs. Although the precise mechanisms are still unclear, dysregulated production or secretion of these adipokines caused by excess adipose tissue and adipose tissue dysfunction can contribute to the development of obesity-related metabolic diseases. In this review, we focus on the role of several adipokines associated with obesity and the potential impact on obesity-related metabolic diseases. Multiple lines evidence provides valuable insights into the roles of adipokines in the development of obesity and its metabolic complications. Further research is still required to fully understand the mechanisms underlying the metabolic actions of a few newly identified adipokines. © 2014 by the authors; licensee MDPI, Basel, Switzerland.&quot;,&quot;issue&quot;:&quot;4&quot;,&quot;volume&quot;:&quot;15&quot;},&quot;isTemporary&quot;:false}]},{&quot;citationID&quot;:&quot;MENDELEY_CITATION_59bb4b16-1a95-4fc8-acd1-c6069dd23d15&quot;,&quot;properties&quot;:{&quot;noteIndex&quot;:0},&quot;isEdited&quot;:false,&quot;manualOverride&quot;:{&quot;isManuallyOverridden&quot;:false,&quot;citeprocText&quot;:&quot;(GUIMARÃES et al., 2007; LEAL; MAFRA, 2013)&quot;,&quot;manualOverrideText&quot;:&quot;&quot;},&quot;citationTag&quot;:&quot;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quot;,&quot;citationItems&quot;:[{&quot;id&quot;:&quot;ceb43b6d-f30a-3153-8547-0592ec406281&quot;,&quot;itemData&quot;:{&quot;type&quot;:&quot;article-journal&quot;,&quot;id&quot;:&quot;ceb43b6d-f30a-3153-8547-0592ec406281&quot;,&quot;title&quot;:&quot;Adipocitocinas: uma nova visão do tecido adiposo&quot;,&quot;author&quot;:[{&quot;family&quot;:&quot;Guimarães&quot;,&quot;given&quot;:&quot;Daniella Esteves Duque&quot;,&quot;parse-names&quot;:false,&quot;dropping-particle&quot;:&quot;&quot;,&quot;non-dropping-particle&quot;:&quot;&quot;},{&quot;family&quot;:&quot;Sardinha&quot;,&quot;given&quot;:&quot;Fátima Lúcia de Carvalho&quot;,&quot;parse-names&quot;:false,&quot;dropping-particle&quot;:&quot;&quot;,&quot;non-dropping-particle&quot;:&quot;&quot;},{&quot;family&quot;:&quot;Mizurini&quot;,&quot;given&quot;:&quot;Daniella de Moraes&quot;,&quot;parse-names&quot;:false,&quot;dropping-particle&quot;:&quot;&quot;,&quot;non-dropping-particle&quot;:&quot;&quot;},{&quot;family&quot;:&quot;Carmo&quot;,&quot;given&quot;:&quot;Maria das Graças Tavares&quot;,&quot;parse-names&quot;:false,&quot;dropping-particle&quot;:&quot;do&quot;,&quot;non-dropping-particle&quot;:&quot;&quot;}],&quot;container-title&quot;:&quot;Revista de Nutrição&quot;,&quot;DOI&quot;:&quot;10.1590/s1415-52732007000500010&quot;,&quot;issued&quot;:{&quot;date-parts&quot;:[[2007]]},&quot;page&quot;:&quot;549-559&quot;,&quot;abstract&quot;:&quot;A identificação da leptina, hormônio secretado pelos adipócitos, cujo efeito sobre o sistema nervoso simpático e a função endócrina confere participação ativa no controle do dispêndio energético, bem como do apetite, acrescentou às funções do tecido adiposo no organismo humano o papel de órgão multifuncional, produtor e secretor de inúmeros peptídeos e proteínas bioativas, denominadas adipocitocinas. Alterações na quantidade de tecido adiposo, como ocorrem na obesidade, afetam a produção da maioria desses fatores secretados pelos adipócitos. Ainda que essas alterações estejam freqüentemente associadas às inúmeras disfunções metabólicas e ao aumento do risco de doenças cardiovasculares, permanece sob investigação o envolvimento do tecido adiposo no desenvolvimento dessas complicações, considerada a sua função endócrina. As concentrações de várias adipocitocinas elevam-se na obesidade e têm sido relacionadas à hipertensão (angiotensinogênio), ao prejuízo da fibrinólise (inibidor do ativador de plasminogênio-1) e à resistência à insulina (proteína estimuladora de acilação, fator de necrose tumoral-alfa, interleucina-6 e resistina). De outro modo, leptina e adiponectina têm efeitos sobre a sensibilidade à insulina. Na obesidade, a resistência insulínica também está relacionada à resistência à leptina e aos teores plasmáticos reduzidos de adiponectina. Leptina e adiponectina ainda exercem efeitos orgânicos adicionais distintos: frente à participação da leptina no controle da ingestão alimentar, a adiponectina apresenta potente ação anti-aterogênica. Algumas drogas utilizadas no controle do diabetes elevam a produção endógena de adiponectina, em roedores e humanos, indicando que o desenvolvimento de novos medicamentos com alvo nas adipocitocinas pode representar uma alternativa terapêutica de prevenção da resistência insulínica e da aterosclerose em indivíduos obesos.Leptin is a hormone secreted by adipocytes whose effect on the sympathetic nervous system and endocrine function confers active participation in the control of energy expenditure and appetite. Its identification added to the fat tissues in the human body the role of a multifunctional organ that produces and secretes a number of bioactive peptides and proteins, called adipocytokines. Changes in the amount of fat tissue, such as the ones that occur in obesity, affect the production of most of these factors secreted by adipocytes. Even if these changes are frequently associated with many metabolic disorders and increased risk for cardiovascular diseases, the role of fat tissue in the development of these complications, considered its endocrine function, continue to be investigated. The concentration of various adipocytokines increase in obesity and have been associated with hypertension (angiotensinogen), fibrinolysis impairment (plasminogen activator inhibitor-1) and insulin resistance (protein that stimulates acylation, tumor necrosis factor-alpha, interleukine-6 and resistin). On the other hand, leptin and adiponectin affect insulin sensitivity. In obesity, insulin resistance is also associated with leptin resistance and reduced plasma levels of adiponectin. Leptin and adiponectin still have complementary and distinct organic functions: adiponectin has potent antiatherogenic activity while leptin participates in the control of food intake. Some medications used to control diabetes increase adiponectin production in rodents and humans, suggesting that the development of new medications that target the adipocytokines can represent a new therapeutic alternative to prevent insulin resistance and atherosclerosis in obese individuals.&quot;,&quot;issue&quot;:&quot;5&quot;,&quot;volume&quot;:&quot;20&quot;,&quot;container-title-short&quot;:&quot;&quot;},&quot;isTemporary&quot;:false},{&quot;id&quot;:&quot;fa4cc951-02bd-3614-a6c5-542b3bd3d9c6&quot;,&quot;itemData&quot;:{&quot;type&quot;:&quot;article-journal&quot;,&quot;id&quot;:&quot;fa4cc951-02bd-3614-a6c5-542b3bd3d9c6&quot;,&quot;title&quot;:&quot;Adipokines in obesity&quot;,&quot;author&quot;:[{&quot;family&quot;:&quot;Leal&quot;,&quot;given&quot;:&quot;Viviane de Oliveira&quot;,&quot;parse-names&quot;:false,&quot;dropping-particle&quot;:&quot;&quot;,&quot;non-dropping-particle&quot;:&quot;&quot;},{&quot;family&quot;:&quot;Mafra&quot;,&quot;given&quot;:&quot;Denise&quot;,&quot;parse-names&quot;:false,&quot;dropping-particle&quot;:&quot;&quot;,&quot;non-dropping-particle&quot;:&quot;&quot;}],&quot;container-title&quot;:&quot;Clinica Chimica Acta&quot;,&quot;DOI&quot;:&quot;10.1016/j.cca.2013.02.003&quot;,&quot;ISSN&quot;:&quot;00098981&quot;,&quot;PMID&quot;:&quot;23422739&quot;,&quot;URL&quot;:&quot;http://dx.doi.org/10.1016/j.cca.2013.02.003&quot;,&quot;issued&quot;:{&quot;date-parts&quot;:[[2013]]},&quot;page&quot;:&quot;87-94&quot;,&quot;abstract&quot;:&quot;White adipose tissue is recognized as a dynamic endocrine organ able to produce and release several bioactive polypeptides known as adipokines. Obesity is defined as an excessive growth of adipose tissue. As such, it is likely that adipokines could play an important role in the development of diseases associated with obesity including insulin resistance, inflammation, hypertension, cardiovascular risk and metabolic disorders. This review focuses on obesity specific-adipokine profiles and the role of some adipokines in obesity-related metabolic disorders. © 2013 Elsevier B.V.&quot;,&quot;publisher&quot;:&quot;Elsevier B.V.&quot;,&quot;volume&quot;:&quot;419&quot;,&quot;container-title-short&quot;:&quot;&quot;},&quot;isTemporary&quot;:false}]},{&quot;citationID&quot;:&quot;MENDELEY_CITATION_1d76e9bc-76d6-4335-8dc2-1cb4e857f9c8&quot;,&quot;properties&quot;:{&quot;noteIndex&quot;:0},&quot;isEdited&quot;:false,&quot;manualOverride&quot;:{&quot;isManuallyOverridden&quot;:false,&quot;citeprocText&quot;:&quot;(ISHTIAQ et al., 2019)&quot;,&quot;manualOverrideText&quot;:&quot;&quot;},&quot;citationTag&quot;:&quot;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quot;,&quot;citationItems&quot;:[{&quot;id&quot;:&quot;78fb6239-ee6f-3886-a8c1-b63d4ac6591b&quot;,&quot;itemData&quot;:{&quot;type&quot;:&quot;article-journal&quot;,&quot;id&quot;:&quot;78fb6239-ee6f-3886-a8c1-b63d4ac6591b&quot;,&quot;title&quot;:&quot;Adiponectin and PPAR: a setup for intricate crosstalk between obesity and non-alcoholic fatty liver disease&quot;,&quot;author&quot;:[{&quot;family&quot;:&quot;Ishtiaq&quot;,&quot;given&quot;:&quot;S M&quot;,&quot;parse-names&quot;:false,&quot;dropping-particle&quot;:&quot;&quot;,&quot;non-dropping-particle&quot;:&quot;&quot;},{&quot;family&quot;:&quot;Rashid&quot;,&quot;given&quot;:&quot;H&quot;,&quot;parse-names&quot;:false,&quot;dropping-particle&quot;:&quot;&quot;,&quot;non-dropping-particle&quot;:&quot;&quot;},{&quot;family&quot;:&quot;Hussain&quot;,&quot;given&quot;:&quot;Z&quot;,&quot;parse-names&quot;:false,&quot;dropping-particle&quot;:&quot;&quot;,&quot;non-dropping-particle&quot;:&quot;&quot;},{&quot;family&quot;:&quot;Arshad&quot;,&quot;given&quot;:&quot;M I&quot;,&quot;parse-names&quot;:false,&quot;dropping-particle&quot;:&quot;&quot;,&quot;non-dropping-particle&quot;:&quot;&quot;},{&quot;family&quot;:&quot;Khan&quot;,&quot;given&quot;:&quot;J A&quot;,&quot;parse-names&quot;:false,&quot;dropping-particle&quot;:&quot;&quot;,&quot;non-dropping-particle&quot;:&quot;&quot;}],&quot;container-title&quot;:&quot;Reviews in Endocrine and Metabolic Disorders&quot;,&quot;container-title-short&quot;:&quot;Rev Endocr Metab Disord&quot;,&quot;DOI&quot;:&quot;10.1007/s11154-019-09510-2&quot;,&quot;ISSN&quot;:&quot;1573-2606&quot;,&quot;URL&quot;:&quot;https://www.embase.com/search/results?subaction=viewrecord&amp;id=L2003519970&amp;from=export&quot;,&quot;issued&quot;:{&quot;date-parts&quot;:[[2019]]},&quot;publisher-place&quot;:&quot;J.A. Khan, Institute of Pharmacy, Physiology and Pharmacology, University of Agriculture, Faisalabad, Pakistan&quot;,&quot;page&quot;:&quot;253-261&quot;,&quot;language&quot;:&quot;English&quot;,&quot;abstract&quot;:&quot;Adiponectin, a soluble adipocytokine, plays an important role in the functioning of adipose tissue and in the regulation of inflammation, particularly hepatic inflammation. The adiponectin subsequently imparts a crucial role in metabolic and hepato-inflammatory diseases. The most recent evidences indicate that lipotoxicity-induced inflammation in the liver is associated with obesity-derived alterations and remolding in adipose tissue that culminates in most prevalent liver pathology named as non-alcoholic fatty liver disease (NAFLD). A comprehensive crosstalk of adiponectin and its cognate receptors, specifically adiponectin receptor-2 in the liver mediates ameliorative effects in obesity-induced NAFLD by interaction with hepatic peroxisome proliferator-activated receptors (PPARs). Recent studies highlight the implication of molecular mediators mainly involved in the pathogenesis of obesity and obesity-driven NAFLD, however, the plausible mechanisms remain elusive. The present review aimed at collating the data regarding mechanistic approaches of adiponectin and adiponectin-activated PPARs as well as PPAR-induced adiponectin levels in attenuation of hepatic lipoinflammation. Understanding the rapidly occurring adiponectin-mediated pathophysiological outcomes might be of importance in the development of new therapies that can potentially resolve obesity and obesity-associated NAFLD.&quot;,&quot;issue&quot;:&quot;3&quot;,&quot;volume&quot;:&quot;20&quot;},&quot;isTemporary&quot;:false}]},{&quot;citationID&quot;:&quot;MENDELEY_CITATION_34c3798d-bff1-4a3e-9fc2-55e196262ee2&quot;,&quot;properties&quot;:{&quot;noteIndex&quot;:0},&quot;isEdited&quot;:false,&quot;manualOverride&quot;:{&quot;isManuallyOverridden&quot;:false,&quot;citeprocText&quot;:&quot;(SUS, 2020)&quot;,&quot;manualOverrideText&quot;:&quot;&quot;},&quot;citationTag&quot;:&quot;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quot;,&quot;citationItems&quot;:[{&quot;id&quot;:&quot;331e3a23-4635-3be2-877d-d6bef73cc8f0&quot;,&quot;itemData&quot;:{&quot;type&quot;:&quot;book&quot;,&quot;id&quot;:&quot;331e3a23-4635-3be2-877d-d6bef73cc8f0&quot;,&quot;title&quot;:&quot;Systematized Information on the National List of Medicinal Plants of Interest to SUS: Curcuma longa L.,\nZingiberaceae – Açafrão-da-terra&quot;,&quot;author&quot;:[{&quot;family&quot;:&quot;SUS&quot;,&quot;given&quot;:&quot;&quot;,&quot;parse-names&quot;:false,&quot;dropping-particle&quot;:&quot;&quot;,&quot;non-dropping-particle&quot;:&quot;&quot;}],&quot;ISBN&quot;:&quot;9788533428584&quot;,&quot;URL&quot;:&quot;http://editora.saude.gov.br&quot;,&quot;issued&quot;:{&quot;date-parts&quot;:[[2020]]},&quot;number-of-pages&quot;:&quot;1-184&quot;,&quot;edition&quot;:&quot;2020&quot;,&quot;container-title-short&quot;:&quot;&quot;},&quot;isTemporary&quot;:false}]},{&quot;citationID&quot;:&quot;MENDELEY_CITATION_a274512d-5e55-48d6-99a5-62e7072f2150&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74cc05b4-84a9-43c1-ada5-6703d01036d1&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6d11ad8a-4e29-4fe1-9f5e-5bfe2148dbe3&quot;,&quot;properties&quot;:{&quot;noteIndex&quot;:0},&quot;isEdited&quot;:false,&quot;manualOverride&quot;:{&quot;isManuallyOverridden&quot;:false,&quot;citeprocText&quot;:&quot;(PUHL, 2021)&quot;,&quot;manualOverrideText&quot;:&quot;&quot;},&quot;citationTag&quot;:&quot;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quot;,&quot;citationItems&quot;:[{&quot;id&quot;:&quot;f018dd90-9eaa-3765-82b0-7a5192695770&quot;,&quot;itemData&quot;:{&quot;type&quot;:&quot;article-journal&quot;,&quot;id&quot;:&quot;f018dd90-9eaa-3765-82b0-7a5192695770&quot;,&quot;title&quot;:&quot;Obesity stigma, mental health and dietary behaviours&quot;,&quot;author&quot;:[{&quot;family&quot;:&quot;Puhl&quot;,&quot;given&quot;:&quot;R.&quot;,&quot;parse-names&quot;:false,&quot;dropping-particle&quot;:&quot;&quot;,&quot;non-dropping-particle&quot;:&quot;&quot;}],&quot;container-title&quot;:&quot;Obesity Facts&quot;,&quot;container-title-short&quot;:&quot;Obes Facts&quot;,&quot;DOI&quot;:&quot;10.1159/000519162&quot;,&quot;ISSN&quot;:&quot;16624033&quot;,&quot;issued&quot;:{&quot;date-parts&quot;:[[2021]]},&quot;page&quot;:&quot;12&quot;,&quot;abstract&quot;:&quot;Stigmatization of people with obesity has been documented across the globe. Known as weight stigma, both adults and youth with obesity com- monly face mistreatment because of their body weight or size. There is substantial evidence of the harmful health consequences of weight stigma. Consistent links have been demonstrated between weight stigma and psychological distress, including depression, anxiety, low self-esteem, poor body image, and substance use. Adverse effects of weight stigma on mental health can be long lasting, especially when stigma comes from family members and peers. Additionally, weight stigma contributes to a higher prevalence and frequency of unhealthy eating behaviors, such as binge eating, increased food consumption, and maladaptive weight control behaviors. A growing body of evidence further suggests that weight stigma predicts weight gain and obesity over time, implicating weight stigma as a psychosocial contributor to obesity. Links between weight stigma and impaired mental health and eating behaviors can be partially explained by the ways in which individuals respond to weight stigma in their lives; some individuals internalize negative weight-based stereotypes and devalue themselves because of their weight, referred to as weight bias internalization (WBI). WBI has emerged as a robust correlate of impaired mental health, unhealthy eating behaviors, and an obstacle in weight management. Furthermore, maladaptive coping responses to weight stigma may perpetuate adverse health behaviors. Evidence indi- cates positive associations between weight stigma and responses of engag- ing in increased food consumption and disordered eating behaviors as ways to cope with stigma-induced distress, including longitudinal asso- ciations between weight teasing in adolescence and using food to cope with stress in adulthood. Our recent multinational research highlights these concerning links between weight stigma, psychological distress, and adverse eating behaviors among people engaged in weight management across six Westernized countries. Moreover, our studies show that weight stigma exacerbates emotional distress and disordered eating during the pandemic, and extends to adults with type 2 diabetes. Collectively, this evidence has important implications for clinical care and public health, and underscores the need to identify effective approaches to support people with obesity and to reduce the harmful impact of stigma on their health and wellbeing.&quot;,&quot;issue&quot;:&quot;5&quot;,&quot;volume&quot;:&quot;14&quot;},&quot;isTemporary&quot;:false}]},{&quot;citationID&quot;:&quot;MENDELEY_CITATION_32913969-3065-442c-8eae-2a82d569c3ae&quot;,&quot;properties&quot;:{&quot;noteIndex&quot;:0},&quot;isEdited&quot;:false,&quot;manualOverride&quot;:{&quot;isManuallyOverridden&quot;:false,&quot;citeprocText&quot;:&quot;(BRUZAS et al., 2022; FREITAS et al., 2001)&quot;,&quot;manualOverrideText&quot;:&quot;&quot;},&quot;citationTag&quot;:&quot;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quot;,&quot;citationItems&quot;:[{&quot;id&quot;:&quot;6857e795-ee08-34b1-a0c7-29fd8f8a1299&quot;,&quot;itemData&quot;:{&quot;type&quot;:&quot;article-journal&quot;,&quot;id&quot;:&quot;6857e795-ee08-34b1-a0c7-29fd8f8a1299&quot;,&quot;title&quot;:&quot;Binge size and loss of control as correlates of eating behavior and psychopathology among individuals with binge eating disorder and higher weight&quot;,&quot;author&quot;:[{&quot;family&quot;:&quot;Bruzas&quot;,&quot;given&quot;:&quot;Maija B.&quot;,&quot;parse-names&quot;:false,&quot;dropping-particle&quot;:&quot;&quot;,&quot;non-dropping-particle&quot;:&quot;&quot;},{&quot;family&quot;:&quot;Tronieri&quot;,&quot;given&quot;:&quot;Jena S.&quot;,&quot;parse-names&quot;:false,&quot;dropping-particle&quot;:&quot;&quot;,&quot;non-dropping-particle&quot;:&quot;&quot;},{&quot;family&quot;:&quot;Chao&quot;,&quot;given&quot;:&quot;Ariana M.&quot;,&quot;parse-names&quot;:false,&quot;dropping-particle&quot;:&quot;&quot;,&quot;non-dropping-particle&quot;:&quot;&quot;},{&quot;family&quot;:&quot;Jones&quot;,&quot;given&quot;:&quot;Elizabeth&quot;,&quot;parse-names&quot;:false,&quot;dropping-particle&quot;:&quot;&quot;,&quot;non-dropping-particle&quot;:&quot;&quot;},{&quot;family&quot;:&quot;McAllister&quot;,&quot;given&quot;:&quot;Cooper&quot;,&quot;parse-names&quot;:false,&quot;dropping-particle&quot;:&quot;&quot;,&quot;non-dropping-particle&quot;:&quot;&quot;},{&quot;family&quot;:&quot;Gruber&quot;,&quot;given&quot;:&quot;Kathryn&quot;,&quot;parse-names&quot;:false,&quot;dropping-particle&quot;:&quot;&quot;,&quot;non-dropping-particle&quot;:&quot;&quot;},{&quot;family&quot;:&quot;McCuen-Wurst&quot;,&quot;given&quot;:&quot;Courtney&quot;,&quot;parse-names&quot;:false,&quot;dropping-particle&quot;:&quot;&quot;,&quot;non-dropping-particle&quot;:&quot;&quot;},{&quot;family&quot;:&quot;Berkowitz&quot;,&quot;given&quot;:&quot;Robert I.&quot;,&quot;parse-names&quot;:false,&quot;dropping-particle&quot;:&quot;&quot;,&quot;non-dropping-particle&quot;:&quot;&quot;},{&quot;family&quot;:&quot;Wadden&quot;,&quot;given&quot;:&quot;Thomas A.&quot;,&quot;parse-names&quot;:false,&quot;dropping-particle&quot;:&quot;&quot;,&quot;non-dropping-particle&quot;:&quot;&quot;},{&quot;family&quot;:&quot;Allison&quot;,&quot;given&quot;:&quot;Kelly C.&quot;,&quot;parse-names&quot;:false,&quot;dropping-particle&quot;:&quot;&quot;,&quot;non-dropping-particle&quot;:&quot;&quot;}],&quot;container-title&quot;:&quot;Journal of Behavioral Medicine&quot;,&quot;container-title-short&quot;:&quot;J Behav Med&quot;,&quot;DOI&quot;:&quot;10.1007/s10865-022-00312-7&quot;,&quot;ISBN&quot;:&quot;0123456789&quot;,&quot;ISSN&quot;:&quot;15733521&quot;,&quot;PMID&quot;:&quot;35449358&quot;,&quot;URL&quot;:&quot;https://doi.org/10.1007/s10865-022-00312-7&quot;,&quot;issued&quot;:{&quot;date-parts&quot;:[[2022]]},&quot;page&quot;:&quot;603-612&quot;,&quot;abstract&quot;:&quot;Studies comparing individuals with loss of control (LOC) eating who do and do not have objectively large binge episodes have found that degree of LOC is more important than binge size to psychological and behavioral outcomes. However, the relative importance of these characteristics has not been investigated in a population with binge eating disorder (BED), who by definition all have objectively large binge episodes. Persons with BED and higher weight (N = 34) were enrolled in a BED treatment trial and completed the Loss of Control Over Eating Scale, the Eating Disorder Examination, and measures of eating behavior, mood, and quality of life. Body mass index (BMI) was calculated from measured height and weight. The size of the largest binge episode (measured in kilocalories) and degree of LOC were entered into multiple regression equations to determine their relationships with disordered eating symptoms, depression, quality of life, and BMI in this pilot study. Greater LOC had a stronger independent association than binge size with higher total eating psychopathology, shape dissatisfaction, hunger, food cravings and food addiction symptoms. Larger binge size had a stronger independent association than LOC with higher weight concern and lower general and social quality of life. Both characteristics were associated with higher eating concern and neither were associated with depression or BMI. Both binge size and degree of LOC are associated with important psychosocial treatment targets in patients with BED. Future research should validate the largest binge episode measurement method and replicate the present findings in a larger sample.&quot;,&quot;publisher&quot;:&quot;Springer US&quot;,&quot;issue&quot;:&quot;4&quot;,&quot;volume&quot;:&quot;45&quot;},&quot;isTemporary&quot;:false},{&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bee7d12b-84a1-42a1-a88c-b1342c803047&quot;,&quot;properties&quot;:{&quot;noteIndex&quot;:0},&quot;isEdited&quot;:false,&quot;manualOverride&quot;:{&quot;isManuallyOverridden&quot;:false,&quot;citeprocText&quot;:&quot;(DUARTE; PINTO-GOUVEIA; FERREIRA, 2015)&quot;,&quot;manualOverrideText&quot;:&quot;&quot;},&quot;citationTag&quot;:&quot;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quot;,&quot;citationItems&quot;:[{&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421994b2-70e5-4e4c-944f-e1ee3f65d33a&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5f9e89fe-b576-4441-a162-ce43ebf77d93&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521af5d9-e778-4996-a476-ceb328a010c8&quot;,&quot;properties&quot;:{&quot;noteIndex&quot;:0},&quot;isEdited&quot;:false,&quot;manualOverride&quot;:{&quot;isManuallyOverridden&quot;:false,&quot;citeprocText&quot;:&quot;(DUARTE; PINTO-GOUVEIA; FERREIRA, 2015; FREITAS et al., 2006)&quot;,&quot;manualOverrideText&quot;:&quot;&quot;},&quot;citationTag&quot;:&quot;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quot;,&quot;citationItems&quot;:[{&quot;id&quot;:&quot;41890634-eba9-3c1c-ab37-1d730c14524f&quot;,&quot;itemData&quot;:{&quot;type&quot;:&quot;article-journal&quot;,&quot;id&quot;:&quot;41890634-eba9-3c1c-ab37-1d730c14524f&quot;,&quot;title&quot;:&quot;The assessment of binge eating disorder in obese women: A comparison of the binge eating scale with the structured clinical interview for the DSM-IV&quot;,&quot;author&quot;:[{&quot;family&quot;:&quot;Freitas&quot;,&quot;given&quot;:&quot;Silvia R.&quot;,&quot;parse-names&quot;:false,&quot;dropping-particle&quot;:&quot;&quot;,&quot;non-dropping-particle&quot;:&quot;&quot;},{&quot;family&quot;:&quot;Lopes&quot;,&quot;given&quot;:&quot;Claudia S.&quot;,&quot;parse-names&quot;:false,&quot;dropping-particle&quot;:&quot;&quot;,&quot;non-dropping-particle&quot;:&quot;&quot;},{&quot;family&quot;:&quot;Appolinario&quot;,&quot;given&quot;:&quot;José C.&quot;,&quot;parse-names&quot;:false,&quot;dropping-particle&quot;:&quot;&quot;,&quot;non-dropping-particle&quot;:&quot;&quot;},{&quot;family&quot;:&quot;Coutinho&quot;,&quot;given&quot;:&quot;Walmir&quot;,&quot;parse-names&quot;:false,&quot;dropping-particle&quot;:&quot;&quot;,&quot;non-dropping-particle&quot;:&quot;&quot;}],&quot;container-title&quot;:&quot;Eating Behaviors&quot;,&quot;container-title-short&quot;:&quot;Eat Behav&quot;,&quot;DOI&quot;:&quot;10.1016/j.eatbeh.2005.09.002&quot;,&quot;ISSN&quot;:&quot;14710153&quot;,&quot;PMID&quot;:&quot;16843232&quot;,&quot;issued&quot;:{&quot;date-parts&quot;:[[2006]]},&quot;page&quot;:&quot;282-289&quot;,&quot;abstract&quot;:&quot;The purpose of the present study was to evaluate the clinical usefulness of the Portuguese version of the Binge Eating Scale (BES) to assess binge eating disorder (BED) in a clinical sample. The BES is a self-reported instrument developed to identify binge eaters within the obese population. The scale, at the cutoff point of 17, was compared with the Structured Clinical Interview for the DSM-IV-Patient version (SCID-I/P). It was administered to 178 obese Brazilian women, aged 18 to 60 years, seeking treatment for obesity at an outpatient clinic. To assess the test-retest reliability, 121 individuals filled the instrument again 15 days later. The Portuguese version of BES showed a sensitivity of 97.8%, a specificity of 47.7%, a positive predictive value of 66.7% and a negative predictive value of 95.3%. The test-retest reliability, measured by kappa statistics, was 0.66. Cronbach's alpha was 0.89. These results suggest that the BES is valid as a screening instrument for BED in obese Brazilian women seeking treatment for obesity. © 2005 Elsevier Ltd. All rights reserved.&quot;,&quot;issue&quot;:&quot;3&quot;,&quot;volume&quot;:&quot;7&quot;},&quot;isTemporary&quot;:false},{&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0f1d6e13-e17e-42da-839b-a1a7ad8e086a&quot;,&quot;properties&quot;:{&quot;noteIndex&quot;:0},&quot;isEdited&quot;:false,&quot;manualOverride&quot;:{&quot;isManuallyOverridden&quot;:false,&quot;citeprocText&quot;:&quot;(SOPIAN et al., 2021)&quot;,&quot;manualOverrideText&quot;:&quot;&quot;},&quot;citationTag&quot;:&quot;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quot;,&quot;citationItems&quot;:[{&quot;id&quot;:&quot;471dcd4b-a7b7-3d74-b401-1fc091aa6aa9&quot;,&quot;itemData&quot;:{&quot;type&quot;:&quot;article-journal&quot;,&quot;id&quot;:&quot;471dcd4b-a7b7-3d74-b401-1fc091aa6aa9&quot;,&quot;title&quot;:&quot;Mental Health and Obesity: A Narrative Review&quot;,&quot;author&quot;:[{&quot;family&quot;:&quot;Sopian&quot;,&quot;given&quot;:&quot;M. M.&quot;,&quot;parse-names&quot;:false,&quot;dropping-particle&quot;:&quot;&quot;,&quot;non-dropping-particle&quot;:&quot;&quot;},{&quot;family&quot;:&quot;Abbas&quot;,&quot;given&quot;:&quot;S.&quot;,&quot;parse-names&quot;:false,&quot;dropping-particle&quot;:&quot;&quot;,&quot;non-dropping-particle&quot;:&quot;&quot;},{&quot;family&quot;:&quot;Teoh&quot;,&quot;given&quot;:&quot;S. H.&quot;,&quot;parse-names&quot;:false,&quot;dropping-particle&quot;:&quot;&quot;,&quot;non-dropping-particle&quot;:&quot;&quot;},{&quot;family&quot;:&quot;Khan&quot;,&quot;given&quot;:&quot;E.&quot;,&quot;parse-names&quot;:false,&quot;dropping-particle&quot;:&quot;&quot;,&quot;non-dropping-particle&quot;:&quot;&quot;},{&quot;family&quot;:&quot;Hami&quot;,&quot;given&quot;:&quot;R.&quot;,&quot;parse-names&quot;:false,&quot;dropping-particle&quot;:&quot;&quot;,&quot;non-dropping-particle&quot;:&quot;&quot;},{&quot;family&quot;:&quot;Din&quot;,&quot;given&quot;:&quot;S. A. T.&quot;,&quot;parse-names&quot;:false,&quot;dropping-particle&quot;:&quot;&quot;,&quot;non-dropping-particle&quot;:&quot;&quot;}],&quot;container-title&quot;:&quot;Pakistan Journal of Medical and Health Sciences&quot;,&quot;DOI&quot;:&quot;10.53350/pjmhs211551468&quot;,&quot;issued&quot;:{&quot;date-parts&quot;:[[2021]]},&quot;page&quot;:&quot;1468-1473&quot;,&quot;abstract&quot;:&quot;Both mental health issues and obesity are widespread problems with major public health implications. Because of their increasing prevalence and the fact that they carry an increased risk for cardiovascular disease, a potential association between depression, anxiety, and stress and obesity has been presumed and repeatedly examined. As various studies concerning overweight and obesity have been published, the objective of this review is to appraise critically the literatureto clarify the association between mental health andobesity.More extensive research in this field is needed to improve management and minimize the chance of potential complications. Keywords: mental health, depression, anxiety, stress, obesity&quot;,&quot;issue&quot;:&quot;5&quot;,&quot;volume&quot;:&quot;15&quot;,&quot;container-title-short&quot;:&quot;&quot;},&quot;isTemporary&quot;:false}]},{&quot;citationID&quot;:&quot;MENDELEY_CITATION_4acc9eb0-6754-4110-ba04-998e0784bd43&quot;,&quot;properties&quot;:{&quot;noteIndex&quot;:0},&quot;isEdited&quot;:false,&quot;manualOverride&quot;:{&quot;isManuallyOverridden&quot;:false,&quot;citeprocText&quot;:&quot;(LOVIBOND, 1995)&quot;,&quot;manualOverrideText&quot;:&quot;&quot;},&quot;citationTag&quot;:&quot;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31537085-2ec8-490d-88b7-d444f56c2c52&quot;,&quot;properties&quot;:{&quot;noteIndex&quot;:0},&quot;isEdited&quot;:false,&quot;manualOverride&quot;:{&quot;isManuallyOverridden&quot;:false,&quot;citeprocText&quot;:&quot;(HICKEY1 et al., 2022)&quot;,&quot;manualOverrideText&quot;:&quot;&quot;},&quot;citationTag&quot;:&quot;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quot;,&quot;citationItems&quot;:[{&quot;id&quot;:&quot;2e529003-ae89-354b-8224-cc36410937c3&quot;,&quot;itemData&quot;:{&quot;type&quot;:&quot;article-journal&quot;,&quot;id&quot;:&quot;2e529003-ae89-354b-8224-cc36410937c3&quot;,&quot;title&quot;:&quot;Prevalence of anxiety, depression and chronic stress in adults with Class 3 Obesity attending a multidisciplinary weight management program in South West Sydney&quot;,&quot;author&quot;:[{&quot;family&quot;:&quot;Hickey1&quot;,&quot;given&quot;:&quot;E.&quot;,&quot;parse-names&quot;:false,&quot;dropping-particle&quot;:&quot;&quot;,&quot;non-dropping-particle&quot;:&quot;&quot;},{&quot;family&quot;:&quot;Chimoriya2&quot;,&quot;given&quot;:&quot;; R.&quot;,&quot;parse-names&quot;:false,&quot;dropping-particle&quot;:&quot;&quot;,&quot;non-dropping-particle&quot;:&quot;&quot;},{&quot;family&quot;:&quot;Grudzinskas1&quot;,&quot;given&quot;:&quot;; K.&quot;,&quot;parse-names&quot;:false,&quot;dropping-particle&quot;:&quot;&quot;,&quot;non-dropping-particle&quot;:&quot;&quot;},{&quot;family&quot;:&quot;Tesoriero1&quot;,&quot;given&quot;:&quot;; C.&quot;,&quot;parse-names&quot;:false,&quot;dropping-particle&quot;:&quot;&quot;,&quot;non-dropping-particle&quot;:&quot;&quot;},{&quot;family&quot;:&quot;; P. Hay1&quot;,&quot;given&quot;:&quot;2;&quot;,&quot;parse-names&quot;:false,&quot;dropping-particle&quot;:&quot;&quot;,&quot;non-dropping-particle&quot;:&quot;&quot;},{&quot;family&quot;:&quot;Kormas1&quot;,&quot;given&quot;:&quot;N.&quot;,&quot;parse-names&quot;:false,&quot;dropping-particle&quot;:&quot;&quot;,&quot;non-dropping-particle&quot;:&quot;&quot;},{&quot;family&quot;:&quot;; M. Piya1&quot;,&quot;given&quot;:&quot;2&quot;,&quot;parse-names&quot;:false,&quot;dropping-particle&quot;:&quot;&quot;,&quot;non-dropping-particle&quot;:&quot;&quot;}],&quot;container-title&quot;:&quot;Obesity Reviews&quot;,&quot;DOI&quot;:&quot;DOI: 10.1111/obr.13503&quot;,&quot;issued&quot;:{&quot;date-parts&quot;:[[2022]]},&quot;page&quot;:&quot;69-70&quot;,&quot;abstract&quot;:&quot;INTRODUCTION: There is a higher reported prevalence of mental health disorders with obesity. This study aimed to evaluate symptoms of anxiety, depression and chronic stress in adults with class 3 obesity (BMI ≥ 40 kg/m2 ), and assess the effect of a multidisciplinary weight management program over 12 months. MATERIALS AND METHODS: This retrospective cohort study included adults with class 3 obesity enrolled in a publicly funded multidisciplinary weight management program in Sydney between March2018 and January-2022. The Depression Anxiety and Stress Score 21 (DASS21) was completed at baseline. A subset of participants completed follow-up DASS21 at 12 months. RESULTS: The studied population (n = 178) had a mean age of 49.6 ± 13.0 years, mostly Caucasian ethnicity (68.5%) with female predominance (68.5%). At baseline, mean BMI was 51.7 ± 10.2 kg/m2 . Common metabolic complications included hypertension (51.9%), dyslipidaemia (44.2%), and Type 2 diabetes (T2DM) (38.8%), while 70% reported joint pain, 46.4% gastroesophageal reflux disease and 45.4% obstructive sleep apnoea. Based on the DASS21 scores, at baseline, 53.9% (n = 96) had moderate to extremely severe symptoms of depression, while 39.3% (n = 70) had moderate to extremely severe symptoms of chronic stress. Moderate to extremely severe anxiety symptoms were reported in 51.1% (n = 91), with 30.3% (n = 54) experiencing extremely severe anxiety symptoms at baseline. DASS21 scores were not affected by baseline BMI or presence of T2DM. For the subset who had completed the DASS21 at 12 months (n = 49) there was mean total weight loss of 9.5% (134.3 ± 21.1 kg vs 127.0 ± 19.8, p &lt; 0.001), regardless of the presence of T2DM. Most participants achieved at least 5% weight loss (57.1%) or 10% weight loss (20.4%). A negative correlation was found between weight loss and baseline DASS21 Stress score (r = \u00010.314, p = 0.028) and DASS21 total score (r = \u00010.286, p = 0.046). No statistically significant improvement in symptoms of depression, anxiety or stress was found. CONCLUSION: This study demonstrates a very high prevalence of symptoms of depression, anxiety and chronic stress in adults with class 3 obesity. More than 1 in 2 studied participants were experiencing moderate to extremely severe symptoms of depression and anxiety, and almost 1 in 3 reported levels of anxiety in the extremely severe range. Although high baseline symptoms of depression, anxiety and chronic stress predicted less weight loss, significant weight loss was still achieved by most participants in a multidisciplinary weight management program.&quot;,&quot;issue&quot;:&quot;S2&quot;,&quot;volume&quot;:&quot;23&quot;,&quot;container-title-short&quot;:&quot;&quot;},&quot;isTemporary&quot;:false}]},{&quot;citationID&quot;:&quot;MENDELEY_CITATION_eb86f703-ca19-4aa1-af52-f76231c6c2c5&quot;,&quot;properties&quot;:{&quot;noteIndex&quot;:0},&quot;isEdited&quot;:false,&quot;manualOverride&quot;:{&quot;isManuallyOverridden&quot;:false,&quot;citeprocText&quot;:&quot;(HECKER et al., 2022; MEJADDAM et al., 2022)&quot;,&quot;manualOverrideText&quot;:&quot;&quot;},&quot;citationTag&quot;:&quot;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quot;,&quot;citationItems&quot;:[{&quot;id&quot;:&quot;6f33b79f-0b23-3e04-bdb5-f90674bf1d4b&quot;,&quot;itemData&quot;:{&quot;type&quot;:&quot;article-journal&quot;,&quot;id&quot;:&quot;6f33b79f-0b23-3e04-bdb5-f90674bf1d4b&quot;,&quot;title&quot;:&quot;Comorbidity and quality of life in obesity–a comparative study with the general population in Gothenburg, Sweden&quot;,&quot;author&quot;:[{&quot;family&quot;:&quot;Mejaddam&quot;,&quot;given&quot;:&quot;Ala&quot;,&quot;parse-names&quot;:false,&quot;dropping-particle&quot;:&quot;&quot;,&quot;non-dropping-particle&quot;:&quot;&quot;},{&quot;family&quot;:&quot;Krantz&quot;,&quot;given&quot;:&quot;Emily&quot;,&quot;parse-names&quot;:false,&quot;dropping-particle&quot;:&quot;&quot;,&quot;non-dropping-particle&quot;:&quot;&quot;},{&quot;family&quot;:&quot;Höskuldsdóttir&quot;,&quot;given&quot;:&quot;Gudrún&quot;,&quot;parse-names&quot;:false,&quot;dropping-particle&quot;:&quot;&quot;,&quot;non-dropping-particle&quot;:&quot;&quot;},{&quot;family&quot;:&quot;Fändriks&quot;,&quot;given&quot;:&quot;Lars&quot;,&quot;parse-names&quot;:false,&quot;dropping-particle&quot;:&quot;&quot;,&quot;non-dropping-particle&quot;:&quot;&quot;},{&quot;family&quot;:&quot;Mossberg&quot;,&quot;given&quot;:&quot;Karin&quot;,&quot;parse-names&quot;:false,&quot;dropping-particle&quot;:&quot;&quot;,&quot;non-dropping-particle&quot;:&quot;&quot;},{&quot;family&quot;:&quot;Eliasson&quot;,&quot;given&quot;:&quot;Björn&quot;,&quot;parse-names&quot;:false,&quot;dropping-particle&quot;:&quot;&quot;,&quot;non-dropping-particle&quot;:&quot;&quot;},{&quot;family&quot;:&quot;Trimpou&quot;,&quot;given&quot;:&quot;Penelope&quot;,&quot;parse-names&quot;:false,&quot;dropping-particle&quot;:&quot;&quot;,&quot;non-dropping-particle&quot;:&quot;&quot;},{&quot;family&quot;:&quot;Landin-Wilhelmsen&quot;,&quot;given&quot;:&quot;Kerstin&quot;,&quot;parse-names&quot;:false,&quot;dropping-particle&quot;:&quot;&quot;,&quot;non-dropping-particle&quot;:&quot;&quot;}],&quot;container-title&quot;:&quot;PLoS ONE&quot;,&quot;container-title-short&quot;:&quot;PLoS One&quot;,&quot;DOI&quot;:&quot;10.1371/journal.pone.0273553&quot;,&quot;ISBN&quot;:&quot;1111111111&quot;,&quot;ISSN&quot;:&quot;19326203&quot;,&quot;PMID&quot;:&quot;36194568&quot;,&quot;issued&quot;:{&quot;date-parts&quot;:[[2022]]},&quot;page&quot;:&quot;1-13&quot;,&quot;abstract&quot;:&quot;Context Obesity is considered to have a detrimental impact on health-related quality of life (HRQoL). Objective To compare HRQoL in a well-defined group of people with obesity with a population-based control group from the general public. Design Observational cross-sectional cohort study with a reference population. Setting The Regional Obesity Center at the Department of Medicine at Sahlgrenska University Hospital, Gothenburg, Sweden. Participants People with obesity (n = 1122) eligible for surgical and non-surgical obesity treatment in routine care were included consecutively between 2015 and 2017 into the BASUN study. Men and women from the WHO-MONICA-GOT project were used as a reference population (n = 414). Main outcome measures HRQoL was measured with the RAND-36/Short Form-36 questionnaire (SF-36) and a Visual Analogue Scale (VAS) for self-related health (SRH). Prescription drugs for hypertension, diabetes mellitus, depression, and anxiety were taken as a proxy for these conditions. Results People with obesity rated their overall HRQoL lower than the reference population according to the SRH-VAS. Lower scores were reported on physical and social functioning, vitality, general and mental health after adjustment for age and use of prescription drugs (considered a proxy for burden of disease, or comorbidities) using the RAND-36/SF-36 questionnaire. Use of some psychopharmacological agents was more common in patients with obesity. Conclusion People with obesity seeking help with weight reduction are more likely to have lower physical and mental self-reported HRQoL than the general population.&quot;,&quot;issue&quot;:&quot;10 October&quot;,&quot;volume&quot;:&quot;17&quot;},&quot;isTemporary&quot;:false},{&quot;id&quot;:&quot;e6f53d4b-e962-33fd-8a80-6d716069f64a&quot;,&quot;itemData&quot;:{&quot;type&quot;:&quot;article-journal&quot;,&quot;id&quot;:&quot;e6f53d4b-e962-33fd-8a80-6d716069f64a&quot;,&quot;title&quot;:&quot;Burden of disease study of overweight and obesity; the societal impact in terms of cost-of-illness and health-related quality of life&quot;,&quot;author&quot;:[{&quot;family&quot;:&quot;Hecker&quot;,&quot;given&quot;:&quot;J.&quot;,&quot;parse-names&quot;:false,&quot;dropping-particle&quot;:&quot;&quot;,&quot;non-dropping-particle&quot;:&quot;&quot;},{&quot;family&quot;:&quot;Freijer&quot;,&quot;given&quot;:&quot;K.&quot;,&quot;parse-names&quot;:false,&quot;dropping-particle&quot;:&quot;&quot;,&quot;non-dropping-particle&quot;:&quot;&quot;},{&quot;family&quot;:&quot;Hiligsmann&quot;,&quot;given&quot;:&quot;M.&quot;,&quot;parse-names&quot;:false,&quot;dropping-particle&quot;:&quot;&quot;,&quot;non-dropping-particle&quot;:&quot;&quot;},{&quot;family&quot;:&quot;Evers&quot;,&quot;given&quot;:&quot;S. M.A.A.&quot;,&quot;parse-names&quot;:false,&quot;dropping-particle&quot;:&quot;&quot;,&quot;non-dropping-particle&quot;:&quot;&quot;}],&quot;container-title&quot;:&quot;BMC Public Health&quot;,&quot;container-title-short&quot;:&quot;BMC Public Health&quot;,&quot;DOI&quot;:&quot;10.1186/s12889-021-12449-2&quot;,&quot;ISSN&quot;:&quot;14712458&quot;,&quot;PMID&quot;:&quot;34996413&quot;,&quot;URL&quot;:&quot;https://doi.org/10.1186/s12889-021-12449-2&quot;,&quot;issued&quot;:{&quot;date-parts&quot;:[[2022]]},&quot;page&quot;:&quot;1-13&quot;,&quot;abstract&quot;:&quot;Background: Little is known about the burden that overweight and obesity impose on Dutch society. The aim of this study is to examine this burden in terms of cost-of-illness and health-related quality of life. Method: A bottom-up, prevalence-based burden of disease study from a societal perspective was performed. Cost-of-illness information including healthcare costs, patient and family costs, and other costs was obtained via the Treatment Inventory of Costs in Patients with psychiatric disorders (TiC-P) questionnaire. Health-related quality of life was assessed through the EuroQol (EQ-5D-5L) and the BODY-Q instruments. Non-parametric bootstrapping was applied to test for significant differences in costs. Subgroup analyses were performed on all outcomes. Results: A total of 97 people with overweight and obesity completed the survey. Per respondent, mean healthcare costs were €2907, patient and family costs were €4037, and other costs were €4519, leading to a total societal cost of €11,463 per respondent per year. Total costs were significantly higher for respondents with obesity versus overweight and between low &amp; intermediate versus highly educated respondents. The mean utility score of our population was 0.81. A significantly lower utility score was found for respondents with obesity in comparison with respondents with overweight. BODY-Q results show that respondents with obesity scored a significantly lower Rasch-score than did respondents with overweight in three scales. Respondents with a high education level and having paid work scored significantly higher Rasch-scores in two scales than did those with a low education level and without having paid work. The age group 19–29 have significantly higher Rasch-scores in three scales than respondents in the other two age categories. Conclusions: Overweight and obesity have a considerable impact on the societal costs and on health-related quality of life. The results show that the impact of overweight and obesity go beyond the healthcare sector, as the other costs have the biggest share of the total costs. Another interesting finding of this study is that obesity leads to significant higher costs and lower health-related quality of life than overweight. These findings draw attention to policy making, as collective prevention and effective treatment are needed to reduce this burden.&quot;,&quot;publisher&quot;:&quot;BioMed Central&quot;,&quot;issue&quot;:&quot;1&quot;,&quot;volume&quot;:&quot;22&quot;},&quot;isTemporary&quot;:false}]},{&quot;citationID&quot;:&quot;MENDELEY_CITATION_2fe01da7-b90e-4942-aed7-ee5ba61ff451&quot;,&quot;properties&quot;:{&quot;noteIndex&quot;:0},&quot;isEdited&quot;:false,&quot;manualOverride&quot;:{&quot;isManuallyOverridden&quot;:false,&quot;citeprocText&quot;:&quot;(POLETTO et al., 2018)&quot;,&quot;manualOverrideText&quot;:&quot;&quot;},&quot;citationTag&quot;:&quot;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quot;,&quot;citationItems&quot;:[{&quot;id&quot;:&quot;6e0ee5bf-eef3-3040-b6c0-f85300395f2a&quot;,&quot;itemData&quot;:{&quot;type&quot;:&quot;article-journal&quot;,&quot;id&quot;:&quot;6e0ee5bf-eef3-3040-b6c0-f85300395f2a&quot;,&quot;title&quot;:&quot;Impact of obesity and anthropometric parameters on the qualities of life and sleep: A pilot study&quot;,&quot;author&quot;:[{&quot;family&quot;:&quot;Poletto&quot;,&quot;given&quot;:&quot;J. E.1&quot;,&quot;parse-names&quot;:false,&quot;dropping-particle&quot;:&quot;&quot;,&quot;non-dropping-particle&quot;:&quot;&quot;},{&quot;family&quot;:&quot;; Tezoto-Rizzo&quot;,&quot;given&quot;:&quot;D. V.2&quot;,&quot;parse-names&quot;:false,&quot;dropping-particle&quot;:&quot;&quot;,&quot;non-dropping-particle&quot;:&quot;&quot;},{&quot;family&quot;:&quot;; Baltieri, L.2 ; Cândido&quot;,&quot;given&quot;:&quot;E. C.2 ;&quot;,&quot;parse-names&quot;:false,&quot;dropping-particle&quot;:&quot;&quot;,&quot;non-dropping-particle&quot;:&quot;&quot;},{&quot;family&quot;:&quot;Jaroslavski&quot;,&quot;given&quot;:&quot;L. B.D.S.2&quot;,&quot;parse-names&quot;:false,&quot;dropping-particle&quot;:&quot;&quot;,&quot;non-dropping-particle&quot;:&quot;&quot;},{&quot;family&quot;:&quot;; Neder&quot;,&quot;given&quot;:&quot;A. M.2&quot;,&quot;parse-names&quot;:false,&quot;dropping-particle&quot;:&quot;&quot;,&quot;non-dropping-particle&quot;:&quot;&quot;},{&quot;family&quot;:&quot;; Gobato, R. C.1 ; Modena&quot;,&quot;given&quot;:&quot;D. A.O.1 ;&quot;,&quot;parse-names&quot;:false,&quot;dropping-particle&quot;:&quot;&quot;,&quot;non-dropping-particle&quot;:&quot;&quot;},{&quot;family&quot;:&quot;Cazzo, E.1; Chaim&quot;,&quot;given&quot;:&quot;É. A&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185&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citationID&quot;:&quot;MENDELEY_CITATION_e5b8590b-3af3-4147-9532-afa74131296f&quot;,&quot;properties&quot;:{&quot;noteIndex&quot;:0},&quot;isEdited&quot;:false,&quot;manualOverride&quot;:{&quot;isManuallyOverridden&quot;:false,&quot;citeprocText&quot;:&quot;(WHO, 2012)&quot;,&quot;manualOverrideText&quot;:&quot;&quot;},&quot;citationTag&quot;:&quot;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04c19fb-2f83-4df7-a498-9ec48caaf42c&quot;,&quot;properties&quot;:{&quot;noteIndex&quot;:0},&quot;isEdited&quot;:false,&quot;manualOverride&quot;:{&quot;isManuallyOverridden&quot;:false,&quot;citeprocText&quot;:&quot;(WHO, 2012)&quot;,&quot;manualOverrideText&quot;:&quot;&quot;},&quot;citationTag&quot;:&quot;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467cffe2-6ba5-45e8-ad7e-241b732d464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c97f9065-0f7e-4462-ab88-4d36dcdab153&quot;,&quot;properties&quot;:{&quot;noteIndex&quot;:0},&quot;isEdited&quot;:false,&quot;manualOverride&quot;:{&quot;isManuallyOverridden&quot;:false,&quot;citeprocText&quot;:&quot;(BOSY-WESTPHAL et al., 2006; LUKASKI; KYLE; KONDRUP, 2017)&quot;,&quot;manualOverrideText&quot;:&quot;&quot;},&quot;citationTag&quot;:&quot;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quot;,&quot;citationItems&quot;:[{&quot;id&quot;:&quot;c18ea812-deb7-39ea-9ea3-b69b0273bc6b&quot;,&quot;itemData&quot;:{&quot;type&quot;:&quot;article-journal&quot;,&quot;id&quot;:&quot;c18ea812-deb7-39ea-9ea3-b69b0273bc6b&quot;,&quot;title&quot;:&quot;Assessment of adult malnutrition and prognosis with bioelectrical impedance analysis: Phase angle and impedance ratio&quot;,&quot;author&quot;:[{&quot;family&quot;:&quot;Lukaski&quot;,&quot;given&quot;:&quot;H C&quot;,&quot;parse-names&quot;:false,&quot;dropping-particle&quot;:&quot;&quot;,&quot;non-dropping-particle&quot;:&quot;&quot;},{&quot;family&quot;:&quot;Kyle&quot;,&quot;given&quot;:&quot;U G&quot;,&quot;parse-names&quot;:false,&quot;dropping-particle&quot;:&quot;&quot;,&quot;non-dropping-particle&quot;:&quot;&quot;},{&quot;family&quot;:&quot;Kondrup&quot;,&quot;given&quot;:&quot;J&quot;,&quot;parse-names&quot;:false,&quot;dropping-particle&quot;:&quot;&quot;,&quot;non-dropping-particle&quot;:&quot;&quot;}],&quot;container-title&quot;:&quot;Current Opinion in Clinical Nutrition and Metabolic Care&quot;,&quot;container-title-short&quot;:&quot;Curr Opin Clin Nutr Metab Care&quot;,&quot;DOI&quot;:&quot;10.1097/MCO.0000000000000387&quot;,&quot;ISSN&quot;:&quot;1473-6519&quot;,&quot;URL&quot;:&quot;https://www.embase.com/search/results?subaction=viewrecord&amp;id=L616479694&amp;from=export&quot;,&quot;issued&quot;:{&quot;date-parts&quot;:[[2017]]},&quot;publisher-place&quot;:&quot;H.C. Lukaski, Department of Kinesiology and Public Health Education, University of North Dakota, 2571 2nd Ave. North, Grand Forks, ND, United States&quot;,&quot;page&quot;:&quot;330-339&quot;,&quot;language&quot;:&quot;English&quot;,&quot;abstract&quot;:&quot;Purpose of review Malnutrition affects prognosis in many groups of patients. Although screening tools are available to identify adults at risk for poor nutritional status, a need exists to improve the assessment of malnutrition by identifying the loss of functional tissues that can lead to frailty, compromised physical function, and increased risk of morbidity and mortality, particularly among hospitalized and ill patients and older adults. Bioimpedance analysis (BIA) offers a practical approach to identify malnutrition and prognosis by assessing whole-body cell membrane quality and depicting fluid distribution for an individual. Recent findings Two novel applications of BIA afford opportunities to safely, rapidly, and noninvasively assess nutritional status and prognosis. One method utilizes single-frequency phase-sensitive measurements to determine phase angle, evaluate nutritional status, and relate it to prognosis, mortality, and functional outcomes. Another approach uses the ratio of multifrequency impedance values to indicate altered fluid distribution and predict prognosis. Summary Use of basic BIA measurements, independent of use of regression prediction models and assumptions of constant chemical composition of the fat-free body, enables new options for practical assessment and clinical evaluation of impaired nutritional status and prognosis among hospitalized patients and elders that potentially can contribute to improved patient care and clinical outcomes. However, these novel applications have some technical and physiological limitations that should be considered.&quot;,&quot;issue&quot;:&quot;5&quot;,&quot;volume&quot;:&quot;20&quot;},&quot;isTemporary&quot;:false},{&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1d683158-c4dc-4830-9ec7-6769c132421e&quot;,&quot;properties&quot;:{&quot;noteIndex&quot;:0},&quot;isEdited&quot;:false,&quot;manualOverride&quot;:{&quot;isManuallyOverridden&quot;:false,&quot;citeprocText&quot;:&quot;(BELARMINO et al., 2016; CANCELLO et al., 2022)&quot;,&quot;manualOverrideText&quot;:&quot;&quot;},&quot;citationTag&quot;:&quot;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id&quot;:&quot;8abe95a4-cb5e-3878-913c-8a173b229d18&quot;,&quot;itemData&quot;:{&quot;type&quot;:&quot;article-journal&quot;,&quot;id&quot;:&quot;8abe95a4-cb5e-3878-913c-8a173b229d18&quot;,&quot;title&quot;:&quot;Phase angle (PhA) in overweight and obesity: evidence of applicability from diagnosis to weight changes in obesity treatment&quot;,&quot;author&quot;:[{&quot;family&quot;:&quot;Cancello&quot;,&quot;given&quot;:&quot;R&quot;,&quot;parse-names&quot;:false,&quot;dropping-particle&quot;:&quot;&quot;,&quot;non-dropping-particle&quot;:&quot;&quot;},{&quot;family&quot;:&quot;Brunani&quot;,&quot;given&quot;:&quot;A&quot;,&quot;parse-names&quot;:false,&quot;dropping-particle&quot;:&quot;&quot;,&quot;non-dropping-particle&quot;:&quot;&quot;},{&quot;family&quot;:&quot;Brenna&quot;,&quot;given&quot;:&quot;E&quot;,&quot;parse-names&quot;:false,&quot;dropping-particle&quot;:&quot;&quot;,&quot;non-dropping-particle&quot;:&quot;&quot;},{&quot;family&quot;:&quot;Soranna&quot;,&quot;given&quot;:&quot;D&quot;,&quot;parse-names&quot;:false,&quot;dropping-particle&quot;:&quot;&quot;,&quot;non-dropping-particle&quot;:&quot;&quot;},{&quot;family&quot;:&quot;Bertoli&quot;,&quot;given&quot;:&quot;S&quot;,&quot;parse-names&quot;:false,&quot;dropping-particle&quot;:&quot;&quot;,&quot;non-dropping-particle&quot;:&quot;&quot;},{&quot;family&quot;:&quot;Zambon&quot;,&quot;given&quot;:&quot;A&quot;,&quot;parse-names&quot;:false,&quot;dropping-particle&quot;:&quot;&quot;,&quot;non-dropping-particle&quot;:&quot;&quot;},{&quot;family&quot;:&quot;Lukaski&quot;,&quot;given&quot;:&quot;H C&quot;,&quot;parse-names&quot;:false,&quot;dropping-particle&quot;:&quot;&quot;,&quot;non-dropping-particle&quot;:&quot;&quot;},{&quot;family&quot;:&quot;Capodaglio&quot;,&quot;given&quot;:&quot;P&quot;,&quot;parse-names&quot;:false,&quot;dropping-particle&quot;:&quot;&quot;,&quot;non-dropping-particle&quot;:&quot;&quot;}],&quot;container-title&quot;:&quot;Reviews in Endocrine and Metabolic Disorders&quot;,&quot;container-title-short&quot;:&quot;Rev Endocr Metab Disord&quot;,&quot;DOI&quot;:&quot;10.1007/s11154-022-09774-1&quot;,&quot;ISSN&quot;:&quot;1573-2606&quot;,&quot;URL&quot;:&quot;https://www.embase.com/search/results?subaction=viewrecord&amp;id=L2020530158&amp;from=export&quot;,&quot;issued&quot;:{&quot;date-parts&quot;:[[2022]]},&quot;publisher-place&quot;:&quot;A. Brunani, Laboratory of Biomechanics, Rehabilitation and Ergonomics, IRCCS, Istituto Auxologico Italiano, Piancavallo Verbania, Italy&quot;,&quot;language&quot;:&quot;English&quot;,&quot;abstract&quot;:&quot;Phase angle (PhA) is a recently proposed marker of nutritional status in many clinical conditions. Its use in patients with obesity presents different critical concerns due to the higher variability of the two measured parameters (resistance, R, and reactance, Xc) that contribute to the determination of PhA. Controversial is the relation between PhA and BMI that might vary with graded levels of obesity due to the variation in fat and free fat mass. Obesity is frequently associated with metabolic, hepatic, cardiovascular and kidney diseases that introduce variations in PhA values, in relation to multimorbidity and severity degree of these diseases. It is reported that the improvement of clinical condition is associated with a positive change in PhA. Also, the treatment of obesity with weight loss might confirm this effect, but with different responses in relation to the type and duration of the intervention applied. In fact, the effect appears not only related to the percentage of weight loss but also the possible loss of free fat mass and the nutritional, metabolic and structural modifications that might follow each therapeutic approach to decrease body weight. We can conclude that the PhA could be used as marker of health status in patients with obesity supporting an appropriate weight loss intervention to monitor efficacy and fat free mass preservation.&quot;},&quot;isTemporary&quot;:false}]},{&quot;citationID&quot;:&quot;MENDELEY_CITATION_9ac3776d-0a40-41a7-a04b-c92796393fca&quot;,&quot;properties&quot;:{&quot;noteIndex&quot;:0},&quot;isEdited&quot;:false,&quot;manualOverride&quot;:{&quot;isManuallyOverridden&quot;:false,&quot;citeprocText&quot;:&quot;(AKAMATSU et al., 2022; FU et al., 2022)&quot;,&quot;manualOverrideText&quot;:&quot;&quot;},&quot;citationTag&quot;:&quot;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quot;,&quot;citationItems&quot;:[{&quot;id&quot;:&quot;4ede6fa1-4733-3417-a8eb-ddebeb4e3196&quot;,&quot;itemData&quot;:{&quot;type&quot;:&quot;article-journal&quot;,&quot;id&quot;:&quot;4ede6fa1-4733-3417-a8eb-ddebeb4e3196&quot;,&quot;title&quot;:&quot;Reference Data of Phase Angle Using Bioelectrical Impedance Analysis in Overweight and Obese Chinese&quot;,&quot;author&quot;:[{&quot;family&quot;:&quot;Fu&quot;,&quot;given&quot;:&quot;L&quot;,&quot;parse-names&quot;:false,&quot;dropping-particle&quot;:&quot;&quot;,&quot;non-dropping-particle&quot;:&quot;&quot;},{&quot;family&quot;:&quot;Ren&quot;,&quot;given&quot;:&quot;Z&quot;,&quot;parse-names&quot;:false,&quot;dropping-particle&quot;:&quot;&quot;,&quot;non-dropping-particle&quot;:&quot;&quot;},{&quot;family&quot;:&quot;Liu&quot;,&quot;given&quot;:&quot;X&quot;,&quot;parse-names&quot;:false,&quot;dropping-particle&quot;:&quot;&quot;,&quot;non-dropping-particle&quot;:&quot;&quot;},{&quot;family&quot;:&quot;Wu&quot;,&quot;given&quot;:&quot;N&quot;,&quot;parse-names&quot;:false,&quot;dropping-particle&quot;:&quot;&quot;,&quot;non-dropping-particle&quot;:&quot;&quot;},{&quot;family&quot;:&quot;Zhao&quot;,&quot;given&quot;:&quot;K&quot;,&quot;parse-names&quot;:false,&quot;dropping-particle&quot;:&quot;&quot;,&quot;non-dropping-particle&quot;:&quot;&quot;},{&quot;family&quot;:&quot;Luo&quot;,&quot;given&quot;:&quot;G&quot;,&quot;parse-names&quot;:false,&quot;dropping-particle&quot;:&quot;&quot;,&quot;non-dropping-particle&quot;:&quot;&quot;},{&quot;family&quot;:&quot;Yang&quot;,&quot;given&quot;:&quot;H&quot;,&quot;parse-names&quot;:false,&quot;dropping-particle&quot;:&quot;&quot;,&quot;non-dropping-particle&quot;:&quot;&quot;},{&quot;family&quot;:&quot;Zhang&quot;,&quot;given&quot;:&quot;Y&quot;,&quot;parse-names&quot;:false,&quot;dropping-particle&quot;:&quot;&quot;,&quot;non-dropping-particle&quot;:&quot;&quot;},{&quot;family&quot;:&quot;Yan&quot;,&quot;given&quot;:&quot;T&quot;,&quot;parse-names&quot;:false,&quot;dropping-particle&quot;:&quot;&quot;,&quot;non-dropping-particle&quot;:&quot;&quot;},{&quot;family&quot;:&quot;Liu&quot;,&quot;given&quot;:&quot;Y&quot;,&quot;parse-names&quot;:false,&quot;dropping-particle&quot;:&quot;&quot;,&quot;non-dropping-particle&quot;:&quot;&quot;},{&quot;family&quot;:&quot;Zhang&quot;,&quot;given&quot;:&quot;T&quot;,&quot;parse-names&quot;:false,&quot;dropping-particle&quot;:&quot;&quot;,&quot;non-dropping-particle&quot;:&quot;&quot;}],&quot;container-title&quot;:&quot;Frontiers in Endocrinology&quot;,&quot;container-title-short&quot;:&quot;Front Endocrinol (Lausanne)&quot;,&quot;DOI&quot;:&quot;10.3389/fendo.2022.924199&quot;,&quot;ISSN&quot;:&quot;1664-2392&quot;,&quot;URL&quot;:&quot;https://www.embase.com/search/results?subaction=viewrecord&amp;id=L2018312491&amp;from=export&quot;,&quot;issued&quot;:{&quot;date-parts&quot;:[[2022]]},&quot;publisher-place&quot;:&quot;T. Zhang, Center of Gastrointestinal and Minimally Invasive Surgery, Department of General Surgery, The Third People’s Hospital of Chengdu, Affiliated Hospital of Southwest Jiaotong University The Second Affiliated Hospital of Chengdu, Chongqing Medical U&quot;,&quot;language&quot;:&quot;English&quot;,&quot;abstract&quot;:&quot;Introduction: Phase angle (PhA) is a ratio of reactance and resistance {arctangent (reactance (Xc)/resistance (R)) × (180°/π)}, which can be obtained by bioelectrical impedance analysis (BIA). PhA indicates cellular health and integrity, and it is also considered as a prognostic tool in medical disorders and an indicator of nutritional status (especially of muscle quality) in patients with obesity. However, PhA has limited usefulness in clinical practice because of a lackness of reference values for Chinese overweight and obese populations. The main aim of this study was to show PhA reference data in different age and BMI groups by sex. In addition, we also study the association of age, sex, and BMI on PhA. Methods: A total of 1729 overweight and obese participants were included in this study. PhA and body composition were measured using segmental multifrequency BIA. Differences in mean values for variables were tested by one-way analysis of variance. Multiple regression analysis was used to assess the associations of PhA with age, sex and BMI. Results: Multiple regression analysis showed that age, sex and BMI were significant (P &lt; 0.05) independent influence factors of PhA in Chinese overweight and obese adults when age and BMI were continues variables. The mean PhA value for all participants was 5.5°. Mean BMI, age, weight, height and 50kHz-PhA were significantly higher (P &lt; 0.001) in male participants than female ones. In age groups and BMI groups, mean 50kHz-PhA was significantly higher (P &lt; 0.005) in male participants than female ones. When age groups and BMI groups were categorical variables, multiple regression analysis showed that different age groups (46–55 years and ≥ 56 years) had a significantly lower (P &lt; 0.005) PhA as compared with the baseline group (18-25 years) and different BMI groups (≥ 28 kg/m2) had a significantly higher (P &lt; 0.05) PhA as compared with the baseline group (24–27.9 kg/m2). Conclusion: PhA differed according to age, sex and BMI. Reference data in this study can be taken into consideration when deriving the reference values for overweight and obese Chinese populations.&quot;,&quot;volume&quot;:&quot;13&quot;},&quot;isTemporary&quot;:false},{&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b52b3ce5-5d6b-4821-babe-bf5a6ff6507f&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8d8d2ee4-de6a-4d3d-85fa-f29e132b39e8&quot;,&quot;properties&quot;:{&quot;noteIndex&quot;:0},&quot;isEdited&quot;:false,&quot;manualOverride&quot;:{&quot;isManuallyOverridden&quot;:false,&quot;citeprocText&quot;:&quot;(KUMAR et al., 2012; PRIMO et al., 2022)&quot;,&quot;manualOverrideText&quot;:&quot;&quot;},&quot;citationTag&quot;:&quot;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619089bb-fc7c-31d7-b198-1af95501a8be&quot;,&quot;itemData&quot;:{&quot;type&quot;:&quot;article-journal&quot;,&quot;id&quot;:&quot;619089bb-fc7c-31d7-b198-1af95501a8be&quot;,&quot;title&quot;:&quot;Phase angle measurement in healthy human subjects through bio-impedance analysis&quot;,&quot;author&quot;:[{&quot;family&quot;:&quot;Kumar&quot;,&quot;given&quot;:&quot;S&quot;,&quot;parse-names&quot;:false,&quot;dropping-particle&quot;:&quot;&quot;,&quot;non-dropping-particle&quot;:&quot;&quot;},{&quot;family&quot;:&quot;Dutt&quot;,&quot;given&quot;:&quot;A&quot;,&quot;parse-names&quot;:false,&quot;dropping-particle&quot;:&quot;&quot;,&quot;non-dropping-particle&quot;:&quot;&quot;},{&quot;family&quot;:&quot;Hemraj&quot;,&quot;given&quot;:&quot;S&quot;,&quot;parse-names&quot;:false,&quot;dropping-particle&quot;:&quot;&quot;,&quot;non-dropping-particle&quot;:&quot;&quot;},{&quot;family&quot;:&quot;Bhat&quot;,&quot;given&quot;:&quot;S&quot;,&quot;parse-names&quot;:false,&quot;dropping-particle&quot;:&quot;&quot;,&quot;non-dropping-particle&quot;:&quot;&quot;},{&quot;family&quot;:&quot;Manipadybhima&quot;,&quot;given&quot;:&quot;B&quot;,&quot;parse-names&quot;:false,&quot;dropping-particle&quot;:&quot;&quot;,&quot;non-dropping-particle&quot;:&quot;&quot;}],&quot;container-title&quot;:&quot;Iranian Journal of Basic Medical Sciences&quot;,&quot;container-title-short&quot;:&quot;Iran J Basic Med Sci&quot;,&quot;ISSN&quot;:&quot;2008-3866&quot;,&quot;URL&quot;:&quot;https://www.embase.com/search/results?subaction=viewrecord&amp;id=L366042073&amp;from=export&quot;,&quot;issued&quot;:{&quot;date-parts&quot;:[[2012]]},&quot;publisher-place&quot;:&quot;S. Kumar, Department of Physiology, Yenepoya Medical College, Deralakatte, Mangalore-575018, Karnataka, India&quot;,&quot;page&quot;:&quot;1180-1184&quot;,&quot;language&quot;:&quot;English&quot;,&quot;abstract&quot;:&quot;Objective(s) Bioelectrical impedance is the measure of impedance of the body. Impedance consists of electric resistance and reactance. Phase angle (PA) is the tan value of the ratio of reactance versus electric resistance. PA depends on cell membrane integrity and on body cell mass. There exists a correlation between PA values and body cell mass. The objective of this study was to compare the PA values of normal individuals and their anthropometric measurements. Materials and Methods Anthropometric measurements, Bioelectrical impedance analysis and PA measurements were done using Bodystat Quadscan 4000 machine on 42 healthy subjects between the age group of 18 to 50 yrs at a private hospital, Bangalore, Karnataka, India for eight months. Kolmogrov-Smirnov and Pearson's correlation tests were used for data analysis. Results The PA values were 7.32±1.17° in healthy subjects. PA values were significantly positively correlated with body mass index (BMI) (r= 0.011, P&lt;0.001). The phase angle values for males and females were 7.43±0.98° and 7.05±1.1.58°, respectively. Conclusion PA values positively correlated with BMI indicating the nutritional status of the study group. PA values were similar to the values to found in other studies.&quot;,&quot;issue&quot;:&quot;6&quot;,&quot;volume&quot;:&quot;15&quot;},&quot;isTemporary&quot;:false}]},{&quot;citationID&quot;:&quot;MENDELEY_CITATION_c08c8e14-6744-4534-aef2-a197e0b3e9ad&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bde099d5-ed28-4014-b82c-ec11333e4c18&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b16ec96-a1a7-455e-9cfa-82635122d87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1b3bc741-51c9-418b-8094-e44d81782923&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31203403-b26f-421b-8216-6330923b87d6&quot;,&quot;properties&quot;:{&quot;noteIndex&quot;:0},&quot;isEdited&quot;:false,&quot;manualOverride&quot;:{&quot;isManuallyOverridden&quot;:false,&quot;citeprocText&quot;:&quot;(SIDDQUI et al., 2016)&quot;,&quot;manualOverrideText&quot;:&quot;&quot;},&quot;citationTag&quot;:&quot;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quot;,&quot;citationItems&quot;:[{&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74da03c6-a151-4df2-8ab9-33b99925937f&quot;,&quot;properties&quot;:{&quot;noteIndex&quot;:0},&quot;isEdited&quot;:false,&quot;manualOverride&quot;:{&quot;isManuallyOverridden&quot;:true,&quot;citeprocText&quot;:&quot;(DA SILVA&lt;sup&gt;1&lt;/sup&gt; et al., 2022a)&quot;,&quot;manualOverrideText&quot;:&quot;(DA SILVA1 et al., 2022,&quot;},&quot;citationTag&quot;:&quot;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8d63ebe3-0dff-4479-a4ea-1f17a5e3e523&quot;,&quot;properties&quot;:{&quot;noteIndex&quot;:0},&quot;isEdited&quot;:false,&quot;manualOverride&quot;:{&quot;isManuallyOverridden&quot;:true,&quot;citeprocText&quot;:&quot;(BARREA et al., 2022)&quot;,&quot;manualOverrideText&quot;:&quot;BARREA et al., 2022)&quot;},&quot;citationTag&quot;:&quot;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972d2bdc-1f5d-4ff2-99ac-cfa10aecd764&quot;,&quot;properties&quot;:{&quot;noteIndex&quot;:0},&quot;isEdited&quot;:false,&quot;manualOverride&quot;:{&quot;isManuallyOverridden&quot;:false,&quot;citeprocText&quot;:&quot;(MARRA et al., 2018; SIDDQUI et al., 2016)&quot;,&quot;manualOverrideText&quot;:&quot;&quot;},&quot;citationTag&quot;:&quot;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quot;,&quot;citationItems&quot;:[{&quot;id&quot;:&quot;d9987f3a-e197-3224-a3df-d2bc62a21f39&quot;,&quot;itemData&quot;:{&quot;type&quot;:&quot;article-journal&quot;,&quot;id&quot;:&quot;d9987f3a-e197-3224-a3df-d2bc62a21f39&quot;,&quot;title&quot;:&quot;Evaluation of BIA parameters and phase angle in different BMI groups&quot;,&quot;author&quot;:[{&quot;family&quot;:&quot;Marra&quot;,&quot;given&quot;:&quot;M&quot;,&quot;parse-names&quot;:false,&quot;dropping-particle&quot;:&quot;&quot;,&quot;non-dropping-particle&quot;:&quot;&quot;},{&quot;family&quot;:&quot;Sammarco&quot;,&quot;given&quot;:&quot;R&quot;,&quot;parse-names&quot;:false,&quot;dropping-particle&quot;:&quot;&quot;,&quot;non-dropping-particle&quot;:&quot;&quot;},{&quot;family&quot;:&quot;Speranza&quot;,&quot;given&quot;:&quot;E&quot;,&quot;parse-names&quot;:false,&quot;dropping-particle&quot;:&quot;&quot;,&quot;non-dropping-particle&quot;:&quot;&quot;},{&quot;family&quot;:&quot;Morlino&quot;,&quot;given&quot;:&quot;D&quot;,&quot;parse-names&quot;:false,&quot;dropping-particle&quot;:&quot;&quot;,&quot;non-dropping-particle&quot;:&quot;&quot;},{&quot;family&quot;:&quot;Maione&quot;,&quot;given&quot;:&quot;F&quot;,&quot;parse-names&quot;:false,&quot;dropping-particle&quot;:&quot;&quot;,&quot;non-dropping-particle&quot;:&quot;&quot;},{&quot;family&quot;:&quot;Vincenzo&quot;,&quot;given&quot;:&quot;O&quot;,&quot;parse-names&quot;:false,&quot;dropping-particle&quot;:&quot;&quot;,&quot;non-dropping-particle&quot;:&quot;di&quot;},{&quot;family&quot;:&quot;Caldara&quot;,&quot;given&quot;:&quot;A&quot;,&quot;parse-names&quot;:false,&quot;dropping-particle&quot;:&quot;&quot;,&quot;non-dropping-particle&quot;:&quot;&quot;},{&quot;family&quot;:&quot;Stella&quot;,&quot;given&quot;:&quot;G&quot;,&quot;parse-names&quot;:false,&quot;dropping-particle&quot;:&quot;&quot;,&quot;non-dropping-particle&quot;:&quot;&quot;},{&quot;family&quot;:&quot;Pagano&quot;,&quot;given&quot;:&quot;M C&quot;,&quot;parse-names&quot;:false,&quot;dropping-particle&quot;:&quot;&quot;,&quot;non-dropping-particle&quot;:&quot;&quot;},{&quot;family&quot;:&quot;Bongiorno&quot;,&quot;given&quot;:&quot;C&quot;,&quot;parse-names&quot;:false,&quot;dropping-particle&quot;:&quot;&quot;,&quot;non-dropping-particle&quot;:&quot;&quot;},{&quot;family&quot;:&quot;Pasanisi&quot;,&quot;given&quot;:&quot;F&quot;,&quot;parse-names&quot;:false,&quot;dropping-particle&quot;:&quot;&quot;,&quot;non-dropping-particle&quot;:&quot;&quot;},{&quot;family&quot;:&quot;Contaldo&quot;,&quot;given&quot;:&quot;F&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313&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ab727b4e-7700-44a1-ab3b-de933c3ecf6d&quot;,&quot;properties&quot;:{&quot;noteIndex&quot;:0},&quot;isEdited&quot;:false,&quot;manualOverride&quot;:{&quot;isManuallyOverridden&quot;:false,&quot;citeprocText&quot;:&quot;(SATISH KUMAR; ASWINI DUTT, 2014)&quot;,&quot;manualOverrideText&quot;:&quot;&quot;},&quot;citationTag&quot;:&quot;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quot;,&quot;citationItems&quot;:[{&quot;id&quot;:&quot;50f1109f-db51-376c-8a34-25afff0ce57a&quot;,&quot;itemData&quot;:{&quot;type&quot;:&quot;article-journal&quot;,&quot;id&quot;:&quot;50f1109f-db51-376c-8a34-25afff0ce57a&quot;,&quot;title&quot;:&quot;Phase angle measurement in pulmonary tuberculosis patients and control subjects using bio-impedance analysis&quot;,&quot;author&quot;:[{&quot;family&quot;:&quot;Satish Kumar&quot;,&quot;given&quot;:&quot;N S&quot;,&quot;parse-names&quot;:false,&quot;dropping-particle&quot;:&quot;&quot;,&quot;non-dropping-particle&quot;:&quot;&quot;},{&quot;family&quot;:&quot;Aswini Dutt&quot;,&quot;given&quot;:&quot;R&quot;,&quot;parse-names&quot;:false,&quot;dropping-particle&quot;:&quot;&quot;,&quot;non-dropping-particle&quot;:&quot;&quot;}],&quot;container-title&quot;:&quot;Indian Journal of Tuberculosis&quot;,&quot;ISSN&quot;:&quot;0019-5707&quot;,&quot;URL&quot;:&quot;https://www.embase.com/search/results?subaction=viewrecord&amp;id=L600503879&amp;from=export&quot;,&quot;issued&quot;:{&quot;date-parts&quot;:[[2014]]},&quot;publisher-place&quot;:&quot;N.S. Satish Kumar, Department of Physiology, Srinivas Instiute of Medical Sciences and Research center, Mukka, Monagalore, Karnataka, India&quot;,&quot;page&quot;:&quot;224-231&quot;,&quot;language&quot;:&quot;English&quot;,&quot;abstract&quot;:&quot;Background: Bio-impedance is the measure of impedance of the body. Impedance consists of resistance and reactance. Phase angle (PA) is the tan value of the ratio of reactance versus resistance. PA depends on cell membrane integrity and on body cell mass. Earlier studies have shown a correlation between PA values and body cell mass. Body cell mass varies in chronic diseases like HIV infection, tuberculosis, cancers and chronic renal failure.\nAims: The aim of this study was to compare the PA values of tuberculosis patients (TB) with that of control subjects and to compare the anthropometric values between the groups.\nResults: The PA values were 5.09±1.11° and 7.2±1.27° in TB patients and control subjects respectively. PA values were positively correlated with Body mass index (BMI) in TB patients and control (r=0.42 and 0.011, both p&lt;0.001). Mean difference and its 95% confidence interval between groups for PA were −2.11 (−2.72, −1.49), for weight −13.9 (−18.1, −9.7), for BMI −5.65 (−7.1, −4.2), for corrected arm muscle area (CAMA) −9.91 (−13.2, −6.6) and for impedance 152.6 (106.6, 198.6). PA, weight, BMI and CAMA were significantly higher in control subjects and impedance was lower in control groups using independent sample t test.\nConclusions: PA and nutritional status were significantly low in TB patients as compared with control subjects.\nMaterial and Methods: Bioimpedance analysis and PA measurements were done using Bodystat Quadscan 4000 machine on 30 tuberculosis patients and controls between the age group of 18 to 50 years.&quot;,&quot;issue&quot;:&quot;3&quot;,&quot;volume&quot;:&quot;61&quot;,&quot;container-title-short&quot;:&quot;&quot;},&quot;isTemporary&quot;:false}]},{&quot;citationID&quot;:&quot;MENDELEY_CITATION_ce8a0dd3-7e86-4d94-8437-e1db340cb775&quot;,&quot;properties&quot;:{&quot;noteIndex&quot;:0},&quot;isEdited&quot;:false,&quot;manualOverride&quot;:{&quot;isManuallyOverridden&quot;:false,&quot;citeprocText&quot;:&quot;(ALMEIDA et al., 2013)&quot;,&quot;manualOverrideText&quot;:&quot;&quot;},&quot;citationTag&quot;:&quot;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quot;,&quot;citationItems&quot;:[{&quot;id&quot;:&quot;a8ffa1ec-d0e3-35e4-8f03-c902f8b6494d&quot;,&quot;itemData&quot;:{&quot;type&quot;:&quot;article-journal&quot;,&quot;id&quot;:&quot;a8ffa1ec-d0e3-35e4-8f03-c902f8b6494d&quot;,&quot;title&quot;:&quot;Bioelectrical impedance analysis (BIA) and phase angle: How relevant in cancer?&quot;,&quot;author&quot;:[{&quot;family&quot;:&quot;Almeida&quot;,&quot;given&quot;:&quot;A I&quot;,&quot;parse-names&quot;:false,&quot;dropping-particle&quot;:&quot;&quot;,&quot;non-dropping-particle&quot;:&quot;&quot;},{&quot;family&quot;:&quot;Ferreira&quot;,&quot;given&quot;:&quot;C&quot;,&quot;parse-names&quot;:false,&quot;dropping-particle&quot;:&quot;&quot;,&quot;non-dropping-particle&quot;:&quot;&quot;},{&quot;family&quot;:&quot;Grillo&quot;,&quot;given&quot;:&quot;I M&quot;,&quot;parse-names&quot;:false,&quot;dropping-particle&quot;:&quot;&quot;,&quot;non-dropping-particle&quot;:&quot;&quot;},{&quot;family&quot;:&quot;Camilo&quot;,&quot;given&quot;:&quot;M&quot;,&quot;parse-names&quot;:false,&quot;dropping-particle&quot;:&quot;&quot;,&quot;non-dropping-particle&quot;:&quot;&quot;},{&quot;family&quot;:&quot;Ravasco&quot;,&quot;given&quot;:&quot;P&quot;,&quot;parse-names&quot;:false,&quot;dropping-particle&quot;:&quot;&quot;,&quot;non-dropping-particle&quot;:&quot;&quot;}],&quot;container-title&quot;:&quot;FASEB Journal&quot;,&quot;ISSN&quot;:&quot;1530-6860&quot;,&quot;URL&quot;:&quot;https://www.embase.com/search/results?subaction=viewrecord&amp;id=L71154195&amp;from=export&quot;,&quot;issued&quot;:{&quot;date-parts&quot;:[[2013]]},&quot;publisher-place&quot;:&quot;A.I. Almeida, Unidade de Nutric¸ão e Metabolismo, Instituto de Medicina Molecular, Faculdade de Medicina da Universidade de Lisboa, Lisboa, Portugal&quot;,&quot;language&quot;:&quot;English&quot;,&quot;abstract&quot;:&quot;We aim to characterise body composition (BC), concomitantly with phase angle (PA) &amp; explore potential associations with histological aggressiveness &amp; stage. We included 51 pts with solid tumours. BMI was calculated &amp; categorised according to WHO's criteria; %body fat mass (%FM) &amp; PA were assessed by BIA (Biodynamics 450®); %FM &amp; PA were compared with age/sex reference values: percentage intervals &amp; percentiles, respectively. Stages III/IV &amp; moderately/poorly differentiated cancers were prevalent: 55% &amp; 53%, respectively. By BMI, 61% pts were overweight/obese vs 2% underweight. Excessive FM was prevalent (67%) &amp; also found in pts with normal BMI. PA&lt;5th percentile prevalence was of 16%. The prevalence of stage III/IV &amp; moderate/low differentiated cancers was similar in normal BMI/FM as it was in obesity/high FM. Regarding PA, 86% &amp; 83% pts with PA&lt;5th percentile had advanced &amp; aggressive cancers, respectively vs pts with PA&gt;5th percentile: 54% &amp; 60% had advanced &amp; aggressive cancers, respectively. Excessive FM by BIA was prevalent &amp; underestimated by BMI. Advanced stage &amp; aggressive cancers, indicators of worse disease status, were related with a lower PA. BC analysis &amp; PA determination, both simple &amp; quick for routine use, seem to bear a high clinical relevance. These preliminary results support the continuation of this study for additional analyses.&quot;,&quot;volume&quot;:&quot;27&quot;,&quot;container-title-short&quot;:&quot;&quot;},&quot;isTemporary&quot;:false}]},{&quot;citationID&quot;:&quot;MENDELEY_CITATION_2869726b-ee8f-436c-ba03-9cd1bd0f94b9&quot;,&quot;properties&quot;:{&quot;noteIndex&quot;:0},&quot;isEdited&quot;:false,&quot;manualOverride&quot;:{&quot;isManuallyOverridden&quot;:false,&quot;citeprocText&quot;:&quot;(RINGAITIENE et al., 2015)&quot;,&quot;manualOverrideText&quot;:&quot;&quot;},&quot;citationTag&quot;:&quot;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quot;,&quot;citationItems&quot;:[{&quot;id&quot;:&quot;aa136ad0-acac-3729-aedc-f0b6b4fe0b5a&quot;,&quot;itemData&quot;:{&quot;type&quot;:&quot;article-journal&quot;,&quot;id&quot;:&quot;aa136ad0-acac-3729-aedc-f0b6b4fe0b5a&quot;,&quot;title&quot;:&quot;Preoperative phase angle: Relation with outcome after cardiac surgery&quot;,&quot;author&quot;:[{&quot;family&quot;:&quot;Ringaitiene&quot;,&quot;given&quot;:&quot;D&quot;,&quot;parse-names&quot;:false,&quot;dropping-particle&quot;:&quot;&quot;,&quot;non-dropping-particle&quot;:&quot;&quot;},{&quot;family&quot;:&quot;Gineityte&quot;,&quot;given&quot;:&quot;D&quot;,&quot;parse-names&quot;:false,&quot;dropping-particle&quot;:&quot;&quot;,&quot;non-dropping-particle&quot;:&quot;&quot;},{&quot;family&quot;:&quot;Vicka&quot;,&quot;given&quot;:&quot;V&quot;,&quot;parse-names&quot;:false,&quot;dropping-particle&quot;:&quot;&quot;,&quot;non-dropping-particle&quot;:&quot;&quot;},{&quot;family&quot;:&quot;Sipylaite&quot;,&quot;given&quot;:&quot;J&quot;,&quot;parse-names&quot;:false,&quot;dropping-particle&quot;:&quot;&quot;,&quot;non-dropping-particle&quot;:&quot;&quot;},{&quot;family&quot;:&quot;Ivaskevicius&quot;,&quot;given&quot;:&quot;J&quot;,&quot;parse-names&quot;:false,&quot;dropping-particle&quot;:&quot;&quot;,&quot;non-dropping-particle&quot;:&quot;&quot;}],&quot;container-title&quot;:&quot;Clinical Nutrition&quot;,&quot;ISSN&quot;:&quot;0261-5614&quot;,&quot;URL&quot;:&quot;https://www.embase.com/search/results?subaction=viewrecord&amp;id=L72147373&amp;from=export&quot;,&quot;issued&quot;:{&quot;date-parts&quot;:[[2015]]},&quot;page&quot;:&quot;S224&quot;,&quot;language&quot;:&quot;English&quot;,&quot;abstract&quot;:&quot;Rationale: Phase angle (PhA), determined by bioelectrical impedance analysis (BIA), detects changes in tissue electrical properties and has been found to be a prognostic indicator in several chronic conditions. The aim of this study is to assess the impact of PhA on postoperative adverse outcomes and length of hospitalization in patients undergoing cardiac surgery. Methods: A prospective randomised study was conducted in tertiary hospital. The PhA of 779 cardiosurgical patients was evaluated using BIA one day before surgery. After applying randomisation criteria 521 patients were classified into two groups in accordance to PhA value cutoff point of 4.7. Associations between low phase angle (LPhA≤4.7) and adverse postoperative outcomes defined by STS postoperative risk evaluation model were analysed. Additionally, the impact of LPhA on length of stay in ICU and hospital were assessed. Results: LPhA was detected in 71 (13.6%) patients in the randomized group. LPhA was associated with higher rates [8 (11.8%) vs. 19 (4.4%), p = 0.021] and risk of prolonged ventilation (OR = 2.877, 95% CI 1.206 6.863; p = 0.017). Postoperative morbidity was higher in LPhA group [14 (20.3%) vs. 47 (10.6%), p = 0.021]. Univariate regression analysis revealed LPhA as predictor of postoperative morbidity (OR = 2.145, 95% CI 1.108 4.150; p = 0.023) which persisted as an independent factor in multivariate regression analysis (OR = 2.032, 95% CI 1.035 3.992; p = 0.039). Evaluation of hospitalization length showed longer postoperative stay in ICU (3.94±3.8 vs. 2.75±4.1, p = 0.025) and prolonged hospitalization (&gt;14 days) rate [39 (57.4%) vs. 153 (34.8%), p &lt; 0.000] in the group with LPhA. In further statistical analysis univariate regression reported LPhA as indicator of hospitalization longer than 14 days (OR = 2.53, 95% CI 1.501 4.239; p &lt; 0.000). Conclusion: A substantial group of cardiac surgery patients have a LPhA which is associated with postoperative morbidity, prolonged stay in ICU and hospital.&quot;,&quot;volume&quot;:&quot;34&quot;,&quot;container-title-short&quot;:&quot;&quot;},&quot;isTemporary&quot;:false}]},{&quot;citationID&quot;:&quot;MENDELEY_CITATION_7922db48-d945-48e3-9171-f4fc733e7cdb&quot;,&quot;properties&quot;:{&quot;noteIndex&quot;:0},&quot;isEdited&quot;:false,&quot;manualOverride&quot;:{&quot;isManuallyOverridden&quot;:false,&quot;citeprocText&quot;:&quot;(YU et al., 2019)&quot;,&quot;manualOverrideText&quot;:&quot;&quot;},&quot;citationTag&quot;:&quot;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quot;,&quot;citationItems&quot;:[{&quot;id&quot;:&quot;6394153c-4310-3a26-aa2a-0947f03cf0c7&quot;,&quot;itemData&quot;:{&quot;type&quot;:&quot;article-journal&quot;,&quot;id&quot;:&quot;6394153c-4310-3a26-aa2a-0947f03cf0c7&quot;,&quot;title&quot;:&quot;Bioelectrical impedance analysis for prediction of early complications after gastrectomy in elderly patients with gastric cancer: The phase angle measured using bioelectrical impedance analysis&quot;,&quot;author&quot;:[{&quot;family&quot;:&quot;Yu&quot;,&quot;given&quot;:&quot;B&quot;,&quot;parse-names&quot;:false,&quot;dropping-particle&quot;:&quot;&quot;,&quot;non-dropping-particle&quot;:&quot;&quot;},{&quot;family&quot;:&quot;Park&quot;,&quot;given&quot;:&quot;K B&quot;,&quot;parse-names&quot;:false,&quot;dropping-particle&quot;:&quot;&quot;,&quot;non-dropping-particle&quot;:&quot;&quot;},{&quot;family&quot;:&quot;Park&quot;,&quot;given&quot;:&quot;J Y&quot;,&quot;parse-names&quot;:false,&quot;dropping-particle&quot;:&quot;&quot;,&quot;non-dropping-particle&quot;:&quot;&quot;},{&quot;family&quot;:&quot;Lee&quot;,&quot;given&quot;:&quot;S S&quot;,&quot;parse-names&quot;:false,&quot;dropping-particle&quot;:&quot;&quot;,&quot;non-dropping-particle&quot;:&quot;&quot;},{&quot;family&quot;:&quot;Kwon&quot;,&quot;given&quot;:&quot;O K&quot;,&quot;parse-names&quot;:false,&quot;dropping-particle&quot;:&quot;&quot;,&quot;non-dropping-particle&quot;:&quot;&quot;},{&quot;family&quot;:&quot;Chung&quot;,&quot;given&quot;:&quot;H Y&quot;,&quot;parse-names&quot;:false,&quot;dropping-particle&quot;:&quot;&quot;,&quot;non-dropping-particle&quot;:&quot;&quot;}],&quot;container-title&quot;:&quot;Journal of Gastric Cancer&quot;,&quot;container-title-short&quot;:&quot;J Gastric Cancer&quot;,&quot;DOI&quot;:&quot;10.5230/jgc.2019.19.e22&quot;,&quot;ISSN&quot;:&quot;2093-5641&quot;,&quot;URL&quot;:&quot;https://www.embase.com/search/results?subaction=viewrecord&amp;id=L2002747608&amp;from=export&quot;,&quot;issued&quot;:{&quot;date-parts&quot;:[[2019]]},&quot;publisher-place&quot;:&quot;O.K. Kwon, Gastric Cancer Center, Kyungpook National University Chilgok Hospital, 807 Hoguk-ro, Buk-gu, Daegu, South Korea&quot;,&quot;page&quot;:&quot;278-289&quot;,&quot;language&quot;:&quot;English&quot;,&quot;abstract&quot;:&quot;Purpose: Phase angle obtained using bioelectrical impedance analysis (BIA) provides a relatively precise assessment of the nutritional status of elderly patients. This study aimed to evaluate the significance of phase angle as a risk factor for complications after gastrectomy in elderly patients. Materials and Methods: We evaluated 210 elderly patients (aged ≥65 years) who had undergone gastrectomy for gastric cancer between August 2016 and August 2017. The phase angle cutoff value was calculated using receiver operating characteristic curve analysis according to sex. A retrospective analysis regarding the correlation between early postoperative complications and well-known risk factors, including the phase angle, was performed. Results: Multivariate analysis revealed that the presence of two or more comorbidities (odds ratio [OR], 3.675) and hypoalbuminemia (OR, 4.059) were independent risk factors for overall complications, and female sex (OR, 2.993) was independent risk factor for severe complications. A low phase angle (OR, 2.901 and 4.348, respectively) and total gastrectomy (OR, 4.718 and 3.473, respectively) were independent risk factors for both overall and severe complications. Conclusions: Our findings show that preoperative low phase angle predicts the risk of overall and severe complications. Our findings suggest that BIA should be performed to assess the risk of postoperative complications in elderly patients with gastric cancer.&quot;,&quot;issue&quot;:&quot;3&quot;,&quot;volume&quot;:&quot;19&quot;},&quot;isTemporary&quot;:false}]},{&quot;citationID&quot;:&quot;MENDELEY_CITATION_c91c80e0-d6ca-4e1d-b057-82a5ea98b932&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3094c845-df59-4f88-b88e-72a68dba2f41&quot;,&quot;properties&quot;:{&quot;noteIndex&quot;:0},&quot;isEdited&quot;:false,&quot;manualOverride&quot;:{&quot;isManuallyOverridden&quot;:false,&quot;citeprocText&quot;:&quot;(LEE et al., 2019)&quot;,&quot;manualOverrideText&quot;:&quot;&quot;},&quot;citationTag&quot;:&quot;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quot;,&quot;citationItems&quot;:[{&quot;id&quot;:&quot;a028d6f4-1858-38d6-9a8c-cb85810a9016&quot;,&quot;itemData&quot;:{&quot;type&quot;:&quot;article-journal&quot;,&quot;id&quot;:&quot;a028d6f4-1858-38d6-9a8c-cb85810a9016&quot;,&quot;title&quot;:&quot;A low phase angle measured with bioelectrical impedance analysis is associated with osteoporosis in hemodialysis&quot;,&quot;author&quot;:[{&quot;family&quot;:&quot;Lee&quot;,&quot;given&quot;:&quot;H&quot;,&quot;parse-names&quot;:false,&quot;dropping-particle&quot;:&quot;&quot;,&quot;non-dropping-particle&quot;:&quot;&quot;},{&quot;family&quot;:&quot;An&quot;,&quot;given&quot;:&quot;J&quot;,&quot;parse-names&quot;:false,&quot;dropping-particle&quot;:&quot;&quot;,&quot;non-dropping-particle&quot;:&quot;&quot;},{&quot;family&quot;:&quot;Lee&quot;,&quot;given&quot;:&quot;D&quot;,&quot;parse-names&quot;:false,&quot;dropping-particle&quot;:&quot;&quot;,&quot;non-dropping-particle&quot;:&quot;&quot;},{&quot;family&quot;:&quot;Jeon&quot;,&quot;given&quot;:&quot;M&quot;,&quot;parse-names&quot;:false,&quot;dropping-particle&quot;:&quot;&quot;,&quot;non-dropping-particle&quot;:&quot;&quot;}],&quot;container-title&quot;:&quot;Nephrology Dialysis Transplantation&quot;,&quot;DOI&quot;:&quot;10.1093/ndt/gfz106.FP477&quot;,&quot;ISSN&quot;:&quot;1460-2385&quot;,&quot;URL&quot;:&quot;https://www.embase.com/search/results?subaction=viewrecord&amp;id=L631305651&amp;from=export&quot;,&quot;issued&quot;:{&quot;date-parts&quot;:[[2019]]},&quot;publisher-place&quot;:&quot;H. Lee, Maryknoll Medical Center, Busan, South Korea&quot;,&quot;page&quot;:&quot;a202&quot;,&quot;language&quot;:&quot;English&quot;,&quot;abstract&quot;:&quot;INTRODUCTION: The phase angle has been suggested to be an indicator of cellular health and reported to be related to predictive factors and therapeutic effects in various diseases. The part related to osteoporosis is also being revealed. However, the relationship between phase angle and osteoporosis in hemodialysis patients is unknown. METHODS: Total 141 hemodialysis patients, 75 men and 66 women, aged 40 years or older were included in the study. All patients underwent measurement of femoral neck bone mineral density by dual-energy X-ray absorptiometry and body composition by bioelectrical impedance analysis (BIA). The phase angle measured with BIA is one of the clinically important impedance parameters. Osteoporosis was diagnosed according to theWHOclassification, and statistical comparisons were conducted according to the presence or absence of osteoporosis. RESULTS: Of the patients included, 56 were diagnosed with osteoporosis (39.7%). There was a significant difference between the two groups in terms of gender, age, renal transplantation history, history of fracture, body mass index, and skeletal muscle index when comparing baseline values according to presence or absence of osteoporosis. The phase angles reported in this study also showed a statistically significant difference between the two groups (4.8° ±1.0 versus 4.4° ±1.1, p=0.048). In patients with hemodialysis who have low phase angle values, the possibility of osteoporosis is high. High phase angle values in patients without osteoporosis reflect high cellularity and cell membrane integrity, and better cell function. However, considering the phase angle value in normal healthy individuals from 5° to 7°, we could confirm that the phase angle is low regardless of the presence or absence of osteoporosis in hemodialysis patients. CONCLUSIONS: The phase angle is a predictor of osteoporosis, and a lower phase angle is associated with greater probability of osteoporosis in hemodialysis patients. In hemodialysis patients, osteoporosis-related diseases can be prevented by diagnosing and treating osteoporosis more quickly using phase angle.&quot;,&quot;volume&quot;:&quot;34&quot;,&quot;container-title-short&quot;:&quot;&quot;},&quot;isTemporary&quot;:false}]},{&quot;citationID&quot;:&quot;MENDELEY_CITATION_336aa188-ce3c-44df-9621-1c751a939caf&quot;,&quot;properties&quot;:{&quot;noteIndex&quot;:0},&quot;isEdited&quot;:false,&quot;manualOverride&quot;:{&quot;isManuallyOverridden&quot;:false,&quot;citeprocText&quot;:&quot;(GÓMEZ RUIZ et al., 2022)&quot;,&quot;manualOverrideText&quot;:&quot;&quot;},&quot;citationTag&quot;:&quot;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quot;,&quot;citationItems&quot;:[{&quot;id&quot;:&quot;e8c271a7-38f9-3ee6-b975-5a4c874ab2de&quot;,&quot;itemData&quot;:{&quot;type&quot;:&quot;article-journal&quot;,&quot;id&quot;:&quot;e8c271a7-38f9-3ee6-b975-5a4c874ab2de&quot;,&quot;title&quot;:&quot;Bioelectrical Impedance Analysis Derived-Phase Angle as an Earlier Predictor of Frailty in Hemodialysis Patients&quot;,&quot;author&quot;:[{&quot;family&quot;:&quot;Gómez Ruiz&quot;,&quot;given&quot;:&quot;I A&quot;,&quot;parse-names&quot;:false,&quot;dropping-particle&quot;:&quot;&quot;,&quot;non-dropping-particle&quot;:&quot;&quot;},{&quot;family&quot;:&quot;Apolinar&quot;,&quot;given&quot;:&quot;O H&quot;,&quot;parse-names&quot;:false,&quot;dropping-particle&quot;:&quot;&quot;,&quot;non-dropping-particle&quot;:&quot;&quot;},{&quot;family&quot;:&quot;Espinoza&quot;,&quot;given&quot;:&quot;S H&quot;,&quot;parse-names&quot;:false,&quot;dropping-particle&quot;:&quot;&quot;,&quot;non-dropping-particle&quot;:&quot;&quot;},{&quot;family&quot;:&quot;Martin-Alemañy&quot;,&quot;given&quot;:&quot;G&quot;,&quot;parse-names&quot;:false,&quot;dropping-particle&quot;:&quot;&quot;,&quot;non-dropping-particle&quot;:&quot;&quot;},{&quot;family&quot;:&quot;Ituarte&quot;,&quot;given&quot;:&quot;J M A&quot;,&quot;parse-names&quot;:false,&quot;dropping-particle&quot;:&quot;&quot;,&quot;non-dropping-particle&quot;:&quot;&quot;}],&quot;container-title&quot;:&quot;Journal of the American Society of Nephrology&quot;,&quot;ISSN&quot;:&quot;1533-3450&quot;,&quot;URL&quot;:&quot;https://www.embase.com/search/results?subaction=viewrecord&amp;id=L639545721&amp;from=export&quot;,&quot;issued&quot;:{&quot;date-parts&quot;:[[2022]]},&quot;publisher-place&quot;:&quot;I.A. Gómez Ruiz, Medica Santa Carmen, Ciudad de México, Mexico&quot;,&quot;page&quot;:&quot;274&quot;,&quot;language&quot;:&quot;English&quot;,&quot;abstract&quot;:&quot;Background: Frailty is highly prevalent in the hemodialysis (HD) patient population (28-60%) and is associated with higher morbidity and mortality. Early frailty identification will allow earlier treatment interventions. The aim of the present study was to study phase angle (PA) measured by bioelectrical impedance analysis (BIA) as a predictor of frailty risk. Secondary aims were: a) evaluate the association between frailty and different factors, b) determine the prevalence of frailty among adult patients on hemodialysis. Methods: prospective cohort study performed between July 2021 and April 2022 in two Mexican HD centers. The Clinical Frailty Scale (CFS) was used to diagnose frailty. Using ROC curves, we determined the best cut-off for PA to predict frailty (Figure A). Pearson's correlation coefficient between PA and CFS score were calculated and univariate logistic regression analysis was performed (Figure B) Results: 78 patients were enrolled in this study. Participants were an average of 63.7 ± 14.3 years old with more male gender (62.8%) than female. 60.2% of participants were categorized as frailty. As expected, patients with frailty were older, had lower PA value and higher CFS score. Frailty was more prevalent in males and smokers. The AUC of PA to predict frailty was 0.87 (p&lt;0.0001). Moderate-to-strong negative correlation was found between PA and CFS score (r=-0.58, p&lt;0.0001). A univariate logistic regression analysis revealed that the factors independently associated with frailty were the following: male (odds ratio [OR] = 3.01, 95% confidence interval [CI] 1.09-8.35), age (OR = 1.04, 95% CI 1.00-1.08) and phase angle (OR = 0.51, 95% CI 0.34-0.75). Conclusions: A simple PA determination (&lt;5.3) by BIA can predict risk of frailty (sensitive 85% and specificity 84%) in HD patients. The use of PA as a screening tool at no extra cost would allow early identification of frailty and referral for geriatric evaluation.&quot;,&quot;volume&quot;:&quot;33&quot;,&quot;container-title-short&quot;:&quot;&quot;},&quot;isTemporary&quot;:false}]},{&quot;citationID&quot;:&quot;MENDELEY_CITATION_eb9c09c2-876c-4b27-a28a-ed59f53f6ac1&quot;,&quot;properties&quot;:{&quot;noteIndex&quot;:0},&quot;isEdited&quot;:false,&quot;manualOverride&quot;:{&quot;isManuallyOverridden&quot;:false,&quot;citeprocText&quot;:&quot;(SHIN et al., 2017)&quot;,&quot;manualOverrideText&quot;:&quot;&quot;},&quot;citationTag&quot;:&quot;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quot;,&quot;citationItems&quot;:[{&quot;id&quot;:&quot;54af12ff-c134-356c-a8f4-03e1ee4378f4&quot;,&quot;itemData&quot;:{&quot;type&quot;:&quot;article-journal&quot;,&quot;id&quot;:&quot;54af12ff-c134-356c-a8f4-03e1ee4378f4&quot;,&quot;title&quot;:&quot;Predicting clinical outcomes using phase angle as assessed by bioelectrical impedance analysis in maintenance hemodialysis patients&quot;,&quot;author&quot;:[{&quot;family&quot;:&quot;Shin&quot;,&quot;given&quot;:&quot;J.-H.&quot;,&quot;parse-names&quot;:false,&quot;dropping-particle&quot;:&quot;&quot;,&quot;non-dropping-particle&quot;:&quot;&quot;},{&quot;family&quot;:&quot;Kim&quot;,&quot;given&quot;:&quot;C R&quot;,&quot;parse-names&quot;:false,&quot;dropping-particle&quot;:&quot;&quot;,&quot;non-dropping-particle&quot;:&quot;&quot;},{&quot;family&quot;:&quot;Park&quot;,&quot;given&quot;:&quot;K H&quot;,&quot;parse-names&quot;:false,&quot;dropping-particle&quot;:&quot;&quot;,&quot;non-dropping-particle&quot;:&quot;&quot;},{&quot;family&quot;:&quot;Hwang&quot;,&quot;given&quot;:&quot;J H&quot;,&quot;parse-names&quot;:false,&quot;dropping-particle&quot;:&quot;&quot;,&quot;non-dropping-particle&quot;:&quot;&quot;},{&quot;family&quot;:&quot;Kim&quot;,&quot;given&quot;:&quot;S H&quot;,&quot;parse-names&quot;:false,&quot;dropping-particle&quot;:&quot;&quot;,&quot;non-dropping-particle&quot;:&quot;&quot;}],&quot;container-title&quot;:&quot;Nutrition&quot;,&quot;DOI&quot;:&quot;10.1016/j.nut.2017.02.013&quot;,&quot;ISSN&quot;:&quot;1873-1244&quot;,&quot;URL&quot;:&quot;https://www.embase.com/search/results?subaction=viewrecord&amp;id=L619160523&amp;from=export&quot;,&quot;issued&quot;:{&quot;date-parts&quot;:[[2017]]},&quot;publisher-place&quot;:&quot;S.H. Kim, Division of Nephrology, Department of Internal Medicine, Chung-Ang University Hospital, Seoul, South Korea&quot;,&quot;page&quot;:&quot;7-13&quot;,&quot;language&quot;:&quot;English&quot;,&quot;abstract&quot;:&quot;Objective Protein–energy wasting is common in patients on hemodialysis and is an independent risk factor for adverse events. The aim of this study was to retrospectively investigate whether phase angle (PA), known as a nutritional marker, can predict various clinical outcomes in patients with end-stage renal disease (ESRD) who are receiving hemodialysis. Methods Using bioelectrical impedance analysis (BIA), PA was obtained every 6 mo, and patients were divided into two groups according to baseline PA: group A included patients with PA ≥4.5° and group B included patients with PA &lt;4.5°. Results We followed 142 patients for a median of 29 mo (12–42 mo). We found that a decrease in PA was associated with an increased risk for death that persisted after adjusting for age, sex, and comorbidities (hazard ratio [HR], 0.56; 95% confidence interval [CI], 0.33–0.97). Cardiovascular events were not associated with PA (P = 0.685). We found that PA predicted the occurrence of infection, independent of age, sex, and comorbidities (HR, 0.65; 95% CI, 0.45–0.94). Although levels of hemoglobin did not differ between groups during the study period, patients in group B received higher doses of erythropoiesis-stimulating agents and intravenous iron than those in group A (P = 0.004 and 0.044, respectively). In longitudinal analyses, we did not find increases in PA over time in patients who had a mean dialysis adequacy ≥1.4, daily protein catabolic rate ≥1.2 g/kg, or total carbon dioxide level ≥22 mmol/L. Conclusions PA assessed in a simple manner using BIA provides practical information to predict clinical outcomes in ESRD patients on maintenance hemodialysis.&quot;,&quot;volume&quot;:&quot;41&quot;,&quot;container-title-short&quot;:&quot;&quot;},&quot;isTemporary&quot;:false}]},{&quot;citationID&quot;:&quot;MENDELEY_CITATION_f068ba0d-38cd-4850-8a31-c1f2cc8b1d83&quot;,&quot;properties&quot;:{&quot;noteIndex&quot;:0},&quot;isEdited&quot;:false,&quot;manualOverride&quot;:{&quot;isManuallyOverridden&quot;:false,&quot;citeprocText&quot;:&quot;(DI VINCENZO et al., 2021b)&quot;,&quot;manualOverrideText&quot;:&quot;&quot;},&quot;citationTag&quot;:&quot;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quot;,&quot;citationItems&quot;:[{&quot;id&quot;:&quot;890fd3a8-5472-3f6e-b82b-7bbed805fe91&quot;,&quot;itemData&quot;:{&quot;type&quot;:&quot;article-journal&quot;,&quot;id&quot;:&quot;890fd3a8-5472-3f6e-b82b-7bbed805fe91&quot;,&quot;title&quot;:&quot;Bioelectrical impedance analysis (BIA) -derived phase angle in sarcopenia: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Gregorio&quot;,&quot;given&quot;:&quot;A&quot;,&quot;parse-names&quot;:false,&quot;dropping-particle&quot;:&quot;&quot;,&quot;non-dropping-particle&quot;:&quot;di&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0.10.048&quot;,&quot;ISSN&quot;:&quot;1532-1983&quot;,&quot;URL&quot;:&quot;https://www.embase.com/search/results?subaction=viewrecord&amp;id=L2008566283&amp;from=export&quot;,&quot;issued&quot;:{&quot;date-parts&quot;:[[2021]]},&quot;publisher-place&quot;:&quot;O. Di Vincenzo, Department of Clinical Medicine and Surgery, Federico II University Hospital, via Sergio Pansini, 5, Naples, Italy&quot;,&quot;page&quot;:&quot;3052-3061&quot;,&quot;language&quot;:&quot;English&quot;,&quot;abstract&quot;:&quot;Background &amp; aims: Bioelectrical impedance analysis-derived phase angle (PhA) has been gaining attention in the clinical evaluation of nutritional status because it is thought to be a proxy of water distribution and body cell mass; it is also associated to muscle strength and is an effective predictor of different clinical outcomes. Since an association may be expected between PhA and sarcopenia (defined by low skeletal muscle mass and impaired muscle function), the aim of this systematic review was to evaluate: a) changes in PhA due to sarcopenia; b) prevalence of sarcopenia according to PhA values; c) derivation of phase angle cut-offs for detecting sarcopenia; d) sarcopenia and PhA as predictors of clinical outcomes. Methods: A systematic research on electronic databases (PubMed, Embase, Scopus and Web of Science) from inception to January 31st, 2020 was performed according to PRISMA checklist. Using PICOS strategy, “P” corresponded to participants of any age, gender or ethnicity, “I” designated diagnosis of sarcopenia, “C” indicated subjects without sarcopenia, “O” corresponded to PhA, and “S” selected all study types. Methodological quality was assessed using the National Institute of Health (NIH) quality assessment tool. Results: Through the initial literature search and after removing duplicates and excluding papers by screening titles and abstracts, 79 potentially relevant studies were examined. Thirteen studies (7668 subjects) met the inclusion criteria. The overall risk of bias was low. Sarcopenia was associated with a significant lower PhA in seven studies out of eight, while five studies out of six reported a high prevalence of sarcopenia was in patients with low PhA. Different cut-off point values from 4.05 to 5.05° have been derived for the identification of sarcopenia. PhA and sarcopenia were independent predictors of survival in cancer patients and geriatric hospitalized patients. Conclusions: Data from the selected papers demonstrate that PhA is decreased in sarcopenic subjects and the prevalence of sarcopenia is higher in subjects with low PhA. Further studies are needed to determine to what extent PhA may be valuable in detecting low muscle quality and/or identifying sarcopenia.&quot;,&quot;issue&quot;:&quot;5&quot;,&quot;volume&quot;:&quot;40&quot;,&quot;container-title-short&quot;:&quot;&quot;},&quot;isTemporary&quot;:false}]},{&quot;citationID&quot;:&quot;MENDELEY_CITATION_9cae36f9-e44a-4d66-babf-b6f694bebfdd&quot;,&quot;properties&quot;:{&quot;noteIndex&quot;:0},&quot;isEdited&quot;:false,&quot;manualOverride&quot;:{&quot;isManuallyOverridden&quot;:false,&quot;citeprocText&quot;:&quot;(AKAMATSU et al., 2022)&quot;,&quot;manualOverrideText&quot;:&quot;&quot;},&quot;citationTag&quot;:&quot;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quot;,&quot;citationItems&quot;:[{&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0c8fb8fd-53f5-4e8a-9055-f071371a7c19&quot;,&quot;properties&quot;:{&quot;noteIndex&quot;:0},&quot;isEdited&quot;:false,&quot;manualOverride&quot;:{&quot;isManuallyOverridden&quot;:false,&quot;citeprocText&quot;:&quot;(KILIC et al., 2017)&quot;,&quot;manualOverrideText&quot;:&quot;&quot;},&quot;citationTag&quot;:&quot;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quot;,&quot;citationItems&quot;:[{&quot;id&quot;:&quot;259db21e-d1e7-3674-9a60-48526af025f4&quot;,&quot;itemData&quot;:{&quot;type&quot;:&quot;article-journal&quot;,&quot;id&quot;:&quot;259db21e-d1e7-3674-9a60-48526af025f4&quot;,&quot;title&quot;:&quot;Association of Bioelectrical Impedance Analysis-Derived Phase Angle and Sarcopenia in Older Adults&quot;,&quot;author&quot;:[{&quot;family&quot;:&quot;Kilic&quot;,&quot;given&quot;:&quot;M K&quot;,&quot;parse-names&quot;:false,&quot;dropping-particle&quot;:&quot;&quot;,&quot;non-dropping-particle&quot;:&quot;&quot;},{&quot;family&quot;:&quot;Kizilarslanoglu&quot;,&quot;given&quot;:&quot;M C&quot;,&quot;parse-names&quot;:false,&quot;dropping-particle&quot;:&quot;&quot;,&quot;non-dropping-particle&quot;:&quot;&quot;},{&quot;family&quot;:&quot;Arik&quot;,&quot;given&quot;:&quot;G&quot;,&quot;parse-names&quot;:false,&quot;dropping-particle&quot;:&quot;&quot;,&quot;non-dropping-particle&quot;:&quot;&quot;},{&quot;family&quot;:&quot;Bolayir&quot;,&quot;given&quot;:&quot;B&quot;,&quot;parse-names&quot;:false,&quot;dropping-particle&quot;:&quot;&quot;,&quot;non-dropping-particle&quot;:&quot;&quot;},{&quot;family&quot;:&quot;Kara&quot;,&quot;given&quot;:&quot;O&quot;,&quot;parse-names&quot;:false,&quot;dropping-particle&quot;:&quot;&quot;,&quot;non-dropping-particle&quot;:&quot;&quot;},{&quot;family&quot;:&quot;Dogan Varan&quot;,&quot;given&quot;:&quot;H&quot;,&quot;parse-names&quot;:false,&quot;dropping-particle&quot;:&quot;&quot;,&quot;non-dropping-particle&quot;:&quot;&quot;},{&quot;family&quot;:&quot;Sumer&quot;,&quot;given&quot;:&quot;F&quot;,&quot;parse-names&quot;:false,&quot;dropping-particle&quot;:&quot;&quot;,&quot;non-dropping-particle&quot;:&quot;&quot;},{&quot;family&quot;:&quot;Kuyumcu&quot;,&quot;given&quot;:&quot;M E&quot;,&quot;parse-names&quot;:false,&quot;dropping-particle&quot;:&quot;&quot;,&quot;non-dropping-particle&quot;:&quot;&quot;},{&quot;family&quot;:&quot;Halil&quot;,&quot;given&quot;:&quot;M&quot;,&quot;parse-names&quot;:false,&quot;dropping-particle&quot;:&quot;&quot;,&quot;non-dropping-particle&quot;:&quot;&quot;},{&quot;family&quot;:&quot;Ulger&quot;,&quot;given&quot;:&quot;Z&quot;,&quot;parse-names&quot;:false,&quot;dropping-particle&quot;:&quot;&quot;,&quot;non-dropping-particle&quot;:&quot;&quot;}],&quot;container-title&quot;:&quot;Nutrition in Clinical Practice&quot;,&quot;DOI&quot;:&quot;10.1177/0884533616664503&quot;,&quot;ISSN&quot;:&quot;1941-2452&quot;,&quot;URL&quot;:&quot;https://www.embase.com/search/results?subaction=viewrecord&amp;id=L614319994&amp;from=export&quot;,&quot;issued&quot;:{&quot;date-parts&quot;:[[2017]]},&quot;publisher-place&quot;:&quot;M.K. Kilic, Hacettepe University, Faculty of Medicine, Department of Internal Medicine, Division of Geriatric Medicine, Altindag, Ankara, Turkey&quot;,&quot;page&quot;:&quot;103-109&quot;,&quot;language&quot;:&quot;English&quot;,&quot;abstract&quot;:&quot;Background: Sarcopenia is an important problem for older adults, leading to morbidity and mortality; therefore, early detection with a precise method is essential. We aimed to investigate the role of bioelectrical impedance analysis-derived phase angle as a determinant of sarcopenia. Materials and Methods: A cross section of 263 community-dwelling and hospitalized older adults (&gt;65 years) were assessed in terms of sarcopenia with bioelectrical indices and anthropometric measurements. Sarcopenic and nonsarcopenic groups were compared, and significant determinants of sarcopenia were further analyzed with multivariate logistic regression analysis. Results: Forty patients were diagnosed with sarcopenia. The following were significant correlates of sarcopenia: female sex, low weight/height, low body mass index, decreased muscle strength, low calf circumference, low skeletal muscle mass/index, high impedance at 50 kHz, a history of hypertension, worse nutrition status, and low phase angle. Diagnostic parameters with well-known association were omitted, and sex, height, weight, body mass index, creatinine, nutrition status, phase angle, impedance at 50 kHz, and hypertension category were included in regression analysis. The following were independent associated factors with sarcopenia: phase angle (odds ratio [OR]: 0.59, 95% confidence interval [95% CI]: 0.40-0.87, P =.008), body mass index (OR: 0.84, 95% CI: 0.77-0.93, P =.001) impedance at 50 kHz (OR: 1.010, 95% CI: 1.006-1.015, P &lt;.001), and height (OR: 0.93, 95% CI: 0.88-0.97, P =.001). Receiver operating characteristic analysis revealed that the optimal phase angle cutoff value to detect sarcopenia was ≤4.55. Conclusions: Bioelectrical phase angle can be useful for diagnosis of sarcopenia.&quot;,&quot;issue&quot;:&quot;1&quot;,&quot;volume&quot;:&quot;32&quot;,&quot;container-title-short&quot;:&quot;&quot;},&quot;isTemporary&quot;:false}]},{&quot;citationID&quot;:&quot;MENDELEY_CITATION_54c47d57-ca1d-4b67-b065-54db958fce7b&quot;,&quot;properties&quot;:{&quot;noteIndex&quot;:0},&quot;isEdited&quot;:false,&quot;manualOverride&quot;:{&quot;isManuallyOverridden&quot;:false,&quot;citeprocText&quot;:&quot;(DENIZ et al., 2017)&quot;,&quot;manualOverrideText&quot;:&quot;&quot;},&quot;citationTag&quot;:&quot;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quot;,&quot;citationItems&quot;:[{&quot;id&quot;:&quot;166b5ac8-0976-3bc5-aa52-57ebaf91bec6&quot;,&quot;itemData&quot;:{&quot;type&quot;:&quot;article-journal&quot;,&quot;id&quot;:&quot;166b5ac8-0976-3bc5-aa52-57ebaf91bec6&quot;,&quot;title&quot;:&quot;Association between frailty and phase angle derived from bioelectrical impedance analysis among elderly patients&quot;,&quot;author&quot;:[{&quot;family&quot;:&quot;Deniz&quot;,&quot;given&quot;:&quot;O&quot;,&quot;parse-names&quot;:false,&quot;dropping-particle&quot;:&quot;&quot;,&quot;non-dropping-particle&quot;:&quot;&quot;},{&quot;family&quot;:&quot;Kaya&quot;,&quot;given&quot;:&quot;S&quot;,&quot;parse-names&quot;:false,&quot;dropping-particle&quot;:&quot;&quot;,&quot;non-dropping-particle&quot;:&quot;&quot;},{&quot;family&quot;:&quot;Varan&quot;,&quot;given&quot;:&quot;H D&quot;,&quot;parse-names&quot;:false,&quot;dropping-particle&quot;:&quot;&quot;,&quot;non-dropping-particle&quot;:&quot;&quot;},{&quot;family&quot;:&quot;Kizilarslanoǧlu&quot;,&quot;given&quot;:&quot;M C&quot;,&quot;parse-names&quot;:false,&quot;dropping-particle&quot;:&quot;&quot;,&quot;non-dropping-particle&quot;:&quot;&quot;},{&quot;family&quot;:&quot;Göker&quot;,&quot;given&quot;:&quot;B&quot;,&quot;parse-names&quot;:false,&quot;dropping-particle&quot;:&quot;&quot;,&quot;non-dropping-particle&quot;:&quot;&quot;}],&quot;container-title&quot;:&quot;European Geriatric Medicine&quot;,&quot;container-title-short&quot;:&quot;Eur Geriatr Med&quot;,&quot;ISSN&quot;:&quot;1878-7649&quot;,&quot;URL&quot;:&quot;https://www.embase.com/search/results?subaction=viewrecord&amp;id=L618531920&amp;from=export&quot;,&quot;issued&quot;:{&quot;date-parts&quot;:[[2017]]},&quot;publisher-place&quot;:&quot;O. Deniz, Gazi University, School of Medicine, Department of Geriatrics, Turkey&quot;,&quot;page&quot;:&quot;S97&quot;,&quot;language&quot;:&quot;English&quot;,&quot;abstract&quot;:&quot;Introduction: Phase angle derived from bioelectrical impedance analysis is a parameter that has been shown to be associated with sarcopenia and malnutrition in the elderly population. However, its relationship with frailty has not been adequately studied. Here, we aimed to investigate association between phase angle and frailty in elderly. Material and methods: One hundred and eighty-eight elderly patients (age over 65) were included in the study. All patients underwent comprehensive geriatric assessment. The frailty status of the patients were evaluated by Fried's Frailty Index which has five components including weight loss, weakness, exhaustion, low activity and slow speed walking. Those who had three or more positive results in this scale were considered \&quot;frail\&quot;, 1-2 points were considered \&quot;pre-frail\&quot; and those who satisfied none of these criteria were considered \&quot;robust\&quot;. All patients were evaluated by using bioelectrical analysis device to determine phase angles. Results: The median age of the patients were 74 years (min-max: 65-91) and 41.5% were female. The most common co-morbidities were hypertension (75.5%) and diabetes mellitus (41.0%). Mean ± SD phase angle was lower in frail group compared to pre-frail and robust groups (4.12±0.79 vs. 4.60±0.63 vs. 5.20±0.80, respectively) (p&lt;0.001). The parameters which were significantly different (p&lt;0.2) in univariate analysis were included in multivariate analysis and phase angle (OR: 0.360, p=0.018), age (OR: 1.132, p=0.020), mini-mental state examination (OR: 0.777, p&lt;0.001) and Yesavage geriatric depression scale (OR: 1.307, p=0.002) were found to be independently associated with frailty. Receiver operating character-istic (ROC) analysis suggested that optimum cut-off point of phase angle for frailty was ≤4.00 with 54.8% sensitivity, 91.0% specificity, 54.8% positive predictive value and 91.1% negative predictive value (AUC: 0.751, p&lt;0.001). Conclusion: Our results suggest that phase angle may be an independently associated factor for frailty. Further prospective studies are needed to investigate casual relationships between these entities.&quot;,&quot;volume&quot;:&quot;8&quot;},&quot;isTemporary&quot;:false}]},{&quot;citationID&quot;:&quot;MENDELEY_CITATION_3ea3886b-07ed-4d10-8bea-ae99b43a6e5a&quot;,&quot;properties&quot;:{&quot;noteIndex&quot;:0},&quot;isEdited&quot;:false,&quot;manualOverride&quot;:{&quot;isManuallyOverridden&quot;:false,&quot;citeprocText&quot;:&quot;(GENTON et al., 2018)&quot;,&quot;manualOverrideText&quot;:&quot;&quot;},&quot;citationTag&quot;:&quot;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quot;,&quot;citationItems&quot;:[{&quot;id&quot;:&quot;8b6adbfa-9f51-3928-bf79-a234947f2698&quot;,&quot;itemData&quot;:{&quot;type&quot;:&quot;article-journal&quot;,&quot;id&quot;:&quot;8b6adbfa-9f51-3928-bf79-a234947f2698&quot;,&quot;title&quot;:&quot;Association of mortality and phase angle measured by different bioelectrical impedance analysis (BIA) devices&quot;,&quot;author&quot;:[{&quot;family&quot;:&quot;Genton&quot;,&quot;given&quot;:&quot;L&quot;,&quot;parse-names&quot;:false,&quot;dropping-particle&quot;:&quot;&quot;,&quot;non-dropping-particle&quot;:&quot;&quot;},{&quot;family&quot;:&quot;Herrmann&quot;,&quot;given&quot;:&quot;F R&quot;,&quot;parse-names&quot;:false,&quot;dropping-particle&quot;:&quot;&quot;,&quot;non-dropping-particle&quot;:&quot;&quot;},{&quot;family&quot;:&quot;Spörri&quot;,&quot;given&quot;:&quot;A&quot;,&quot;parse-names&quot;:false,&quot;dropping-particle&quot;:&quot;&quot;,&quot;non-dropping-particle&quot;:&quot;&quot;},{&quot;family&quot;:&quot;Graf&quot;,&quot;given&quot;:&quot;C E&quot;,&quot;parse-names&quot;:false,&quot;dropping-particle&quot;:&quot;&quot;,&quot;non-dropping-particle&quot;:&quot;&quot;}],&quot;container-title&quot;:&quot;Clinical Nutrition&quot;,&quot;DOI&quot;:&quot;10.1016/j.clnu.2017.03.023&quot;,&quot;ISSN&quot;:&quot;1532-1983&quot;,&quot;URL&quot;:&quot;https://www.embase.com/search/results?subaction=viewrecord&amp;id=L615092733&amp;from=export&quot;,&quot;issued&quot;:{&quot;date-parts&quot;:[[2018]]},&quot;publisher-place&quot;:&quot;L. Genton, Clinical Nutrition, Geneva University Hospitals, Rue Gabrielle Perret-Gentil 4, Geneva, Switzerland&quot;,&quot;page&quot;:&quot;1066-1069&quot;,&quot;language&quot;:&quot;English&quot;,&quot;abstract&quot;:&quot;Purpose: A high phase angle measured by the Nutriguard® bioelectrical impedance analysis device is associated with a reduced mortality risk in older people. This retrospective study aims to analyze whether this association persists with the other devices that have been used in our hospital. Methods: This study encompasses all people 65 yrs and older who underwent a phase angle measurement between 1990 and 2011 at the Geneva University Hospitals, with the RJL-101® (RJL Systems), Xitron 4000B® (Xitron Technologies), Eugedia® (Eugédia-Spengler) and Bio-Z® (Spengler). Diseases at the time of phase angle measurement were reported in the form of the Cumulative Illness Rating Scale. Date of death was retrieved until December 2012. Phase angle values were categorized into sex- and device-specific quartiles, where quartile 1 represents the lowest quartile and reference value. Cox regressions were performed to evaluate the association between phase angle quartiles and mortality. Results: We considered 1878 people (969 women), of whom 1151 had died. In univariate sex-specific Cox regressions, the death risk decreased progressively as the phase angle quartile measured by the Bio-Z® or RJL-101® increased. The HR (95% CI) in quartile 4 was 0.36 (0.26, 0.50) and 0.38 (0.29, 052) in women and men measured with the Bio-Z® (both p &lt; 0.001), and 0.23 (0.14, 0.39) and 0.19 (0.10, 0.36) in women and men measured with the RJL-101® (both p &lt; 0.001). The association between phase angle and mortality persisted when adjusted for age, body mass index or co-morbidities. The small number of deaths in people who underwent a measurement by Eugedia® (n = 93) or Xitron 4000B® (n = 56) did not allow performing multivariate Cox regressions. Conclusions: Phase angle quartiles are associated with mortality in people aged ≥65 years when using the RJL-101® or Bio-Z device®.&quot;,&quot;issue&quot;:&quot;3&quot;,&quot;volume&quot;:&quot;37&quot;,&quot;container-title-short&quot;:&quot;&quot;},&quot;isTemporary&quot;:false}]},{&quot;citationID&quot;:&quot;MENDELEY_CITATION_80dec5fb-da02-4f6e-9e0d-8897301a8065&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303f221e-3e48-4d64-bece-5d6c77322dba&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ddbba7eb-8183-4d56-99d5-cef23735d38e&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9302d2d8-3b06-40c5-8db2-accc6218fe39&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25cce31-0ca2-4e96-99d8-08419d188d9a&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e611fdd-b5fb-44f7-859d-eb7add9f17cc&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382bf471-1eee-4fa9-b802-1d82e7552b57&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77b6c0f-a935-4af2-b549-caae3cadabfd&quot;,&quot;properties&quot;:{&quot;noteIndex&quot;:0},&quot;isEdited&quot;:false,&quot;manualOverride&quot;:{&quot;isManuallyOverridden&quot;:false,&quot;citeprocText&quot;:&quot;(DI VINCENZO et al., 2023)&quot;,&quot;manualOverrideText&quot;:&quot;&quot;},&quot;citationTag&quot;:&quot;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citationID&quot;:&quot;MENDELEY_CITATION_df985502-718b-48ac-8326-aa79f25099e9&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2dc7f7ff-ad1f-4880-89c5-a1da4f61c265&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4ba4f549-2372-47a5-93f1-0a30f78af491&quot;,&quot;properties&quot;:{&quot;noteIndex&quot;:0},&quot;isEdited&quot;:false,&quot;manualOverride&quot;:{&quot;isManuallyOverridden&quot;:false,&quot;citeprocText&quot;:&quot;(MAMBRILLA et al., 2017)&quot;,&quot;manualOverrideText&quot;:&quot;&quot;},&quot;citationTag&quot;:&quot;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quot;,&quot;citationItems&quot;:[{&quot;id&quot;:&quot;29f379a1-310f-3497-9fa3-71f6d908f062&quot;,&quot;itemData&quot;:{&quot;type&quot;:&quot;article-journal&quot;,&quot;id&quot;:&quot;29f379a1-310f-3497-9fa3-71f6d908f062&quot;,&quot;title&quot;:&quot;Relationship between phase angle and obesity body composition in obese patients integrated health/multidisciplinary care&quot;,&quot;author&quot;:[{&quot;family&quot;:&quot;Mambrilla&quot;,&quot;given&quot;:&quot;S&quot;,&quot;parse-names&quot;:false,&quot;dropping-particle&quot;:&quot;&quot;,&quot;non-dropping-particle&quot;:&quot;&quot;},{&quot;family&quot;:&quot;Tejero&quot;,&quot;given&quot;:&quot;F J&quot;,&quot;parse-names&quot;:false,&quot;dropping-particle&quot;:&quot;&quot;,&quot;non-dropping-particle&quot;:&quot;&quot;},{&quot;family&quot;:&quot;Choolani&quot;,&quot;given&quot;:&quot;E&quot;,&quot;parse-names&quot;:false,&quot;dropping-particle&quot;:&quot;&quot;,&quot;non-dropping-particle&quot;:&quot;&quot;},{&quot;family&quot;:&quot;Bailón&quot;,&quot;given&quot;:&quot;M&quot;,&quot;parse-names&quot;:false,&quot;dropping-particle&quot;:&quot;&quot;,&quot;non-dropping-particle&quot;:&quot;&quot;},{&quot;family&quot;:&quot;Plúa&quot;,&quot;given&quot;:&quot;K&quot;,&quot;parse-names&quot;:false,&quot;dropping-particle&quot;:&quot;&quot;,&quot;non-dropping-particle&quot;:&quot;&quot;},{&quot;family&quot;:&quot;Pinto&quot;,&quot;given&quot;:&quot;P&quot;,&quot;parse-names&quot;:false,&quot;dropping-particle&quot;:&quot;&quot;,&quot;non-dropping-particle&quot;:&quot;&quot;},{&quot;family&quot;:&quot;Pacheco&quot;,&quot;given&quot;:&quot;D&quot;,&quot;parse-names&quot;:false,&quot;dropping-particle&quot;:&quot;&quot;,&quot;non-dropping-particle&quot;:&quot;&quot;},{&quot;family&quot;:&quot;Aller&quot;,&quot;given&quot;:&quot;R&quot;,&quot;parse-names&quot;:false,&quot;dropping-particle&quot;:&quot;&quot;,&quot;non-dropping-particle&quot;:&quot;&quot;},{&quot;family&quot;:&quot;Luis&quot;,&quot;given&quot;:&quot;D&quot;,&quot;parse-names&quot;:false,&quot;dropping-particle&quot;:&quot;&quot;,&quot;non-dropping-particle&quot;:&quot;de&quot;}],&quot;container-title&quot;:&quot;Obesity Surgery&quot;,&quot;container-title-short&quot;:&quot;Obes Surg&quot;,&quot;DOI&quot;:&quot;10.1007/s11695-017-2774-7&quot;,&quot;ISSN&quot;:&quot;1708-0428&quot;,&quot;URL&quot;:&quot;https://www.embase.com/search/results?subaction=viewrecord&amp;id=L620637753&amp;from=export&quot;,&quot;issued&quot;:{&quot;date-parts&quot;:[[2017]]},&quot;publisher-place&quot;:&quot;S. Mambrilla, General and Gastrointestinal Surgery, Rio Hortega University Hospital, Valladolid, Spain&quot;,&quot;page&quot;:&quot;661&quot;,&quot;language&quot;:&quot;English&quot;,&quot;abstract&quot;:&quot;Introduction: Few studies have evaluated the relationship between phase angle (PA) and obesity. Bioelectrical impedance analysis (BIA) is a commonly used method to estimate body composition. PA is the most widely used parameter of BIA for diagnosis of malnutrition and clinical prognosis. Objectives: The aim of our study is to compare the BIA and PA between a group of morbidly obese patients with non-alcoholic fatty liver disease (NALFD) and a group of non-obese patients with NALFD. Methods: Preoperative clinical and laboratory data were obtained from 100 morbidly obese patients attended in our hospital. A Biliopancreatic diversion was performed in all the patients. Seventy eight non-morbidly obese patients with NALFD were enrolled in the second group. All of them have NALFD, evaluated by liver biopsy. Results: A total of 178 patients were enrolled in the study (100 obese patients and 78 non obese patients) The average age in the obese group was 43.3±11.4 years old vs 44,7 ± 11,6 years old. BMI (Obese patients: 48.29±7.02KG/M2 vs Non obese patients 30,57±5,18 KG/M2; p&lt;0,001). Resistance (384,05±70,84 Ohms: 488,75±72 Ohms; (p&lt;0,001), reactance (46,23±13,67 Ohms vs 85,50±14,16 Ohms; p&lt;0,001), PA (6,81±1,44 ° vs 7,66±1,83°; p&lt;0,001), muscle mass (Obese patients 47,72±12,72 Kg vs non obese patients 38,78±9,44 kg; p&lt;0,001). Conclusion: Comparing our data with those of non-obese patients, we observe that obese patients have lower phase angle than non-obese patients. The use of Bioimpedance on obese patients has led a higher precision in nutritional status.&quot;,&quot;issue&quot;:&quot;1&quot;,&quot;volume&quot;:&quot;27&quot;},&quot;isTemporary&quot;:false}]},{&quot;citationID&quot;:&quot;MENDELEY_CITATION_91d96430-df00-449c-9a46-cf80f9a54423&quot;,&quot;properties&quot;:{&quot;noteIndex&quot;:0},&quot;isEdited&quot;:false,&quot;manualOverride&quot;:{&quot;isManuallyOverridden&quot;:false,&quot;citeprocText&quot;:&quot;(HAN et al., 2023)&quot;,&quot;manualOverrideText&quot;:&quot;&quot;},&quot;citationTag&quot;:&quot;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quot;,&quot;citationItems&quot;:[{&quot;id&quot;:&quot;a6b1fc24-14a0-3275-96ee-c3b5c59fe42d&quot;,&quot;itemData&quot;:{&quot;type&quot;:&quot;article-journal&quot;,&quot;id&quot;:&quot;a6b1fc24-14a0-3275-96ee-c3b5c59fe42d&quot;,&quot;title&quot;:&quot;2093P Bioelectrical Impedance phase angle and obesity as a prognostic indicator in metastatic gastric cancer patients receiving second-line chemotherapy&quot;,&quot;author&quot;:[{&quot;family&quot;:&quot;Han&quot;,&quot;given&quot;:&quot;S.&quot;,&quot;parse-names&quot;:false,&quot;dropping-particle&quot;:&quot;&quot;,&quot;non-dropping-particle&quot;:&quot;&quot;},{&quot;family&quot;:&quot;Oh&quot;,&quot;given&quot;:&quot;S.E.&quot;,&quot;parse-names&quot;:false,&quot;dropping-particle&quot;:&quot;&quot;,&quot;non-dropping-particle&quot;:&quot;&quot;},{&quot;family&quot;:&quot;Lee&quot;,&quot;given&quot;:&quot;S.&quot;,&quot;parse-names&quot;:false,&quot;dropping-particle&quot;:&quot;&quot;,&quot;non-dropping-particle&quot;:&quot;&quot;},{&quot;family&quot;:&quot;Kim&quot;,&quot;given&quot;:&quot;J.H.&quot;,&quot;parse-names&quot;:false,&quot;dropping-particle&quot;:&quot;&quot;,&quot;non-dropping-particle&quot;:&quot;&quot;},{&quot;family&quot;:&quot;Jeung&quot;,&quot;given&quot;:&quot;H.C.&quot;,&quot;parse-names&quot;:false,&quot;dropping-particle&quot;:&quot;&quot;,&quot;non-dropping-particle&quot;:&quot;&quot;}],&quot;container-title&quot;:&quot;Annals of Oncology&quot;,&quot;accessed&quot;:{&quot;date-parts&quot;:[[2023,11,3]]},&quot;DOI&quot;:&quot;10.1016/J.ANNONC.2023.09.875&quot;,&quot;ISSN&quot;:&quot;0923-7534&quot;,&quot;URL&quot;:&quot;https://linkinghub.elsevier.com/retrieve/pii/S0923753423017118&quot;,&quot;issued&quot;:{&quot;date-parts&quot;:[[2023,10,1]]},&quot;page&quot;:&quot;S1099&quot;,&quot;publisher&quot;:&quot;Elsevier&quot;,&quot;volume&quot;:&quot;34&quot;,&quot;container-title-short&quot;:&quot;&quot;},&quot;isTemporary&quot;:false}]},{&quot;citationID&quot;:&quot;MENDELEY_CITATION_f435ead6-ff8a-45ec-90dc-a7721be0ceba&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292e2da5-ecbd-496e-971d-590ee5c86c88&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5d0f72cc-2191-421a-95c7-ffebcf1c0e15&quot;,&quot;properties&quot;:{&quot;noteIndex&quot;:0},&quot;isEdited&quot;:false,&quot;manualOverride&quot;:{&quot;isManuallyOverridden&quot;:false,&quot;citeprocText&quot;:&quot;(BARREA et al., 2019)&quot;,&quot;manualOverrideText&quot;:&quot;&quot;},&quot;citationTag&quot;:&quot;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quot;,&quot;citationItems&quot;:[{&quot;id&quot;:&quot;356aded2-c42a-3445-a0be-e933cd3ced59&quot;,&quot;itemData&quot;:{&quot;type&quot;:&quot;article-journal&quot;,&quot;id&quot;:&quot;356aded2-c42a-3445-a0be-e933cd3ced59&quot;,&quot;title&quot;:&quot;Phase angle: A possible biomarker to quantify inflammation in subjects with obesity and 25(OH)D deficiency&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Laudisio&quot;,&quot;given&quot;:&quot;D&quot;,&quot;parse-names&quot;:false,&quot;dropping-particle&quot;:&quot;&quot;,&quot;non-dropping-particle&quot;:&quot;&quot;},{&quot;family&quot;:&quot;Somma&quot;,&quot;given&quot;:&quot;C&quot;,&quot;parse-names&quot;:false,&quot;dropping-particle&quot;:&quot;&quot;,&quot;non-dropping-particle&quot;:&quot;di&quot;},{&quot;family&quot;:&quot;Salzano&quot;,&quot;given&quot;:&quot;C&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1081747&quot;,&quot;ISSN&quot;:&quot;2072-6643&quot;,&quot;URL&quot;:&quot;https://www.embase.com/search/results?subaction=viewrecord&amp;id=L2002341052&amp;from=export&quot;,&quot;issued&quot;:{&quot;date-parts&quot;:[[2019]]},&quot;publisher-place&quot;:&quot;L. Barrea, Dipartimento di Medicina Clinica e Chirurgia, Unit of Endocrinology, Federico II University Medical School of Naples, Via Sergio Pansini 5, Naples, Italy&quot;,&quot;language&quot;:&quot;English&quot;,&quot;abstract&quot;:&quot;Obesity is associated to chronic low-grade metabolic inflammation and hypovitaminosis D. Among extra-skeletal effects, an important role in inflammation has been described for vitamin D (25(OH)D). Phase angle (PhA) is a bioelectrical impedance analysis (BIA) parameter that represents an indicator of cellular health in chronic inflammatory states. However, it is still unknown whether a low 25(OH)D levels might correlate with PhA in obesity. Considering the lack of evidence correlating the 25(OH)D levels with PhA in obesity, the aim of this study was to investigate their possible relationship in a group of patients with obesity stratified according to body mass index (BMI) categories. Four hundred and fifty-five adult subjects (219 males and 236 females; 36 ± 11 years) were enrolled. Body composition, including PhA, was assessed using a BIA phase-sensitive system. Serum levels of 25(OH)D was determined by a direct competitive chemiluminescence immunoassay. Most of the participants were affected by grade III obesity (24%) and had 25(OH)D deficiency (67%). Subjects with 25(OH)D deficiency had highest BMI (p &lt; 0.001). Stratifying the sample population according to the BMI classes, 25(OH)D levels decreased significantly along with the increase in BMI (p &lt; 0.001), with the lowest 25(OH)D levels in the class III obesity. In addition, stratifying the sample population according to 25(OH)D categories, BMI and fat mass (FM) decreased, while PhA increased significantly along with the 25(OH)D categories (p &lt; 0.001). The 25(OH)D levels showed significant positive associations with PhA (r = −0.59, p &lt; 0.001), and this association remained significant also after adjusting for BMI and FM (r = 0.60, p &lt; 0.001). The lowest values of PhA were significantly associated with the severity of obesity (OR 0.3, p &lt; 0.001) and of 25(OH)D deficiency (OR 0.2, p &lt; 0.001). To compare the relative predictive power of body composition parameters associated with the 25(OH)D levels, we performed a multiple linear regression analysis. The most sensitive and specific cut-off for 25(OH)D levels to predict the PhA above the median was &gt;14 ng/mL (p &lt; 0.001). In conclusion, we provided preliminary insights into a novel link between 25(OH)D levels and PhA in the setting of obesity. This association uncovered a new potential usefulness of PhA as expression of cell membrane integrity and predictor of inflammation in low 25(OH)D status that might help in identifying high-risk patients with obesity who could benefit from careful 25(OH)D supplementation.&quot;,&quot;issue&quot;:&quot;8&quot;,&quot;volume&quot;:&quot;11&quot;},&quot;isTemporary&quot;:false}]},{&quot;citationID&quot;:&quot;MENDELEY_CITATION_a68a631e-9949-44f2-b9e2-53a4855a90a9&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1730ca18-4860-4abd-9c01-9265fddb7eaf&quot;,&quot;properties&quot;:{&quot;noteIndex&quot;:0},&quot;isEdited&quot;:false,&quot;manualOverride&quot;:{&quot;isManuallyOverridden&quot;:false,&quot;citeprocText&quot;:&quot;(BARREA et al., 2022)&quot;,&quot;manualOverrideText&quot;:&quot;&quot;},&quot;citationTag&quot;:&quot;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49133bc9-4556-40e7-8648-c403ced08257&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00161f47-a569-49a0-9565-5209eee4dad5&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44fc84aa-5530-40b1-bf7d-bf69abdd1004&quot;,&quot;properties&quot;:{&quot;noteIndex&quot;:0},&quot;isEdited&quot;:false,&quot;manualOverride&quot;:{&quot;isManuallyOverridden&quot;:false,&quot;citeprocText&quot;:&quot;(BARREA et al., 2021)&quot;,&quot;manualOverrideText&quot;:&quot;&quot;},&quot;citationTag&quot;:&quot;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quot;,&quot;citationItems&quot;:[{&quot;id&quot;:&quot;8bfda4ff-271d-3601-9f89-c0c58c4c0835&quot;,&quot;itemData&quot;:{&quot;type&quot;:&quot;article-journal&quot;,&quot;id&quot;:&quot;8bfda4ff-271d-3601-9f89-c0c58c4c0835&quot;,&quot;title&quot;:&quot;Phase angle as an easy diagnostic tool of meta-inflammation for the nutritionis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Pugliese&quot;,&quot;given&quot;:&quot;G&quot;,&quot;parse-names&quot;:false,&quot;dropping-particle&quot;:&quot;&quot;,&quot;non-dropping-particle&quot;:&quot;&quot;},{&quot;family&quot;:&quot;Laudisio&quot;,&quot;given&quot;:&quot;D&quot;,&quot;parse-names&quot;:false,&quot;dropping-particle&quot;:&quot;&quot;,&quot;non-dropping-particle&quot;:&quot;&quot;},{&quot;family&quot;:&quot;Alteriis&quot;,&quot;given&quot;:&quot;G&quot;,&quot;parse-names&quot;:false,&quot;dropping-particle&quot;:&quot;&quot;,&quot;non-dropping-particle&quot;:&quot;de&quot;},{&quot;family&quot;:&quot;Graziadio&quot;,&quot;given&quot;:&quot;C&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3051446&quot;,&quot;ISSN&quot;:&quot;2072-6643&quot;,&quot;URL&quot;:&quot;https://www.embase.com/search/results?subaction=viewrecord&amp;id=L2007025925&amp;from=export&quot;,&quot;issued&quot;:{&quot;date-parts&quot;:[[2021]]},&quot;publisher-place&quot;:&quot;L. Barrea, Centro Direzionale, Dipartimento di Scienze Umanistiche, Università Telematica Pegaso, Via Porzio, Isola F2, Napoli, Italy&quot;,&quot;language&quot;:&quot;English&quot;,&quot;abstract&quot;:&quot;Phase angle (PhA), a noninvasive bioimpedance marker, is a useful tool for nutritional screening in several diseases. C-reactive protein (CRP), a strong risk factor for metabolic and cardiovascular diseases, is a commonly used biomarker of meta-inflammation. As both PhA and CRP are influenced by age, BMI, and nutritional status, and exhibit a clear sex dimorphism, we examined the association between PhA and CRP levels in 1855 subjects (680 males and 1175 females), aged 18–59 years, with BMIs ranging from 19.5 to 69.4 kg/m2, stratified according to sex. PhA values and CRP levels were significantly lower in females than males (p &lt; 0.001), while the adherence to the Mediterranean diet (MD) was lower in males compared to females (p &lt; 0.001). After adjusting for age, physical activity, BMI, waist circumference, and adherence to the MD, PhA remained negatively associated with CRP levels in both genders (p &lt; 0.001). In the ROC analysis, PhA ≤ 5.5 in males and ≤5.4 in females were the threshold values predicting increased hs-CRP levels. These results suggested that PhA might represent a valid predictor of CRP levels in both sexes regardless of body weight and adherence to the MD, which avoids the collection of blood sampling and expensive biochemical assays.&quot;,&quot;issue&quot;:&quot;5&quot;,&quot;volume&quot;:&quot;13&quot;},&quot;isTemporary&quot;:false}]},{&quot;citationID&quot;:&quot;MENDELEY_CITATION_d5eb62ac-e49b-4683-92d3-725024d0a004&quot;,&quot;properties&quot;:{&quot;noteIndex&quot;:0},&quot;isEdited&quot;:false,&quot;manualOverride&quot;:{&quot;isManuallyOverridden&quot;:false,&quot;citeprocText&quot;:&quot;(BARREA et al., 2020)&quot;,&quot;manualOverrideText&quot;:&quot;&quot;},&quot;citationTag&quot;:&quot;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quot;,&quot;citationItems&quot;:[{&quot;id&quot;:&quot;6fb0862b-adb1-3f73-8437-239b817d0b8d&quot;,&quot;itemData&quot;:{&quot;type&quot;:&quot;article-journal&quot;,&quot;id&quot;:&quot;6fb0862b-adb1-3f73-8437-239b817d0b8d&quot;,&quot;title&quot;:&quot;Phase angle: Could be an easy tool to detect low-grade systemic inflammation in adults affected by prader–willi syndrome?&quot;,&quot;author&quot;:[{&quot;family&quot;:&quot;Barrea&quot;,&quot;given&quot;:&quot;L&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family&quot;:&quot;Muscogiuri&quot;,&quot;given&quot;:&quot;G&quot;,&quot;parse-names&quot;:false,&quot;dropping-particle&quot;:&quot;&quot;,&quot;non-dropping-particle&quot;:&quot;&quot;}],&quot;container-title&quot;:&quot;Nutrients&quot;,&quot;container-title-short&quot;:&quot;Nutrients&quot;,&quot;DOI&quot;:&quot;10.3390/nu12072065&quot;,&quot;ISSN&quot;:&quot;2072-6643&quot;,&quot;URL&quot;:&quot;https://www.embase.com/search/results?subaction=viewrecord&amp;id=L2004708069&amp;from=export&quot;,&quot;issued&quot;:{&quot;date-parts&quot;:[[2020]]},&quot;publisher-place&quot;:&quot;L. Barrea, Dipartimento di Medicina Clinica e Chirurgia, Unit of Endocrinology, Federico II University Medical School of Naples, Via Sergio Pansini 5, Naples, Italy&quot;,&quot;page&quot;:&quot;1-16&quot;,&quot;language&quot;:&quot;English&quot;,&quot;abstract&quot;:&quot;Prader–Willi syndrome (PWS) is the most common genetic inherited obesity syndrome. Obesity-related complications, mostly related to chronic low-grade systemic inflammation (LGI), are the commonest cause of mortality and morbidity in PWS adults. Phase angle (PhA) is an easy tool to screen a state of LGI in healthy subjects and in subjects with obesity and is obtained from bioelectrical impedance analysis (BIA). The aim of this study was to validate the PhA in PWS adults as a potential biomarker of LGI. In this single-center, cross-sectional study, fifteen PWS adults (six males, aged 19–41 years, and body mass index (BMI) 31.0–68.0 Kg/m2) and fifteen control subjects matched by gender, age, and BMI were evaluated. PhA values were significantly lower (p &lt; 0.001), while high-sensitivity C-reactive protein (hs-CRP) levels were significantly higher (p &lt; 0.001) in PWS adults compared with controls (p &lt; 0.001), without a gender difference in the latter. After adjustment for gender, BMI, and waist circumference, significant correlation was found between PhA and hsCRP levels (r = −0.69, p = 0.01). At the ROC analysis, the threshold value of PhA predicting the highest hs-CRP levels above the median value was found at PhA ≤ 4.8° (p = 0.01; AUC, 0.82; standard error, 0.12; 95% CI, 0.58 to 1.00). These results suggest that PWS adults had a significant higher degree of LGI compared with their counterparts. Moreover, our finding suggest that PhA is a valid biomarker of LGI also in PWS adults.&quot;,&quot;issue&quot;:&quot;7&quot;,&quot;volume&quot;:&quot;12&quot;},&quot;isTemporary&quot;:false}]},{&quot;citationID&quot;:&quot;MENDELEY_CITATION_d79f9a2f-00cf-4b9b-a906-e2140005a070&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4fa2610b-f858-4ff5-9cb3-1c8bb2d3674e&quot;,&quot;properties&quot;:{&quot;noteIndex&quot;:0},&quot;isEdited&quot;:false,&quot;manualOverride&quot;:{&quot;isManuallyOverridden&quot;:false,&quot;citeprocText&quot;:&quot;(DA SILVA&lt;sup&gt;1&lt;/sup&gt; et al., 2022b)&quot;,&quot;manualOverrideText&quot;:&quot;&quot;},&quot;citationTag&quot;:&quot;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quot;,&quot;citationItems&quot;:[{&quot;id&quot;:&quot;50335b83-f080-3b20-b72c-f97ff80174e9&quot;,&quot;itemData&quot;:{&quot;type&quot;:&quot;article-journal&quot;,&quot;id&quot;:&quot;50335b83-f080-3b20-b72c-f97ff80174e9&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container-title-short&quot;:&quot;Rev Endocr Metab Disord&quot;,&quot;DOI&quot;:&quot;10.1007/s11154-022-09775-0&quot;,&quot;ISSN&quot;:&quot;15732606&quot;,&quot;issued&quot;:{&quot;date-parts&quot;:[[2022]]},&quot;page&quot;:&quot;543-562&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isTemporary&quot;:false}]},{&quot;citationID&quot;:&quot;MENDELEY_CITATION_7d6b90fd-0b2b-41e2-8b6c-ef69973b2216&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d51b5c97-b8b1-4792-b269-a89572a7c117&quot;,&quot;properties&quot;:{&quot;noteIndex&quot;:0},&quot;isEdited&quot;:false,&quot;manualOverride&quot;:{&quot;isManuallyOverridden&quot;:false,&quot;citeprocText&quot;:&quot;(BRASIL, 2006)&quot;,&quot;manualOverrideText&quot;:&quot;&quot;},&quot;citationTag&quot;:&quot;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85e03448-70c0-4dda-a0df-e4c7dd47d2a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0c2eead7-c19f-455f-b178-02d9bd3c76f0&quot;,&quot;properties&quot;:{&quot;noteIndex&quot;:0},&quot;isEdited&quot;:false,&quot;manualOverride&quot;:{&quot;isManuallyOverridden&quot;:false,&quot;citeprocText&quot;:&quot;(BRASIL, 2006)&quot;,&quot;manualOverrideText&quot;:&quot;&quot;},&quot;citationTag&quot;:&quot;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e7dcc17f-a2fd-494c-acd1-2638252d7810&quot;,&quot;properties&quot;:{&quot;noteIndex&quot;:0},&quot;isEdited&quot;:false,&quot;manualOverride&quot;:{&quot;isManuallyOverridden&quot;:true,&quot;citeprocText&quot;:&quot;(MS, 2004)&quot;,&quot;manualOverrideText&quot;:&quot;(RDC 48 de 16 de março de 2004/ Anvisa)&quot;},&quot;citationTag&quot;:&quot;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quot;,&quot;citationItems&quot;:[{&quot;id&quot;:&quot;34188b52-86b1-3189-9d1e-0668fb89bab2&quot;,&quot;itemData&quot;:{&quot;type&quot;:&quot;report&quot;,&quot;id&quot;:&quot;34188b52-86b1-3189-9d1e-0668fb89bab2&quot;,&quot;title&quot;:&quot;Resolução - RDC Nº 48&quot;,&quot;author&quot;:[{&quot;family&quot;:&quot;MS&quot;,&quot;given&quot;:&quot;&quot;,&quot;parse-names&quot;:false,&quot;dropping-particle&quot;:&quot;&quot;,&quot;non-dropping-particle&quot;:&quot;&quot;}],&quot;issued&quot;:{&quot;date-parts&quot;:[[2004]]},&quot;container-title-short&quot;:&quot;&quot;},&quot;isTemporary&quot;:false}]},{&quot;citationID&quot;:&quot;MENDELEY_CITATION_206169f0-fd46-4528-87d1-4447f2729e0e&quot;,&quot;properties&quot;:{&quot;noteIndex&quot;:0},&quot;isEdited&quot;:false,&quot;manualOverride&quot;:{&quot;isManuallyOverridden&quot;:false,&quot;citeprocText&quot;:&quot;(BRASIL, 2006)&quot;,&quot;manualOverrideText&quot;:&quot;&quot;},&quot;citationTag&quot;:&quot;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dbef367b-0701-4f7f-a783-8d34ab88aa8c&quot;,&quot;properties&quot;:{&quot;noteIndex&quot;:0},&quot;isEdited&quot;:false,&quot;manualOverride&quot;:{&quot;isManuallyOverridden&quot;:false,&quot;citeprocText&quot;:&quot;(SES-DF, 2014)&quot;,&quot;manualOverrideText&quot;:&quot;&quot;},&quot;citationTag&quot;:&quot;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quot;,&quot;citationItems&quot;:[{&quot;id&quot;:&quot;e7a9ca01-f344-3041-9210-d226009fb824&quot;,&quot;itemData&quot;:{&quot;type&quot;:&quot;book&quot;,&quot;id&quot;:&quot;e7a9ca01-f344-3041-9210-d226009fb824&quot;,&quot;title&quot;:&quot;Política Distrital de Práticas Integrativas em Saúde (PDPIS)&quot;,&quot;author&quot;:[{&quot;family&quot;:&quot;SES-DF&quot;,&quot;given&quot;:&quot;&quot;,&quot;parse-names&quot;:false,&quot;dropping-particle&quot;:&quot;&quot;,&quot;non-dropping-particle&quot;:&quot;&quot;}],&quot;issued&quot;:{&quot;date-parts&quot;:[[2014]]},&quot;publisher-place&quot;:&quot;Brasilia&quot;,&quot;publisher&quot;:&quot;FAPECS&quot;,&quot;container-title-short&quot;:&quot;&quot;},&quot;isTemporary&quot;:false}]},{&quot;citationID&quot;:&quot;MENDELEY_CITATION_88ca7680-d6b6-4628-8faa-d2bbb1c8cc35&quot;,&quot;properties&quot;:{&quot;noteIndex&quot;:0},&quot;isEdited&quot;:false,&quot;manualOverride&quot;:{&quot;isManuallyOverridden&quot;:false,&quot;citeprocText&quot;:&quot;(OPAS; OMS, 2022)&quot;,&quot;manualOverrideText&quot;:&quot;&quot;},&quot;citationTag&quot;:&quot;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quot;,&quot;citationItems&quot;:[{&quot;id&quot;:&quot;447c73fe-6db0-3122-a728-9e33100d7c43&quot;,&quot;itemData&quot;:{&quot;type&quot;:&quot;book&quot;,&quot;id&quot;:&quot;447c73fe-6db0-3122-a728-9e33100d7c43&quot;,&quot;title&quot;:&quot;Estratégia de cooperação do país 2022-2027&quot;,&quot;author&quot;:[{&quot;family&quot;:&quot;OPAS&quot;,&quot;given&quot;:&quot;&quot;,&quot;parse-names&quot;:false,&quot;dropping-particle&quot;:&quot;&quot;,&quot;non-dropping-particle&quot;:&quot;&quot;},{&quot;family&quot;:&quot;OMS&quot;,&quot;given&quot;:&quot;&quot;,&quot;parse-names&quot;:false,&quot;dropping-particle&quot;:&quot;&quot;,&quot;non-dropping-particle&quot;:&quot;&quot;}],&quot;URL&quot;:&quot;https://iris.paho.org/handle/10665.2/56315&quot;,&quot;issued&quot;:{&quot;date-parts&quot;:[[2022]]},&quot;abstract&quot;:&quot;A Organização Pan-Americana da Saúde/Organização Mundial da Saúde (OPAS/OMS) e o governo da República Federativa do Brasil apresentam a Estratégia de Cooperação com o País (ECP) 2022–2027. É um documento que orienta a cooperação técnica, além de corroborar com a longa história de parceria da OPAS/OMS com o governo brasileiro e ratificar o compromisso de trabalho para alcance da saúde como um direito de todos e dever do Estado. A ECP 2022-2027 configura-se como oportunidade de reforçar compromissos e alianças para o enfrentamento dos desafios ainda existentes no campo da saúde pública com o apoio da cooperação técnica da OPAS/OMS com o Brasil. Há mais de 30 anos, o Brasil conta com um Sistema Único de Saúde, referência mundial, fonte de conhecimento para a Região das Américas e outras regiões do mundo, baseado nos princípios de “universalidade, integralidade e equidade”, e que traz a participação popular como elemento fundamental para o exercício do direito à saúde. O pós-pandemia da Covid-19 deve ser uma oportunidade para retomada dos avanços e da colaboração para recuperação oportuna, estratégica e sustentável rumo à saúde universal no País. Continuaremos trabalhando juntos nos próximos anos para garantir a saúde universal, uma vida saudável e bem-estar para todas as pessoas sem deixar ninguém para trás no Brasil.&quot;,&quot;container-title-short&quot;:&quot;&quot;},&quot;isTemporary&quot;:false}]},{&quot;citationID&quot;:&quot;MENDELEY_CITATION_6fb49737-d5d3-4776-b307-b3dab0656dd5&quot;,&quot;properties&quot;:{&quot;noteIndex&quot;:0},&quot;isEdited&quot;:false,&quot;manualOverride&quot;:{&quot;isManuallyOverridden&quot;:false,&quot;citeprocText&quot;:&quot;(WHO, 2005)&quot;,&quot;manualOverrideText&quot;:&quot;&quot;},&quot;citationTag&quot;:&quot;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e856a729-117b-468e-ae05-9b95c1113ab2&quot;,&quot;properties&quot;:{&quot;noteIndex&quot;:0},&quot;isEdited&quot;:false,&quot;manualOverride&quot;:{&quot;isManuallyOverridden&quot;:false,&quot;citeprocText&quot;:&quot;(MINISTÉRIO DA SAÚDE, 2008)&quot;,&quot;manualOverrideText&quot;:&quot;&quot;},&quot;citationTag&quot;:&quot;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49d79e16-b3c0-4d61-b34d-ac7b1977a17d&quot;,&quot;properties&quot;:{&quot;noteIndex&quot;:0},&quot;isEdited&quot;:false,&quot;manualOverride&quot;:{&quot;isManuallyOverridden&quot;:true,&quot;citeprocText&quot;:&quot;(MINISTÉRIO DA SAÚDE, 2008)&quot;,&quot;manualOverrideText&quot;:&quot;(MINISTÉRIO DA SAÚDE, 2008, p. 12)&quot;},&quot;citationTag&quot;:&quot;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bd4bd6be-5535-4806-86e3-c1c8fcd481c9&quot;,&quot;properties&quot;:{&quot;noteIndex&quot;:0},&quot;isEdited&quot;:false,&quot;manualOverride&quot;:{&quot;isManuallyOverridden&quot;:false,&quot;citeprocText&quot;:&quot;(MS, 2013)&quot;,&quot;manualOverrideText&quot;:&quot;&quot;},&quot;citationTag&quot;:&quot;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quot;,&quot;citationItems&quot;:[{&quot;id&quot;:&quot;6ed6d4a7-66bd-3a32-b184-5ca3ad0a40e2&quot;,&quot;itemData&quot;:{&quot;type&quot;:&quot;article-journal&quot;,&quot;id&quot;:&quot;6ed6d4a7-66bd-3a32-b184-5ca3ad0a40e2&quot;,&quot;title&quot;:&quot;Resolução - RDC Nº 13&quot;,&quot;author&quot;:[{&quot;family&quot;:&quot;MS&quot;,&quot;given&quot;:&quot;&quot;,&quot;parse-names&quot;:false,&quot;dropping-particle&quot;:&quot;&quot;,&quot;non-dropping-particle&quot;:&quot;&quot;}],&quot;issued&quot;:{&quot;date-parts&quot;:[[2013]]},&quot;page&quot;:&quot;1-28&quot;,&quot;container-title-short&quot;:&quot;&quot;},&quot;isTemporary&quot;:false}]},{&quot;citationID&quot;:&quot;MENDELEY_CITATION_eb85bf52-5245-4c00-a6ac-51f7cba16704&quot;,&quot;properties&quot;:{&quot;noteIndex&quot;:0},&quot;isEdited&quot;:false,&quot;manualOverride&quot;:{&quot;isManuallyOverridden&quot;:false,&quot;citeprocText&quot;:&quot;(ANVISA, 2010)&quot;,&quot;manualOverrideText&quot;:&quot;&quot;},&quot;citationTag&quot;:&quot;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62d35f57-8b5c-42f5-aba8-591c349db889&quot;,&quot;properties&quot;:{&quot;noteIndex&quot;:0},&quot;isEdited&quot;:false,&quot;manualOverride&quot;:{&quot;isManuallyOverridden&quot;:false,&quot;citeprocText&quot;:&quot;(ANVISA, 2014)&quot;,&quot;manualOverrideText&quot;:&quot;&quot;},&quot;citationTag&quot;:&quot;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9b97789b-730b-4393-b889-f5786d021253&quot;,&quot;properties&quot;:{&quot;noteIndex&quot;:0},&quot;isEdited&quot;:false,&quot;manualOverride&quot;:{&quot;isManuallyOverridden&quot;:false,&quot;citeprocText&quot;:&quot;(OPAS; MS, 2022)&quot;,&quot;manualOverrideText&quot;:&quot;&quot;},&quot;citationTag&quot;:&quot;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eec44da7-2428-4655-ab98-5a717bb9e972&quot;,&quot;properties&quot;:{&quot;noteIndex&quot;:0},&quot;isEdited&quot;:false,&quot;manualOverride&quot;:{&quot;isManuallyOverridden&quot;:false,&quot;citeprocText&quot;:&quot;(ANVISA, 2021)&quot;,&quot;manualOverrideText&quot;:&quot;&quot;},&quot;citationTag&quot;:&quot;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quot;,&quot;citationItems&quot;:[{&quot;id&quot;:&quot;02f000e1-9a72-3133-af96-037872b048fd&quot;,&quot;itemData&quot;:{&quot;type&quot;:&quot;book&quot;,&quot;id&quot;:&quot;02f000e1-9a72-3133-af96-037872b048fd&quot;,&quot;title&quot;:&quot;Formulário de Fitoterápicos Farmacopeia Brasileira&quot;,&quot;author&quot;:[{&quot;family&quot;:&quot;ANVISA&quot;,&quot;given&quot;:&quot;&quot;,&quot;parse-names&quot;:false,&quot;dropping-particle&quot;:&quot;&quot;,&quot;non-dropping-particle&quot;:&quot;&quot;}],&quot;container-title&quot;:&quot;Agência Nacional de Vigilância Sanitária&quot;,&quot;URL&quot;:&quot;https://www.gov.br/anvisa/pt-br&quot;,&quot;issued&quot;:{&quot;date-parts&quot;:[[2021]]},&quot;abstract&quot;:&quot;Aprovado pela Resolução da Diretoria Colegiada – RDC nº 463, de 27 de janeiro de 2021.&quot;,&quot;container-title-short&quot;:&quot;&quot;},&quot;isTemporary&quot;:false}]},{&quot;citationID&quot;:&quot;MENDELEY_CITATION_98465b26-737e-411a-b164-c923ea44932f&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b3c3b283-2c10-4e13-a466-82153a025485&quot;,&quot;properties&quot;:{&quot;noteIndex&quot;:0},&quot;isEdited&quot;:false,&quot;manualOverride&quot;:{&quot;isManuallyOverridden&quot;:false,&quot;citeprocText&quot;:&quot;(PEREIRA et al., 2020b)&quot;,&quot;manualOverrideText&quot;:&quot;&quot;},&quot;citationTag&quot;:&quot;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quot;,&quot;citationItems&quot;:[{&quot;id&quot;:&quot;3387c319-e1ba-3ad2-a685-bc53dc8ebe78&quot;,&quot;itemData&quot;:{&quot;type&quot;:&quot;book&quot;,&quot;id&quot;:&quot;3387c319-e1ba-3ad2-a685-bc53dc8ebe78&quot;,&quot;title&quot;:&quot;Formulário de Preparação Extemporânea: Farmácia da Natureza&quot;,&quot;author&quot;:[{&quot;family&quot;:&quot;Pereira&quot;,&quot;given&quot;:&quot;A.M.S&quot;,&quot;parse-names&quot;:false,&quot;dropping-particle&quot;:&quot;&quot;,&quot;non-dropping-particle&quot;:&quot;&quot;},{&quot;family&quot;:&quot;Bertoni&quot;,&quot;given&quot;:&quot;B. W.&quot;,&quot;parse-names&quot;:false,&quot;dropping-particle&quot;:&quot;&quot;,&quot;non-dropping-particle&quot;:&quot;&quot;},{&quot;family&quot;:&quot;Silva&quot;,&quot;given&quot;:&quot;C.C.M.&quot;,&quot;parse-names&quot;:false,&quot;dropping-particle&quot;:&quot;&quot;,&quot;non-dropping-particle&quot;:&quot;&quot;},{&quot;family&quot;:&quot;Tardelli&quot;,&quot;given&quot;:&quot;F.C.&quot;,&quot;parse-names&quot;:false,&quot;dropping-particle&quot;:&quot;&quot;,&quot;non-dropping-particle&quot;:&quot;&quot;},{&quot;family&quot;:&quot;Carmona&quot;,&quot;given&quot;:&quot;F.&quot;,&quot;parse-names&quot;:false,&quot;dropping-particle&quot;:&quot;&quot;,&quot;non-dropping-particle&quot;:&quot;&quot;}],&quot;ISBN&quot;:&quot;9788599840085&quot;,&quot;URL&quot;:&quot;https://terradeismael.com.br/index.php/farmacia&quot;,&quot;issued&quot;:{&quot;date-parts&quot;:[[2020]]},&quot;container-title-short&quot;:&quot;&quot;},&quot;isTemporary&quot;:false}]},{&quot;citationID&quot;:&quot;MENDELEY_CITATION_4000aeff-61ce-467a-aeb1-d756dc69409a&quot;,&quot;properties&quot;:{&quot;noteIndex&quot;:0},&quot;isEdited&quot;:false,&quot;manualOverride&quot;:{&quot;isManuallyOverridden&quot;:false,&quot;citeprocText&quot;:&quot;(ANVISA, 2013)&quot;,&quot;manualOverrideText&quot;:&quot;&quot;},&quot;citationTag&quot;:&quot;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quot;,&quot;citationItems&quot;:[{&quot;id&quot;:&quot;465f6d31-466b-37ca-983c-0bad6d24de42&quot;,&quot;itemData&quot;:{&quot;type&quot;:&quot;article-journal&quot;,&quot;id&quot;:&quot;465f6d31-466b-37ca-983c-0bad6d24de42&quot;,&quot;title&quot;:&quot;Resolução - RDC Nº18&quot;,&quot;author&quot;:[{&quot;family&quot;:&quot;ANVISA&quot;,&quot;given&quot;:&quot;&quot;,&quot;parse-names&quot;:false,&quot;dropping-particle&quot;:&quot;&quot;,&quot;non-dropping-particle&quot;:&quot;&quot;}],&quot;URL&quot;:&quot;http://www.anvisa.gov.br&quot;,&quot;issued&quot;:{&quot;date-parts&quot;:[[2013]]},&quot;page&quot;:&quot;2-2&quot;,&quot;issue&quot;:&quot;Seção 1&quot;,&quot;container-title-short&quot;:&quot;&quot;},&quot;isTemporary&quot;:false}]},{&quot;citationID&quot;:&quot;MENDELEY_CITATION_8a8d9a6b-b98e-4891-9ea4-026686e0afc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69515cda-ce84-4af6-84cb-637bf68592a3&quot;,&quot;properties&quot;:{&quot;noteIndex&quot;:0},&quot;isEdited&quot;:false,&quot;manualOverride&quot;:{&quot;isManuallyOverridden&quot;:false,&quot;citeprocText&quot;:&quot;(OPAS; MS, 2022)&quot;,&quot;manualOverrideText&quot;:&quot;&quot;},&quot;citationTag&quot;:&quot;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dab52c9c-872c-4d24-a301-d1cf29b8abcc&quot;,&quot;properties&quot;:{&quot;noteIndex&quot;:0},&quot;isEdited&quot;:false,&quot;manualOverride&quot;:{&quot;isManuallyOverridden&quot;:true,&quot;citeprocText&quot;:&quot;(CARMONA; PEREIRA, 2022a)&quot;,&quot;manualOverrideText&quot;:&quot;(CARMONA; PEREIRA, 2022a).&quot;},&quot;citationTag&quot;:&quot;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5986c26b-7244-4278-9498-f74d718fac68&quot;,&quot;properties&quot;:{&quot;noteIndex&quot;:0},&quot;isEdited&quot;:false,&quot;manualOverride&quot;:{&quot;isManuallyOverridden&quot;:false,&quot;citeprocText&quot;:&quot;(OPAS; MS, 2022)&quot;,&quot;manualOverrideText&quot;:&quot;&quot;},&quot;citationTag&quot;:&quot;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b8cccbb2-757b-44a9-b77c-3841c390e954&quot;,&quot;properties&quot;:{&quot;noteIndex&quot;:0},&quot;isEdited&quot;:false,&quot;manualOverride&quot;:{&quot;isManuallyOverridden&quot;:false,&quot;citeprocText&quot;:&quot;(CARMONA; PEREIRA, 2022b)&quot;,&quot;manualOverrideText&quot;:&quot;&quot;},&quot;citationTag&quot;:&quot;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quot;,&quot;citationItems&quot;:[{&quot;id&quot;:&quot;4f790867-2020-3e5b-b496-cc6ab772d9bd&quot;,&quot;itemData&quot;:{&quot;type&quot;:&quot;article-journal&quot;,&quot;id&quot;:&quot;4f790867-2020-3e5b-b496-cc6ab772d9bd&quot;,&quot;title&quot;:&quot;Prescription patterns of herbal medicines at a Brazilian Living Pharmacy: The Farmácia da Natureza experience, 2013–2019&quot;,&quot;author&quot;:[{&quot;family&quot;:&quot;Carmona&quot;,&quot;given&quot;:&quot;Fabio&quot;,&quot;parse-names&quot;:false,&quot;dropping-particle&quot;:&quot;&quot;,&quot;non-dropping-particle&quot;:&quot;&quot;},{&quot;family&quot;:&quot;Pereira&quot;,&quot;given&quot;:&quot;Ana Maria Soares&quot;,&quot;parse-names&quot;:false,&quot;dropping-particle&quot;:&quot;&quot;,&quot;non-dropping-particle&quot;:&quot;&quot;}],&quot;container-title&quot;:&quot;Journal of Herbal Medicine&quot;,&quot;DOI&quot;:&quot;10.1016/j.hermed.2022.100597&quot;,&quot;ISSN&quot;:&quot;22108041&quot;,&quot;URL&quot;:&quot;https://doi.org/10.1016/j.hermed.2022.100597&quot;,&quot;issued&quot;:{&quot;date-parts&quot;:[[2022]]},&quot;page&quot;:&quot;100597&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publisher&quot;:&quot;Elsevier GmbH&quot;,&quot;issue&quot;:&quot;August&quot;,&quot;volume&quot;:&quot;36&quot;,&quot;container-title-short&quot;:&quot;J Herb Med&quot;},&quot;isTemporary&quot;:false}]},{&quot;citationID&quot;:&quot;MENDELEY_CITATION_aa32235d-fb34-4a58-b5d8-49354f67562d&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9f0c386-2885-4fe3-bcca-11b116dfcdc0&quot;,&quot;properties&quot;:{&quot;noteIndex&quot;:0},&quot;isEdited&quot;:false,&quot;manualOverride&quot;:{&quot;isManuallyOverridden&quot;:false,&quot;citeprocText&quot;:&quot;(LINNÉ, 1771)&quot;,&quot;manualOverrideText&quot;:&quot;&quot;},&quot;citationTag&quot;:&quot;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quot;,&quot;citationItems&quot;:[{&quot;id&quot;:&quot;aa02d2f6-b0d3-3d69-8550-1d641f5cc965&quot;,&quot;itemData&quot;:{&quot;type&quot;:&quot;book&quot;,&quot;id&quot;:&quot;aa02d2f6-b0d3-3d69-8550-1d641f5cc965&quot;,&quot;title&quot;:&quot;Mantissa plantarum: altera Generum editionis VI. et Specierum editionis II&quot;,&quot;author&quot;:[{&quot;family&quot;:&quot;Linné&quot;,&quot;given&quot;:&quot;Carl&quot;,&quot;parse-names&quot;:false,&quot;dropping-particle&quot;:&quot;von&quot;,&quot;non-dropping-particle&quot;:&quot;&quot;}],&quot;container-title&quot;:&quot;Car. a Linné Mantissa plantarum : Generum editionis VI. et specierum editionis II /&quot;,&quot;accessed&quot;:{&quot;date-parts&quot;:[[2022,11,3]]},&quot;DOI&quot;:&quot;10.5962/BHL.TITLE.69083&quot;,&quot;issued&quot;:{&quot;date-parts&quot;:[[1771,10,9]]},&quot;publisher&quot;:&quot;Impensis Direct. Laurentii Salvii&quot;,&quot;container-title-short&quot;:&quot;&quot;},&quot;isTemporary&quot;:false}]},{&quot;citationID&quot;:&quot;MENDELEY_CITATION_a8575394-9282-4559-8a55-50fafcbc1aa6&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38004e9-f2cb-46f0-8156-b45677b5f8e3&quot;,&quot;properties&quot;:{&quot;noteIndex&quot;:0},&quot;isEdited&quot;:false,&quot;manualOverride&quot;:{&quot;isManuallyOverridden&quot;:false,&quot;citeprocText&quot;:&quot;(PEREIRA et al., 2020a; USDA; NRCS, 2023)&quot;,&quot;manualOverrideText&quot;:&quot;&quot;},&quot;citationTag&quot;:&quot;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id&quot;:&quot;fc2c0722-838d-32e5-b68e-875ce1eec34e&quot;,&quot;itemData&quot;:{&quot;type&quot;:&quot;webpage&quot;,&quot;id&quot;:&quot;fc2c0722-838d-32e5-b68e-875ce1eec34e&quot;,&quot;title&quot;:&quot;The PLANTS Database&quot;,&quot;author&quot;:[{&quot;family&quot;:&quot;USDA&quot;,&quot;given&quot;:&quot;&quot;,&quot;parse-names&quot;:false,&quot;dropping-particle&quot;:&quot;&quot;,&quot;non-dropping-particle&quot;:&quot;&quot;},{&quot;family&quot;:&quot;NRCS&quot;,&quot;given&quot;:&quot;&quot;,&quot;parse-names&quot;:false,&quot;dropping-particle&quot;:&quot;&quot;,&quot;non-dropping-particle&quot;:&quot;&quot;}],&quot;container-title&quot;:&quot;National Plant Data Team, Greensboro, NC USA.&quot;,&quot;accessed&quot;:{&quot;date-parts&quot;:[[2023,7,14]]},&quot;issued&quot;:{&quot;date-parts&quot;:[[2023]]},&quot;container-title-short&quot;:&quot;&quot;},&quot;isTemporary&quot;:false}]},{&quot;citationID&quot;:&quot;MENDELEY_CITATION_d1e1ea02-8f02-4f9c-b3a1-ca6871e2395c&quot;,&quot;properties&quot;:{&quot;noteIndex&quot;:0},&quot;isEdited&quot;:false,&quot;manualOverride&quot;:{&quot;isManuallyOverridden&quot;:false,&quot;citeprocText&quot;:&quot;(GERMOSÉN ROBINEAU et al., 2014)&quot;,&quot;manualOverrideText&quot;:&quot;&quot;},&quot;citationTag&quot;:&quot;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citationID&quot;:&quot;MENDELEY_CITATION_fa30d240-a96e-447e-8bfa-f24b05e21119&quot;,&quot;properties&quot;:{&quot;noteIndex&quot;:0},&quot;isEdited&quot;:false,&quot;manualOverride&quot;:{&quot;isManuallyOverridden&quot;:true,&quot;citeprocText&quot;:&quot;(TIMALSINA; DEVKOTA, 2021)&quot;,&quot;manualOverrideText&quot;:&quot;(TIMALSINA; DEVKOTA, 2021). &quot;},&quot;citationTag&quot;:&quot;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793ec87-bc3c-4aa4-a315-0803d5add0f0&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1940b3b6-f785-424a-b972-99d7aaa2c378&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30ffe47-71b1-473a-8a51-31e4cb412a5c&quot;,&quot;properties&quot;:{&quot;noteIndex&quot;:0},&quot;isEdited&quot;:false,&quot;manualOverride&quot;:{&quot;isManuallyOverridden&quot;:false,&quot;citeprocText&quot;:&quot;(WHO, 2005)&quot;,&quot;manualOverrideText&quot;:&quot;&quot;},&quot;citationTag&quot;:&quot;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c597945c-5d1b-4484-8b7c-aedfd10da5f9&quot;,&quot;properties&quot;:{&quot;noteIndex&quot;:0},&quot;isEdited&quot;:false,&quot;manualOverride&quot;:{&quot;isManuallyOverridden&quot;:false,&quot;citeprocText&quot;:&quot;(FENG et al., 2019; KAUR; KAUR; NAGPAL, 2020; KYAW et al., 2021; MUNIR et al., 2022; PHAN et al., 2023; SHAH et al., 2021; WAGH; JAIN, 2020)&quot;,&quot;manualOverrideText&quot;:&quot;&quot;},&quot;citationTag&quot;:&quot;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quot;,&quot;citationItems&quot;:[{&quot;id&quot;:&quot;1161aa77-7f71-3d3b-8ab9-418b212d7122&quot;,&quot;itemData&quot;:{&quot;type&quot;:&quot;article-journal&quot;,&quot;id&quot;:&quot;1161aa77-7f71-3d3b-8ab9-418b212d7122&quot;,&quot;title&quot;:&quot;Ethnobotanical study of Mandi Ahmad Abad, District Okara, Pakistan&quot;,&quot;author&quot;:[{&quot;family&quot;:&quot;Munir&quot;,&quot;given&quot;:&quot;Mubashrah&quot;,&quot;parse-names&quot;:false,&quot;dropping-particle&quot;:&quot;&quot;,&quot;non-dropping-particle&quot;:&quot;&quot;},{&quot;family&quot;:&quot;Sadia&quot;,&quot;given&quot;:&quot;Sehrish&quot;,&quot;parse-names&quot;:false,&quot;dropping-particle&quot;:&quot;&quot;,&quot;non-dropping-particle&quot;:&quot;&quot;},{&quot;family&quot;:&quot;Khan&quot;,&quot;given&quot;:&quot;Adnan&quot;,&quot;parse-names&quot;:false,&quot;dropping-particle&quot;:&quot;&quot;,&quot;non-dropping-particle&quot;:&quot;&quot;},{&quot;family&quot;:&quot;Rahim&quot;,&quot;given&quot;:&quot;Bakht Zareen&quot;,&quot;parse-names&quot;:false,&quot;dropping-particle&quot;:&quot;&quot;,&quot;non-dropping-particle&quot;:&quot;&quot;},{&quot;family&quot;:&quot;Nayyar&quot;,&quot;given&quot;:&quot;Brian Gagosh&quot;,&quot;parse-names&quot;:false,&quot;dropping-particle&quot;:&quot;&quot;,&quot;non-dropping-particle&quot;:&quot;&quot;},{&quot;family&quot;:&quot;Ahmad&quot;,&quot;given&quot;:&quot;Khawaja Shafique&quot;,&quot;parse-names&quot;:false,&quot;dropping-particle&quot;:&quot;&quot;,&quot;non-dropping-particle&quot;:&quot;&quot;},{&quot;family&quot;:&quot;Khan&quot;,&quot;given&quot;:&quot;Arshad Mahmood&quot;,&quot;parse-names&quot;:false,&quot;dropping-particle&quot;:&quot;&quot;,&quot;non-dropping-particle&quot;:&quot;&quot;},{&quot;family&quot;:&quot;Fatima&quot;,&quot;given&quot;:&quot;Ishrat&quot;,&quot;parse-names&quot;:false,&quot;dropping-particle&quot;:&quot;&quot;,&quot;non-dropping-particle&quot;:&quot;&quot;},{&quot;family&quot;:&quot;Qureshi&quot;,&quot;given&quot;:&quot;Rahmatullah&quot;,&quot;parse-names&quot;:false,&quot;dropping-particle&quot;:&quot;&quot;,&quot;non-dropping-particle&quot;:&quot;&quot;}],&quot;container-title&quot;:&quot;PLoS ONE&quot;,&quot;accessed&quot;:{&quot;date-parts&quot;:[[2022,10,15]]},&quot;DOI&quot;:&quot;10.1371/JOURNAL.PONE.0265125&quot;,&quot;ISSN&quot;:&quot;19326203&quot;,&quot;PMID&quot;:&quot;35389994&quot;,&quot;issued&quot;:{&quot;date-parts&quot;:[[2022,4,1]]},&quot;abstract&quot;:&quot;This study hypothesized that native people have unique traditional knowledge of plant resources in the rural areas and basic objective was the documentation of this valuable inheritance. Ethnobotanical data was collected from a remote rural area of Mandi Ahmad Abad, Union council number NA-144 Tehsil Depalpur District Okara, Pakistan. A total of 94 informants were randomly interviewed to collect data about local names of plant species, mode of administration, recipes and ailments, and ethnobotanical uses through semi-structured questionnaire, interviews and group discussion methods. The collected data was statistically analyzed by calculating use value (UV), frequency of citation (FC), relative frequency of citation (RFC), factor of informant consensus (FIC), family importance value, and relative importance (RI). This study is also compared with ethnobotanical literature by using Jaccard’s index (JI) for similarity analysis. A total of 126 species belonging to 52 families were documented. The Poaceae (13spp.), Leguminosae (12spp.), Solanaceae (10spp.) and Cucurbitaceae (10spp.) were dominant families. Highest used value (UV = 0.22) was obtained for Azadirachta indica. The minimum used value (UV) was showed by Alhagi maurorum, Eclipta prostrata, Hibiscus rosa-sinensis, Solanum virginianum and Trianthema potulacastrum (UV = 0.01). Hepatitis, stomach ulcer, bowel disorders, urinary problems, psoriasis, cancer, and leucoderma were the most treated ailments with ICF value of 1, followed by leucorrhea (ICF: 0.89), and vomiting (ICF: 0.86). The highest Jaccard’s similarity index value (JI = 0.329) showed that plant species reported in our study was more similar with Arid regions of Northern Punjab, Pakistan. This novel ethnobotanical report concluded that traditional knowledge about use of medicinal plants is decreasing due to allopathic medicines. Immediate steps should be taken for conservation and documentation of traditional knowledge of plants especially those having medicinal properties.&quot;,&quot;publisher&quot;:&quot;Public Library of Science&quot;,&quot;issue&quot;:&quot;4 April&quot;,&quot;volume&quot;:&quot;17&quot;,&quot;container-title-short&quot;:&quot;PLoS One&quot;},&quot;isTemporary&quot;:false},{&quot;id&quot;:&quot;d07f8621-a49e-3699-8f27-1c7baf7c5814&quot;,&quot;itemData&quot;:{&quot;type&quot;:&quot;article-journal&quot;,&quot;id&quot;:&quot;d07f8621-a49e-3699-8f27-1c7baf7c5814&quot;,&quot;title&quot;:&quot;A review on traditional uses, phytochemistry and pharmacology of Eclipta prostrata (L.) L.&quot;,&quot;author&quot;:[{&quot;family&quot;:&quot;Feng&quot;,&quot;given&quot;:&quot;L&quot;,&quot;parse-names&quot;:false,&quot;dropping-particle&quot;:&quot;&quot;,&quot;non-dropping-particle&quot;:&quot;&quot;},{&quot;family&quot;:&quot;Zhai&quot;,&quot;given&quot;:&quot;Y.-Y.&quot;,&quot;parse-names&quot;:false,&quot;dropping-particle&quot;:&quot;&quot;,&quot;non-dropping-particle&quot;:&quot;&quot;},{&quot;family&quot;:&quot;Xu&quot;,&quot;given&quot;:&quot;J&quot;,&quot;parse-names&quot;:false,&quot;dropping-particle&quot;:&quot;&quot;,&quot;non-dropping-particle&quot;:&quot;&quot;},{&quot;family&quot;:&quot;Yao&quot;,&quot;given&quot;:&quot;W.-F.&quot;,&quot;parse-names&quot;:false,&quot;dropping-particle&quot;:&quot;&quot;,&quot;non-dropping-particle&quot;:&quot;&quot;},{&quot;family&quot;:&quot;Cao&quot;,&quot;given&quot;:&quot;Y.-D.&quot;,&quot;parse-names&quot;:false,&quot;dropping-particle&quot;:&quot;&quot;,&quot;non-dropping-particle&quot;:&quot;&quot;},{&quot;family&quot;:&quot;Cheng&quot;,&quot;given&quot;:&quot;F.-F.&quot;,&quot;parse-names&quot;:false,&quot;dropping-particle&quot;:&quot;&quot;,&quot;non-dropping-particle&quot;:&quot;&quot;},{&quot;family&quot;:&quot;Bao&quot;,&quot;given&quot;:&quot;B.-H.&quot;,&quot;parse-names&quot;:false,&quot;dropping-particle&quot;:&quot;&quot;,&quot;non-dropping-particle&quot;:&quot;&quot;},{&quot;family&quot;:&quot;Zhang&quot;,&quot;given&quot;:&quot;L&quot;,&quot;parse-names&quot;:false,&quot;dropping-particle&quot;:&quot;&quot;,&quot;non-dropping-particle&quot;:&quot;&quot;}],&quot;container-title&quot;:&quot;Journal of Ethnopharmacology&quot;,&quot;DOI&quot;:&quot;10.1016/j.jep.2019.112109&quot;,&quot;ISSN&quot;:&quot;1872-7573&quot;,&quot;URL&quot;:&quot;https://www.embase.com/search/results?subaction=viewrecord&amp;id=L2002480210&amp;from=export&quot;,&quot;issued&quot;:{&quot;date-parts&quot;:[[2019]]},&quot;publisher-place&quot;:&quot;W.-F. Yao, School of Pharmacy, Nanjing University of Chinese Medicine, 003(Mail-box), 138 Xianlin Road, Nanjing, Jiangsu, China&quot;,&quot;language&quot;:&quot;English&quot;,&quot;abstract&quot;:&quot;Ethnopharmacological relevance: Eclipta prostrata, a traditional herbal medicine, has long been used in Asia and South America for the therapy of hemorrhagic diseases (e.g. hemoptysis, hematemesis, hematuria, epistaxis and uterine bleeding), skin diseases, respiratory disorders, coronary heart disease, hair loss, vitiligo, snake bite and those caused by the deficiency of liver and kidney. Aim of the review: In this review, we highlight relatively comprehensive and up-to-date information of E. prostrata on traditional uses, phytochemistry, pharmacology and toxicity, along with featuring the gaps in current knowledge, aiming to provide references for future research and possible opportunities for well applications of this medicinal plant. Materials and methods: Information on E. prostrata was gathered from scientific databases (Google Scholar, Web of Science, Scifinder, Baidu Scholar, PubMed and CNKI). Information was also obtained from local books, Ph.D. theses and M.Sc. dissertations and Chinese Pharmacopoeia. The plant taxonomy was validated by the database “The Plant List”. Results: Various phytochemical classes has been identified and isolated from the plant covering triterpenes, flavonoids, thiopenes, coumestans, steroids and others. Among these, coumestans are reported as the most common ingredients. The isolated crude extracts and individual compounds have been reported to exhibit promising pharmacological properties, such as hepatoprotective, osteoprotective, cytotoxic, hypoglycaemic, anti-inflammatory, anti-microbial, hypolipidemic, promoting hair growth, rejuvenative and neuroprotective effects. Conclusions: Until now, significant progress has been witnessed in phytochemistry and pharmacology of E. prostrata. Thus, some traditional uses has been well supported and clarified by modern pharmacological studies. Moreover, E. prostrata also showed therapeutic potential in some refractory diseases such as cancer, dementia and diabetes. But, present findings are still insufficient that cannot satisfactorily explain some mechanisms of action. More well-designed studies in vitro especially in vivo are required to establish links between the traditional uses and bioactivities, discover new skeletons and activity molecules, as well as ensure safety before clinical use.&quot;,&quot;volume&quot;:&quot;245&quot;,&quot;container-title-short&quot;:&quot;J Ethnopharmacol&quot;},&quot;isTemporary&quot;:false},{&quot;id&quot;:&quot;2e414be9-56d2-3710-a388-204d394989c4&quot;,&quot;itemData&quot;:{&quot;type&quot;:&quot;article-journal&quot;,&quot;id&quot;:&quot;2e414be9-56d2-3710-a388-204d394989c4&quot;,&quot;title&quot;:&quot;Ethnopharmacological Study of Medicinal Plants in Bajwat Wildlife Sanctuary, District Sialkot, Punjab Province of Pakistan&quot;,&quot;author&quot;:[{&quot;family&quot;:&quot;Shah&quot;,&quot;given&quot;:&quot;S A&quot;,&quot;parse-names&quot;:false,&quot;dropping-particle&quot;:&quot;&quot;,&quot;non-dropping-particle&quot;:&quot;&quot;},{&quot;family&quot;:&quot;Iqbal&quot;,&quot;given&quot;:&quot;W&quot;,&quot;parse-names&quot;:false,&quot;dropping-particle&quot;:&quot;&quot;,&quot;non-dropping-particle&quot;:&quot;&quot;},{&quot;family&quot;:&quot;Sheraz&quot;,&quot;given&quot;:&quot;M&quot;,&quot;parse-names&quot;:false,&quot;dropping-particle&quot;:&quot;&quot;,&quot;non-dropping-particle&quot;:&quot;&quot;},{&quot;family&quot;:&quot;Javed&quot;,&quot;given&quot;:&quot;B&quot;,&quot;parse-names&quot;:false,&quot;dropping-particle&quot;:&quot;&quot;,&quot;non-dropping-particle&quot;:&quot;&quot;},{&quot;family&quot;:&quot;Zehra&quot;,&quot;given&quot;:&quot;S S&quot;,&quot;parse-names&quot;:false,&quot;dropping-particle&quot;:&quot;&quot;,&quot;non-dropping-particle&quot;:&quot;&quot;},{&quot;family&quot;:&quot;Abbas&quot;,&quot;given&quot;:&quot;H.A.B.E.&quot;,&quot;parse-names&quot;:false,&quot;dropping-particle&quot;:&quot;&quot;,&quot;non-dropping-particle&quot;:&quot;&quot;},{&quot;family&quot;:&quot;Hussain&quot;,&quot;given&quot;:&quot;W&quot;,&quot;parse-names&quot;:false,&quot;dropping-particle&quot;:&quot;&quot;,&quot;non-dropping-particle&quot;:&quot;&quot;},{&quot;family&quot;:&quot;Sarwer&quot;,&quot;given&quot;:&quot;A&quot;,&quot;parse-names&quot;:false,&quot;dropping-particle&quot;:&quot;&quot;,&quot;non-dropping-particle&quot;:&quot;&quot;},{&quot;family&quot;:&quot;Mashwani&quot;,&quot;given&quot;:&quot;Z.-U.-R.&quot;,&quot;parse-names&quot;:false,&quot;dropping-particle&quot;:&quot;&quot;,&quot;non-dropping-particle&quot;:&quot;&quot;}],&quot;container-title&quot;:&quot;Evidence-based Complementary and Alternative Medicine&quot;,&quot;DOI&quot;:&quot;10.1155/2021/5547987&quot;,&quot;ISSN&quot;:&quot;1741-4288&quot;,&quot;URL&quot;:&quot;https://www.embase.com/search/results?subaction=viewrecord&amp;id=L2015559927&amp;from=export&quot;,&quot;issued&quot;:{&quot;date-parts&quot;:[[2021]]},&quot;publisher-place&quot;:&quot;B. Javed, School of Food Science and Environmental Health, College of Sciences and Health, Technological University Dublin, Dublin, Ireland&quot;,&quot;language&quot;:&quot;English&quot;,&quot;abstract&quot;:&quot;Bajwat Wildlife Sanctuary is a complex riverine ecosystem and is unique because of the presence of river Chenab, various seasonal streams, lakes, and Head Marala barrage. These ecogeographic conditions provide diverse natural habitats for various plant and animal species to grow uninterrupted and have undocumented ethnopharmacologically important medicinal flora. The present study involves the first-ever extensive investigation to document the ethnopharmacological knowledge on medicinal plants of local healers and inhabitants of the Bajwat Wildlife Sanctuary to treat ailments. The unstructured and semistructured interviews of the local healers and inhabitants were conducted that included 130 individuals. The ethnomedicinal formulations, their method of preparation, mode of administration, parts of the plant used, diseases cured, and their categorization along with species use report (UR) were analyzed. The ethnopharmacological study led to the enlisting of 114 medicinal plant species belonging to 97 genera and distributed among 47 plant families. 2029 URs were collected with 42 general disease categories. Each plant species was reported 18 times to cure various diseases (∼18 UR), while ∼48 URs were collected on each disease category by local informants. Digestive issues (290 URs, ∼14.29%) and skin infections (279 URs, ∼13.75%) were found most commonly among the occupants of the area. The oral administration (69%) of herbal drugs and the preparation of plant extracts (32%) were the most common ethnopharmacological strategies. Inhabitants of the area were well aware of the limited use of poisonous plants. 8 (∼7%) out of the total 114 medicinal plant species were listed in the IUCN Red List of Threatened Species as Least Concern, while Eucalyptus camaldulensis Dehnh. was enlisted as near-threatened. The results of the present investigation show that the occupants of the Bajwat have sound information about the ethnopharmacological consumption of medicinal plants, and some of the novel ethnomedicinal formulations were reported which provide the basic data for further pharmacological research.&quot;,&quot;volume&quot;:&quot;2021&quot;,&quot;container-title-short&quot;:&quot;&quot;},&quot;isTemporary&quot;:false},{&quot;id&quot;:&quot;bee11c4a-2261-32e7-83a1-844dc9b73911&quot;,&quot;itemData&quot;:{&quot;type&quot;:&quot;article-journal&quot;,&quot;id&quot;:&quot;bee11c4a-2261-32e7-83a1-844dc9b73911&quot;,&quot;title&quot;:&quot;Traditional medicinal plants used by the Mon people in Myanmar&quot;,&quot;author&quot;:[{&quot;family&quot;:&quot;Kyaw&quot;,&quot;given&quot;:&quot;Y M M&quot;,&quot;parse-names&quot;:false,&quot;dropping-particle&quot;:&quot;&quot;,&quot;non-dropping-particle&quot;:&quot;&quot;},{&quot;family&quot;:&quot;Bi&quot;,&quot;given&quot;:&quot;Y&quot;,&quot;parse-names&quot;:false,&quot;dropping-particle&quot;:&quot;&quot;,&quot;non-dropping-particle&quot;:&quot;&quot;},{&quot;family&quot;:&quot;Oo&quot;,&quot;given&quot;:&quot;T N&quot;,&quot;parse-names&quot;:false,&quot;dropping-particle&quot;:&quot;&quot;,&quot;non-dropping-particle&quot;:&quot;&quot;},{&quot;family&quot;:&quot;Yang&quot;,&quot;given&quot;:&quot;X&quot;,&quot;parse-names&quot;:false,&quot;dropping-particle&quot;:&quot;&quot;,&quot;non-dropping-particle&quot;:&quot;&quot;}],&quot;container-title&quot;:&quot;Journal of Ethnopharmacology&quot;,&quot;container-title-short&quot;:&quot;J Ethnopharmacol&quot;,&quot;DOI&quot;:&quot;10.1016/j.jep.2020.113253&quot;,&quot;ISSN&quot;:&quot;1872-7573&quot;,&quot;URL&quot;:&quot;https://www.embase.com/search/results?subaction=viewrecord&amp;id=L2007903242&amp;from=export&quot;,&quot;issued&quot;:{&quot;date-parts&quot;:[[2021]]},&quot;publisher-place&quot;:&quot;X. Yang, Kunming Institute of Botany, Chinese Academy of Sciences, Southeast Asia Biodiversity Research Institute, Chinese Academy of Sciences, Yezin, Nay Pyi Taw, Myanmar&quot;,&quot;language&quot;:&quot;English&quot;,&quot;abstract&quot;:&quot;Ethnopharmacological relevance: Myanmar's Mon people largely depend on a traditional medical system for health care, however, information about their medical plants is rare in the current literature. In this first ethnobotanical study of Mon traditional medicinal plants (MTMs), we attempt to answer three research questions: 1) What species are used as MTMs by the Mon people and what diseases can be treated with these MTMs? 2) What are the general characteristics of these MTMs? 3) Which species and their usages have high consensus of knowledge? Aim of the study: We aimed (1) to document both the diversity of medicinal plants used by the Mon people and their knowledge of the therapeutic usages of these plants; and (2) to quantitatively identify the most well-known medicinal plant species and prevalent diseases treated by these species, and to evaluate the status of scientific research and application for each of these species. Materials and methods: Ethnobotanical surveys and interviews were carried out in 10 villages in four townships of Mon State, Myanmar in 2018. Data were collected from interviews with 131 informants, chosen via the snowball sampling method. Therapeutic uses of medicinal plants were categorized according to the ICPC-2 standard. Voucher specimens of plant species were collected and identified by experts. To evaluate the consensus of knowledge, we applied use reports (URs) using the R package of ethnobotanyR. Results: In total, we recorded 158 medicinal plant species belonging to 64 families as being used by the Mon people, with 13 species being newly recorded as medicinal plants in Myanmar. The people listed 78 therapeutic uses for these plants, which could be classified into 16 ICPC-2 disease categories. Digestive, urological and respiratory diseases ranked as the most prevalent diseases based on use reports. Fabaceae was the most represented family and the leaf was the most commonly used plant part. Decoction and oral administration ranked top in preparation and administration methods, respectively. Tinospora sinensis (Lour.) Merr, the introduced species Chromolaena odorata (L.) R. M. King &amp; H. Rob., Mimosa pudica L., Tadehagi triquetrum (L.) H. Ohashi, and Alysicarpus vaginalis (L.) DC were the five most cited medicinal plant species, and were used to treat dysuria, cuts and wounds, cough, diabetes and gall stones respectively, with high consensus. Conclusion: The Mon people of Myanmar have a rich and diverse knowledge of traditional medicinal plants. The list of medicinal plants in Myanmar can be renewed, with the addition of 13 species. MTMs still function as an important component of the health care of the Mon people in Myanmar, and a systematic documentation of the local knowledge of MTMs would be of great value in the future. Resource monitoring, phytochemical and pharmacological research and evidence-based drug development are suggested to promote the use of MTMs and aid drug discovery.&quot;,&quot;volume&quot;:&quot;265&quot;},&quot;isTemporary&quot;:false},{&quot;id&quot;:&quot;929560e0-1103-3f89-9b6c-3ed22f5b51ac&quot;,&quot;itemData&quot;:{&quot;type&quot;:&quot;article-journal&quot;,&quot;id&quot;:&quot;929560e0-1103-3f89-9b6c-3ed22f5b51ac&quot;,&quot;title&quot;:&quot;Ethnopharmacological survey of plants used by the Bhil and Bhilala ethnic community in dermatological disorders in Western Madhya Pradesh, India&quot;,&quot;author&quot;:[{&quot;family&quot;:&quot;Wagh&quot;,&quot;given&quot;:&quot;V&quot;,&quot;parse-names&quot;:false,&quot;dropping-particle&quot;:&quot;v&quot;,&quot;non-dropping-particle&quot;:&quot;&quot;},{&quot;family&quot;:&quot;Jain&quot;,&quot;given&quot;:&quot;A K&quot;,&quot;parse-names&quot;:false,&quot;dropping-particle&quot;:&quot;&quot;,&quot;non-dropping-particle&quot;:&quot;&quot;}],&quot;container-title&quot;:&quot;Journal of Herbal Medicine&quot;,&quot;container-title-short&quot;:&quot;J Herb Med&quot;,&quot;DOI&quot;:&quot;10.1016/j.hermed.2018.09.005&quot;,&quot;ISSN&quot;:&quot;2210-8041&quot;,&quot;URL&quot;:&quot;https://www.embase.com/search/results?subaction=viewrecord&amp;id=L2001186943&amp;from=export&quot;,&quot;issued&quot;:{&quot;date-parts&quot;:[[2020]]},&quot;publisher-place&quot;:&quot;V.V. Wagh, Plant Diversity, Systematics and Herbarium Division, CSIR – National Botanical Research Institute, Rana Pratap Marg, Lucknow, Uttar Pradesh, India&quot;,&quot;language&quot;:&quot;English&quot;,&quot;abstract&quot;:&quot;Ethnopharmacological relevance: Ethnobotanical surveys are a key means of preserving indigenous knowledge of medicinal plants and their application within traditional medical systems. The present survey was undertaken within the Jhabua district of Madhya Pradesh, India, to collect information from the Bhil and Bhilala tribes on the use of medicinal plants in the treatment of dermatological diseases. Material and methods: The ethnobotanical data was collected from local traditional healers in 39 villages within the Jhabua district of western Madhya Pradesh, using standard ethnobotanical methods. The Use Value (UV), Fidelity Level (FL) and Informant Consensus Factor (ICF) were calculated in order to analyse the data collected and results were compared to prior ethnobotanical surveys relating to dermatological conditions conducted within India. Results: A total of 116 plant species of 103 genera, belonging to 58 families were identified as used in the treatment of a total of 21 different dermatological disorders. UV ranged from Punica granatum, with the highest value of 2.41 to Rumex dentatus, with the lowest UV of 0.11. The highest FL of 100% was found for 17 plant species, and the ICF was found to range from 0.20 (leucoderma) to 1 (mouth ulcers). Conclusions: The survey was able to identify and record the broad range of medicinal plants and practices used by the Bhil and Bhilala people in their treatment of dermatological conditions. The data collected is valuable, not only as part of the process of documenting and preserving a traditional knowledge and culture in danger of being lost, but also in its provision of a broad selection of medicinal plants that could be subjected to further pharmacological and clinical investigation for their potential role in the treatment of dermatological conditions.&quot;,&quot;volume&quot;:&quot;19&quot;},&quot;isTemporary&quot;:false},{&quot;id&quot;:&quot;9f9eec08-c873-3c8e-9cd4-e73dbee198bb&quot;,&quot;itemData&quot;:{&quot;type&quot;:&quot;article-journal&quot;,&quot;id&quot;:&quot;9f9eec08-c873-3c8e-9cd4-e73dbee198bb&quot;,&quot;title&quot;:&quot;Traditional use of ethnomedicinal plants among people of Kapurthala District, Punjab, India&quot;,&quot;author&quot;:[{&quot;family&quot;:&quot;Kaur&quot;,&quot;given&quot;:&quot;J&quot;,&quot;parse-names&quot;:false,&quot;dropping-particle&quot;:&quot;&quot;,&quot;non-dropping-particle&quot;:&quot;&quot;},{&quot;family&quot;:&quot;Kaur&quot;,&quot;given&quot;:&quot;R&quot;,&quot;parse-names&quot;:false,&quot;dropping-particle&quot;:&quot;&quot;,&quot;non-dropping-particle&quot;:&quot;&quot;},{&quot;family&quot;:&quot;Nagpal&quot;,&quot;given&quot;:&quot;A&quot;,&quot;parse-names&quot;:false,&quot;dropping-particle&quot;:&quot;&quot;,&quot;non-dropping-particle&quot;:&quot;&quot;}],&quot;container-title&quot;:&quot;Pharmacognosy Magazine&quot;,&quot;container-title-short&quot;:&quot;Pharmacogn Mag&quot;,&quot;DOI&quot;:&quot;10.4103/pm.pm_311_19&quot;,&quot;ISSN&quot;:&quot;0976-4062&quot;,&quot;URL&quot;:&quot;https://www.embase.com/search/results?subaction=viewrecord&amp;id=L631472848&amp;from=export&quot;,&quot;issued&quot;:{&quot;date-parts&quot;:[[2020]]},&quot;publisher-place&quot;:&quot;A. Nagpal, Department of Botanical and Environmental Sciences, Guru Nanak Dev University, Amritsar, Punjab, India&quot;,&quot;page&quot;:&quot;S69-S80&quot;,&quot;language&quot;:&quot;English&quot;,&quot;abstract&quot;:&quot;Background: Plant-derived products have a vital biological role against various diseases. The present study was carried out to document and investigate the existing ethnomedicinal knowledge on local flora of Kapurthala district, Punjab, India. Materials and Methods: The ethnomedicinal investigation was carried out from March 2015 to October 2017. Key informants, rural as well as urban, i.e., herbal doctors, homemakers, farmers, elders, etc., were selected using snowball sampling method. Information on ethnomedicinal importance of plants of this region and methods of preparation and administration was gathered by questionnaire-based personal interviews, group discussions, informal meetings, and field observations with local people. Results: Fifty plant species belonging to thirty families were informed to be used for medicinal purposes. Fruits and leaves were the most used plant parts. The most commonly used mode of administration was raw form or juice of plant parts. Most of the information was recorded for the treatment of gastrointestinal problems. Conclusions: This study reveals the interesting use of plants by the local people of Kapurthala district, which shows that use of medicinal plants still exists. However, because of modernization, traditional knowledge is losing at high rate; there is a need to conserve our ancestral knowledge. Further, medicinal plants should be examined for pharmacological and phytochemical studies for novel drug discovery.&quot;,&quot;issue&quot;:&quot;68&quot;,&quot;volume&quot;:&quot;16&quot;},&quot;isTemporary&quot;:false},{&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3e22cd06-4efe-4607-b271-bfdaaefb14d2&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74a9b3fa-3f99-4de4-b558-d1fcbae92e6f&quot;,&quot;properties&quot;:{&quot;noteIndex&quot;:0},&quot;isEdited&quot;:false,&quot;manualOverride&quot;:{&quot;isManuallyOverridden&quot;:false,&quot;citeprocText&quot;:&quot;(BHAVANA; SHREEVATHSA, 2014; KAMBLI; KHAIRE; KUSHWAHA, 2022; MUKHARJEE et al., 2021; SRIVASTAVA, 2016)&quot;,&quot;manualOverrideText&quot;:&quot;&quot;},&quot;citationTag&quot;:&quot;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quot;,&quot;citationItems&quot;:[{&quot;id&quot;:&quot;4223ed66-bed2-375d-878e-0704496813a3&quot;,&quot;itemData&quot;:{&quot;type&quot;:&quot;article-journal&quot;,&quot;id&quot;:&quot;4223ed66-bed2-375d-878e-0704496813a3&quot;,&quot;title&quot;:&quot;Medical geography in Charaka Samhita&quot;,&quot;author&quot;:[{&quot;family&quot;:&quot;Bhavana&quot;,&quot;given&quot;:&quot;KR&quot;,&quot;parse-names&quot;:false,&quot;dropping-particle&quot;:&quot;&quot;,&quot;non-dropping-particle&quot;:&quot;&quot;},{&quot;family&quot;:&quot;Shreevathsa&quot;,&quot;given&quot;:&quot;&quot;,&quot;parse-names&quot;:false,&quot;dropping-particle&quot;:&quot;&quot;,&quot;non-dropping-particle&quot;:&quot;&quot;}],&quot;container-title&quot;:&quot;AYU (An International Quarterly Journal of Research in Ayurveda)&quot;,&quot;DOI&quot;:&quot;10.4103/0974-8520.158984&quot;,&quot;ISSN&quot;:&quot;0974-8520&quot;,&quot;issued&quot;:{&quot;date-parts&quot;:[[2014]]},&quot;page&quot;:&quot;371-377&quot;,&quot;abstract&quot;:&quot;Charaka Samhita is the oldest and the most authentic treatise on Ayurveda and is the ancient medical science of India. Apart from giving information on medical conditions and their treatment; it also gives valuable information on geographical, social, and economic conditions of India. This article is an attempt to explore geographical conditions of the ancient India, its geographical position in present India and its medical significance.&quot;,&quot;issue&quot;:&quot;4&quot;,&quot;volume&quot;:&quot;35&quot;,&quot;container-title-short&quot;:&quot;&quot;},&quot;isTemporary&quot;:false},{&quot;id&quot;:&quot;bd2247d7-fbdc-3b91-88f0-b290b03221ae&quot;,&quot;itemData&quot;:{&quot;type&quot;:&quot;article-journal&quot;,&quot;id&quot;:&quot;bd2247d7-fbdc-3b91-88f0-b290b03221ae&quot;,&quot;title&quot;:&quot;PROSPECTIVE USES OF BHRINGARAJA (ECLIPTA ALBA) – AN AYURVEDIC REVIEW&quot;,&quot;author&quot;:[{&quot;family&quot;:&quot;Srivastava&quot;,&quot;given&quot;:&quot;Prabhat Kumar&quot;,&quot;parse-names&quot;:false,&quot;dropping-particle&quot;:&quot;&quot;,&quot;non-dropping-particle&quot;:&quot;&quot;}],&quot;container-title&quot;:&quot;World Journal of Pharmaceutical Research&quot;,&quot;container-title-short&quot;:&quot;World J Pharm Res&quot;,&quot;DOI&quot;:&quot;10.20959/wjpr201610-7164&quot;,&quot;issued&quot;:{&quot;date-parts&quot;:[[2016]]},&quot;page&quot;:&quot;418-423&quot;,&quot;issue&quot;:&quot;10&quot;,&quot;volume&quot;:&quot;5&quot;},&quot;isTemporary&quot;:false},{&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26402cec-c748-4d9c-b8f7-c340f1285ed9&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166807f6-6052-4867-8a05-b7c6ab7f3f52&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c0c1e0f-7b1c-4686-bc9d-e4fa57693a99&quot;,&quot;properties&quot;:{&quot;noteIndex&quot;:0},&quot;isEdited&quot;:false,&quot;manualOverride&quot;:{&quot;isManuallyOverridden&quot;:false,&quot;citeprocText&quot;:&quot;(RANGINENI; SHARADA; SAXENA, 2007; SINGH et al., 1993; TIMALSINA; DEVKOTA, 2021; YADAV et al., 2017)&quot;,&quot;manualOverrideText&quot;:&quot;&quot;},&quot;citationTag&quot;:&quot;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25e4de1-897e-40ed-8d22-37d324141de3&quot;,&quot;properties&quot;:{&quot;noteIndex&quot;:0},&quot;isEdited&quot;:false,&quot;manualOverride&quot;:{&quot;isManuallyOverridden&quot;:true,&quot;citeprocText&quot;:&quot;(KANG et al., 2022)&quot;,&quot;manualOverrideText&quot;:&quot;(KANG et al., 2022).&quot;},&quot;citationTag&quot;:&quot;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8adaa449-7000-4aa3-816e-c7049e89bfe0&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df911577-bb20-4534-8fe6-e18353dfad2b&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184ba26f-b68c-4d8e-a636-0e0a128d36eb&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d2699d03-a71d-42e2-8c13-03799f83bb20&quot;,&quot;properties&quot;:{&quot;noteIndex&quot;:0},&quot;isEdited&quot;:false,&quot;manualOverride&quot;:{&quot;isManuallyOverridden&quot;:false,&quot;citeprocText&quot;:&quot;(KIM et al., 2023)&quot;,&quot;manualOverrideText&quot;:&quot;&quot;},&quot;citationTag&quot;:&quot;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quot;,&quot;citationItems&quot;:[{&quot;id&quot;:&quot;86fdc471-f2a6-32d2-bf51-1e2efcc83b0c&quot;,&quot;itemData&quot;:{&quot;type&quot;:&quot;article-journal&quot;,&quot;id&quot;:&quot;86fdc471-f2a6-32d2-bf51-1e2efcc83b0c&quot;,&quot;title&quot;:&quot;PubChem 2023 update&quot;,&quot;author&quot;:[{&quot;family&quot;:&quot;Kim&quot;,&quot;given&quot;:&quot;Sunghwan&quot;,&quot;parse-names&quot;:false,&quot;dropping-particle&quot;:&quot;&quot;,&quot;non-dropping-particle&quot;:&quot;&quot;},{&quot;family&quot;:&quot;Chen&quot;,&quot;given&quot;:&quot;Jie&quot;,&quot;parse-names&quot;:false,&quot;dropping-particle&quot;:&quot;&quot;,&quot;non-dropping-particle&quot;:&quot;&quot;},{&quot;family&quot;:&quot;Cheng&quot;,&quot;given&quot;:&quot;Tiejun&quot;,&quot;parse-names&quot;:false,&quot;dropping-particle&quot;:&quot;&quot;,&quot;non-dropping-particle&quot;:&quot;&quot;},{&quot;family&quot;:&quot;Gindulyte&quot;,&quot;given&quot;:&quot;Asta&quot;,&quot;parse-names&quot;:false,&quot;dropping-particle&quot;:&quot;&quot;,&quot;non-dropping-particle&quot;:&quot;&quot;},{&quot;family&quot;:&quot;He&quot;,&quot;given&quot;:&quot;Jia&quot;,&quot;parse-names&quot;:false,&quot;dropping-particle&quot;:&quot;&quot;,&quot;non-dropping-particle&quot;:&quot;&quot;},{&quot;family&quot;:&quot;He&quot;,&quot;given&quot;:&quot;Siqian&quot;,&quot;parse-names&quot;:false,&quot;dropping-particle&quot;:&quot;&quot;,&quot;non-dropping-particle&quot;:&quot;&quot;},{&quot;family&quot;:&quot;Li&quot;,&quot;given&quot;:&quot;Qingliang&quot;,&quot;parse-names&quot;:false,&quot;dropping-particle&quot;:&quot;&quot;,&quot;non-dropping-particle&quot;:&quot;&quot;},{&quot;family&quot;:&quot;Shoemaker&quot;,&quot;given&quot;:&quot;Benjamin A.&quot;,&quot;parse-names&quot;:false,&quot;dropping-particle&quot;:&quot;&quot;,&quot;non-dropping-particle&quot;:&quot;&quot;},{&quot;family&quot;:&quot;Thiessen&quot;,&quot;given&quot;:&quot;Paul A.&quot;,&quot;parse-names&quot;:false,&quot;dropping-particle&quot;:&quot;&quot;,&quot;non-dropping-particle&quot;:&quot;&quot;},{&quot;family&quot;:&quot;Yu&quot;,&quot;given&quot;:&quot;Bo&quot;,&quot;parse-names&quot;:false,&quot;dropping-particle&quot;:&quot;&quot;,&quot;non-dropping-particle&quot;:&quot;&quot;},{&quot;family&quot;:&quot;Zaslavsky&quot;,&quot;given&quot;:&quot;Leonid&quot;,&quot;parse-names&quot;:false,&quot;dropping-particle&quot;:&quot;&quot;,&quot;non-dropping-particle&quot;:&quot;&quot;},{&quot;family&quot;:&quot;Zhang&quot;,&quot;given&quot;:&quot;Jian&quot;,&quot;parse-names&quot;:false,&quot;dropping-particle&quot;:&quot;&quot;,&quot;non-dropping-particle&quot;:&quot;&quot;},{&quot;family&quot;:&quot;Bolton&quot;,&quot;given&quot;:&quot;Evan E.&quot;,&quot;parse-names&quot;:false,&quot;dropping-particle&quot;:&quot;&quot;,&quot;non-dropping-particle&quot;:&quot;&quot;}],&quot;container-title&quot;:&quot;Nucleic Acids Research&quot;,&quot;container-title-short&quot;:&quot;Nucleic Acids Res&quot;,&quot;DOI&quot;:&quot;10.1093/nar/gkac956&quot;,&quot;ISSN&quot;:&quot;13624962&quot;,&quot;PMID&quot;:&quot;36305812&quot;,&quot;issued&quot;:{&quot;date-parts&quot;:[[2023]]},&quot;page&quot;:&quot;D1373-D1380&quot;,&quot;abstract&quot;:&quot;PubChem (https://pubchem.ncbi.nlm.nih.gov) is a popular chemical information resource that serves a wide range of use cases. In the past two years, a number of changes were made to PubChem. Data from more than 120 data sources was added to PubChem. Some major highlights include: the integration of Google Patents data into PubChem, which greatly expanded the coverage of the PubChem Patent data collection; the creation of the Cell Line and Taxonomy data collections, which provide quick and easy access to chemical information for a given cell line and taxon, respectively; and the update of the bioassay data model. In addition, new functionalities were added to the PubChem programmatic access protocols, PUG-REST and PUG-View, including support for target-centric data download for a given protein, gene, pathway, cell line, and taxon and the addition of the 'standardize' option to PUG-REST, which returns the standardized form of an input chemical structure. A significant update was also made to PubChemRDF. The present paper provides an overview of these changes.&quot;,&quot;issue&quot;:&quot;D1&quot;,&quot;volume&quot;:&quot;51&quot;},&quot;isTemporary&quot;:false}]},{&quot;citationID&quot;:&quot;MENDELEY_CITATION_f41b3584-2ab9-450b-845f-2ad9ae73b213&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bf4ebade-47ec-4168-af3c-f9b89051da51&quot;,&quot;properties&quot;:{&quot;noteIndex&quot;:0},&quot;isEdited&quot;:false,&quot;manualOverride&quot;:{&quot;isManuallyOverridden&quot;:false,&quot;citeprocText&quot;:&quot;(BHATTACHARYYA; LAW, 2022)&quot;,&quot;manualOverrideText&quot;:&quot;&quot;},&quot;citationTag&quot;:&quot;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quot;,&quot;citationItems&quot;:[{&quot;id&quot;:&quot;ba0c9bc8-899a-3dbe-ace3-06fc3d3c05ff&quot;,&quot;itemData&quot;:{&quot;type&quot;:&quot;article-journal&quot;,&quot;id&quot;:&quot;ba0c9bc8-899a-3dbe-ace3-06fc3d3c05ff&quot;,&quot;title&quot;:&quot;Environmental pollutant N-N′ethylnitrosourea-induced leukemic NLRP3 inflammasome activation and its amelioration by Eclipta prostrata and its active compound wedelolactone&quot;,&quot;author&quot;:[{&quot;family&quot;:&quot;Bhattacharyya&quot;,&quot;given&quot;:&quot;S&quot;,&quot;parse-names&quot;:false,&quot;dropping-particle&quot;:&quot;&quot;,&quot;non-dropping-particle&quot;:&quot;&quot;},{&quot;family&quot;:&quot;Law&quot;,&quot;given&quot;:&quot;S&quot;,&quot;parse-names&quot;:false,&quot;dropping-particle&quot;:&quot;&quot;,&quot;non-dropping-particle&quot;:&quot;&quot;}],&quot;container-title&quot;:&quot;Environmental Toxicology&quot;,&quot;container-title-short&quot;:&quot;Environ Toxicol&quot;,&quot;DOI&quot;:&quot;10.1002/tox.23400&quot;,&quot;ISSN&quot;:&quot;1522-7278&quot;,&quot;URL&quot;:&quot;https://www.embase.com/search/results?subaction=viewrecord&amp;id=L2014102599&amp;from=export&quot;,&quot;issued&quot;:{&quot;date-parts&quot;:[[2022]]},&quot;publisher-place&quot;:&quot;S. Law, Stem Cell Research and Application Unit, Department of Biochemistry and Medical Biotechnology, Calcutta School of Tropical Medicine, West Bengal, Kolkata, India&quot;,&quot;page&quot;:&quot;322-334&quot;,&quot;language&quot;:&quot;English&quot;,&quot;abstract&quot;:&quot;Environmental exposure of N-nitroso compounds (NOCs) from various sources like tobacco smoke, pesticides, smoked meat, and rubber manufacturing industries has been an alarming cause of carcinogenesis. Neonatal exposure to the carcinogenic N-N′ethylnitrosourea (ENU), a NOC has been established to cause leukemogenesis. Our world is constantly battling against cancer with consistent investigations of new anti-cancer therapeutics. Plant derived compounds have grasped worldwide attention of researchers for their promising anti-cancer potentials. Eclipta prostrata is one such ayurvedic herb, renowned for its anti-inflammatory properties. Currently, it has been explored in various cancer cell lines to establish its anti-cancer effect, but rarely in in-vivo cancer models. Wedelolactone (WDL), the major coumestan of E. prostrata is recognized as an inhibitor of IKK, a master regulator of the NF-kB inflammatory pathway. As persistent inflammation and activated inflammasome contribute to leukemogenesis, we tried to observe anti-leukemogenic efficacy of E. prostrata and its active compound WDL on the marrow cells of ENU induced experimental leukemic mice. Treatment groups were administered an oral gavage at a dose of 1200 mg/kg and 50 mg/kg b.w of crude extract and WDL respectively for 4 weeks. Various parameters like hemogram, survivability, cytological and histological investigations, migration assay, cell culture, flowcytometry and confocal microscopy were taken into consideration pre- and post-treatment. Interestingly, the plant concoction portrayed maximum effects in comparison to WDL alone. The study suggests E. prostrata and WDL as vital complementary adjuncts for anti-inflammasome mechanism in ENU-induced leukemia.&quot;,&quot;issue&quot;:&quot;2&quot;,&quot;volume&quot;:&quot;37&quot;},&quot;isTemporary&quot;:false}]},{&quot;citationID&quot;:&quot;MENDELEY_CITATION_3574b4e4-c0a0-4f8e-ab3d-68ae094d9251&quot;,&quot;properties&quot;:{&quot;noteIndex&quot;:0},&quot;isEdited&quot;:false,&quot;manualOverride&quot;:{&quot;isManuallyOverridden&quot;:false,&quot;citeprocText&quot;:&quot;(KUMAR et al., 2005)&quot;,&quot;manualOverrideText&quot;:&quot;&quot;},&quot;citationTag&quot;:&quot;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quot;,&quot;citationItems&quot;:[{&quot;id&quot;:&quot;72d12d99-955b-3eb9-b165-3fd0da1a2749&quot;,&quot;itemData&quot;:{&quot;type&quot;:&quot;article-journal&quot;,&quot;id&quot;:&quot;72d12d99-955b-3eb9-b165-3fd0da1a2749&quot;,&quot;title&quot;:&quot;Evaluation of Anti -Inflammatory Activity of Eclipta alba in rats.&quot;,&quot;author&quot;:[{&quot;family&quot;:&quot;Kumar&quot;,&quot;given&quot;:&quot;S Suresh&quot;,&quot;parse-names&quot;:false,&quot;dropping-particle&quot;:&quot;&quot;,&quot;non-dropping-particle&quot;:&quot;&quot;},{&quot;family&quot;:&quot;Sivakumar&quot;,&quot;given&quot;:&quot;T&quot;,&quot;parse-names&quot;:false,&quot;dropping-particle&quot;:&quot;&quot;,&quot;non-dropping-particle&quot;:&quot;&quot;},{&quot;family&quot;:&quot;Chandrasekar&quot;,&quot;given&quot;:&quot;M J N&quot;,&quot;parse-names&quot;:false,&quot;dropping-particle&quot;:&quot;&quot;,&quot;non-dropping-particle&quot;:&quot;&quot;},{&quot;family&quot;:&quot;Suresh&quot;,&quot;given&quot;:&quot;B&quot;,&quot;parse-names&quot;:false,&quot;dropping-particle&quot;:&quot;&quot;,&quot;non-dropping-particle&quot;:&quot;&quot;}],&quot;container-title&quot;:&quot;Ancient science of life&quot;,&quot;container-title-short&quot;:&quot;Anc Sci Life&quot;,&quot;ISSN&quot;:&quot;0257-7941&quot;,&quot;PMID&quot;:&quot;22557164&quot;,&quot;URL&quot;:&quot;http://www.ncbi.nlm.nih.gov/pubmed/22557164%0Ahttp://www.pubmedcentral.nih.gov/articlerender.fcgi?artid=PMC3330935&quot;,&quot;issued&quot;:{&quot;date-parts&quot;:[[2005]]},&quot;page&quot;:&quot;112-8&quot;,&quot;abstract&quot;:&quot;The anti-inflammatory effect of the plant of Eclipta alba (Family - Asteraceae) was evaluated using carrageenin, mediators such as histamine and serotonin induced paw oedema, and cotton pellet induced granuloma tests for their effect on acute and chronic phase inflammation models in rats. Maximum inhibition (55.85%) was noted at the dose of 500 mg/kg after 3 hr of drug treatment in carrageenin induced paw oedema, whereas the Indomethacin (standard drug ) produced 61.30% of inhibition. In the chronic model (cotton pellet induced granuloma) the CEEA and standard drug showed decreased formation of granuloma tissue by 49.7,41.5,22.1% and 53.48 % respectively. The results indicate the potent anti-inflammatory effect and therapeutic efficacy of Eclipta alba extract on animal models, which is compared with Indomethacin.&quot;,&quot;issue&quot;:&quot;3&quot;,&quot;volume&quot;:&quot;24&quot;},&quot;isTemporary&quot;:false}]},{&quot;citationID&quot;:&quot;MENDELEY_CITATION_4bead640-67c3-4cd0-9092-a6880a97e330&quot;,&quot;properties&quot;:{&quot;noteIndex&quot;:0},&quot;isEdited&quot;:false,&quot;manualOverride&quot;:{&quot;isManuallyOverridden&quot;:false,&quot;citeprocText&quot;:&quot;(TEWTRAKUL et al., 2011)&quot;,&quot;manualOverrideText&quot;:&quot;&quot;},&quot;citationTag&quot;:&quot;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quot;,&quot;citationItems&quot;:[{&quot;id&quot;:&quot;444580eb-c39f-312f-be55-ed52a0cf99c8&quot;,&quot;itemData&quot;:{&quot;type&quot;:&quot;article-journal&quot;,&quot;id&quot;:&quot;444580eb-c39f-312f-be55-ed52a0cf99c8&quot;,&quot;title&quot;:&quot;Antiinflammatory constituents from eclipta prostrata using RAW264.7 macrophage cells&quot;,&quot;author&quot;:[{&quot;family&quot;:&quot;Tewtrakul&quot;,&quot;given&quot;:&quot;Supinya&quot;,&quot;parse-names&quot;:false,&quot;dropping-particle&quot;:&quot;&quot;,&quot;non-dropping-particle&quot;:&quot;&quot;},{&quot;family&quot;:&quot;Subhadhirasakul&quot;,&quot;given&quot;:&quot;Sanan&quot;,&quot;parse-names&quot;:false,&quot;dropping-particle&quot;:&quot;&quot;,&quot;non-dropping-particle&quot;:&quot;&quot;},{&quot;family&quot;:&quot;Tansakul&quot;,&quot;given&quot;:&quot;Pimpimon&quot;,&quot;parse-names&quot;:false,&quot;dropping-particle&quot;:&quot;&quot;,&quot;non-dropping-particle&quot;:&quot;&quot;},{&quot;family&quot;:&quot;Cheenpracha&quot;,&quot;given&quot;:&quot;Sarot&quot;,&quot;parse-names&quot;:false,&quot;dropping-particle&quot;:&quot;&quot;,&quot;non-dropping-particle&quot;:&quot;&quot;},{&quot;family&quot;:&quot;Karalai&quot;,&quot;given&quot;:&quot;Chatchanok&quot;,&quot;parse-names&quot;:false,&quot;dropping-particle&quot;:&quot;&quot;,&quot;non-dropping-particle&quot;:&quot;&quot;}],&quot;container-title&quot;:&quot;Phytotherapy Research&quot;,&quot;DOI&quot;:&quot;10.1002/ptr.3383&quot;,&quot;ISSN&quot;:&quot;0951418X&quot;,&quot;PMID&quot;:&quot;21312307&quot;,&quot;issued&quot;:{&quot;date-parts&quot;:[[2011]]},&quot;page&quot;:&quot;1313-1316&quot;,&quot;abstract&quot;:&quot;The whole plant extract of Eclipta prostrata and its isolated compounds were tested for their antiinflammatory effects against lipopolysaccharide (LPS)-induced nitric oxide (NO), prostaglandin E 2 (PGE 2) and tumor necrosis factor-alpha (TNF-α) release in RAW264.7 cells, as well as for the antiinflammatory mechanism of the active compound on mRNA expression. Among the isolated compounds, orobol (5) exhibited the highest activity against NO release with an IC 50 value of 4.6μm, followed by compounds 1, 2 and 4 with IC 50 values of 12.7, 14.9 and 19.1μm, respectively. The IC 50 value of compound 5 against PGE 2 release was found to be 49.6μm, whereas it was inactive towards TNF-α (IC 50&gt;100μm). The mechanism of orobol (5) was found to down-regulate iNOS and COX-2 mRNA expression in a concentration-dependent manner. The present study may support the traditional use of Eclipta prostrata for the treatment of inflammatory-related diseases. Copyright © 2011 John Wiley &amp; Sons, Ltd.&quot;,&quot;issue&quot;:&quot;9&quot;,&quot;volume&quot;:&quot;25&quot;,&quot;container-title-short&quot;:&quot;&quot;},&quot;isTemporary&quot;:false}]},{&quot;citationID&quot;:&quot;MENDELEY_CITATION_c64f437f-af1f-4613-8988-37a3061fdb74&quot;,&quot;properties&quot;:{&quot;noteIndex&quot;:0},&quot;isEdited&quot;:false,&quot;manualOverride&quot;:{&quot;isManuallyOverridden&quot;:false,&quot;citeprocText&quot;:&quot;(ARUNACHALAM et al., 2009)&quot;,&quot;manualOverrideText&quot;:&quot;&quot;},&quot;citationTag&quot;:&quot;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quot;,&quot;citationItems&quot;:[{&quot;id&quot;:&quot;225dfcca-b4da-3f9f-a865-aa8c607ee616&quot;,&quot;itemData&quot;:{&quot;type&quot;:&quot;article-journal&quot;,&quot;id&quot;:&quot;225dfcca-b4da-3f9f-a865-aa8c607ee616&quot;,&quot;title&quot;:&quot;Anti-inflammatory activity of methanolic extract of Eclipta prostrata L. (Astearaceae)&quot;,&quot;author&quot;:[{&quot;family&quot;:&quot;Arunachalam&quot;,&quot;given&quot;:&quot;G.&quot;,&quot;parse-names&quot;:false,&quot;dropping-particle&quot;:&quot;&quot;,&quot;non-dropping-particle&quot;:&quot;&quot;},{&quot;family&quot;:&quot;Subramanian&quot;,&quot;given&quot;:&quot;N.&quot;,&quot;parse-names&quot;:false,&quot;dropping-particle&quot;:&quot;&quot;,&quot;non-dropping-particle&quot;:&quot;&quot;},{&quot;family&quot;:&quot;Pazhani&quot;,&quot;given&quot;:&quot;G. P.&quot;,&quot;parse-names&quot;:false,&quot;dropping-particle&quot;:&quot;&quot;,&quot;non-dropping-particle&quot;:&quot;&quot;},{&quot;family&quot;:&quot;Ravichandran&quot;,&quot;given&quot;:&quot;V.&quot;,&quot;parse-names&quot;:false,&quot;dropping-particle&quot;:&quot;&quot;,&quot;non-dropping-particle&quot;:&quot;&quot;}],&quot;container-title&quot;:&quot;African Journal of Pharmacy and Pharmacology&quot;,&quot;container-title-short&quot;:&quot;Afr J Pharm Pharmacol&quot;,&quot;ISSN&quot;:&quot;19960816&quot;,&quot;issued&quot;:{&quot;date-parts&quot;:[[2009]]},&quot;page&quot;:&quot;097-100&quot;,&quot;abstract&quot;:&quot;The methanolic extract of leaves of Eclipta prostrata Linn was investigated for anti-inflammatory activity in albino Wistar rats. The methanolic extract administered by the oral route at a concentration of 100 and 200 mgkg -1 showed the significant dose dependent anti-inflammatory activity in carrageenin and egg white induced hind paw oedema in rats. Anti-inflammatory activity of the tested extract was comparable with that of the standard drug indomethacin (10 mgkg-1) and cyproheptadine (8 mgkg-1). The results lend support to the traditional use of E. prostrata in the treatment of inflammatory diseases. © 2009 Academic Journals.&quot;,&quot;issue&quot;:&quot;3&quot;,&quot;volume&quot;:&quot;3&quot;},&quot;isTemporary&quot;:false}]},{&quot;citationID&quot;:&quot;MENDELEY_CITATION_29c65190-30e8-47df-be7e-290d8ec484ae&quot;,&quot;properties&quot;:{&quot;noteIndex&quot;:0},&quot;isEdited&quot;:false,&quot;manualOverride&quot;:{&quot;isManuallyOverridden&quot;:false,&quot;citeprocText&quot;:&quot;(DENG; FANG, 2012)&quot;,&quot;manualOverrideText&quot;:&quot;&quot;},&quot;citationTag&quot;:&quot;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quot;,&quot;citationItems&quot;:[{&quot;id&quot;:&quot;d76e7b43-9163-3e12-8909-ba45791476ff&quot;,&quot;itemData&quot;:{&quot;type&quot;:&quot;article-journal&quot;,&quot;id&quot;:&quot;d76e7b43-9163-3e12-8909-ba45791476ff&quot;,&quot;title&quot;:&quot;Anti-inflammatory gallic acid and wedelolactone are G protein-coupled receptor-35 agonists&quot;,&quot;author&quot;:[{&quot;family&quot;:&quot;Deng&quot;,&quot;given&quot;:&quot;Huayun&quot;,&quot;parse-names&quot;:false,&quot;dropping-particle&quot;:&quot;&quot;,&quot;non-dropping-particle&quot;:&quot;&quot;},{&quot;family&quot;:&quot;Fang&quot;,&quot;given&quot;:&quot;Ye&quot;,&quot;parse-names&quot;:false,&quot;dropping-particle&quot;:&quot;&quot;,&quot;non-dropping-particle&quot;:&quot;&quot;}],&quot;container-title&quot;:&quot;Pharmacology&quot;,&quot;container-title-short&quot;:&quot;Pharmacology&quot;,&quot;DOI&quot;:&quot;10.1159/000337184&quot;,&quot;ISSN&quot;:&quot;00317012&quot;,&quot;PMID&quot;:&quot;22488351&quot;,&quot;issued&quot;:{&quot;date-parts&quot;:[[2012]]},&quot;page&quot;:&quot;211-219&quot;,&quot;abstract&quot;:&quot;G protein-coupled receptor-35 (GPR35) has been shown to be a target of the asthma drugs cromolyn disodium and nedocromil sodium. Gallic acid and caffeic acids are reported to modulate allergic reactions via unknown mode(s) of action. Here we attempt to elucidate whether both phenolic acids share a common mode of action with the two asthma drugs. Label-free dynamic mass redistribution (DMR) assays showed that both phenolic acids triggered robust DMR signals in HT-29 cells, whose characteristics were similar to that of cromolyn disodium. Both phenolic acids resulted in detectable β-arrestin translocation signals in an engineered U2OS cell line stably expressing a C-terminal-modified GPR35, but with lower efficacy than cromolyn disodium. Antiallergic wedelolactone was found to be a potent β-arrestin-biased GPR35 agonist. These results suggest that certain anti-inflammatory phytochemicals including gallic acid and wedelolactone may modulate inflammatory allergic action via their agonism at GPR35. GPR35 may represent a target for the treatment of allergic disorders including asthma. Copyright © 2012 S. Karger AG, Basel.&quot;,&quot;issue&quot;:&quot;3-4&quot;,&quot;volume&quot;:&quot;89&quot;},&quot;isTemporary&quot;:false}]},{&quot;citationID&quot;:&quot;MENDELEY_CITATION_906d4aac-dc97-44ca-bb51-e9e18920186d&quot;,&quot;properties&quot;:{&quot;noteIndex&quot;:0},&quot;isEdited&quot;:false,&quot;manualOverride&quot;:{&quot;isManuallyOverridden&quot;:false,&quot;citeprocText&quot;:&quot;(MOREL et al., 2017)&quot;,&quot;manualOverrideText&quot;:&quot;&quot;},&quot;citationTag&quot;:&quot;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quot;,&quot;citationItems&quot;:[{&quot;id&quot;:&quot;5415eb09-86c4-3faf-8ee0-4ceab0be679a&quot;,&quot;itemData&quot;:{&quot;type&quot;:&quot;article-journal&quot;,&quot;id&quot;:&quot;5415eb09-86c4-3faf-8ee0-4ceab0be679a&quot;,&quot;title&quot;:&quot;A standardized methanol extract of Eclipta prostrata (L.) L. (Asteraceae) reduces bronchial hyperresponsiveness and production of Th2 cytokines in a murine model of asthma&quot;,&quot;author&quot;:[{&quot;family&quot;:&quot;Morel&quot;,&quot;given&quot;:&quot;L.J.D.F.&quot;,&quot;parse-names&quot;:false,&quot;dropping-particle&quot;:&quot;&quot;,&quot;non-dropping-particle&quot;:&quot;&quot;},{&quot;family&quot;:&quot;Azevedo&quot;,&quot;given&quot;:&quot;B C D&quot;,&quot;parse-names&quot;:false,&quot;dropping-particle&quot;:&quot;&quot;,&quot;non-dropping-particle&quot;:&quot;&quot;},{&quot;family&quot;:&quot;Carmona&quot;,&quot;given&quot;:&quot;F&quot;,&quot;parse-names&quot;:false,&quot;dropping-particle&quot;:&quot;&quot;,&quot;non-dropping-particle&quot;:&quot;&quot;},{&quot;family&quot;:&quot;Contini&quot;,&quot;given&quot;:&quot;S H T&quot;,&quot;parse-names&quot;:false,&quot;dropping-particle&quot;:&quot;&quot;,&quot;non-dropping-particle&quot;:&quot;&quot;},{&quot;family&quot;:&quot;Teles&quot;,&quot;given&quot;:&quot;A M&quot;,&quot;parse-names&quot;:false,&quot;dropping-particle&quot;:&quot;&quot;,&quot;non-dropping-particle&quot;:&quot;&quot;},{&quot;family&quot;:&quot;Ramalho&quot;,&quot;given&quot;:&quot;F S&quot;,&quot;parse-names&quot;:false,&quot;dropping-particle&quot;:&quot;&quot;,&quot;non-dropping-particle&quot;:&quot;&quot;},{&quot;family&quot;:&quot;Bertoni&quot;,&quot;given&quot;:&quot;B W&quot;,&quot;parse-names&quot;:false,&quot;dropping-particle&quot;:&quot;&quot;,&quot;non-dropping-particle&quot;:&quot;&quot;},{&quot;family&quot;:&quot;França&quot;,&quot;given&quot;:&quot;S D C&quot;,&quot;parse-names&quot;:false,&quot;dropping-particle&quot;:&quot;&quot;,&quot;non-dropping-particle&quot;:&quot;&quot;},{&quot;family&quot;:&quot;Borges&quot;,&quot;given&quot;:&quot;M D C&quot;,&quot;parse-names&quot;:false,&quot;dropping-particle&quot;:&quot;&quot;,&quot;non-dropping-particle&quot;:&quot;&quot;},{&quot;family&quot;:&quot;Pereira&quot;,&quot;given&quot;:&quot;A M S&quot;,&quot;parse-names&quot;:false,&quot;dropping-particle&quot;:&quot;&quot;,&quot;non-dropping-particle&quot;:&quot;&quot;}],&quot;container-title&quot;:&quot;Journal of Ethnopharmacology&quot;,&quot;container-title-short&quot;:&quot;J Ethnopharmacol&quot;,&quot;DOI&quot;:&quot;10.1016/j.jep.2016.12.008&quot;,&quot;ISSN&quot;:&quot;1872-7573&quot;,&quot;URL&quot;:&quot;https://www.embase.com/search/results?subaction=viewrecord&amp;id=L614084061&amp;from=export&quot;,&quot;issued&quot;:{&quot;date-parts&quot;:[[2017]]},&quot;publisher-place&quot;:&quot;A.M.S. Pereira, Departamento de Biotecnologia em Plantas Medicinais, Universidade de Ribeirão Preto, Av. Costábile Romano 2201, Ribeirão Preto, SP, Brazil&quot;,&quot;page&quot;:&quot;226-234&quot;,&quot;language&quot;:&quot;English&quot;,&quot;abstract&quot;:&quot;Ethnopharmacological relevance Eclipta prostrata (L.) L. (Asteraceae) has been used in Brazilian traditional medicine to treat asthma and other respiratory illnesses. Aims of the study To investigate the effects of different doses of a standardized extract of E. prostrata using a murine model of allergen induced asthma. Materials and methods Balb/c mice were sensitized twice with ovalbumin (OVA) administered intraperitoneally and challenged over four alternate days with nasal instillations of OVA solution. The standardized methanol extract of E. prostrata was administered in doses of 100, 250 and 500 mg kg−1 concomitantly with nasal instillation over seven consecutive days. Control animals were treated with dexamethasone or saline solution. Bronchial hyperresponsiveness, production of Th1 and Th2 cytokines, allergen sensitization, airway and lung inflammation, mucous secretion and airway remodeling were assessed. Results The concentrations of chemical markers in the standardized methanol extract were 0.02% oroboside, 1.69% demethylwedelolactone and 1.71% wedelolactone. Treatment with 250 mg kg−1 of extract, which provided 0.745, 4.22 and 4.30 mg kg−1 day−1 of oroboside, demethylwedelolactone and wedelolactone, respectively, significantly reduced (P&lt;0.05) respiratory resistance and elastance. Such effects were comparable with those produced by dexamethasone. The total number of inflammatory cells and eosinophils in the bronchoalveolar lavage and the concentrations of interleukin (IL)-4, IL-5 and IL-13 in lung homogenate were significantly reduced (P&lt;0.05) by the methanol extract of E. prostrata. Conclusion The results presented herein demonstrate for the first time the anti-inflammatory activity of E. prostrata in a murine model of asthma, thereby supporting the ethnopharmacological uses of the plant.&quot;,&quot;volume&quot;:&quot;198&quot;},&quot;isTemporary&quot;:false}]},{&quot;citationID&quot;:&quot;MENDELEY_CITATION_e6c692b9-e7ec-4be5-89d7-fdbfab842573&quot;,&quot;properties&quot;:{&quot;noteIndex&quot;:0},&quot;isEdited&quot;:false,&quot;manualOverride&quot;:{&quot;isManuallyOverridden&quot;:false,&quot;citeprocText&quot;:&quot;(KANG et al., 2022)&quot;,&quot;manualOverrideText&quot;:&quot;&quot;},&quot;citationTag&quot;:&quot;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49f3607b-0ce6-41ba-b637-3e618a60d7a5&quot;,&quot;properties&quot;:{&quot;noteIndex&quot;:0},&quot;isEdited&quot;:false,&quot;manualOverride&quot;:{&quot;isManuallyOverridden&quot;:false,&quot;citeprocText&quot;:&quot;(PHAN et al., 2023)&quot;,&quot;manualOverrideText&quot;:&quot;&quot;},&quot;citationTag&quot;:&quot;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quot;,&quot;citationItems&quot;:[{&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714043a4-1eb2-4174-b81c-3ccdaa3d2f99&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24bef34b-d2a8-4251-b245-805d50f0e4a3&quot;,&quot;properties&quot;:{&quot;noteIndex&quot;:0},&quot;isEdited&quot;:false,&quot;manualOverride&quot;:{&quot;isManuallyOverridden&quot;:false,&quot;citeprocText&quot;:&quot;(LE et al., 2021)&quot;,&quot;manualOverrideText&quot;:&quot;&quot;},&quot;citationTag&quot;:&quot;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quot;,&quot;citationItems&quot;:[{&quot;id&quot;:&quot;25c0a655-be79-3840-b5bd-afe4e71e199b&quot;,&quot;itemData&quot;:{&quot;type&quot;:&quot;article-journal&quot;,&quot;id&quot;:&quot;25c0a655-be79-3840-b5bd-afe4e71e199b&quot;,&quot;title&quot;:&quot;PTP1B Inhibitory and antiinflammatory properties of constituents from Eclipta prostrata L.&quot;,&quot;author&quot;:[{&quot;family&quot;:&quot;Le&quot;,&quot;given&quot;:&quot;D D&quot;,&quot;parse-names&quot;:false,&quot;dropping-particle&quot;:&quot;&quot;,&quot;non-dropping-particle&quot;:&quot;&quot;},{&quot;family&quot;:&quot;Nguyen&quot;,&quot;given&quot;:&quot;D H&quot;,&quot;parse-names&quot;:false,&quot;dropping-particle&quot;:&quot;&quot;,&quot;non-dropping-particle&quot;:&quot;&quot;},{&quot;family&quot;:&quot;Ma&quot;,&quot;given&quot;:&quot;E S&quot;,&quot;parse-names&quot;:false,&quot;dropping-particle&quot;:&quot;&quot;,&quot;non-dropping-particle&quot;:&quot;&quot;},{&quot;family&quot;:&quot;Lee&quot;,&quot;given&quot;:&quot;J H&quot;,&quot;parse-names&quot;:false,&quot;dropping-particle&quot;:&quot;&quot;,&quot;non-dropping-particle&quot;:&quot;&quot;},{&quot;family&quot;:&quot;Min&quot;,&quot;given&quot;:&quot;B S&quot;,&quot;parse-names&quot;:false,&quot;dropping-particle&quot;:&quot;&quot;,&quot;non-dropping-particle&quot;:&quot;&quot;},{&quot;family&quot;:&quot;Choi&quot;,&quot;given&quot;:&quot;J S&quot;,&quot;parse-names&quot;:false,&quot;dropping-particle&quot;:&quot;&quot;,&quot;non-dropping-particle&quot;:&quot;&quot;},{&quot;family&quot;:&quot;Woo&quot;,&quot;given&quot;:&quot;M H&quot;,&quot;parse-names&quot;:false,&quot;dropping-particle&quot;:&quot;&quot;,&quot;non-dropping-particle&quot;:&quot;&quot;}],&quot;container-title&quot;:&quot;Biological and Pharmaceutical Bulletin&quot;,&quot;container-title-short&quot;:&quot;Biol Pharm Bull&quot;,&quot;DOI&quot;:&quot;10.1248/bpb.b20-00994&quot;,&quot;ISSN&quot;:&quot;1347-5215&quot;,&quot;URL&quot;:&quot;https://www.embase.com/search/results?subaction=viewrecord&amp;id=L2011185431&amp;from=export&quot;,&quot;issued&quot;:{&quot;date-parts&quot;:[[2021]]},&quot;publisher-place&quot;:&quot;M.H. Woo, College of Pharmacy, Drug Research and Development Center, Daegu Catholic University, Gyeongsan, South Korea&quot;,&quot;page&quot;:&quot;298-304&quot;,&quot;language&quot;:&quot;English&quot;,&quot;abstract&quot;:&quot;The white-flowered leaves of Eclipta prostrata L. together with leaves of Scoparia dulcis and Cynodon dactylon are mixedly boiled in water and given to diabetic patients resulting in the significant improvement in the management of diabetes. However, the active constituents from this plant for antidiabetic and anti-obesity properties are remaining unclear. Thus, this study was to discover anti-diabetes and anti-obesity activities through protein tyrosine phosphatases (PTP)1B inhibitory effects. We found that the fatty acids (23, 24) showed potent PTP1B inhibition with IC50 values of 2.14 and 3.21µM, respectively. Triterpenoid-glycosides (12-15) also exhibited strong to moderate PTP1B inhibitory effects, with IC50 values ranging from 10.88 to 53.35µM. Additionally, active compounds were investigated for their PTP1B inhibitory mechanism and docking analysis. On the other hand, the anti-inflammatory activity from our study revealed that compounds (1-4, 7, 8, 10) displayed the significant inhibition nitric oxide (NO) production in lipopolysaccharide (LPS)stimulated RAW264.7 cells. Especially, compound 9 showed the potent inhibitory effects in LPS-induced NO production on RAW264.7 cell. Therefore, further Western blot analysis was performed to identify the inhibitory expression including heme oxygenase-1 (HO-1) and inhibitor of kappaB (IκB) phosphorylation.&quot;,&quot;issue&quot;:&quot;3&quot;,&quot;volume&quot;:&quot;44&quot;},&quot;isTemporary&quot;:false}]},{&quot;citationID&quot;:&quot;MENDELEY_CITATION_9baabcbc-7e59-484d-8169-3374452765a4&quot;,&quot;properties&quot;:{&quot;noteIndex&quot;:0},&quot;isEdited&quot;:false,&quot;manualOverride&quot;:{&quot;isManuallyOverridden&quot;:false,&quot;citeprocText&quot;:&quot;(YAO et al., 2022)&quot;,&quot;manualOverrideText&quot;:&quot;&quot;},&quot;citationTag&quot;:&quot;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quot;,&quot;citationItems&quot;:[{&quot;id&quot;:&quot;47d77355-34c5-386f-96a3-80e34a2ca374&quot;,&quot;itemData&quot;:{&quot;type&quot;:&quot;article-journal&quot;,&quot;id&quot;:&quot;47d77355-34c5-386f-96a3-80e34a2ca374&quot;,&quot;title&quot;:&quot;Phytochemical wedelolactone reverses obesity by prompting adipose browning through SIRT1/AMPK/ PPARα pathway via targeting nicotinamide N-methyltransferase&quot;,&quot;author&quot;:[{&quot;family&quot;:&quot;Yao&quot;,&quot;given&quot;:&quot;Enhui&quot;,&quot;parse-names&quot;:false,&quot;dropping-particle&quot;:&quot;&quot;,&quot;non-dropping-particle&quot;:&quot;&quot;},{&quot;family&quot;:&quot;Yang&quot;,&quot;given&quot;:&quot;Xiazhen&quot;,&quot;parse-names&quot;:false,&quot;dropping-particle&quot;:&quot;&quot;,&quot;non-dropping-particle&quot;:&quot;&quot;},{&quot;family&quot;:&quot;Huang&quot;,&quot;given&quot;:&quot;Xuefeng&quot;,&quot;parse-names&quot;:false,&quot;dropping-particle&quot;:&quot;&quot;,&quot;non-dropping-particle&quot;:&quot;&quot;},{&quot;family&quot;:&quot;Mi&quot;,&quot;given&quot;:&quot;Yuchen&quot;,&quot;parse-names&quot;:false,&quot;dropping-particle&quot;:&quot;&quot;,&quot;non-dropping-particle&quot;:&quot;&quot;},{&quot;family&quot;:&quot;Wu&quot;,&quot;given&quot;:&quot;Xiaoqian&quot;,&quot;parse-names&quot;:false,&quot;dropping-particle&quot;:&quot;&quot;,&quot;non-dropping-particle&quot;:&quot;&quot;},{&quot;family&quot;:&quot;Fang&quot;,&quot;given&quot;:&quot;Meijuan&quot;,&quot;parse-names&quot;:false,&quot;dropping-particle&quot;:&quot;&quot;,&quot;non-dropping-particle&quot;:&quot;&quot;},{&quot;family&quot;:&quot;Huang&quot;,&quot;given&quot;:&quot;Jinhua&quot;,&quot;parse-names&quot;:false,&quot;dropping-particle&quot;:&quot;&quot;,&quot;non-dropping-particle&quot;:&quot;&quot;},{&quot;family&quot;:&quot;Qiu&quot;,&quot;given&quot;:&quot;Yan&quot;,&quot;parse-names&quot;:false,&quot;dropping-particle&quot;:&quot;&quot;,&quot;non-dropping-particle&quot;:&quot;&quot;},{&quot;family&quot;:&quot;Hong&quot;,&quot;given&quot;:&quot;Xiaoting&quot;,&quot;parse-names&quot;:false,&quot;dropping-particle&quot;:&quot;&quot;,&quot;non-dropping-particle&quot;:&quot;&quot;},{&quot;family&quot;:&quot;Peng&quot;,&quot;given&quot;:&quot;Lu&quot;,&quot;parse-names&quot;:false,&quot;dropping-particle&quot;:&quot;&quot;,&quot;non-dropping-particle&quot;:&quot;&quot;},{&quot;family&quot;:&quot;Ren&quot;,&quot;given&quot;:&quot;Jie&quot;,&quot;parse-names&quot;:false,&quot;dropping-particle&quot;:&quot;&quot;,&quot;non-dropping-particle&quot;:&quot;&quot;},{&quot;family&quot;:&quot;Huang&quot;,&quot;given&quot;:&quot;Rui&quot;,&quot;parse-names&quot;:false,&quot;dropping-particle&quot;:&quot;&quot;,&quot;non-dropping-particle&quot;:&quot;&quot;},{&quot;family&quot;:&quot;Chen&quot;,&quot;given&quot;:&quot;Caixia&quot;,&quot;parse-names&quot;:false,&quot;dropping-particle&quot;:&quot;&quot;,&quot;non-dropping-particle&quot;:&quot;&quot;},{&quot;family&quot;:&quot;Yang&quot;,&quot;given&quot;:&quot;Lichao&quot;,&quot;parse-names&quot;:false,&quot;dropping-particle&quot;:&quot;&quot;,&quot;non-dropping-particle&quot;:&quot;&quot;},{&quot;family&quot;:&quot;Zhou&quot;,&quot;given&quot;:&quot;Yu&quot;,&quot;parse-names&quot;:false,&quot;dropping-particle&quot;:&quot;&quot;,&quot;non-dropping-particle&quot;:&quot;&quot;},{&quot;family&quot;:&quot;Zhuo&quot;,&quot;given&quot;:&quot;Rengong&quot;,&quot;parse-names&quot;:false,&quot;dropping-particle&quot;:&quot;&quot;,&quot;non-dropping-particle&quot;:&quot;&quot;},{&quot;family&quot;:&quot;Jin&quot;,&quot;given&quot;:&quot;Xin&quot;,&quot;parse-names&quot;:false,&quot;dropping-particle&quot;:&quot;&quot;,&quot;non-dropping-particle&quot;:&quot;&quot;},{&quot;family&quot;:&quot;Zhao&quot;,&quot;given&quot;:&quot;Yun&quot;,&quot;parse-names&quot;:false,&quot;dropping-particle&quot;:&quot;&quot;,&quot;non-dropping-particle&quot;:&quot;&quot;}],&quot;container-title&quot;:&quot;Phytomedicine&quot;,&quot;DOI&quot;:&quot;10.1016/j.phymed.2021.153843&quot;,&quot;ISSN&quot;:&quot;1618095X&quot;,&quot;PMID&quot;:&quot;34785414&quot;,&quot;URL&quot;:&quot;https://doi.org/10.1016/j.phymed.2021.153843&quot;,&quot;issued&quot;:{&quot;date-parts&quot;:[[2022]]},&quot;page&quot;:&quot;153843&quot;,&quot;abstract&quot;:&quot;Background: Obesity is the cause of multiple metabolic disorders, and its incidence has been rapidly increasing worldwide. It develops when energy intake exceeds energy expenditure (EE). Wedelolactone (WDL) is a naturally isolated compound from Eclipta prostrata L. and possesses many pharmacological activities. However, little is known about the effect of WDL on obesity and EE. Purpose: The present study aimed to investigate the effect of WDL on obesity and EE in diet-induced obese (DIO) mice and its underlying mechanism. Methods: Obese mice were induced by high fat diet. The effects of WDL on obese mice were assessed by examining body weight, fat mass, EE, glucose tolerance, and hepatic and kidney injury. 3T3-L1 cells were differentiated into mature adipocytes and incubated with WDL in vitro. Immunohistochemistry, western blotting, and real-time PCR were used to assess adipose browning. The inhibitory efficiency of WDL on nicotinamide N-methyltransferase (NNMT) was evaluated using a fluorescence assay. Results: WDL reduced fat mass, suppressed body weight gain, and improved obesity-related metabolic disorders in DIO mice. WDL treatment promoted adipose browning and enhanced EE in both DIO mice and 3T3-L1 cells. These effects were eliminated in AMPK antagonized or PPARα knockdown cells and in PPARα−/- mice. Furthermore, we identified the target of WDL to be NNMT, an appealing target for regulating energy metabolism. WDL inhibited NNMT with an extremely low IC50 of 0.03 µM. Inhibition of NNMT and activation of SIRT1/AMPK/PPARα explains how WDL reverses obesity by prompting adipose browning. Conclusion: Our findings demonstrate the novel effects of WDL in promoting adipose browning, enhancing EE and attenuating obesity and uncover the underlying mechanism, which includes inhibition of NNMT and subsequently activation of SIRT1/AMPK/PPARα in response to WDL. WDL could be further developed as a therapeutic agent for treating obesity and related metabolic diseases.&quot;,&quot;publisher&quot;:&quot;Elsevier GmbH&quot;,&quot;issue&quot;:&quot;October 2021&quot;,&quot;volume&quot;:&quot;94&quot;,&quot;container-title-short&quot;:&quot;&quot;},&quot;isTemporary&quot;:false}]},{&quot;citationID&quot;:&quot;MENDELEY_CITATION_b62eff0e-eee2-4ff3-9f0d-7462e9bdf4c4&quot;,&quot;properties&quot;:{&quot;noteIndex&quot;:0},&quot;isEdited&quot;:false,&quot;manualOverride&quot;:{&quot;isManuallyOverridden&quot;:false,&quot;citeprocText&quot;:&quot;(HARMS; SEALE, 2013)&quot;,&quot;manualOverrideText&quot;:&quot;&quot;},&quot;citationTag&quot;:&quot;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quot;,&quot;citationItems&quot;:[{&quot;id&quot;:&quot;c325bf4d-58ee-364d-98ed-359b10a5a522&quot;,&quot;itemData&quot;:{&quot;type&quot;:&quot;article-journal&quot;,&quot;id&quot;:&quot;c325bf4d-58ee-364d-98ed-359b10a5a522&quot;,&quot;title&quot;:&quot;Brown and beige fat : development , function and therapeutic potential&quot;,&quot;author&quot;:[{&quot;family&quot;:&quot;Harms&quot;,&quot;given&quot;:&quot;Matthew&quot;,&quot;parse-names&quot;:false,&quot;dropping-particle&quot;:&quot;&quot;,&quot;non-dropping-particle&quot;:&quot;&quot;},{&quot;family&quot;:&quot;Seale&quot;,&quot;given&quot;:&quot;Patrick&quot;,&quot;parse-names&quot;:false,&quot;dropping-particle&quot;:&quot;&quot;,&quot;non-dropping-particle&quot;:&quot;&quot;}],&quot;container-title&quot;:&quot;Nature Medicine&quot;,&quot;container-title-short&quot;:&quot;Nat Med&quot;,&quot;DOI&quot;:&quot;10.1038/nm.3361&quot;,&quot;ISSN&quot;:&quot;1078-8956&quot;,&quot;issued&quot;:{&quot;date-parts&quot;:[[2013]]},&quot;publisher&quot;:&quot;Nature Publishing Group&quot;,&quot;issue&quot;:&quot;10&quot;,&quot;volume&quot;:&quot;19&quot;},&quot;isTemporary&quot;:false}]},{&quot;citationID&quot;:&quot;MENDELEY_CITATION_592d1f91-d3f5-42a3-8d9f-1d95b7d73137&quot;,&quot;properties&quot;:{&quot;noteIndex&quot;:0},&quot;isEdited&quot;:false,&quot;manualOverride&quot;:{&quot;isManuallyOverridden&quot;:false,&quot;citeprocText&quot;:&quot;(GUPTA et al., 2017)&quot;,&quot;manualOverrideText&quot;:&quot;&quot;},&quot;citationTag&quot;:&quot;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quot;,&quot;citationItems&quot;:[{&quot;id&quot;:&quot;bd8a643c-a93f-3922-8d45-74f228b77b9e&quot;,&quot;itemData&quot;:{&quot;type&quot;:&quot;article-journal&quot;,&quot;id&quot;:&quot;bd8a643c-a93f-3922-8d45-74f228b77b9e&quot;,&quot;title&quot;:&quot;Ethyl acetate fraction of Eclipta alba: a potential phytopharmaceutical targeting adipocyte differentiation&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Nandan&quot;,&quot;given&quot;:&quot;S&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Kanojiy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Biomedicine and Pharmacotherapy&quot;,&quot;DOI&quot;:&quot;10.1016/j.biopha.2017.10.002&quot;,&quot;ISSN&quot;:&quot;1950-6007&quot;,&quot;URL&quot;:&quot;https://www.embase.com/search/results?subaction=viewrecord&amp;id=L618693717&amp;from=export&quot;,&quot;issued&quot;:{&quot;date-parts&quot;:[[2017]]},&quot;publisher-place&quot;:&quot;A.N. Gaikwad, Division of Pharmacology, CSIR-Central Drug Research Institute, Lucknow, India&quot;,&quot;page&quot;:&quot;572-583&quot;,&quot;language&quot;:&quot;English&quot;,&quot;abstract&quot;:&quot;Natural products have always fascinated mankind for their miraculous properties. Eclipta alba (E. alba), a medicinal herb has long been used in traditional medicine for curing several pathologies. It has been shown to have anti-diabetic effect as well as hepato-protective activity. Here, in order to address metabolic derangements, the study was designed to evaluate the efficacy of E. alba and its fractions in adipogenesis inhibition and dyslipidemia. Of the crude extract and fractions screened, ethyl acetate fraction of E. alba inhibited adipocyte differentiation in 3T3-L1 pre-adipocytes and hMSC derived adipocytes. It inhibited mitotic clonal expansion and caused cell cycle arrest in G1 and S phase as suggested by western blot analysis and flow cytometry. It was also shown to have lipolytic effects. Oral administration of ethyl acetate fraction of E. alba to hamsters unveiled its anti-adipogenic as well as anti-dyslipidemic activity in-vivo. Mass spectrometry analysis of ethyl acetate fraction confirmed the presence of several bioactive components, projecting it as an effective phytopharmaceutical agent. In conclusion, ethyl acetate fraction of E. alba possesses potent anti-adipogenic as well as anti-dyslipidemic activity and could be projected as an herbal formulation towards obesity.&quot;,&quot;volume&quot;:&quot;96&quot;,&quot;container-title-short&quot;:&quot;&quot;},&quot;isTemporary&quot;:false}]},{&quot;citationID&quot;:&quot;MENDELEY_CITATION_1987c9be-4ea2-4d1f-bfb6-dc5a01fe567b&quot;,&quot;properties&quot;:{&quot;noteIndex&quot;:0},&quot;isEdited&quot;:false,&quot;manualOverride&quot;:{&quot;isManuallyOverridden&quot;:false,&quot;citeprocText&quot;:&quot;(GUPTA et al., 2018)&quot;,&quot;manualOverrideText&quot;:&quot;&quot;},&quot;citationTag&quot;:&quot;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quot;,&quot;citationItems&quot;:[{&quot;id&quot;:&quot;2a5a2c33-30fb-30ea-977e-45b6b1ca2ac4&quot;,&quot;itemData&quot;:{&quot;type&quot;:&quot;article-journal&quot;,&quot;id&quot;:&quot;2a5a2c33-30fb-30ea-977e-45b6b1ca2ac4&quot;,&quot;title&quot;:&quot;Ecliptal, a promising natural lead isolated from Eclipta alba modulates adipocyte function and ameliorates metabolic syndrome&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Singh&quot;,&quot;given&quot;:&quot;R&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Toxicology and Applied Pharmacology&quot;,&quot;container-title-short&quot;:&quot;Toxicol Appl Pharmacol&quot;,&quot;DOI&quot;:&quot;10.1016/j.taap.2017.11.016&quot;,&quot;ISSN&quot;:&quot;1096-0333&quot;,&quot;URL&quot;:&quot;https://www.embase.com/search/results?subaction=viewrecord&amp;id=L619406179&amp;from=export&quot;,&quot;issued&quot;:{&quot;date-parts&quot;:[[2018]]},&quot;publisher-place&quot;:&quot;T. Narender, Division of Medicinal and Process Chemistry, CSIR-Central Drug Research Institute, Lucknow, India&quot;,&quot;page&quot;:&quot;134-147&quot;,&quot;language&quot;:&quot;English&quot;,&quot;abstract&quot;:&quot;A swift increase has been observed in the number of individuals with metabolic syndrome worldwide. A number of natural compounds have been identified towards combating metabolic syndrome. Adding to this premise, here we report the pleiotropic activities of Ecliptal (EC); a natural compound isolated from the herb Eclipta alba. Administration of EC was shown to have prominent anti-adipogenic effects in 3T3-L1 and hMSC derived adipocytes. It was shown to activate Wnt-pathway and alter AKT signaling. Additionally, it caused cell cycle arrest and inhibited mitotic clonal expansion. EC treatment augmented mitochondrial biogenesis as well as function as estimated by expression of PGC1α, UCP-1, mitochondrial complexes and estimation of oxygen consumption rate. EC also reduced LPS-induced inflammation and tunicamycin induced ER stress. Further, EC enhanced insulin sensitivity by increasing AKT phosphorylation, inhibiting PKCα/βII phosphorylation and reducing leptin/adiponectin ratio. Finally, EC administration in Syrian golden hamsters was shown to have potent anti-dyslipidemic effects. Cumulatively, encompassing pleiotropic activities of EC, it could prove to be a potential drug candidate against obesity, insulin resistance and related metabolic syndrome.&quot;,&quot;volume&quot;:&quot;338&quot;},&quot;isTemporary&quot;:false}]},{&quot;citationID&quot;:&quot;MENDELEY_CITATION_398e747f-2aa7-4aac-8529-9f7bcba0f31f&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5a1846e2-1d3e-4ba9-8c17-8a2b2302a510&quot;,&quot;properties&quot;:{&quot;noteIndex&quot;:0},&quot;isEdited&quot;:false,&quot;manualOverride&quot;:{&quot;isManuallyOverridden&quot;:false,&quot;citeprocText&quot;:&quot;(LOBO; MANAVALAN, 2008)&quot;,&quot;manualOverrideText&quot;:&quot;&quot;},&quot;citationTag&quot;:&quot;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quot;,&quot;citationItems&quot;:[{&quot;id&quot;:&quot;755d6afa-206e-34a8-a17f-18513264f438&quot;,&quot;itemData&quot;:{&quot;type&quot;:&quot;report&quot;,&quot;id&quot;:&quot;755d6afa-206e-34a8-a17f-18513264f438&quot;,&quot;title&quot;:&quot;EVALUATION OF ANTIAGGRESSIVE ACTIVITY OF ECLIPTA ALBA IN EXPERIMENTAL ANIMALS&quot;,&quot;author&quot;:[{&quot;family&quot;:&quot;Lobo&quot;,&quot;given&quot;:&quot;Otilia JF&quot;,&quot;parse-names&quot;:false,&quot;dropping-particle&quot;:&quot;&quot;,&quot;non-dropping-particle&quot;:&quot;&quot;},{&quot;family&quot;:&quot;Manavalan&quot;,&quot;given&quot;:&quot;R&quot;,&quot;parse-names&quot;:false,&quot;dropping-particle&quot;:&quot;&quot;,&quot;non-dropping-particle&quot;:&quot;&quot;}],&quot;issued&quot;:{&quot;date-parts&quot;:[[2008]]},&quot;abstract&quot;:&quot;The occurrence of aggression for prolonged periods of time could have a hazardous impact on the health and social wellbeing of the individual. Aggression can ensue due to exposure to an intimidating situation. Aggression is prominently seen when a disturbance occurs in the fme balance of neurotransmitters such as 5-hydroxytryptamine, gamma-aminobutyric acid, dopamine and their receptor subtypes. The present study investigated the ability of 100 and 200mg/kg of aqueous extract of Eclipta alba to circumvent aggression. Foot shock induced aggression and water competition test were utilized as models for screening of antiaggressive activity. Eclipta alba significantly minimized dominance (p&lt;0.05) which is correlated to the level of aggression particularly with 200mg/kg in the water competition test. A tangible behavioral submission was observed with 100 and 200mg/kg and of Eclipta alba in the foot shock induced test.&quot;,&quot;container-title-short&quot;:&quot;&quot;},&quot;isTemporary&quot;:false}]},{&quot;citationID&quot;:&quot;MENDELEY_CITATION_8afd73c3-b639-4189-8b3e-2dbe3ed95a00&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0ff1363e-7546-4130-af75-a5d9551df064&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3f34e1df-c071-4042-852d-95da6c0f4e0b&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15c84101-c10f-443a-8d43-bda1a8a50162&quot;,&quot;properties&quot;:{&quot;noteIndex&quot;:0},&quot;isEdited&quot;:false,&quot;manualOverride&quot;:{&quot;isManuallyOverridden&quot;:false,&quot;citeprocText&quot;:&quot;(SAZIA et al., 2015a)&quot;,&quot;manualOverrideText&quot;:&quot;&quot;},&quot;citationTag&quot;:&quot;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quot;,&quot;citationItems&quot;:[{&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69dd89f7-08d6-452b-8c50-16fd04088b74&quot;,&quot;properties&quot;:{&quot;noteIndex&quot;:0},&quot;isEdited&quot;:false,&quot;manualOverride&quot;:{&quot;isManuallyOverridden&quot;:false,&quot;citeprocText&quot;:&quot;(HASAN et al., 2013)&quot;,&quot;manualOverrideText&quot;:&quot;&quot;},&quot;citationTag&quot;:&quot;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citationID&quot;:&quot;MENDELEY_CITATION_b475a591-ba51-457c-ab62-48d396b46781&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9f27e98-1443-4988-86a7-445d6e75d00f&quot;,&quot;properties&quot;:{&quot;noteIndex&quot;:0},&quot;isEdited&quot;:false,&quot;manualOverride&quot;:{&quot;isManuallyOverridden&quot;:false,&quot;citeprocText&quot;:&quot;(GERMOSÉN-ROBINEAU, 2005)&quot;,&quot;manualOverrideText&quot;:&quot;&quot;},&quot;citationTag&quot;:&quot;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quot;,&quot;citationItems&quot;:[{&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09a2408c-4b0f-4a04-bd99-ac6be6b88037&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d78fb51-2d69-4d50-8be5-a8c371227b9e&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d35a745c-6cb2-4bea-a6fc-9b5a8770ff8a&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38aebe05-8e54-406b-94f3-1041eb881868&quot;,&quot;properties&quot;:{&quot;noteIndex&quot;:0},&quot;isEdited&quot;:false,&quot;manualOverride&quot;:{&quot;isManuallyOverridden&quot;:false,&quot;citeprocText&quot;:&quot;(SINGH et al., 1993)&quot;,&quot;manualOverrideText&quot;:&quot;&quot;},&quot;citationTag&quot;:&quot;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quot;,&quot;citationItems&quot;:[{&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citationID&quot;:&quot;MENDELEY_CITATION_c484873c-7513-4368-85cd-b939b1ef3995&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79c137fc-129b-4969-bf0a-4c6c2394ce61&quot;,&quot;properties&quot;:{&quot;noteIndex&quot;:0},&quot;isEdited&quot;:false,&quot;manualOverride&quot;:{&quot;isManuallyOverridden&quot;:false,&quot;citeprocText&quot;:&quot;(FDA, 2005)&quot;,&quot;manualOverrideText&quot;:&quot;&quot;},&quot;citationTag&quot;:&quot;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1cf6c687-bc7e-4e79-b842-67ab23563ee6&quot;,&quot;properties&quot;:{&quot;noteIndex&quot;:0},&quot;isEdited&quot;:false,&quot;manualOverride&quot;:{&quot;isManuallyOverridden&quot;:false,&quot;citeprocText&quot;:&quot;(ANVISA, 2014; MINISTÉRIO DA SAÚDE, 2008; WHO, 2005)&quot;,&quot;manualOverrideText&quot;:&quot;&quot;},&quot;citationTag&quot;:&quot;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6e8a7fbd-488e-4b0d-bf5c-81a498aef584&quot;,&quot;properties&quot;:{&quot;noteIndex&quot;:0},&quot;isEdited&quot;:false,&quot;manualOverride&quot;:{&quot;isManuallyOverridden&quot;:false,&quot;citeprocText&quot;:&quot;(KAMBLI; KHAIRE; KUSHWAHA, 2022)&quot;,&quot;manualOverrideText&quot;:&quot;&quot;},&quot;citationTag&quot;:&quot;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quot;,&quot;citationItems&quot;:[{&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citationID&quot;:&quot;MENDELEY_CITATION_f6e7d70c-6557-421c-946e-129e5f3761ba&quot;,&quot;properties&quot;:{&quot;noteIndex&quot;:0},&quot;isEdited&quot;:false,&quot;manualOverride&quot;:{&quot;isManuallyOverridden&quot;:true,&quot;citeprocText&quot;:&quot;(RANGINENI; SHARADA; SAXENA, 2007)&quot;,&quot;manualOverrideText&quot;:&quot;Rangineni; Sharada; Saxena (2007)&quot;},&quot;citationTag&quot;:&quot;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b292003e-171b-4b59-80b7-607ee157efd6&quot;,&quot;properties&quot;:{&quot;noteIndex&quot;:0},&quot;isEdited&quot;:false,&quot;manualOverride&quot;:{&quot;isManuallyOverridden&quot;:true,&quot;citeprocText&quot;:&quot;(HASAN et al., 2013; SAZIA et al., 2015a, 2015b)&quot;,&quot;manualOverrideText&quot;:&quot;Hasan et al. (2013) e Sazia et al. (2015a, 2015b)&quot;},&quot;citationTag&quot;:&quot;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283840ac-06c8-4a30-898c-c83cf5731be6&quot;,&quot;properties&quot;:{&quot;noteIndex&quot;:0},&quot;isEdited&quot;:false,&quot;manualOverride&quot;:{&quot;isManuallyOverridden&quot;:false,&quot;citeprocText&quot;:&quot;(FDA, 2005)&quot;,&quot;manualOverrideText&quot;:&quot;&quot;},&quot;citationTag&quot;:&quot;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4c4fa727-0003-4e7b-be17-5530eb486e4d&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5f5ea1d9-0c86-4eec-b23c-2c598cf0bf29&quot;,&quot;properties&quot;:{&quot;noteIndex&quot;:0},&quot;isEdited&quot;:false,&quot;manualOverride&quot;:{&quot;isManuallyOverridden&quot;:false,&quot;citeprocText&quot;:&quot;(MATTIELLO; MUNDSTOCK; ZIEGELMANN, 2022)&quot;,&quot;manualOverrideText&quot;:&quot;&quot;},&quot;citationTag&quot;:&quot;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quot;,&quot;citationItems&quot;:[{&quot;id&quot;:&quot;7e5318e1-ce88-3856-bcdd-691737d17393&quot;,&quot;itemData&quot;:{&quot;type&quot;:&quot;article-journal&quot;,&quot;id&quot;:&quot;7e5318e1-ce88-3856-bcdd-691737d17393&quot;,&quot;title&quot;:&quot;Brazilian Reference Percentiles for Bioimpedance Phase Angle of Healthy Individuals&quot;,&quot;author&quot;:[{&quot;family&quot;:&quot;Mattiello&quot;,&quot;given&quot;:&quot;Rita&quot;,&quot;parse-names&quot;:false,&quot;dropping-particle&quot;:&quot;&quot;,&quot;non-dropping-particle&quot;:&quot;&quot;},{&quot;family&quot;:&quot;Mundstock&quot;,&quot;given&quot;:&quot;Eduardo&quot;,&quot;parse-names&quot;:false,&quot;dropping-particle&quot;:&quot;&quot;,&quot;non-dropping-particle&quot;:&quot;&quot;},{&quot;family&quot;:&quot;Ziegelmann&quot;,&quot;given&quot;:&quot;Patrícia Klarmann&quot;,&quot;parse-names&quot;:false,&quot;dropping-particle&quot;:&quot;&quot;,&quot;non-dropping-particle&quot;:&quot;&quot;}],&quot;container-title&quot;:&quot;Frontiers in Nutrition&quot;,&quot;container-title-short&quot;:&quot;Front Nutr&quot;,&quot;DOI&quot;:&quot;10.3389/fnut.2022.912840&quot;,&quot;ISSN&quot;:&quot;2296861X&quot;,&quot;issued&quot;:{&quot;date-parts&quot;:[[2022]]},&quot;page&quot;:&quot;1-7&quot;,&quot;abstract&quot;:&quot;Objectives: The present study was designed to estimate phase angle percentile curves for a broad age range of healthy individuals. Methods: This is a cross-sectional study of healthy Brazilian individuals aged five to 80. InBodyS10 was used to assess phase angle. Reference curves were stratified by sex and estimated using Generalized additive models for location, scale, and shape as a continuous function of age. The phase angle determinants analyzed were physical activity, age, BMI, and SES variables. Results: Data were analyzed from 2,146 individuals, 1,189 (55.2%) of whom were female. In both sexes, the phase angles showed a similar pattern (an increasing trend from childhood to the teenage phase, followed by stabilization during adult ages and a decrease in old adults). In female, the relationship between phase angle and age were associated with BMI and family income. In the male, the relationship between phase angle and age were associated with skin color and family income. Conclusions: To the best of our knowledge, it is the first attempt to apply the GAMLSS technique to estimate phase angle percentiles in a healthy population covering most of the life cycle. We also showed that there are different phase angle determinants according to sex.&quot;,&quot;issue&quot;:&quot;July&quot;,&quot;volume&quot;:&quot;9&quot;},&quot;isTemporary&quot;:false}]},{&quot;citationID&quot;:&quot;MENDELEY_CITATION_c75d030c-9bde-494a-8464-97dde255f8e7&quot;,&quot;properties&quot;:{&quot;noteIndex&quot;:0},&quot;isEdited&quot;:false,&quot;manualOverride&quot;:{&quot;isManuallyOverridden&quot;:true,&quot;citeprocText&quot;:&quot;(BOSY-WESTPHAL et al., 2006)&quot;,&quot;manualOverrideText&quot;:&quot;BOSY-WESTPHAL et al., 2006&quot;},&quot;citationTag&quot;:&quot;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b2e2807a-5636-4e5f-8ae2-f7410dcf8658&quot;,&quot;properties&quot;:{&quot;noteIndex&quot;:0},&quot;isEdited&quot;:false,&quot;manualOverride&quot;:{&quot;isManuallyOverridden&quot;:false,&quot;citeprocText&quot;:&quot;(SINGER, 2001)&quot;,&quot;manualOverrideText&quot;:&quot;&quot;},&quot;citationTag&quot;:&quot;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quot;,&quot;citationItems&quot;:[{&quot;id&quot;:&quot;95ee74b3-a61a-3f88-8f07-070557e43fd7&quot;,&quot;itemData&quot;:{&quot;type&quot;:&quot;article-journal&quot;,&quot;id&quot;:&quot;95ee74b3-a61a-3f88-8f07-070557e43fd7&quot;,&quot;title&quot;:&quot;A simple procedure to compute the sample size needed to compare two independent groups when the population variances are unequal&quot;,&quot;author&quot;:[{&quot;family&quot;:&quot;Singer&quot;,&quot;given&quot;:&quot;Júlia&quot;,&quot;parse-names&quot;:false,&quot;dropping-particle&quot;:&quot;&quot;,&quot;non-dropping-particle&quot;:&quot;&quot;}],&quot;container-title&quot;:&quot;Statistics in Medicine&quot;,&quot;container-title-short&quot;:&quot;Stat Med&quot;,&quot;DOI&quot;:&quot;10.1002/sim.722&quot;,&quot;ISSN&quot;:&quot;02776715&quot;,&quot;PMID&quot;:&quot;11276038&quot;,&quot;issued&quot;:{&quot;date-parts&quot;:[[2001]]},&quot;page&quot;:&quot;1089-1095&quot;,&quot;abstract&quot;:&quot;The usual methods of sample size determination which assume the homogeneity of within-group variances are not sufficiently robust against the violation of this assumption. A method using Satterthwaite's correction for unequal variances is given. It is shown that in the case of unequal variances the minimum total sample size is attained when the allocation ratio is equal to the proportion of the standard deviations. Copyright © 2001 John Wiley &amp; Sons, Ltd.&quot;,&quot;issue&quot;:&quot;7&quot;,&quot;volume&quot;:&quot;20&quot;},&quot;isTemporary&quot;:false}]},{&quot;citationID&quot;:&quot;MENDELEY_CITATION_5655d83b-737f-42ee-a671-fab4f83e6dc1&quot;,&quot;properties&quot;:{&quot;noteIndex&quot;:0},&quot;isEdited&quot;:false,&quot;manualOverride&quot;:{&quot;isManuallyOverridden&quot;:false,&quot;citeprocText&quot;:&quot;(KYLE et al., 2004)&quot;,&quot;manualOverrideText&quot;:&quot;&quot;},&quot;citationTag&quot;:&quot;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ID&quot;:&quot;MENDELEY_CITATION_3e1bcf25-8410-491b-bb9a-327190b5914a&quot;,&quot;properties&quot;:{&quot;noteIndex&quot;:0},&quot;isEdited&quot;:false,&quot;manualOverride&quot;:{&quot;isManuallyOverridden&quot;:false,&quot;citeprocText&quot;:&quot;(CHABIN et al., 2019)&quot;,&quot;manualOverrideText&quot;:&quot;&quot;},&quot;citationTag&quot;:&quot;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quot;,&quot;citationItems&quot;:[{&quot;id&quot;:&quot;e7591454-7017-31ea-b44f-eb661626c65b&quot;,&quot;itemData&quot;:{&quot;type&quot;:&quot;article-journal&quot;,&quot;id&quot;:&quot;e7591454-7017-31ea-b44f-eb661626c65b&quot;,&quot;title&quot;:&quot;Bioimpedance analysis is safe in patients with implanted cardiac electronic devices&quot;,&quot;author&quot;:[{&quot;family&quot;:&quot;Chabin&quot;,&quot;given&quot;:&quot;Xavier&quot;,&quot;parse-names&quot;:false,&quot;dropping-particle&quot;:&quot;&quot;,&quot;non-dropping-particle&quot;:&quot;&quot;},{&quot;family&quot;:&quot;Taghli-Lamallem&quot;,&quot;given&quot;:&quot;Ouarda&quot;,&quot;parse-names&quot;:false,&quot;dropping-particle&quot;:&quot;&quot;,&quot;non-dropping-particle&quot;:&quot;&quot;},{&quot;family&quot;:&quot;Mulliez&quot;,&quot;given&quot;:&quot;Aurélien&quot;,&quot;parse-names&quot;:false,&quot;dropping-particle&quot;:&quot;&quot;,&quot;non-dropping-particle&quot;:&quot;&quot;},{&quot;family&quot;:&quot;Bordachar&quot;,&quot;given&quot;:&quot;Pierre&quot;,&quot;parse-names&quot;:false,&quot;dropping-particle&quot;:&quot;&quot;,&quot;non-dropping-particle&quot;:&quot;&quot;},{&quot;family&quot;:&quot;Jean&quot;,&quot;given&quot;:&quot;Frédéric&quot;,&quot;parse-names&quot;:false,&quot;dropping-particle&quot;:&quot;&quot;,&quot;non-dropping-particle&quot;:&quot;&quot;},{&quot;family&quot;:&quot;Futier&quot;,&quot;given&quot;:&quot;Emmanuel&quot;,&quot;parse-names&quot;:false,&quot;dropping-particle&quot;:&quot;&quot;,&quot;non-dropping-particle&quot;:&quot;&quot;},{&quot;family&quot;:&quot;Massoullié&quot;,&quot;given&quot;:&quot;Grégoire&quot;,&quot;parse-names&quot;:false,&quot;dropping-particle&quot;:&quot;&quot;,&quot;non-dropping-particle&quot;:&quot;&quot;},{&quot;family&quot;:&quot;Andonache&quot;,&quot;given&quot;:&quot;Marius&quot;,&quot;parse-names&quot;:false,&quot;dropping-particle&quot;:&quot;&quot;,&quot;non-dropping-particle&quot;:&quot;&quot;},{&quot;family&quot;:&quot;Souteyrand&quot;,&quot;given&quot;:&quot;Géraud&quot;,&quot;parse-names&quot;:false,&quot;dropping-particle&quot;:&quot;&quot;,&quot;non-dropping-particle&quot;:&quot;&quot;},{&quot;family&quot;:&quot;Ploux&quot;,&quot;given&quot;:&quot;Sylvain&quot;,&quot;parse-names&quot;:false,&quot;dropping-particle&quot;:&quot;&quot;,&quot;non-dropping-particle&quot;:&quot;&quot;},{&quot;family&quot;:&quot;Boirie&quot;,&quot;given&quot;:&quot;Yves&quot;,&quot;parse-names&quot;:false,&quot;dropping-particle&quot;:&quot;&quot;,&quot;non-dropping-particle&quot;:&quot;&quot;},{&quot;family&quot;:&quot;Richard&quot;,&quot;given&quot;:&quot;Ruddy&quot;,&quot;parse-names&quot;:false,&quot;dropping-particle&quot;:&quot;&quot;,&quot;non-dropping-particle&quot;:&quot;&quot;},{&quot;family&quot;:&quot;Citron&quot;,&quot;given&quot;:&quot;Bernard&quot;,&quot;parse-names&quot;:false,&quot;dropping-particle&quot;:&quot;&quot;,&quot;non-dropping-particle&quot;:&quot;&quot;},{&quot;family&quot;:&quot;Lusson&quot;,&quot;given&quot;:&quot;Jean R.&quot;,&quot;parse-names&quot;:false,&quot;dropping-particle&quot;:&quot;&quot;,&quot;non-dropping-particle&quot;:&quot;&quot;},{&quot;family&quot;:&quot;Godet&quot;,&quot;given&quot;:&quot;Thomas&quot;,&quot;parse-names&quot;:false,&quot;dropping-particle&quot;:&quot;&quot;,&quot;non-dropping-particle&quot;:&quot;&quot;},{&quot;family&quot;:&quot;Pereira&quot;,&quot;given&quot;:&quot;Bruno&quot;,&quot;parse-names&quot;:false,&quot;dropping-particle&quot;:&quot;&quot;,&quot;non-dropping-particle&quot;:&quot;&quot;},{&quot;family&quot;:&quot;Motreff&quot;,&quot;given&quot;:&quot;Pascal&quot;,&quot;parse-names&quot;:false,&quot;dropping-particle&quot;:&quot;&quot;,&quot;non-dropping-particle&quot;:&quot;&quot;},{&quot;family&quot;:&quot;Clerfond&quot;,&quot;given&quot;:&quot;Guillaume&quot;,&quot;parse-names&quot;:false,&quot;dropping-particle&quot;:&quot;&quot;,&quot;non-dropping-particle&quot;:&quot;&quot;},{&quot;family&quot;:&quot;Eschalier&quot;,&quot;given&quot;:&quot;Romain&quot;,&quot;parse-names&quot;:false,&quot;dropping-particle&quot;:&quot;&quot;,&quot;non-dropping-particle&quot;:&quot;&quot;}],&quot;container-title&quot;:&quot;Clinical Nutrition&quot;,&quot;DOI&quot;:&quot;10.1016/j.clnu.2018.02.029&quot;,&quot;ISSN&quot;:&quot;15321983&quot;,&quot;PMID&quot;:&quot;29525512&quot;,&quot;issued&quot;:{&quot;date-parts&quot;:[[2019]]},&quot;page&quot;:&quot;806-811&quot;,&quot;abstract&quot;:&quot;Background &amp; aims: There is an increase in the number of patients worldwide with cardiac implantable electronic devices (CIEDs). Current medical practice guidelines warn against performing bioimpedance analysis (BIA) in this group of patients in order to avoid any electromagnetic interference. These recommendations restrict using the BIA in patients undergoing heart failure or with nutrition disorders in whom BIA could be of major interest in detecting peripheral congestion and to help guide treatment. The present study was conducted to evaluate whether BIA caused electromagnetic interference in patients having CIEDs. Methods: Patient enrollment was conducted during routine face-to-face consultations for scheduled CIEDs interrogations. Device battery voltage, lead impedance, pacing thresholds and device electrograms were recorded before and after each BIA measurement to detect any electromagnetic interference or oversensing. Results: A total of 200 patients were enrolled. During BIA, no significant changes in battery voltage, lead impedance or pacing thresholds were detected, nor were there any inappropriate over- or undersensing observed in intracardiac electrograms. Furthermore, 6- and 12-month follow-up did not reveal any changes in CIEDs. Conclusions: This study shows no interference in patients equipped with CIEDs and suggests that BIA can be securely performed in these patients. Trial registered under the identifier NCT03045822.&quot;,&quot;issue&quot;:&quot;2&quot;,&quot;volume&quot;:&quot;38&quot;,&quot;container-title-short&quot;:&quot;&quot;},&quot;isTemporary&quot;:false}]},{&quot;citationID&quot;:&quot;MENDELEY_CITATION_5b0fe668-2f0a-4ea2-b55d-bb109de4274e&quot;,&quot;properties&quot;:{&quot;noteIndex&quot;:0},&quot;isEdited&quot;:false,&quot;manualOverride&quot;:{&quot;isManuallyOverridden&quot;:true,&quot;citeprocText&quot;:&quot;(PEREIRA et al., 2020a)&quot;,&quot;manualOverrideText&quot;:&quot;(GERMOSÉN-ROBINEAU, 2005; PEREIRA et al., 2020a)&quot;},&quot;citationTag&quot;:&quot;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56a2abd9-b383-4cac-a10b-ecc139429a0e&quot;,&quot;properties&quot;:{&quot;noteIndex&quot;:0},&quot;isEdited&quot;:false,&quot;manualOverride&quot;:{&quot;isManuallyOverridden&quot;:true,&quot;citeprocText&quot;:&quot;(CONEP, 2015; “RESOLUÇÃO N&lt;sup&gt;o&lt;/sup&gt; 466, DE 12 DE DEZEMBRO DE 2012”, 2012)&quot;,&quot;manualOverrideText&quot;:&quot;(CONEP, 2015; “RESOLUÇÃO Nº 466, DE 12 DE DEZEMBRO DE 2012”, 2012)&quot;},&quot;citationTag&quot;:&quot;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quot;,&quot;citationItems&quot;:[{&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citationID&quot;:&quot;MENDELEY_CITATION_04236218-3366-4f4e-9118-d1b443e650c3&quot;,&quot;properties&quot;:{&quot;noteIndex&quot;:0},&quot;isEdited&quot;:false,&quot;manualOverride&quot;:{&quot;isManuallyOverridden&quot;:false,&quot;citeprocText&quot;:&quot;(CONEP, 2015; “RESOLUÇÃO N&lt;sup&gt;o&lt;/sup&gt; 466, DE 12 DE DEZEMBRO DE 2012”, 2012)&quot;,&quot;manualOverrideText&quot;:&quot;&quot;},&quot;citationTag&quot;:&quot;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quot;,&quot;citationItems&quot;:[{&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citationID&quot;:&quot;MENDELEY_CITATION_56daa352-87d7-4edd-a934-0f2454142179&quot;,&quot;properties&quot;:{&quot;noteIndex&quot;:0},&quot;isEdited&quot;:false,&quot;manualOverride&quot;:{&quot;isManuallyOverridden&quot;:false,&quot;citeprocText&quot;:&quot;(“Sealed Envelope Ltd. Create a blocked randomisation list.”, 2023)&quot;,&quot;manualOverrideText&quot;:&quot;&quot;},&quot;citationTag&quot;:&quot;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quot;,&quot;citationItems&quot;:[{&quot;id&quot;:&quot;7dcedc5b-a2e7-3519-8b0f-e91070926e7f&quot;,&quot;itemData&quot;:{&quot;type&quot;:&quot;webpage&quot;,&quot;id&quot;:&quot;7dcedc5b-a2e7-3519-8b0f-e91070926e7f&quot;,&quot;title&quot;:&quot;Sealed Envelope Ltd. Create a blocked randomisation list.&quot;,&quot;accessed&quot;:{&quot;date-parts&quot;:[[2023,5,7]]},&quot;URL&quot;:&quot;https://www.sealedenvelope.com/simple-randomiser/v1/lists&quot;,&quot;issued&quot;:{&quot;date-parts&quot;:[[2023]]},&quot;container-title-short&quot;:&quot;&quot;},&quot;isTemporary&quot;:false}]},{&quot;citationID&quot;:&quot;MENDELEY_CITATION_0ad74db8-687e-4158-b692-a55f3eda0297&quot;,&quot;properties&quot;:{&quot;noteIndex&quot;:0},&quot;isEdited&quot;:false,&quot;manualOverride&quot;:{&quot;isManuallyOverridden&quot;:false,&quot;citeprocText&quot;:&quot;(ANVISA, 2010)&quot;,&quot;manualOverrideText&quot;:&quot;&quot;},&quot;citationTag&quot;:&quot;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234c4e98-42a1-499e-b1ab-b6df569719d2&quot;,&quot;properties&quot;:{&quot;noteIndex&quot;:0},&quot;isEdited&quot;:false,&quot;manualOverride&quot;:{&quot;isManuallyOverridden&quot;:false,&quot;citeprocText&quot;:&quot;(ANVISA, 2014)&quot;,&quot;manualOverrideText&quot;:&quot;&quot;},&quot;citationTag&quot;:&quot;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04f9c305-813c-4bfb-9419-dde9717a94e0&quot;,&quot;properties&quot;:{&quot;noteIndex&quot;:0},&quot;isEdited&quot;:false,&quot;manualOverride&quot;:{&quot;isManuallyOverridden&quot;:false,&quot;citeprocText&quot;:&quot;(GERMOSÉN ROBINEAU et al., 2014; GERMOSÉN-ROBINEAU, 2005)&quot;,&quot;manualOverrideText&quot;:&quot;&quot;},&quot;citationTag&quot;:&quot;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eeb7f081-1cf4-4fcb-bf67-c6868379403e&quot;,&quot;properties&quot;:{&quot;noteIndex&quot;:0},&quot;isEdited&quot;:false,&quot;manualOverride&quot;:{&quot;isManuallyOverridden&quot;:false,&quot;citeprocText&quot;:&quot;(WHO, 2005)&quot;,&quot;manualOverrideText&quot;:&quot;&quot;},&quot;citationTag&quot;:&quot;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d8f78454-b932-4e2c-a15b-c42f555ed3a9&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1ee14483-e3db-401b-893e-c142c9258092&quot;,&quot;properties&quot;:{&quot;noteIndex&quot;:0},&quot;isEdited&quot;:false,&quot;manualOverride&quot;:{&quot;isManuallyOverridden&quot;:false,&quot;citeprocText&quot;:&quot;(SAMESIMA et al., 2022; SATTAR; CHHABRA, 2023)&quot;,&quot;manualOverrideText&quot;:&quot;&quot;},&quot;citationTag&quot;:&quot;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quot;,&quot;citationItems&quot;:[{&quot;id&quot;:&quot;e01f128b-8db2-319b-9bd8-7a86a0481d5b&quot;,&quot;itemData&quot;:{&quot;type&quot;:&quot;book&quot;,&quot;id&quot;:&quot;e01f128b-8db2-319b-9bd8-7a86a0481d5b&quot;,&quot;title&quot;:&quot;Electrocardiogram&quot;,&quot;author&quot;:[{&quot;family&quot;:&quot;Sattar&quot;,&quot;given&quot;:&quot;Yasar&quot;,&quot;parse-names&quot;:false,&quot;dropping-particle&quot;:&quot;&quot;,&quot;non-dropping-particle&quot;:&quot;&quot;},{&quot;family&quot;:&quot;Chhabra&quot;,&quot;given&quot;:&quot;Lovely&quot;,&quot;parse-names&quot;:false,&quot;dropping-particle&quot;:&quot;&quot;,&quot;non-dropping-particle&quot;:&quot;&quot;}],&quot;editor&quot;:[{&quot;family&quot;:&quot;Publishing&quot;,&quot;given&quot;:&quot;Treasure Island (FL): StatPearls&quot;,&quot;parse-names&quot;:false,&quot;dropping-particle&quot;:&quot;&quot;,&quot;non-dropping-particle&quot;:&quot;&quot;}],&quot;issued&quot;:{&quot;date-parts&quot;:[[2023]]},&quot;container-title-short&quot;:&quot;&quot;},&quot;isTemporary&quot;:false},{&quot;id&quot;:&quot;0c5cde28-d69f-3eb3-9f3c-f31585f30360&quot;,&quot;itemData&quot;:{&quot;type&quot;:&quot;article-journal&quot;,&quot;id&quot;:&quot;0c5cde28-d69f-3eb3-9f3c-f31585f30360&quot;,&quot;title&quot;:&quot;Brazilian Society of Cardiology Guidelines on the Analysis and Issuance of Electrocardiographic Reports-2022&quot;,&quot;author&quot;:[{&quot;family&quot;:&quot;Samesima&quot;,&quot;given&quot;:&quot;Nelson&quot;,&quot;parse-names&quot;:false,&quot;dropping-particle&quot;:&quot;&quot;,&quot;non-dropping-particle&quot;:&quot;&quot;},{&quot;family&quot;:&quot;God&quot;,&quot;given&quot;:&quot;Epotamenides Good&quot;,&quot;parse-names&quot;:false,&quot;dropping-particle&quot;:&quot;&quot;,&quot;non-dropping-particle&quot;:&quot;&quot;},{&quot;family&quot;:&quot;Kruse&quot;,&quot;given&quot;:&quot;Jose Claudio Lupi&quot;,&quot;parse-names&quot;:false,&quot;dropping-particle&quot;:&quot;&quot;,&quot;non-dropping-particle&quot;:&quot;&quot;},{&quot;family&quot;:&quot;Leal&quot;,&quot;given&quot;:&quot;Marcelo Garcia&quot;,&quot;parse-names&quot;:false,&quot;dropping-particle&quot;:&quot;&quot;,&quot;non-dropping-particle&quot;:&quot;&quot;},{&quot;family&quot;:&quot;Pinho&quot;,&quot;given&quot;:&quot;Claudio&quot;,&quot;parse-names&quot;:false,&quot;dropping-particle&quot;:&quot;&quot;,&quot;non-dropping-particle&quot;:&quot;&quot;},{&quot;family&quot;:&quot;França&quot;,&quot;given&quot;:&quot;Francisco Faustino De A.C.&quot;,&quot;parse-names&quot;:false,&quot;dropping-particle&quot;:&quot;&quot;,&quot;non-dropping-particle&quot;:&quot;&quot;},{&quot;family&quot;:&quot;Pimenta&quot;,&quot;given&quot;:&quot;João&quot;,&quot;parse-names&quot;:false,&quot;dropping-particle&quot;:&quot;&quot;,&quot;non-dropping-particle&quot;:&quot;&quot;},{&quot;family&quot;:&quot;Cardoso&quot;,&quot;given&quot;:&quot;Acácio Fernandes&quot;,&quot;parse-names&quot;:false,&quot;dropping-particle&quot;:&quot;&quot;,&quot;non-dropping-particle&quot;:&quot;&quot;},{&quot;family&quot;:&quot;Paixão&quot;,&quot;given&quot;:&quot;Adail&quot;,&quot;parse-names&quot;:false,&quot;dropping-particle&quot;:&quot;&quot;,&quot;non-dropping-particle&quot;:&quot;&quot;},{&quot;family&quot;:&quot;Fonseca&quot;,&quot;given&quot;:&quot;Alfredo&quot;,&quot;parse-names&quot;:false,&quot;dropping-particle&quot;:&quot;&quot;,&quot;non-dropping-particle&quot;:&quot;&quot;},{&quot;family&quot;:&quot;Pérez-Riera&quot;,&quot;given&quot;:&quot;Andrés R.&quot;,&quot;parse-names&quot;:false,&quot;dropping-particle&quot;:&quot;&quot;,&quot;non-dropping-particle&quot;:&quot;&quot;},{&quot;family&quot;:&quot;Pinho Ribeiro&quot;,&quot;given&quot;:&quot;Antonio Luiz&quot;,&quot;parse-names&quot;:false,&quot;dropping-particle&quot;:&quot;&quot;,&quot;non-dropping-particle&quot;:&quot;&quot;},{&quot;family&quot;:&quot;Madaloso&quot;,&quot;given&quot;:&quot;Bruna Affonso&quot;,&quot;parse-names&quot;:false,&quot;dropping-particle&quot;:&quot;&quot;,&quot;non-dropping-particle&quot;:&quot;&quot;},{&quot;family&quot;:&quot;Filho&quot;,&quot;given&quot;:&quot;Bráulio Luna&quot;,&quot;parse-names&quot;:false,&quot;dropping-particle&quot;:&quot;&quot;,&quot;non-dropping-particle&quot;:&quot;&quot;},{&quot;family&quot;:&quot;Oliveira&quot;,&quot;given&quot;:&quot;Carlos Alberto Rodrigues&quot;,&quot;parse-names&quot;:false,&quot;dropping-particle&quot;:&quot;&quot;,&quot;non-dropping-particle&quot;:&quot;De&quot;},{&quot;family&quot;:&quot;Grupi&quot;,&quot;given&quot;:&quot;César José&quot;,&quot;parse-names&quot;:false,&quot;dropping-particle&quot;:&quot;&quot;,&quot;non-dropping-particle&quot;:&quot;&quot;},{&quot;family&quot;:&quot;Ribeiro Moreira&quot;,&quot;given&quot;:&quot;Dalmo Antonio&quot;,&quot;parse-names&quot;:false,&quot;dropping-particle&quot;:&quot;&quot;,&quot;non-dropping-particle&quot;:&quot;&quot;},{&quot;family&quot;:&quot;Kaiser&quot;,&quot;given&quot;:&quot;Elisabeth&quot;,&quot;parse-names&quot;:false,&quot;dropping-particle&quot;:&quot;&quot;,&quot;non-dropping-particle&quot;:&quot;&quot;},{&quot;family&quot;:&quot;Paixão&quot;,&quot;given&quot;:&quot;Gabriela Miana De Mattos&quot;,&quot;parse-names&quot;:false,&quot;dropping-particle&quot;:&quot;&quot;,&quot;non-dropping-particle&quot;:&quot;&quot;},{&quot;family&quot;:&quot;Filho&quot;,&quot;given&quot;:&quot;Gilson Feitosa&quot;,&quot;parse-names&quot;:false,&quot;dropping-particle&quot;:&quot;&quot;,&quot;non-dropping-particle&quot;:&quot;&quot;},{&quot;family&quot;:&quot;Filho&quot;,&quot;given&quot;:&quot;Horacio Gomes Pereira&quot;,&quot;parse-names&quot;:false,&quot;dropping-particle&quot;:&quot;&quot;,&quot;non-dropping-particle&quot;:&quot;&quot;},{&quot;family&quot;:&quot;Grindler&quot;,&quot;given&quot;:&quot;José&quot;,&quot;parse-names&quot;:false,&quot;dropping-particle&quot;:&quot;&quot;,&quot;non-dropping-particle&quot;:&quot;&quot;},{&quot;family&quot;:&quot;Aziz&quot;,&quot;given&quot;:&quot;José Luiz&quot;,&quot;parse-names&quot;:false,&quot;dropping-particle&quot;:&quot;&quot;,&quot;non-dropping-particle&quot;:&quot;&quot;},{&quot;family&quot;:&quot;Molina&quot;,&quot;given&quot;:&quot;Marcos Sleiman&quot;,&quot;parse-names&quot;:false,&quot;dropping-particle&quot;:&quot;&quot;,&quot;non-dropping-particle&quot;:&quot;&quot;},{&quot;family&quot;:&quot;Facin&quot;,&quot;given&quot;:&quot;Mirella&quot;,&quot;parse-names&quot;:false,&quot;dropping-particle&quot;:&quot;&quot;,&quot;non-dropping-particle&quot;:&quot;&quot;},{&quot;family&quot;:&quot;Oliveira Tobias&quot;,&quot;given&quot;:&quot;Nancy M.M.&quot;,&quot;parse-names&quot;:false,&quot;dropping-particle&quot;:&quot;&quot;,&quot;non-dropping-particle&quot;:&quot;De&quot;},{&quot;family&quot;:&quot;Oliveira&quot;,&quot;given&quot;:&quot;Patricia Alves&quot;,&quot;parse-names&quot;:false,&quot;dropping-particle&quot;:&quot;&quot;,&quot;non-dropping-particle&quot;:&quot;De&quot;},{&quot;family&quot;:&quot;Sanches&quot;,&quot;given&quot;:&quot;Paulo César R.&quot;,&quot;parse-names&quot;:false,&quot;dropping-particle&quot;:&quot;&quot;,&quot;non-dropping-particle&quot;:&quot;&quot;},{&quot;family&quot;:&quot;Teixeira&quot;,&quot;given&quot;:&quot;Ricardo Alkmin&quot;,&quot;parse-names&quot;:false,&quot;dropping-particle&quot;:&quot;&quot;,&quot;non-dropping-particle&quot;:&quot;&quot;},{&quot;family&quot;:&quot;Atanes&quot;,&quot;given&quot;:&quot;Severiano Melo&quot;,&quot;parse-names&quot;:false,&quot;dropping-particle&quot;:&quot;&quot;,&quot;non-dropping-particle&quot;:&quot;&quot;},{&quot;family&quot;:&quot;Pastore&quot;,&quot;given&quot;:&quot;Carlos Alberto&quot;,&quot;parse-names&quot;:false,&quot;dropping-particle&quot;:&quot;&quot;,&quot;non-dropping-particle&quot;:&quot;&quot;}],&quot;container-title&quot;:&quot;Arquivos Brasileiros de Cardiologia&quot;,&quot;container-title-short&quot;:&quot;Arq Bras Cardiol&quot;,&quot;DOI&quot;:&quot;10.36660/abc.20220623&quot;,&quot;ISSN&quot;:&quot;16784170&quot;,&quot;PMID&quot;:&quot;36287420&quot;,&quot;issued&quot;:{&quot;date-parts&quot;:[[2022]]},&quot;page&quot;:&quot;638-680&quot;,&quot;issue&quot;:&quot;4&quot;,&quot;volume&quot;:&quot;119&quot;},&quot;isTemporary&quot;:false}]},{&quot;citationID&quot;:&quot;MENDELEY_CITATION_3bea3112-8906-45e6-a5e4-662ff6f75ba0&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8597993a-2c4b-4506-b454-1edb5e249822&quot;,&quot;properties&quot;:{&quot;noteIndex&quot;:0},&quot;isEdited&quot;:false,&quot;manualOverride&quot;:{&quot;isManuallyOverridden&quot;:false,&quot;citeprocText&quot;:&quot;(UPPSALA MONITORING CENTRE, 2018)&quot;,&quot;manualOverrideText&quot;:&quot;&quot;},&quot;citationTag&quot;:&quot;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quot;,&quot;citationItems&quot;:[{&quot;id&quot;:&quot;6639c029-855c-3a1e-95c5-b0b74f9d5ec6&quot;,&quot;itemData&quot;:{&quot;type&quot;:&quot;report&quot;,&quot;id&quot;:&quot;6639c029-855c-3a1e-95c5-b0b74f9d5ec6&quot;,&quot;title&quot;:&quot;The use of the WHO-UMC system for standardised case causality assessment&quot;,&quot;author&quot;:[{&quot;family&quot;:&quot;UPPSALA MONITORING CENTRE&quot;,&quot;given&quot;:&quot;&quot;,&quot;parse-names&quot;:false,&quot;dropping-particle&quot;:&quot;&quot;,&quot;non-dropping-particle&quot;:&quot;&quot;}],&quot;issued&quot;:{&quot;date-parts&quot;:[[2018]]},&quot;container-title-short&quot;:&quot;&quot;},&quot;isTemporary&quot;:false}]},{&quot;citationID&quot;:&quot;MENDELEY_CITATION_8cd9a38a-0c54-43f5-afd4-486662721fab&quot;,&quot;properties&quot;:{&quot;noteIndex&quot;:0},&quot;isEdited&quot;:false,&quot;manualOverride&quot;:{&quot;isManuallyOverridden&quot;:false,&quot;citeprocText&quot;:&quot;(FURTADO, 2010)&quot;,&quot;manualOverrideText&quot;:&quot;&quot;},&quot;citationTag&quot;:&quot;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quot;,&quot;citationItems&quot;:[{&quot;id&quot;:&quot;11ac4cbe-950b-3507-a0eb-e9bb6b50c6a8&quot;,&quot;itemData&quot;:{&quot;type&quot;:&quot;thesis&quot;,&quot;id&quot;:&quot;11ac4cbe-950b-3507-a0eb-e9bb6b50c6a8&quot;,&quot;title&quot;:&quot;Microbiota intestinal de pacientes portadores da Síndrome do Intestino Curto&quot;,&quot;author&quot;:[{&quot;family&quot;:&quot;Furtado&quot;,&quot;given&quot;:&quot;Eduarda de Castro&quot;,&quot;parse-names&quot;:false,&quot;dropping-particle&quot;:&quot;&quot;,&quot;non-dropping-particle&quot;:&quot;&quot;}],&quot;issued&quot;:{&quot;date-parts&quot;:[[2010]]},&quot;container-title-short&quot;:&quot;&quot;},&quot;isTemporary&quot;:false}]},{&quot;citationID&quot;:&quot;MENDELEY_CITATION_1a2d7a60-bd12-46bc-b913-1b84f65a7bef&quot;,&quot;properties&quot;:{&quot;noteIndex&quot;:0},&quot;isEdited&quot;:false,&quot;manualOverride&quot;:{&quot;isManuallyOverridden&quot;:false,&quot;citeprocText&quot;:&quot;(LZ et al., 2011)&quot;,&quot;manualOverrideText&quot;:&quot;&quot;},&quot;citationTag&quot;:&quot;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quot;,&quot;citationItems&quot;:[{&quot;id&quot;:&quot;32616662-c454-3650-890a-09409592db8c&quot;,&quot;itemData&quot;:{&quot;type&quot;:&quot;article-journal&quot;,&quot;id&quot;:&quot;32616662-c454-3650-890a-09409592db8c&quot;,&quot;title&quot;:&quot;Terapia Nutricional para Pacientes com Obesidade Extrema&quot;,&quot;author&quot;:[{&quot;family&quot;:&quot;LZ&quot;,&quot;given&quot;:&quot;Coppini&quot;,&quot;parse-names&quot;:false,&quot;dropping-particle&quot;:&quot;&quot;,&quot;non-dropping-particle&quot;:&quot;&quot;},{&quot;family&quot;:&quot;DL&quot;,&quot;given&quot;:&quot;Waitzberg&quot;,&quot;parse-names&quot;:false,&quot;dropping-particle&quot;:&quot;&quot;,&quot;non-dropping-particle&quot;:&quot;&quot;},{&quot;family&quot;:&quot;CM&quot;,&quot;given&quot;:&quot;Sousa&quot;,&quot;parse-names&quot;:false,&quot;dropping-particle&quot;:&quot;&quot;,&quot;non-dropping-particle&quot;:&quot;&quot;},{&quot;family&quot;:&quot;C&quot;,&quot;given&quot;:&quot;Cukier&quot;,&quot;parse-names&quot;:false,&quot;dropping-particle&quot;:&quot;&quot;,&quot;non-dropping-particle&quot;:&quot;&quot;},{&quot;family&quot;:&quot;DB&quot;,&quot;given&quot;:&quot;Nascimento-Dock&quot;,&quot;parse-names&quot;:false,&quot;dropping-particle&quot;:&quot;&quot;,&quot;non-dropping-particle&quot;:&quot;&quot;},{&quot;family&quot;:&quot;J&quot;,&quot;given&quot;:&quot;Alvarez-Leite&quot;,&quot;parse-names&quot;:false,&quot;dropping-particle&quot;:&quot;&quot;,&quot;non-dropping-particle&quot;:&quot;&quot;},{&quot;family&quot;:&quot;J&quot;,&quot;given&quot;:&quot;Faintuch&quot;,&quot;parse-names&quot;:false,&quot;dropping-particle&quot;:&quot;&quot;,&quot;non-dropping-particle&quot;:&quot;&quot;},{&quot;family&quot;:&quot;MJ&quot;,&quot;given&quot;:&quot;Pasco&quot;,&quot;parse-names&quot;:false,&quot;dropping-particle&quot;:&quot;&quot;,&quot;non-dropping-particle&quot;:&quot;&quot;},{&quot;family&quot;:&quot;R&quot;,&quot;given&quot;:&quot;Buzzini&quot;,&quot;parse-names&quot;:false,&quot;dropping-particle&quot;:&quot;&quot;,&quot;non-dropping-particle&quot;:&quot;&quot;}],&quot;container-title&quot;:&quot;Projeto Diretrizes&quot;,&quot;URL&quot;:&quot;chrome-extension://efaidnbmnnnibpcajpcglclefindmkaj/https://amb.org.br/files/_BibliotecaAntiga/terapia_nutricional_para_pacientes_com_obesidade_extrema.pdf&quot;,&quot;issued&quot;:{&quot;date-parts&quot;:[[2011]]},&quot;page&quot;:&quot;1-11&quot;,&quot;container-title-short&quot;:&quot;&quot;},&quot;isTemporary&quot;:false}]},{&quot;citationID&quot;:&quot;MENDELEY_CITATION_bb0055be-3394-497e-9e53-0b829bcd3862&quot;,&quot;properties&quot;:{&quot;noteIndex&quot;:0},&quot;isEdited&quot;:false,&quot;manualOverride&quot;:{&quot;isManuallyOverridden&quot;:false,&quot;citeprocText&quot;:&quot;(DE LUIS et al., 2010; MIALICH et al., 2014; STREB et al., 2020; TOSELLI et al., 2020; WASYLUK et al., 2019)&quot;,&quot;manualOverrideText&quot;:&quot;&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id&quot;:&quot;5297cf28-7453-37c4-8443-63e9e4546913&quot;,&quot;itemData&quot;:{&quot;type&quot;:&quot;article-journal&quot;,&quot;id&quot;:&quot;5297cf28-7453-37c4-8443-63e9e4546913&quot;,&quot;title&quot;:&quot;Comparison of the effect of different resistance training frequencies on phase angle and handgrip strength in obese women: A randomized controlled trial&quot;,&quot;author&quot;:[{&quot;family&quot;:&quot;Toselli&quot;,&quot;given&quot;:&quot;S&quot;,&quot;parse-names&quot;:false,&quot;dropping-particle&quot;:&quot;&quot;,&quot;non-dropping-particle&quot;:&quot;&quot;},{&quot;family&quot;:&quot;Badicu&quot;,&quot;given&quot;:&quot;G&quot;,&quot;parse-names&quot;:false,&quot;dropping-particle&quot;:&quot;&quot;,&quot;non-dropping-particle&quot;:&quot;&quot;},{&quot;family&quot;:&quot;Bragonzoni&quot;,&quot;given&quot;:&quot;L&quot;,&quot;parse-names&quot;:false,&quot;dropping-particle&quot;:&quot;&quot;,&quot;non-dropping-particle&quot;:&quot;&quot;},{&quot;family&quot;:&quot;Spiga&quot;,&quot;given&quot;:&quot;F&quot;,&quot;parse-names&quot;:false,&quot;dropping-particle&quot;:&quot;&quot;,&quot;non-dropping-particle&quot;:&quot;&quot;},{&quot;family&quot;:&quot;Mazzuca&quot;,&quot;given&quot;:&quot;P&quot;,&quot;parse-names&quot;:false,&quot;dropping-particle&quot;:&quot;&quot;,&quot;non-dropping-particle&quot;:&quot;&quot;},{&quot;family&quot;:&quot;Campa&quot;,&quot;given&quot;:&quot;F&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41163&quot;,&quot;ISSN&quot;:&quot;1660-4601&quot;,&quot;URL&quot;:&quot;https://www.embase.com/search/results?subaction=viewrecord&amp;id=L2003765748&amp;from=export&quot;,&quot;issued&quot;:{&quot;date-parts&quot;:[[2020]]},&quot;publisher-place&quot;:&quot;G. Badicu, Department of Physical Education and Special Motricity, University Transilvania of Brasov, Brasov, Romania&quot;,&quot;language&quot;:&quot;English&quot;,&quot;abstract&quot;:&quot;Phase angle (PA) is a strong predictor of sarcopenia, fragility, and risk of mortality in obese people, while an optimal muscular function and handgrip strength (HS) are required to perform different daily activities. Although there is a general agreement that resistance training improves health status in obese people, the optimal weekly training frequency forPA and physical performance parameters is not clear.This study aimed to compare the effects of different weekly resistance training frequencies performed over a 24week exercise program on PA and HSin obese people. Forty-two women (56.2 ± 9.1 years, body mass index (BMI) 37.1 ± 4.9 kg/m2) were randomly allocatedto one of two groups: a group with a highweekly training frequency of three times a week (HIGH, n= 21) and a group that performed only one weekly session (LOW, n= 21). The groups trained with an identical exercise intensity and volume per session for 6 months. Before and after the intervention period, the participants were assessed for anthropometric measures, bioimpedance analysis, and HS. There was a significant group × time interaction (p&lt;0.05) for waist circumference, bioimpedance reactance divided by body height (Xc/H), PA, and HS measures. In addition, only the HIGH group increased Xc/H, PA, and HS after the intervention period (p&lt;0.05), even after adjusting for weight loss and menopausal status. Physical exercise performed three times a week promotes better adaptations in PA and HSwhen compared with the same program performed once a week in obese women.&quot;,&quot;issue&quot;:&quot;4&quot;,&quot;volume&quot;:&quot;17&quot;},&quot;isTemporary&quot;:false},{&quot;id&quot;:&quot;541c98ea-e820-3e80-86a0-e3d055c1f63e&quot;,&quot;itemData&quot;:{&quot;type&quot;:&quot;article-journal&quot;,&quot;id&quot;:&quot;541c98ea-e820-3e80-86a0-e3d055c1f63e&quot;,&quot;title&quot;:&quot;Phase angle associated with different indicators of health-related physical fitness in adults with obesity&quot;,&quot;author&quot;:[{&quot;family&quot;:&quot;Streb&quot;,&quot;given&quot;:&quot;A R&quot;,&quot;parse-names&quot;:false,&quot;dropping-particle&quot;:&quot;&quot;,&quot;non-dropping-particle&quot;:&quot;&quot;},{&quot;family&quot;:&quot;Hansen&quot;,&quot;given&quot;:&quot;F&quot;,&quot;parse-names&quot;:false,&quot;dropping-particle&quot;:&quot;&quot;,&quot;non-dropping-particle&quot;:&quot;&quot;},{&quot;family&quot;:&quot;Gabiatti&quot;,&quot;given&quot;:&quot;M P&quot;,&quot;parse-names&quot;:false,&quot;dropping-particle&quot;:&quot;&quot;,&quot;non-dropping-particle&quot;:&quot;&quot;},{&quot;family&quot;:&quot;Tozetto&quot;,&quot;given&quot;:&quot;W R&quot;,&quot;parse-names&quot;:false,&quot;dropping-particle&quot;:&quot;&quot;,&quot;non-dropping-particle&quot;:&quot;&quot;},{&quot;family&quot;:&quot;Duca&quot;,&quot;given&quot;:&quot;G F&quot;,&quot;parse-names&quot;:false,&quot;dropping-particle&quot;:&quot;&quot;,&quot;non-dropping-particle&quot;:&quot;Del&quot;}],&quot;container-title&quot;:&quot;Physiology and Behavior&quot;,&quot;container-title-short&quot;:&quot;Physiol Behav&quot;,&quot;DOI&quot;:&quot;10.1016/j.physbeh.2020.113104&quot;,&quot;ISSN&quot;:&quot;1873-507X&quot;,&quot;URL&quot;:&quot;https://www.embase.com/search/results?subaction=viewrecord&amp;id=L2007181229&amp;from=export&quot;,&quot;issued&quot;:{&quot;date-parts&quot;:[[2020]]},&quot;publisher-place&quot;:&quot;A.R. Streb, Center of Sports - CDS, Federal University of Santa Catarina, Florianópolis, Santa Catarina, Brazil&quot;,&quot;language&quot;:&quot;English&quot;,&quot;abstract&quot;:&quot;In obese populations, the exacerbated increase in adipose tissue results in a significant reduction of health-related physical fitness and can affect the phase angle (PhA), a promising health indicator of cell health and integrity. The aim of this study was to investigate the association of PhA with health-related physical fitness indicators in obese adults. This cross-sectional study had a non-probabilistic sample and was conducted from April to June 2018. The PhA was obtained by a bioelectrical impedance analysis, and the health-related physical fitness indicators evaluated were percentage of body fat (%BF), lower- and upper-body maximal strength, cardiorespiratory fitness (relative V̇O2peak), and flexibility. Pearson and Spearman´s linear correlations, crude and adjusted linear regression analyses were performed. A total of 69 obese adults (60.8% female; BMI = 33.5 ± 2.8 kg/m2) with a mean age of 34.6 ± 7.1 years were studied. The PhA means were 5.8 (±0.6º) and had an inverse correlation with %BF (r=−0.74; p&lt;0.001) and positive correlation with V̇O2peak (r=0.50; p&lt;0.001), lower- and upper-body maximal strength (r=0.65; r=0.70; p&lt;0.001, respectively). After adjustment, %BF (β=−0.065, adjusted R2=0.53; p&lt;0.001), lower- and upper-body maximal strength (β=0.004; adjusted R2=0.46; p&lt;0.001, and β=0.024; adjusted R2=0.50; p&lt;0.001, respectively) were predictors of PhA. Our results suggest the favorable role of PhA as a clinically viable tool to screen and identify the physical fitness variables and functional status of obese adults.&quot;,&quot;volume&quot;:&quot;225&quot;},&quot;isTemporary&quot;:false},{&quot;id&quot;:&quot;9e3a3ae1-defc-3bde-b516-4a1a19037f73&quot;,&quot;itemData&quot;:{&quot;type&quot;:&quot;article-journal&quot;,&quot;id&quot;:&quot;9e3a3ae1-defc-3bde-b516-4a1a19037f73&quot;,&quot;title&quot;:&quot;Analysis of Body Composition : A Critical Review of the Use of Bioelectrical Impedance Analysis&quot;,&quot;author&quot;:[{&quot;family&quot;:&quot;Mialich&quot;,&quot;given&quot;:&quot;Mirele Savegnago&quot;,&quot;parse-names&quot;:false,&quot;dropping-particle&quot;:&quot;&quot;,&quot;non-dropping-particle&quot;:&quot;&quot;},{&quot;family&quot;:&quot;Maria&quot;,&quot;given&quot;:&quot;Juliana&quot;,&quot;parse-names&quot;:false,&quot;dropping-particle&quot;:&quot;&quot;,&quot;non-dropping-particle&quot;:&quot;&quot;},{&quot;family&quot;:&quot;Sicchieri&quot;,&quot;given&quot;:&quot;Faccioli&quot;,&quot;parse-names&quot;:false,&quot;dropping-particle&quot;:&quot;&quot;,&quot;non-dropping-particle&quot;:&quot;&quot;},{&quot;family&quot;:&quot;Afonso&quot;,&quot;given&quot;:&quot;Alceu&quot;,&quot;parse-names&quot;:false,&quot;dropping-particle&quot;:&quot;&quot;,&quot;non-dropping-particle&quot;:&quot;&quot;},{&quot;family&quot;:&quot;Junior&quot;,&quot;given&quot;:&quot;Jordao&quot;,&quot;parse-names&quot;:false,&quot;dropping-particle&quot;:&quot;&quot;,&quot;non-dropping-particle&quot;:&quot;&quot;}],&quot;container-title&quot;:&quot;International Journal of Clinical Nutrition, 2014, Vol. 2, No. 1, 1-10&quot;,&quot;DOI&quot;:&quot;10.12691/ijcn-2-1-1&quot;,&quot;issued&quot;:{&quot;date-parts&quot;:[[2014]]},&quot;page&quot;:&quot;1-10&quot;,&quot;abstract&quot;:&quot;Bioelectrical impedance analysis (BIA) is a method extensively used in studies assessing body composition, especially in view of the high speed of information processing, as a noninvasive method for generating information through portable, easy to use and relatively inexpensive equipment that estimates the distribution of body fluids in the intra- and intercellular spaces in addition to the body components. This technique consists of the passage of a painless low amplitude electrical current applied through cables connected to electrodes or to conducting surfaces placed in contact with the skin, permitting the measurement of resistance (R) and reactance (Xc). These R and Xc values applied to mathematical equations permit the estimate of the following body compartments: fat mass (FM), fat-free mass (FFM) and total body water (TBW). In this respect, the objective of the present report is to review the main concepts involved in the BIA technique, to describe the types of BIA available, their limitations and applications to clinical practice, especially the monitoring of chronic diseases. After this review, we conclude that BIA is an important instrument for health professionals and that its use can provide safe data about body composition, in addition to complementary data about the clinical course of patients followed up on a medium- and long-term basis.&quot;,&quot;issue&quot;:&quot;1&quot;,&quot;volume&quot;:&quot;2&quot;,&quot;container-title-short&quot;:&quot;&quot;},&quot;isTemporary&quot;:false},{&quot;id&quot;:&quot;2b5ce315-8cd9-3970-b8ae-eef81a34cb89&quot;,&quot;itemData&quot;:{&quot;type&quot;:&quot;article-journal&quot;,&quot;id&quot;:&quot;2b5ce315-8cd9-3970-b8ae-eef81a34cb89&quot;,&quot;title&quot;:&quot;Limits of body composition assessment by bioelectrical impedance analysis (BIA)&quot;,&quot;author&quot;:[{&quot;family&quot;:&quot;Wasyluk&quot;,&quot;given&quot;:&quot;Weronika&quot;,&quot;parse-names&quot;:false,&quot;dropping-particle&quot;:&quot;&quot;,&quot;non-dropping-particle&quot;:&quot;&quot;},{&quot;family&quot;:&quot;Wasyluk&quot;,&quot;given&quot;:&quot;Weronika&quot;,&quot;parse-names&quot;:false,&quot;dropping-particle&quot;:&quot;&quot;,&quot;non-dropping-particle&quot;:&quot;&quot;},{&quot;family&quot;:&quot;Wasyluk&quot;,&quot;given&quot;:&quot;Martyna&quot;,&quot;parse-names&quot;:false,&quot;dropping-particle&quot;:&quot;&quot;,&quot;non-dropping-particle&quot;:&quot;&quot;},{&quot;family&quot;:&quot;Zwolak&quot;,&quot;given&quot;:&quot;Agnieszka&quot;,&quot;parse-names&quot;:false,&quot;dropping-particle&quot;:&quot;&quot;,&quot;non-dropping-particle&quot;:&quot;&quot;},{&quot;family&quot;:&quot;Łuczyk&quot;,&quot;given&quot;:&quot;Robert Jan&quot;,&quot;parse-names&quot;:false,&quot;dropping-particle&quot;:&quot;&quot;,&quot;non-dropping-particle&quot;:&quot;&quot;}],&quot;container-title&quot;:&quot;Journal of Education, Health and Sport&quot;,&quot;ISSN&quot;:&quot;2391-8306&quot;,&quot;URL&quot;:&quot;http://www.ojs.ukw.edu.pl/index.php/johs/article/view/7208&quot;,&quot;issued&quot;:{&quot;date-parts&quot;:[[2019]]},&quot;page&quot;:&quot;35-44&quot;,&quot;abstract&quot;:&quot;Bioelectrical impedance analysis (BIA) is a safe, non-invasive and repeatable method of body composition assessment, based on diversified electrical conduction through the aqueous and fat compartment of the body. The popularity and availability of the BIA study has increased in recent years. The aim of the work is to discuss its limitations, which can be divided into factors affecting the measurement of parameters and contraindications for measurements. The first group includes body structure, obesity and malnutrition, body temperature, intake of fluids and foods, changes in hydration and water and electrolyte balance, physical activity, long-term staying in a supine position, examination procedure and method of placing measuring electrodes. Contraindications include implanted cardiac devices (cardiac pacemaker, implantable cardioverter-defibrillator, resynchronization therapy), metal implants and pregnancy. There is no unambiguous confirmation of the validity of the mentioned contraindications in literature. Knowing the limitations of BIA is important because parts of potential errors can be avoided by properly preparing for the examination and following appropriate procedures during the measurements.&quot;,&quot;issue&quot;:&quot;8&quot;,&quot;volume&quot;:&quot;9&quot;,&quot;container-title-short&quot;:&quot;&quot;},&quot;isTemporary&quot;:false}],&quot;citationTag&quot;:&quot;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quot;},{&quot;citationID&quot;:&quot;MENDELEY_CITATION_72664c2d-ee46-43d0-b045-dc177ec070a6&quot;,&quot;properties&quot;:{&quot;noteIndex&quot;:0},&quot;isEdited&quot;:false,&quot;manualOverride&quot;:{&quot;isManuallyOverridden&quot;:false,&quot;citeprocText&quot;:&quot;(KYLE et al., 2004)&quot;,&quot;manualOverrideText&quot;:&quot;&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Tag&quot;:&quot;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D&quot;:&quot;MENDELEY_CITATION_4755d227-8b0f-440c-ba51-8b2d25a5809a&quot;,&quot;properties&quot;:{&quot;noteIndex&quot;:0},&quot;isEdited&quot;:false,&quot;manualOverride&quot;:{&quot;isManuallyOverridden&quot;:false,&quot;citeprocText&quot;:&quot;(KERR; SLATER; BYRNE, 2017)&quot;,&quot;manualOverrideText&quot;:&quot;&quot;},&quot;citationItems&quot;:[{&quot;id&quot;:&quot;7dcc0a60-59a0-3be6-b39f-3b12b6c6ce06&quot;,&quot;itemData&quot;:{&quot;type&quot;:&quot;article-journal&quot;,&quot;id&quot;:&quot;7dcc0a60-59a0-3be6-b39f-3b12b6c6ce06&quot;,&quot;title&quot;:&quot;Impact of food and fluid intake on technical and biological measurement error in body composition assessment methods in athletes&quot;,&quot;author&quot;:[{&quot;family&quot;:&quot;Kerr&quot;,&quot;given&quot;:&quot;Ava&quot;,&quot;parse-names&quot;:false,&quot;dropping-particle&quot;:&quot;&quot;,&quot;non-dropping-particle&quot;:&quot;&quot;},{&quot;family&quot;:&quot;Slater&quot;,&quot;given&quot;:&quot;Gary J.&quot;,&quot;parse-names&quot;:false,&quot;dropping-particle&quot;:&quot;&quot;,&quot;non-dropping-particle&quot;:&quot;&quot;},{&quot;family&quot;:&quot;Byrne&quot;,&quot;given&quot;:&quot;Nuala&quot;,&quot;parse-names&quot;:false,&quot;dropping-particle&quot;:&quot;&quot;,&quot;non-dropping-particle&quot;:&quot;&quot;}],&quot;container-title&quot;:&quot;British Journal of Nutrition&quot;,&quot;DOI&quot;:&quot;10.1017/S0007114517000551&quot;,&quot;ISSN&quot;:&quot;14752662&quot;,&quot;PMID&quot;:&quot;28382898&quot;,&quot;issued&quot;:{&quot;date-parts&quot;:[[2017]]},&quot;page&quot;:&quot;591-601&quot;,&quot;abstract&quot;:&quot;Two, three and four compartment (2C, 3C and 4C) models of body composition are popular methods to measure fat mass (FM) and fat-free mass (FFM) in athletes. However, the impact of food and fluid intake on measurement error has not been established. The purpose of this study was to evaluate standardised (overnight fasted, rested and hydrated) v. non-standardised (afternoon and non-fasted) presentation on technical and biological error on surface anthropometry (SA), 2C, 3C and 4C models. In thirty-two athletic males, measures of SA, dual-energy X-ray absorptiometry (DXA), bioelectrical impedance spectroscopy (BIS) and air displacement plethysmography (BOD POD) were taken to establish 2C, 3C and 4C models. Tests were conducted after an overnight fast (duplicate), about 7 h later after ad libitum food and fluid intake, and repeated 24 h later before and after ingestion of a specified meal. Magnitudes of changes in the mean and typical errors of measurement were determined. Mean change scores for non-standardised presentation and post meal tests for FM were substantially large in BIS, SA, 3C and 4C models. For FFM, mean change scores for non-standardised conditions produced large changes for BIS, 3C and 4C models, small for DXA, trivial for BOD POD and SA. Models that included a total body water (TBW) value from BIS (3C and 4C) were more sensitive to TBW changes in non-standardised conditions than 2C models. Biological error is minimised in all models with standardised presentation but DXA and BOD POD are acceptable if acute food and fluid intake remains below 500 g.&quot;,&quot;issue&quot;:&quot;4&quot;,&quot;volume&quot;:&quot;117&quot;,&quot;container-title-short&quot;:&quot;&quot;},&quot;isTemporary&quot;:false}],&quot;citationTag&quot;:&quot;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quot;},{&quot;citationID&quot;:&quot;MENDELEY_CITATION_7f444d79-2511-4f88-bfc8-440aad987a93&quot;,&quot;properties&quot;:{&quot;noteIndex&quot;:0},&quot;isEdited&quot;:false,&quot;manualOverride&quot;:{&quot;isManuallyOverridden&quot;:false,&quot;citeprocText&quot;:&quot;(NHANES, 2011)&quot;,&quot;manualOverrideText&quot;:&quot;&quot;},&quot;citationTag&quot;:&quot;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quot;,&quot;citationItems&quot;:[{&quot;id&quot;:&quot;961a14fa-8a92-3b08-a4cb-c09ca14cc3fe&quot;,&quot;itemData&quot;:{&quot;type&quot;:&quot;article-journal&quot;,&quot;id&quot;:&quot;961a14fa-8a92-3b08-a4cb-c09ca14cc3fe&quot;,&quot;title&quot;:&quot;Muscle Strength Procedures Manual&quot;,&quot;author&quot;:[{&quot;family&quot;:&quot;NHANES&quot;,&quot;given&quot;:&quot;CDC&quot;,&quot;parse-names&quot;:false,&quot;dropping-particle&quot;:&quot;&quot;,&quot;non-dropping-particle&quot;:&quot;&quot;}],&quot;issued&quot;:{&quot;date-parts&quot;:[[2011]]},&quot;page&quot;:&quot;40&quot;,&quot;abstract&quot;:&quot;The goals of this component are to provide: (1) nationally representative data on muscle strength; (2) prevalence estimates of persons with poor muscle strength; and (3) data to study the association between muscle strength and other health conditions and risk factors, such as obesity, cardiovascular disease, diabetes, hypertension, and activity and dietary patterns. One of the most common methods of measuring muscle strength is the isometric grip strength test. We will measure isometric grip strength using a handgrip dynamometer. The participant will be asked to squeeze the dynamometer as hard as possible with each of his or her hands in a standing position. 1-1&quot;,&quot;issue&quot;:&quot;April&quot;,&quot;container-title-short&quot;:&quot;&quot;},&quot;isTemporary&quot;:false}]},{&quot;citationID&quot;:&quot;MENDELEY_CITATION_8a9fd641-973f-41fa-8b31-f04fa7b89e63&quot;,&quot;properties&quot;:{&quot;noteIndex&quot;:0},&quot;isEdited&quot;:false,&quot;manualOverride&quot;:{&quot;isManuallyOverridden&quot;:false,&quot;citeprocText&quot;:&quot;(SLATER et al., 2010)&quot;,&quot;manualOverrideText&quot;:&quot;&quot;},&quot;citationTag&quot;:&quot;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quot;,&quot;citationItems&quot;:[{&quot;id&quot;:&quot;963b1d87-fc12-3eb4-9750-cf0fe54969d0&quot;,&quot;itemData&quot;:{&quot;type&quot;:&quot;article-journal&quot;,&quot;id&quot;:&quot;963b1d87-fc12-3eb4-9750-cf0fe54969d0&quot;,&quot;title&quot;:&quot;Validation of a food frequency questionnaire to assess the consumption of carotenoids, fruits and vegetables among adolescents: the method of triads&quot;,&quot;author&quot;:[{&quot;family&quot;:&quot;Slater&quot;,&quot;given&quot;:&quot;Betzabeth&quot;,&quot;parse-names&quot;:false,&quot;dropping-particle&quot;:&quot;&quot;,&quot;non-dropping-particle&quot;:&quot;&quot;},{&quot;family&quot;:&quot;Enes&quot;,&quot;given&quot;:&quot;Carla Cristina&quot;,&quot;parse-names&quot;:false,&quot;dropping-particle&quot;:&quot;&quot;,&quot;non-dropping-particle&quot;:&quot;&quot;},{&quot;family&quot;:&quot;López&quot;,&quot;given&quot;:&quot;Rossana Verónica Mendoza&quot;,&quot;parse-names&quot;:false,&quot;dropping-particle&quot;:&quot;&quot;,&quot;non-dropping-particle&quot;:&quot;&quot;},{&quot;family&quot;:&quot;Damasceno&quot;,&quot;given&quot;:&quot;Nágila Raquel Teixeira&quot;,&quot;parse-names&quot;:false,&quot;dropping-particle&quot;:&quot;&quot;,&quot;non-dropping-particle&quot;:&quot;&quot;},{&quot;family&quot;:&quot;Voci&quot;,&quot;given&quot;:&quot;Silvia Maria&quot;,&quot;parse-names&quot;:false,&quot;dropping-particle&quot;:&quot;&quot;,&quot;non-dropping-particle&quot;:&quot;&quot;}],&quot;container-title&quot;:&quot;Cadernos de Saúde Pública&quot;,&quot;container-title-short&quot;:&quot;Cad Saude Publica&quot;,&quot;DOI&quot;:&quot;10.1590/s0102-311x2010001100010&quot;,&quot;issued&quot;:{&quot;date-parts&quot;:[[2010]]},&quot;page&quot;:&quot;2090-2100&quot;,&quot;abstract&quot;:&quot;The aim of this study was to validate the intake of carotenoids, fruits and vegetables estimated by the Food Frequency Questionnaire for Adolescents (FFQA) using the method of triads. Blood samples were collected from 80 elementary school adolescents to assess serum levels of β-carotene. Partial correlation coefficients (r) were calculated between an estimated intake of carotenoids, fruits and vegetables and the serum levels of β-carotene. Validity coefficients were calculated using the method of triads. With the exception of carotenoids, partial r from the food frequency questionnaire (FFQ) were greater than those of the 24-hour recall (24hR). The fruit/vegetable group showed the highest partial r for the FFQ (r = 0.235) and the 24hR (r = 0.137). The highest validity coefficient was obtained for the vegetable group, as assessed by the FFQ (r = 0.873). On average, the validity coefficient values for the FFQ were greater than those obtained for the 24hR or the β-carotene serum levels. The FFQA is an accurate tool for estimating the intake of carotenoids, fruits and vegetables in this population group.O objetivo do estudo foi validar a ingestão de carotenóides, frutas e hortaliças estimada pelo Questionário de Frequência Alimentar para Adolescentes (QFAA) utilizando o método das tríades. Foram coletadas amostras sanguíneas de 80 adolescentes de uma escola de Ensino Fundamental para análise do b-caroteno plasmático. Coeficientes de correlação (r) parciais foram obtidos entre a ingestão de carotenóides, frutas e hortaliças e o b-caroteno plasmático. Os coeficientes de validade foram estimados a partir do método das tríades. O QFA apresentou valores de r parcial superiores ao recordatório alimentar de 24 horas (R24h), exceto para carotenóides. O grupo das frutas/hortaliças apresentou os maiores valores de r parciais tanto para o questionário de frequência alimentar (QFA) (r = 0,235) quanto para R24h (r = 0,137). O maior coeficiente de validade foi o do grupo de hortaliças avaliado pelo QFA (r = 0,873). Os valores de coeficiente de validade observados para o QFA foram em média superiores aos obtidos para R24h e b-caroteno plasmático. O QFAA é um instrumento com boa acurácia para estimar o consumo de carotenóides, frutas e hortaliças nesse grupo populacional.&quot;,&quot;issue&quot;:&quot;11&quot;,&quot;volume&quot;:&quot;26&quot;},&quot;isTemporary&quot;:false}]},{&quot;citationID&quot;:&quot;MENDELEY_CITATION_a0f35381-b3bd-4ad3-b526-918951d08549&quot;,&quot;properties&quot;:{&quot;noteIndex&quot;:0},&quot;isEdited&quot;:false,&quot;manualOverride&quot;:{&quot;isManuallyOverridden&quot;:false,&quot;citeprocText&quot;:&quot;(FISBERG; MARCHIONI; COLUCCI, 2009)&quot;,&quot;manualOverrideText&quot;:&quot;&quot;},&quot;citationTag&quot;:&quot;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quot;,&quot;citationItems&quot;:[{&quot;id&quot;:&quot;89f4d8d3-7627-3a29-a6e7-b59dd4fad6b3&quot;,&quot;itemData&quot;:{&quot;type&quot;:&quot;article-journal&quot;,&quot;id&quot;:&quot;89f4d8d3-7627-3a29-a6e7-b59dd4fad6b3&quot;,&quot;title&quot;:&quot;Avaliação do consumo alimentar e da ingestão de nutrientes na prática clínica&quot;,&quot;author&quot;:[{&quot;family&quot;:&quot;Fisberg&quot;,&quot;given&quot;:&quot;Regina Mara&quot;,&quot;parse-names&quot;:false,&quot;dropping-particle&quot;:&quot;&quot;,&quot;non-dropping-particle&quot;:&quot;&quot;},{&quot;family&quot;:&quot;Marchioni&quot;,&quot;given&quot;:&quot;Dirce Maria Lobo&quot;,&quot;parse-names&quot;:false,&quot;dropping-particle&quot;:&quot;&quot;,&quot;non-dropping-particle&quot;:&quot;&quot;},{&quot;family&quot;:&quot;Colucci&quot;,&quot;given&quot;:&quot;Ana Carolina Almada&quot;,&quot;parse-names&quot;:false,&quot;dropping-particle&quot;:&quot;&quot;,&quot;non-dropping-particle&quot;:&quot;&quot;}],&quot;container-title&quot;:&quot;Arquivos Brasileiros de Endocrinologia &amp; Metabologia&quot;,&quot;DOI&quot;:&quot;10.1590/s0004-27302009000500014&quot;,&quot;issued&quot;:{&quot;date-parts&quot;:[[2009]]},&quot;page&quot;:&quot;617-624&quot;,&quot;abstract&quot;:&quot;A avaliação do consumo alimentar na prática clínica é realizada com a finalidade de fornecer subsídios para o desenvolvimento e a implantação de planos nutricionais. Fatores como condições do estado geral do indivíduo/paciente, evolução da condição clínica e os motivos pelos quais o indivíduo necessita de orientação nutricional direcionam a escolha do método de avaliação do consumo alimentar. O método escolhido deve fornecer informações que permitam ao profissional orientar uma alimentação que vise promover a saúde, prevenir outras intercorrências e adequar o estado nutricional do paciente. Apesar de a literatura nacional disponibilizar informações abrangentes sobre métodos e técnicas para estimativa do consumo alimentar, o ambiente de atuação profissional ainda está permeado de dúvidas a respeito dos métodos mais adequados para essa avaliação na prática diária. O presente artigo se propôs a apresentar uma análise crítica, no contexto da aplicabilidade clínica, dos métodos disponíveis de inquéritos alimentares e suas características.The assessment of food consumption in clinical practice is often carried out to develop and implement nutritional advice. Factors as the patient health conditions, the evolution of his/her clinical condition as well as the reasons that motivated the search for advice will guide the selection of the best method of assessment of food consumption or nutrient intake to employ. The chosen method might drive the professional to offer a food plan that aims to promote health, to prevent illness, and to alter the nutritional state of the patient. Despite the easily available national literature on methods and techniques to estimate food consumption, it is not uncommon that professionals still have doubts about what methods are the most appropriated in daily practice. This study aimed to present a critical analysis, taking into account the clinical applicability, of the food assessment methods and its characteristics.&quot;,&quot;issue&quot;:&quot;5&quot;,&quot;volume&quot;:&quot;53&quot;,&quot;container-title-short&quot;:&quot;&quot;},&quot;isTemporary&quot;:false}]},{&quot;citationID&quot;:&quot;MENDELEY_CITATION_ffaeebf8-7d08-44bd-8c29-04d7ab32741f&quot;,&quot;properties&quot;:{&quot;noteIndex&quot;:0},&quot;isEdited&quot;:false,&quot;manualOverride&quot;:{&quot;isManuallyOverridden&quot;:false,&quot;citeprocText&quot;:&quot;(ESCOTT-STUMP, 2015)&quot;,&quot;manualOverrideText&quot;:&quot;&quot;},&quot;citationTag&quot;:&quot;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quot;,&quot;citationItems&quot;:[{&quot;id&quot;:&quot;9fa8e2fe-fa1a-3c7d-a9ee-1f45724bec99&quot;,&quot;itemData&quot;:{&quot;type&quot;:&quot;book&quot;,&quot;id&quot;:&quot;9fa8e2fe-fa1a-3c7d-a9ee-1f45724bec99&quot;,&quot;title&quot;:&quot;Nutrition and Diagnosis - Related Care&quot;,&quot;author&quot;:[{&quot;family&quot;:&quot;Escott-Stump&quot;,&quot;given&quot;:&quot;Sylvia&quot;,&quot;parse-names&quot;:false,&quot;dropping-particle&quot;:&quot;&quot;,&quot;non-dropping-particle&quot;:&quot;&quot;}],&quot;ISBN&quot;:&quot;145119532X&quot;,&quot;issued&quot;:{&quot;date-parts&quot;:[[2015]]},&quot;number-of-pages&quot;:&quot;1064&quot;,&quot;edition&quot;:&quot;Eighth&quot;,&quot;publisher&quot;:&quot;LWW&quot;,&quot;container-title-short&quot;:&quot;&quot;},&quot;isTemporary&quot;:false}]},{&quot;citationID&quot;:&quot;MENDELEY_CITATION_74b057f0-2823-4dda-8929-3911967f3036&quot;,&quot;properties&quot;:{&quot;noteIndex&quot;:0},&quot;isEdited&quot;:false,&quot;manualOverride&quot;:{&quot;isManuallyOverridden&quot;:false,&quot;citeprocText&quot;:&quot;(BENCHIMOL, 2016)&quot;,&quot;manualOverrideText&quot;:&quot;&quot;},&quot;citationTag&quot;:&quot;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quot;,&quot;citationItems&quot;:[{&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3709463b-5ba2-41f1-aeb8-a74457e1389a&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0db3fbeb-8c41-446a-bfec-5a4a06888372&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17f8b095-c222-40e3-9cee-b1ef327384fb&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c28b1b2e-1582-490d-bdc4-6718b7499b50&quot;,&quot;properties&quot;:{&quot;noteIndex&quot;:0},&quot;isEdited&quot;:false,&quot;manualOverride&quot;:{&quot;isManuallyOverridden&quot;:false,&quot;citeprocText&quot;:&quot;(FLECK, [s.d.])&quot;,&quot;manualOverrideText&quot;:&quot;&quot;},&quot;citationTag&quot;:&quot;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quot;,&quot;citationItems&quot;:[{&quot;id&quot;:&quot;92c13283-e641-3d45-906f-78fdb2f937c5&quot;,&quot;itemData&quot;:{&quot;type&quot;:&quot;article-journal&quot;,&quot;id&quot;:&quot;92c13283-e641-3d45-906f-78fdb2f937c5&quot;,&quot;title&quot;:&quot;WHOQOL - ABREVIADO&quot;,&quot;author&quot;:[{&quot;family&quot;:&quot;Fleck&quot;,&quot;given&quot;:&quot;Marcelo Pio de Almeida&quot;,&quot;parse-names&quot;:false,&quot;dropping-particle&quot;:&quot;&quot;,&quot;non-dropping-particle&quot;:&quot;&quot;}],&quot;page&quot;:&quot;1-4&quot;,&quot;container-title-short&quot;:&quot;&quot;},&quot;isTemporary&quot;:false}]},{&quot;citationID&quot;:&quot;MENDELEY_CITATION_495f0422-f51c-47e5-815a-713511a3c24a&quot;,&quot;properties&quot;:{&quot;noteIndex&quot;:0},&quot;isEdited&quot;:false,&quot;manualOverride&quot;:{&quot;isManuallyOverridden&quot;:false,&quot;citeprocText&quot;:&quot;(WHO, 2012)&quot;,&quot;manualOverrideText&quot;:&quot;&quot;},&quot;citationTag&quot;:&quot;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2a9dc49e-c366-4a19-9e09-ad22555348c8&quot;,&quot;properties&quot;:{&quot;noteIndex&quot;:0},&quot;isEdited&quot;:false,&quot;manualOverride&quot;:{&quot;isManuallyOverridden&quot;:false,&quot;citeprocText&quot;:&quot;(HWANG et al., 2003)&quot;,&quot;manualOverrideText&quot;:&quot;&quot;},&quot;citationTag&quot;:&quot;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quot;,&quot;citationItems&quot;:[{&quot;id&quot;:&quot;52ce93a9-09af-38fa-9456-06ba2852032e&quot;,&quot;itemData&quot;:{&quot;type&quot;:&quot;article-journal&quot;,&quot;id&quot;:&quot;52ce93a9-09af-38fa-9456-06ba2852032e&quot;,&quot;title&quot;:&quot;Suitability of the WHOQOL-BREF for community-dwelling older people in Taiwan&quot;,&quot;author&quot;:[{&quot;family&quot;:&quot;Hwang&quot;,&quot;given&quot;:&quot;Hei Fen&quot;,&quot;parse-names&quot;:false,&quot;dropping-particle&quot;:&quot;&quot;,&quot;non-dropping-particle&quot;:&quot;&quot;},{&quot;family&quot;:&quot;Liang&quot;,&quot;given&quot;:&quot;Wen Miin&quot;,&quot;parse-names&quot;:false,&quot;dropping-particle&quot;:&quot;&quot;,&quot;non-dropping-particle&quot;:&quot;&quot;},{&quot;family&quot;:&quot;Chiu&quot;,&quot;given&quot;:&quot;Yun Ning&quot;,&quot;parse-names&quot;:false,&quot;dropping-particle&quot;:&quot;&quot;,&quot;non-dropping-particle&quot;:&quot;&quot;},{&quot;family&quot;:&quot;Lin&quot;,&quot;given&quot;:&quot;Mau Roung&quot;,&quot;parse-names&quot;:false,&quot;dropping-particle&quot;:&quot;&quot;,&quot;non-dropping-particle&quot;:&quot;&quot;}],&quot;container-title&quot;:&quot;Age and Ageing&quot;,&quot;container-title-short&quot;:&quot;Age Ageing&quot;,&quot;DOI&quot;:&quot;10.1093/ageing/afg102&quot;,&quot;ISSN&quot;:&quot;00020729&quot;,&quot;PMID&quot;:&quot;14599999&quot;,&quot;issued&quot;:{&quot;date-parts&quot;:[[2003]]},&quot;page&quot;:&quot;593-600&quot;,&quot;abstract&quot;:&quot;Background: While life expectancy among older people has been lengthened due to improved public health and medical interventions, the importance of health-related quality of life in later life has also increased. However, the application of a generic health-related quality of life measure for older people needs to be carefully validated. Objective: To evaluate the practicality, reliability, validity, and responsiveness of the use of the brief version of the World Health Organization Quality of Life for people aged 65 years or older. Design: A prospective study. Methods: For a baseline assessment, 1200 community-dwelling older people living in Shin-Sher Township of Taichung County, Taiwan, completed the brief version of World Health Organization Quality of Life at their residences either by themselves or with the assistance of an interviewer. Furthermore, score changes in each health-related quality of life domain after a fall were followed up for assessing its responsiveness. Results: The average length of time required to complete the questionnaire was short (10.6 minutes for self-administration and 15.3 minutes for personal interview), and the score distribution in each domain was symmetrical with no floor or ceiling effect. Furthermore, all domain scores indicated excellent discriminant validity, construct validity, and responsiveness as well as good internal consistency and intra- and inter-observer test-retest reliabilities. Nevertheless, two items related to work capacity and sexual activity had higher missing values (4.5% and 16.5%) and poor interobserver test-retest reliabilities (0.43 and 0.20). Suggested modifications to the two items for older people are discussed. Conclusion: With a few modifications, the brief World Health Organization Quality of Life is a suitable health-related quality of life instrument for older people.&quot;,&quot;issue&quot;:&quot;6&quot;,&quot;volume&quot;:&quot;32&quot;},&quot;isTemporary&quot;:false}]},{&quot;citationID&quot;:&quot;MENDELEY_CITATION_527fd1c6-c7e9-45a0-ad03-c21a94a6c430&quot;,&quot;properties&quot;:{&quot;noteIndex&quot;:0},&quot;isEdited&quot;:false,&quot;manualOverride&quot;:{&quot;isManuallyOverridden&quot;:false,&quot;citeprocText&quot;:&quot;(WHO, 2012)&quot;,&quot;manualOverrideText&quot;:&quot;&quot;},&quot;citationTag&quot;:&quot;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83a05e6-91ef-4bbd-94d8-eb971a722642&quot;,&quot;properties&quot;:{&quot;noteIndex&quot;:0},&quot;isEdited&quot;:false,&quot;manualOverride&quot;:{&quot;isManuallyOverridden&quot;:false,&quot;citeprocText&quot;:&quot;(GOLIGHTLY et al., [s.d.])&quot;,&quot;manualOverrideText&quot;:&quot;&quot;},&quot;citationTag&quot;:&quot;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quot;,&quot;citationItems&quot;:[{&quot;id&quot;:&quot;3477f0ee-7af2-38b5-869d-7c83d3259040&quot;,&quot;itemData&quot;:{&quot;type&quot;:&quot;article-journal&quot;,&quot;id&quot;:&quot;3477f0ee-7af2-38b5-869d-7c83d3259040&quot;,&quot;title&quot;:&quot;www.cdc.gov/pcd/issues/2017/17_0030.htm Preventing Chronic Disease&quot;,&quot;author&quot;:[{&quot;family&quot;:&quot;Golightly&quot;,&quot;given&quot;:&quot;Yvonne M&quot;,&quot;parse-names&quot;:false,&quot;dropping-particle&quot;:&quot;&quot;,&quot;non-dropping-particle&quot;:&quot;&quot;},{&quot;family&quot;:&quot;Allen&quot;,&quot;given&quot;:&quot;Kelli D&quot;,&quot;parse-names&quot;:false,&quot;dropping-particle&quot;:&quot;&quot;,&quot;non-dropping-particle&quot;:&quot;&quot;},{&quot;family&quot;:&quot;Ambrose&quot;,&quot;given&quot;:&quot;Kirsten R&quot;,&quot;parse-names&quot;:false,&quot;dropping-particle&quot;:&quot;&quot;,&quot;non-dropping-particle&quot;:&quot;&quot;},{&quot;family&quot;:&quot;Stiller&quot;,&quot;given&quot;:&quot;Jamie L&quot;,&quot;parse-names&quot;:false,&quot;dropping-particle&quot;:&quot;&quot;,&quot;non-dropping-particle&quot;:&quot;&quot;},{&quot;family&quot;:&quot;Evenson&quot;,&quot;given&quot;:&quot;Kelly R&quot;,&quot;parse-names&quot;:false,&quot;dropping-particle&quot;:&quot;&quot;,&quot;non-dropping-particle&quot;:&quot;&quot;},{&quot;family&quot;:&quot;Voisin&quot;,&quot;given&quot;:&quot;Christiane&quot;,&quot;parse-names&quot;:false,&quot;dropping-particle&quot;:&quot;&quot;,&quot;non-dropping-particle&quot;:&quot;&quot;},{&quot;family&quot;:&quot;Hootman&quot;,&quot;given&quot;:&quot;Jennifer M&quot;,&quot;parse-names&quot;:false,&quot;dropping-particle&quot;:&quot;&quot;,&quot;non-dropping-particle&quot;:&quot;&quot;},{&quot;family&quot;:&quot;Leigh&quot;,&quot;given&quot;:&quot;;&quot;,&quot;parse-names&quot;:false,&quot;dropping-particle&quot;:&quot;&quot;,&quot;non-dropping-particle&quot;:&quot;&quot;},{&quot;family&quot;:&quot;Callahan&quot;,&quot;given&quot;:&quot;F&quot;,&quot;parse-names&quot;:false,&quot;dropping-particle&quot;:&quot;&quot;,&quot;non-dropping-particle&quot;:&quot;&quot;}],&quot;DOI&quot;:&quot;10.5888/pcd14.170030&quot;,&quot;URL&quot;:&quot;www.cdc.gov/pcd/issues/2017/17_0030.htm&quot;,&quot;abstract&quot;:&quot;Introduction&quot;,&quot;container-title-short&quot;:&quot;&quot;},&quot;isTemporary&quot;:false}]},{&quot;citationID&quot;:&quot;MENDELEY_CITATION_82649362-25f3-4bf1-836d-9440d1047871&quot;,&quot;properties&quot;:{&quot;noteIndex&quot;:0},&quot;isEdited&quot;:false,&quot;manualOverride&quot;:{&quot;isManuallyOverridden&quot;:false,&quot;citeprocText&quot;:&quot;(COLEMAN et al., 2012)&quot;,&quot;manualOverrideText&quot;:&quot;&quot;},&quot;citationTag&quot;:&quot;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quot;,&quot;citationItems&quot;:[{&quot;id&quot;:&quot;e83691f5-9d61-37d3-81c1-267d8494d9c9&quot;,&quot;itemData&quot;:{&quot;type&quot;:&quot;article-journal&quot;,&quot;id&quot;:&quot;e83691f5-9d61-37d3-81c1-267d8494d9c9&quot;,&quot;title&quot;:&quot;Initial validation of an exercise \&quot;vital sign\&quot; in electronic medical records&quot;,&quot;author&quot;:[{&quot;family&quot;:&quot;Coleman&quot;,&quot;given&quot;:&quot;Karen Jacqueline&quot;,&quot;parse-names&quot;:false,&quot;dropping-particle&quot;:&quot;&quot;,&quot;non-dropping-particle&quot;:&quot;&quot;},{&quot;family&quot;:&quot;Ngor&quot;,&quot;given&quot;:&quot;Eunis&quot;,&quot;parse-names&quot;:false,&quot;dropping-particle&quot;:&quot;&quot;,&quot;non-dropping-particle&quot;:&quot;&quot;},{&quot;family&quot;:&quot;Reynolds&quot;,&quot;given&quot;:&quot;Kristi&quot;,&quot;parse-names&quot;:false,&quot;dropping-particle&quot;:&quot;&quot;,&quot;non-dropping-particle&quot;:&quot;&quot;},{&quot;family&quot;:&quot;Quinn&quot;,&quot;given&quot;:&quot;Virginia P.&quot;,&quot;parse-names&quot;:false,&quot;dropping-particle&quot;:&quot;&quot;,&quot;non-dropping-particle&quot;:&quot;&quot;},{&quot;family&quot;:&quot;Koebnick&quot;,&quot;given&quot;:&quot;Corinna&quot;,&quot;parse-names&quot;:false,&quot;dropping-particle&quot;:&quot;&quot;,&quot;non-dropping-particle&quot;:&quot;&quot;},{&quot;family&quot;:&quot;Young&quot;,&quot;given&quot;:&quot;Deborah Rohm&quot;,&quot;parse-names&quot;:false,&quot;dropping-particle&quot;:&quot;&quot;,&quot;non-dropping-particle&quot;:&quot;&quot;},{&quot;family&quot;:&quot;Sternfeld&quot;,&quot;given&quot;:&quot;Barbara&quot;,&quot;parse-names&quot;:false,&quot;dropping-particle&quot;:&quot;&quot;,&quot;non-dropping-particle&quot;:&quot;&quot;},{&quot;family&quot;:&quot;Sallis&quot;,&quot;given&quot;:&quot;Robert E.&quot;,&quot;parse-names&quot;:false,&quot;dropping-particle&quot;:&quot;&quot;,&quot;non-dropping-particle&quot;:&quot;&quot;}],&quot;container-title&quot;:&quot;Medicine and Science in Sports and Exercise&quot;,&quot;container-title-short&quot;:&quot;Med Sci Sports Exerc&quot;,&quot;accessed&quot;:{&quot;date-parts&quot;:[[2022,9,22]]},&quot;DOI&quot;:&quot;10.1249/MSS.0B013E3182630EC1&quot;,&quot;ISSN&quot;:&quot;01959131&quot;,&quot;PMID&quot;:&quot;22688832&quot;,&quot;URL&quot;:&quot;https://journals.lww.com/acsm-msse/Fulltext/2012/11000/Initial_Validation_of_an_Exercise__Vital_Sign__in.4.aspx&quot;,&quot;issued&quot;:{&quot;date-parts&quot;:[[2012,11]]},&quot;page&quot;:&quot;2071-2076&quot;,&quot;abstract&quot;:&quot;PURPOSE: The objective of this study is to describe the face and discriminant validity of an exercise vital sign (EVS) for use in an outpatient electronic medical record. Methods: Eligible patients were 1,793,385 adults 18 yr and older who were members of a large health care system in Southern California. To determine face validity, median total self-reported minutes per week of exercise as measured by the EVS were compared with findings from national population-based surveys. To determine discriminant validity, multivariate Poisson regression models with robust variance estimation were used to examine the ability of the EVS to discriminate between groups of patients with differing physical activity (PA) levels on the basis of demographics and health status. Results: After 1.5 yr of implementation, 86% (1,537,798) of all eligible patients had an EVS in their electronic medical record. Overall, 36.3% of patients were completely inactive (0 min of exercise per week), 33.3% were insufficiently active (more than 0 but less than 150 min•wk), and 30.4% were sufficiently active (150 min or more per week). As compared with national population-based surveys, patient reports of PA were lower but followed similar patterns. As hypothesized, patients who were older, obese, of a racial/ethnic minority, and had higher disease burdens were more likely to be inactive, suggesting that the EVS has discriminant validity. ConclusionS: We found that the EVS has good face and discriminant validity and may provide more conservative estimates of PA behavior when compared with national surveys. The EVS has the potential to provide information about the relationship between exercise and health care use, cost, and chronic disease that has not been previously available at the population level. Copyright © 2012 by the American College of Sports Medicine.&quot;,&quot;issue&quot;:&quot;11&quot;,&quot;volume&quot;:&quot;44&quot;},&quot;isTemporary&quot;:false}]},{&quot;citationID&quot;:&quot;MENDELEY_CITATION_00fa256b-58d3-4806-a3ab-882f06b6c814&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21f2a259-ee42-4053-8582-5b2b960a1b0e&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41b9d7ca-171f-47a3-b496-c2f9c8a58bbf&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da6ad9b2-1fd2-4dcb-ba8c-faa61acec019&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3b44a4ea-3d30-4983-8d5f-3ff251332838&quot;,&quot;properties&quot;:{&quot;noteIndex&quot;:0},&quot;isEdited&quot;:false,&quot;manualOverride&quot;:{&quot;isManuallyOverridden&quot;:false,&quot;citeprocText&quot;:&quot;(LOVIBOND, 1995)&quot;,&quot;manualOverrideText&quot;:&quot;&quot;},&quot;citationTag&quot;:&quot;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e45257a0-0737-43d6-8003-c19b22b9ce92&quot;,&quot;properties&quot;:{&quot;noteIndex&quot;:0},&quot;isEdited&quot;:false,&quot;manualOverride&quot;:{&quot;isManuallyOverridden&quot;:false,&quot;citeprocText&quot;:&quot;(VIGNOLA, R.C.B. &amp;#38; TUCCI, 2015)&quot;,&quot;manualOverrideText&quot;:&quot;&quot;},&quot;citationTag&quot;:&quot;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quot;,&quot;citationItems&quot;:[{&quot;id&quot;:&quot;0049e820-5b4b-393c-a78e-71165ac729bd&quot;,&quot;itemData&quot;:{&quot;type&quot;:&quot;article-journal&quot;,&quot;id&quot;:&quot;0049e820-5b4b-393c-a78e-71165ac729bd&quot;,&quot;title&quot;:&quot;DASS – 21 Versão traduzida e validada para o português do Brasil&quot;,&quot;author&quot;:[{&quot;family&quot;:&quot;Vignola, R.C.B. &amp; Tucci&quot;,&quot;given&quot;:&quot;A.M.&quot;,&quot;parse-names&quot;:false,&quot;dropping-particle&quot;:&quot;&quot;,&quot;non-dropping-particle&quot;:&quot;&quot;}],&quot;ISBN&quot;:&quot;4418425187&quot;,&quot;issued&quot;:{&quot;date-parts&quot;:[[2015]]},&quot;page&quot;:&quot;11015&quot;,&quot;issue&quot;:&quot;13&quot;,&quot;container-title-short&quot;:&quot;&quot;},&quot;isTemporary&quot;:false}]},{&quot;citationID&quot;:&quot;MENDELEY_CITATION_61a6fcb1-ff59-441e-a882-4343007cb0d9&quot;,&quot;properties&quot;:{&quot;noteIndex&quot;:0},&quot;isEdited&quot;:false,&quot;manualOverride&quot;:{&quot;isManuallyOverridden&quot;:false,&quot;citeprocText&quot;:&quot;(PARKITNY; MCAULEY, 2010)&quot;,&quot;manualOverrideText&quot;:&quot;&quot;},&quot;citationTag&quot;:&quot;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quot;,&quot;citationItems&quot;:[{&quot;id&quot;:&quot;79db632c-8b41-374e-9b33-dba99a11fb1c&quot;,&quot;itemData&quot;:{&quot;type&quot;:&quot;article-journal&quot;,&quot;id&quot;:&quot;79db632c-8b41-374e-9b33-dba99a11fb1c&quot;,&quot;title&quot;:&quot;The depression anxiety stress scale (DASS)&quot;,&quot;author&quot;:[{&quot;family&quot;:&quot;Parkitny&quot;,&quot;given&quot;:&quot;Luke&quot;,&quot;parse-names&quot;:false,&quot;dropping-particle&quot;:&quot;&quot;,&quot;non-dropping-particle&quot;:&quot;&quot;},{&quot;family&quot;:&quot;McAuley&quot;,&quot;given&quot;:&quot;James&quot;,&quot;parse-names&quot;:false,&quot;dropping-particle&quot;:&quot;&quot;,&quot;non-dropping-particle&quot;:&quot;&quot;}],&quot;container-title&quot;:&quot;Journal of Physiotherapy&quot;,&quot;DOI&quot;:&quot;10.1016/s1836-9553(10)70030-8&quot;,&quot;ISSN&quot;:&quot;18369561&quot;,&quot;PMID&quot;:&quot;20795931&quot;,&quot;URL&quot;:&quot;http://dx.doi.org/10.1016/S1836-9553(10)70030-8&quot;,&quot;issued&quot;:{&quot;date-parts&quot;:[[2010]]},&quot;page&quot;:&quot;204&quot;,&quot;publisher&quot;:&quot;Elsevier&quot;,&quot;issue&quot;:&quot;2&quot;,&quot;volume&quot;:&quot;56&quot;,&quot;container-title-short&quot;:&quot;J Physiother&quot;},&quot;isTemporary&quot;:false}]},{&quot;citationID&quot;:&quot;MENDELEY_CITATION_9ae6430f-ecdd-47ac-82d8-5b679f347d58&quot;,&quot;properties&quot;:{&quot;noteIndex&quot;:0},&quot;isEdited&quot;:false,&quot;manualOverride&quot;:{&quot;isManuallyOverridden&quot;:false,&quot;citeprocText&quot;:&quot;(APÓSTOLO; MENDES; AZEREDO, 2006)&quot;,&quot;manualOverrideText&quot;:&quot;&quot;},&quot;citationTag&quot;:&quot;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quot;,&quot;citationItems&quot;:[{&quot;id&quot;:&quot;aa9fc756-5221-392d-86f5-4e69ad47ffd7&quot;,&quot;itemData&quot;:{&quot;type&quot;:&quot;article-journal&quot;,&quot;id&quot;:&quot;aa9fc756-5221-392d-86f5-4e69ad47ffd7&quot;,&quot;title&quot;:&quot;Adaptação para a Língua Portuguesa da Depression , Anxiety And Stress Scale (DASS)&quot;,&quot;author&quot;:[{&quot;family&quot;:&quot;Apóstolo&quot;,&quot;given&quot;:&quot;João Luís Alves&quot;,&quot;parse-names&quot;:false,&quot;dropping-particle&quot;:&quot;&quot;,&quot;non-dropping-particle&quot;:&quot;&quot;},{&quot;family&quot;:&quot;Mendes&quot;,&quot;given&quot;:&quot;Aida Cruz&quot;,&quot;parse-names&quot;:false,&quot;dropping-particle&quot;:&quot;&quot;,&quot;non-dropping-particle&quot;:&quot;&quot;},{&quot;family&quot;:&quot;Azeredo&quot;,&quot;given&quot;:&quot;Zaida Aguiar&quot;,&quot;parse-names&quot;:false,&quot;dropping-particle&quot;:&quot;&quot;,&quot;non-dropping-particle&quot;:&quot;&quot;}],&quot;container-title&quot;:&quot;Revista Latino Americana de Enfermagem&quot;,&quot;issued&quot;:{&quot;date-parts&quot;:[[2006]]},&quot;page&quot;:&quot;1-9&quot;,&quot;abstract&quot;:&quot;Objetivo: adaptar para a língua Portuguesa, de Portugal, a Depression, Anxiety and Stress Scale, versão curta de 21 itens (DASS-21), que permite avaliar depressão, ansiedade e estresse. Método: Após ter sido traduzida e retrovertida, com a ajuda de peritos, a DASS-21 foi administrada a doentes em consulta externa de psiquiatria (N=101), e foi avaliada a consistência interna, a validade de construto e a validade concorrente. Resultados: As propriedades da DASS-21 atestam a sua qualidade para avaliar estados emocionais. O instrumento revelou boa consistência interna. A análise fatorial mostra que a estrutura de dois fatores é mais ajustada. O primeiro fator agrupa a maioria dos itens que teoricamente avaliam ansiedade e estresse e o segundo agrupa a maioria dos itens que avaliam depressão, explicando no seu conjunto 58,54% da variância total. A forte correlação positiva entre a DASS-21 e a HAD confirma a hipótese relativa à validade de critério, sendo no entanto reveladas fragilidades relativamente à divergência entre construtos teoricamente diferentes.&quot;,&quot;issue&quot;:&quot;6&quot;,&quot;volume&quot;:&quot;14&quot;,&quot;container-title-short&quot;:&quot;&quot;},&quot;isTemporary&quot;:false}]},{&quot;citationID&quot;:&quot;MENDELEY_CITATION_653426b6-b326-4314-90e5-abfe6b58122e&quot;,&quot;properties&quot;:{&quot;noteIndex&quot;:0},&quot;isEdited&quot;:false,&quot;manualOverride&quot;:{&quot;isManuallyOverridden&quot;:true,&quot;citeprocText&quot;:&quot;(LOVIBOND, S.H., LOVIBOND, 2004)&quot;,&quot;manualOverrideText&quot;:&quot;LOVIBOND, S.H., LOVIBOND, 2004&quot;},&quot;citationTag&quot;:&quot;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quot;,&quot;citationItems&quot;:[{&quot;id&quot;:&quot;f044c4a1-b44d-3acb-8489-4e2a4fc19cb9&quot;,&quot;itemData&quot;:{&quot;type&quot;:&quot;book&quot;,&quot;id&quot;:&quot;f044c4a1-b44d-3acb-8489-4e2a4fc19cb9&quot;,&quot;title&quot;:&quot;Manual for the Depression Anxiety Stress Scales&quot;,&quot;author&quot;:[{&quot;family&quot;:&quot;Lovibond, S.H., Lovibond&quot;,&quot;given&quot;:&quot;P.F.&quot;,&quot;parse-names&quot;:false,&quot;dropping-particle&quot;:&quot;&quot;,&quot;non-dropping-particle&quot;:&quot;&quot;}],&quot;editor&quot;:[{&quot;family&quot;:&quot;Psychology Foundation&quot;,&quot;given&quot;:&quot;Sydney.&quot;,&quot;parse-names&quot;:false,&quot;dropping-particle&quot;:&quot;&quot;,&quot;non-dropping-particle&quot;:&quot;&quot;}],&quot;issued&quot;:{&quot;date-parts&quot;:[[2004]]},&quot;edition&quot;:&quot;Fourth edi&quot;,&quot;container-title-short&quot;:&quot;&quot;},&quot;isTemporary&quot;:false}]},{&quot;citationID&quot;:&quot;MENDELEY_CITATION_f6094723-3dc0-46d2-b75d-6789786510c8&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f3279292-f01c-43cc-a8e2-9defaa4f5d19&quot;,&quot;properties&quot;:{&quot;noteIndex&quot;:0},&quot;isEdited&quot;:false,&quot;manualOverride&quot;:{&quot;isManuallyOverridden&quot;:false,&quot;citeprocText&quot;:&quot;(ANVISA, 2019)&quot;,&quot;manualOverrideText&quot;:&quot;&quot;},&quot;citationTag&quot;:&quot;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quot;,&quot;citationItems&quot;:[{&quot;id&quot;:&quot;78fe6d91-73ea-39bf-9988-18f16a214ebb&quot;,&quot;itemData&quot;:{&quot;type&quot;:&quot;book&quot;,&quot;id&quot;:&quot;78fe6d91-73ea-39bf-9988-18f16a214ebb&quot;,&quot;title&quot;:&quot;Farmacopeia Brasileira, 6ª edição, Volume I&quot;,&quot;author&quot;:[{&quot;family&quot;:&quot;ANVISA&quot;,&quot;given&quot;:&quot;&quot;,&quot;parse-names&quot;:false,&quot;dropping-particle&quot;:&quot;&quot;,&quot;non-dropping-particle&quot;:&quot;&quot;}],&quot;issued&quot;:{&quot;date-parts&quot;:[[2019]]},&quot;volume&quot;:&quot;I&quot;,&quot;container-title-short&quot;:&quot;&quot;},&quot;isTemporary&quot;:false}]},{&quot;citationID&quot;:&quot;MENDELEY_CITATION_1ad68ff2-e2d6-4e91-8873-334f83d4f1f7&quot;,&quot;properties&quot;:{&quot;noteIndex&quot;:0},&quot;isEdited&quot;:false,&quot;manualOverride&quot;:{&quot;isManuallyOverridden&quot;:false,&quot;citeprocText&quot;:&quot;(ANVISA, 2017)&quot;,&quot;manualOverrideText&quot;:&quot;&quot;},&quot;citationTag&quot;:&quot;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quot;,&quot;citationItems&quot;:[{&quot;id&quot;:&quot;73179721-d5cf-3a5e-a8d6-ad49be37d935&quot;,&quot;itemData&quot;:{&quot;type&quot;:&quot;report&quot;,&quot;id&quot;:&quot;73179721-d5cf-3a5e-a8d6-ad49be37d935&quot;,&quot;title&quot;:&quot;RESOLUÇÃO DA DIRETORIA COLEGIADA -RDC Nº 166, DE 24 DE JULHODE 2017&quot;,&quot;author&quot;:[{&quot;family&quot;:&quot;ANVISA&quot;,&quot;given&quot;:&quot;&quot;,&quot;parse-names&quot;:false,&quot;dropping-particle&quot;:&quot;&quot;,&quot;non-dropping-particle&quot;:&quot;&quot;}],&quot;issued&quot;:{&quot;date-parts&quot;:[[2017]]},&quot;abstract&quot;:&quot;Este texto não substitui o(s) publicado(s) em Diário Oficial da União.&quot;,&quot;container-title-short&quot;:&quot;&quot;},&quot;isTemporary&quot;:false}]},{&quot;citationID&quot;:&quot;MENDELEY_CITATION_cb529d12-0bcf-4dbd-826c-243a5f002045&quot;,&quot;properties&quot;:{&quot;noteIndex&quot;:0},&quot;isEdited&quot;:false,&quot;manualOverride&quot;:{&quot;isManuallyOverridden&quot;:false,&quot;citeprocText&quot;:&quot;(MARTÍNEZ-ROMERO et al., 2017)&quot;,&quot;manualOverrideText&quot;:&quot;&quot;},&quot;citationTag&quot;:&quot;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quot;,&quot;citationItems&quot;:[{&quot;id&quot;:&quot;142e825e-61f7-33ee-b9a3-f0c29bf12493&quot;,&quot;itemData&quot;:{&quot;type&quot;:&quot;article-journal&quot;,&quot;id&quot;:&quot;142e825e-61f7-33ee-b9a3-f0c29bf12493&quot;,&quot;title&quot;:&quot;NCBO Ontology Recommender 2.0: An enhanced approach for biomedical ontology recommendation&quot;,&quot;author&quot;:[{&quot;family&quot;:&quot;Martínez-Romero&quot;,&quot;given&quot;:&quot;Marcos&quot;,&quot;parse-names&quot;:false,&quot;dropping-particle&quot;:&quot;&quot;,&quot;non-dropping-particle&quot;:&quot;&quot;},{&quot;family&quot;:&quot;Jonquet&quot;,&quot;given&quot;:&quot;Clement&quot;,&quot;parse-names&quot;:false,&quot;dropping-particle&quot;:&quot;&quot;,&quot;non-dropping-particle&quot;:&quot;&quot;},{&quot;family&quot;:&quot;O'Connor&quot;,&quot;given&quot;:&quot;Martin J.&quot;,&quot;parse-names&quot;:false,&quot;dropping-particle&quot;:&quot;&quot;,&quot;non-dropping-particle&quot;:&quot;&quot;},{&quot;family&quot;:&quot;Graybeal&quot;,&quot;given&quot;:&quot;John&quot;,&quot;parse-names&quot;:false,&quot;dropping-particle&quot;:&quot;&quot;,&quot;non-dropping-particle&quot;:&quot;&quot;},{&quot;family&quot;:&quot;Pazos&quot;,&quot;given&quot;:&quot;Alejandro&quot;,&quot;parse-names&quot;:false,&quot;dropping-particle&quot;:&quot;&quot;,&quot;non-dropping-particle&quot;:&quot;&quot;},{&quot;family&quot;:&quot;Musen&quot;,&quot;given&quot;:&quot;Mark A.&quot;,&quot;parse-names&quot;:false,&quot;dropping-particle&quot;:&quot;&quot;,&quot;non-dropping-particle&quot;:&quot;&quot;}],&quot;container-title&quot;:&quot;Journal of Biomedical Semantics&quot;,&quot;container-title-short&quot;:&quot;J Biomed Semantics&quot;,&quot;DOI&quot;:&quot;10.1186/s13326-017-0128-y&quot;,&quot;ISSN&quot;:&quot;20411480&quot;,&quot;PMID&quot;:&quot;28592275&quot;,&quot;issued&quot;:{&quot;date-parts&quot;:[[2017]]},&quot;page&quot;:&quot;1-22&quot;,&quot;abstract&quot;:&quot;Background: Ontologies and controlled terminologies have become increasingly important in biomedical research. Researchers use ontologies to annotate their data with ontology terms, enabling better data integration and interoperability across disparate datasets. However, the number, variety and complexity of current biomedical ontologies make it cumbersome for researchers to determine which ones to reuse for their specific needs. To overcome this problem, in 2010 the National Center for Biomedical Ontology (NCBO) released the Ontology Recommender, which is a service that receives a biomedical text corpus or a list of keywords and suggests ontologies appropriate for referencing the indicated terms. Methods: We developed a new version of the NCBO Ontology Recommender. Called Ontology Recommender 2.0, it uses a novel recommendation approach that evaluates the relevance of an ontology to biomedical text data according to four different criteria: (1) the extent to which the ontology covers the input data; (2) the acceptance of the ontology in the biomedical community; (3) the level of detail of the ontology classes that cover the input data; and (4) the specialization of the ontology to the domain of the input data. Results: Our evaluation shows that the enhanced recommender provides higher quality suggestions than the original approach, providing better coverage of the input data, more detailed information about their concepts, increased specialization for the domain of the input data, and greater acceptance and use in the community. In addition, it provides users with more explanatory information, along with suggestions of not only individual ontologies but also groups of ontologies to use together. It also can be customized to fit the needs of different ontology recommendation scenarios. Conclusions: Ontology Recommender 2.0 suggests relevant ontologies for annotating biomedical text data. It combines the strengths of its predecessor with a range of adjustments and new features that improve its reliability and usefulness. Ontology Recommender 2.0 recommends over 500 biomedical ontologies from the NCBO BioPortal platform, where it is openly available (both via the user interface at http://bioportal.bioontology.org/recommender , and via a Web service API).&quot;,&quot;publisher&quot;:&quot;Journal of Biomedical Semantics&quot;,&quot;issue&quot;:&quot;1&quot;,&quot;volume&quot;:&quot;8&quot;},&quot;isTemporary&quot;:false}]},{&quot;citationID&quot;:&quot;MENDELEY_CITATION_15a3940e-ca1c-4f7f-947e-c421a76c0a18&quot;,&quot;properties&quot;:{&quot;noteIndex&quot;:0},&quot;isEdited&quot;:false,&quot;manualOverride&quot;:{&quot;isManuallyOverridden&quot;:false,&quot;citeprocText&quot;:&quot;(SILVEIRA, 2016)&quot;,&quot;manualOverrideText&quot;:&quot;&quot;},&quot;citationTag&quot;:&quot;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quot;,&quot;citationItems&quot;:[{&quot;id&quot;:&quot;b2bed2aa-d2e4-33a7-b2cf-ab24df4375fd&quot;,&quot;itemData&quot;:{&quot;type&quot;:&quot;report&quot;,&quot;id&quot;:&quot;b2bed2aa-d2e4-33a7-b2cf-ab24df4375fd&quot;,&quot;title&quot;:&quot;Indicadores de Avaliação Subjetiva da Suficiência da Renda das Famílias Brasileiras – um estudo com a pesquisa de orçamentos familiares&quot;,&quot;author&quot;:[{&quot;family&quot;:&quot;Silveira&quot;,&quot;given&quot;:&quot;Marcos Antonio Coutinho&quot;,&quot;parse-names&quot;:false,&quot;dropping-particle&quot;:&quot;da&quot;,&quot;non-dropping-particle&quot;:&quot;&quot;}],&quot;collection-title&quot;:&quot;Discussion Papers&quot;,&quot;DOI&quot;:&quot;DOI:&quot;,&quot;URL&quot;:&quot;https://ideas.repec.org/p/ipe/ipetds/2244.html&quot;,&quot;issued&quot;:{&quot;date-parts&quot;:[[2016]]},&quot;abstract&quot;:&quot;As versões de 2002-2003 e 2008-2009 da Pesquisa de Orçamentos Familiares (POF), realizada pelo Instituto Brasileiro de Geografia e Estatística (IBGE), trazem duas perguntas sobre a avaliação subjetiva das famílias brasileiras quanto à suficiência de seus rendimentos. Enquanto a primeira pergunta extrai informação direta sobre o grau de satisfação da família com sua renda mensal, permitindo construir, a partir dela, um indicador qualitativo de suficiência da renda, a segunda pergunta extrai informação sobre o valor da renda avaliado pela família como minimamente necessário para cobrir seus gastos mensais, permitindo construir, a partir dela, um indicador quantitativo de suficiência da renda, definido como a proporção em que a renda efetiva supera aquele valor. Ao investigar a relação empírica entre estes dois indicadores subjetivos, o trabalho pode contribuir não apenas para respaldar estes indicadores como medidas confiáveis de qualidade de vida das famílias brasileiras na sua dimensão material, mas também para explicar o descasamento entre indicadores objetivos e subjetivos de qualidade de vida. The versions of 2002-2003 and 2008-2009 of the Household Budget Survey (POF) from the IBGE bring two questions on the subjective evaluation of Brazilian families about the sufficiency of their income. While the first question draws direct information on the degree of family’s satisfaction with its monthly income, allowing to build from it a qualitative indicator of income sufficiency, the second question extracts information on the income value evaluated by the family as minimally necessary for covering their monthly expenses, allowing to build from it a quantitative indicator of income sufficiency, defined as the proportion to which the actual income exceeds that value. In looking into the empirical relationship between these two subjective indicators, the work can contribute not only to support these indicators as reliable measures of quality of life of Brazilian families&quot;,&quot;publisher&quot;:&quot;Instituto de Pesquisa Econômica Aplicada - IPEA&quot;,&quot;issue&quot;:&quot;2244&quot;,&quot;container-title-short&quot;:&quot;&quot;},&quot;isTemporary&quot;:false}]},{&quot;citationID&quot;:&quot;MENDELEY_CITATION_2a641f6b-588e-45a7-b9c0-bec647897996&quot;,&quot;properties&quot;:{&quot;noteIndex&quot;:0},&quot;isEdited&quot;:false,&quot;manualOverride&quot;:{&quot;isManuallyOverridden&quot;:false,&quot;citeprocText&quot;:&quot;(WELLS, 2007)&quot;,&quot;manualOverrideText&quot;:&quot;&quot;},&quot;citationTag&quot;:&quot;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quot;,&quot;citationItems&quot;:[{&quot;id&quot;:&quot;f0604a32-153c-385f-8a84-c8e48edb38e9&quot;,&quot;itemData&quot;:{&quot;type&quot;:&quot;article-journal&quot;,&quot;id&quot;:&quot;f0604a32-153c-385f-8a84-c8e48edb38e9&quot;,&quot;title&quot;:&quot;Sexual dimorphism of body composition&quot;,&quot;author&quot;:[{&quot;family&quot;:&quot;Wells&quot;,&quot;given&quot;:&quot;Jonathan C.K.&quot;,&quot;parse-names&quot;:false,&quot;dropping-particle&quot;:&quot;&quot;,&quot;non-dropping-particle&quot;:&quot;&quot;}],&quot;container-title&quot;:&quot;Best Practice &amp; Research Clinical Endocrinology &amp; Metabolism&quot;,&quot;container-title-short&quot;:&quot;Best Pract Res Clin Endocrinol Metab&quot;,&quot;DOI&quot;:&quot;10.1016/j.beem.2007.04.007&quot;,&quot;ISSN&quot;:&quot;1521690X&quot;,&quot;URL&quot;:&quot;https://linkinghub.elsevier.com/retrieve/pii/S1521690X07000371&quot;,&quot;issued&quot;:{&quot;date-parts&quot;:[[2007,9]]},&quot;page&quot;:&quot;415-430&quot;,&quot;issue&quot;:&quot;3&quot;,&quot;volume&quot;:&quot;21&quot;},&quot;isTemporary&quot;:false}]},{&quot;citationID&quot;:&quot;MENDELEY_CITATION_457e3efa-8772-424f-95b1-23ddcc6c177a&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3aef581e-9997-48f8-b8c8-e685dde0d6df&quot;,&quot;properties&quot;:{&quot;noteIndex&quot;:0},&quot;isEdited&quot;:false,&quot;manualOverride&quot;:{&quot;isManuallyOverridden&quot;:false,&quot;citeprocText&quot;:&quot;(CAMARGO et al., 2021; RIBEIRO FILHO et al., 2006)&quot;,&quot;manualOverrideText&quot;:&quot;&quot;},&quot;citationTag&quot;:&quot;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quot;,&quot;citationItems&quot;:[{&quot;id&quot;:&quot;7c6686fc-d046-3331-bdef-ed4cb3248554&quot;,&quot;itemData&quot;:{&quot;type&quot;:&quot;article-journal&quot;,&quot;id&quot;:&quot;7c6686fc-d046-3331-bdef-ed4cb3248554&quot;,&quot;title&quot;:&quot;Distribuição da adiposidade visceral segundo sexo e grupos de idade em pacientes selecionados em consultórios de cardiologia Introdução A gordura visceral tem um papel relevante no risco da doença CV ( DCV ), especificamente , parece ser o elo entre o tec&quot;,&quot;author&quot;:[{&quot;family&quot;:&quot;Camargo&quot;,&quot;given&quot;:&quot;Eduardo&quot;,&quot;parse-names&quot;:false,&quot;dropping-particle&quot;:&quot;De&quot;,&quot;non-dropping-particle&quot;:&quot;&quot;},{&quot;family&quot;:&quot;Camargo&quot;,&quot;given&quot;:&quot;Mario Augusto&quot;,&quot;parse-names&quot;:false,&quot;dropping-particle&quot;:&quot;&quot;,&quot;non-dropping-particle&quot;:&quot;&quot;},{&quot;family&quot;:&quot;Gaburri&quot;,&quot;given&quot;:&quot;Ana Karla&quot;,&quot;parse-names&quot;:false,&quot;dropping-particle&quot;:&quot;&quot;,&quot;non-dropping-particle&quot;:&quot;&quot;},{&quot;family&quot;:&quot;Ramos&quot;,&quot;given&quot;:&quot;Andria&quot;,&quot;parse-names&quot;:false,&quot;dropping-particle&quot;:&quot;&quot;,&quot;non-dropping-particle&quot;:&quot;&quot;},{&quot;family&quot;:&quot;Maria&quot;,&quot;given&quot;:&quot;Vanessa&quot;,&quot;parse-names&quot;:false,&quot;dropping-particle&quot;:&quot;&quot;,&quot;non-dropping-particle&quot;:&quot;&quot;},{&quot;family&quot;:&quot;Soares&quot;,&quot;given&quot;:&quot;Caetano&quot;,&quot;parse-names&quot;:false,&quot;dropping-particle&quot;:&quot;&quot;,&quot;non-dropping-particle&quot;:&quot;&quot;},{&quot;family&quot;:&quot;Fortunato&quot;,&quot;given&quot;:&quot;Henrique&quot;,&quot;parse-names&quot;:false,&quot;dropping-particle&quot;:&quot;&quot;,&quot;non-dropping-particle&quot;:&quot;&quot;},{&quot;family&quot;:&quot;Pita&quot;,&quot;given&quot;:&quot;Dominguez&quot;,&quot;parse-names&quot;:false,&quot;dropping-particle&quot;:&quot;&quot;,&quot;non-dropping-particle&quot;:&quot;&quot;},{&quot;family&quot;:&quot;Xavier&quot;,&quot;given&quot;:&quot;Hermes Toros&quot;,&quot;parse-names&quot;:false,&quot;dropping-particle&quot;:&quot;&quot;,&quot;non-dropping-particle&quot;:&quot;&quot;}],&quot;issued&quot;:{&quot;date-parts&quot;:[[2021]]},&quot;page&quot;:&quot;22-26&quot;,&quot;issue&quot;:&quot;Dcv&quot;,&quot;volume&quot;:&quot;5&quot;,&quot;container-title-short&quot;:&quot;&quot;},&quot;isTemporary&quot;:false},{&quot;id&quot;:&quot;12c04f91-d463-3612-aafd-69503908e733&quot;,&quot;itemData&quot;:{&quot;type&quot;:&quot;article-journal&quot;,&quot;id&quot;:&quot;12c04f91-d463-3612-aafd-69503908e733&quot;,&quot;title&quot;:&quot;Gordura visceral e síndrome metabólica: mais que uma simples associação&quot;,&quot;author&quot;:[{&quot;family&quot;:&quot;Ribeiro Filho&quot;,&quot;given&quot;:&quot;Fernando F.&quot;,&quot;parse-names&quot;:false,&quot;dropping-particle&quot;:&quot;&quot;,&quot;non-dropping-particle&quot;:&quot;&quot;},{&quot;family&quot;:&quot;Mariosa&quot;,&quot;given&quot;:&quot;Lydia S.&quot;,&quot;parse-names&quot;:false,&quot;dropping-particle&quot;:&quot;&quot;,&quot;non-dropping-particle&quot;:&quot;&quot;},{&quot;family&quot;:&quot;Ferreira&quot;,&quot;given&quot;:&quot;Sandra R. G.&quot;,&quot;parse-names&quot;:false,&quot;dropping-particle&quot;:&quot;&quot;,&quot;non-dropping-particle&quot;:&quot;&quot;},{&quot;family&quot;:&quot;Zanella&quot;,&quot;given&quot;:&quot;Maria Teresa&quot;,&quot;parse-names&quot;:false,&quot;dropping-particle&quot;:&quot;&quot;,&quot;non-dropping-particle&quot;:&quot;&quot;}],&quot;container-title&quot;:&quot;Arquivos Brasileiros de Endocrinologia &amp; Metabologia&quot;,&quot;DOI&quot;:&quot;10.1590/S0004-27302006000200009&quot;,&quot;ISSN&quot;:&quot;0004-2730&quot;,&quot;URL&quot;:&quot;http://www.scielo.br/scielo.php?script=sci_arttext&amp;pid=S0004-27302006000200009&amp;lng=pt&amp;tlng=pt&quot;,&quot;issued&quot;:{&quot;date-parts&quot;:[[2006,4]]},&quot;page&quot;:&quot;230-238&quot;,&quot;abstract&quot;:&quot;A síndrome metabólica (SM) é vista atualmente como uma epidemia mundial, com números alarmantes, associada a alta morbi-mortalidade cardiovascular e elevado custo sócio-econômico. O ganho ponderal é preditor independente para o desenvolvimento da SM, embora nem todos os indivíduos obesos a apresentem. Por outro lado, certas populações com baixa prevalência de obesidade apresentam elevada prevalência da SM e mortalidade cardiovascular. A distribuição da gordura corporal é relevante, e especificamente a gordura visceral (GV) parece ser o elo entre o tecido adiposo e a resistência à insulina (RI), característica da SM. Na última década, o tecido adiposo deixou de ser um simples reservatório de energia para se transformar num complexo órgão com múltiplas funções. A GV apresenta características metabólicas diferentes da gordura subcutânea glúteo-femoral, as quais favorecem a instalação do quadro de RI. Diversos estudos revelam a estreita relação da adiposidade abdominal com a tolerância à glicose, hiperinsulinemia, hipertrigliceridemia e hipertensão arterial. Mais que uma simples associação, recentemente, acredita-se que a GV desempenha um papel central na fisiopatologia da SM. Assim, a quantificação da GV se torna importante para identificar indivíduos com maior risco para o desenvolvimento da SM, eleitos para sofrer intervenções precoces na tentativa de reduzir o impacto das anormalidades metabólicas sobre a mortalidade cardiovascular. Este artigo discute particularidades da distribuição central de gordura, no contexto da SM, possíveis mecanismos fisiopatogênicos relacionados à GV e os métodos disponíveis para a avaliação da adiposidade abdominal.&quot;,&quot;issue&quot;:&quot;2&quot;,&quot;volume&quot;:&quot;50&quot;,&quot;container-title-short&quot;:&quot;&quot;},&quot;isTemporary&quot;:false}]},{&quot;citationID&quot;:&quot;MENDELEY_CITATION_003c1b6c-6ee5-48e7-8019-f7bf7c668ee8&quot;,&quot;properties&quot;:{&quot;noteIndex&quot;:0},&quot;isEdited&quot;:false,&quot;manualOverride&quot;:{&quot;isManuallyOverridden&quot;:false,&quot;citeprocText&quot;:&quot;(CAMPA et al., 2022)&quot;,&quot;manualOverrideText&quot;:&quot;&quot;},&quot;citationTag&quot;:&quot;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quot;,&quot;citationItems&quot;:[{&quot;id&quot;:&quot;98a0f9ec-6078-3ae0-9362-699c84023e18&quot;,&quot;itemData&quot;:{&quot;type&quot;:&quot;article-journal&quot;,&quot;id&quot;:&quot;98a0f9ec-6078-3ae0-9362-699c84023e18&quot;,&quot;title&quot;:&quot;The Influence of Menstrual Cycle on Bioimpedance Vector Patterns, Performance, and Flexibility in Elite Soccer Players&quot;,&quot;author&quot;:[{&quot;family&quot;:&quot;Campa&quot;,&quot;given&quot;:&quot;Francesco&quot;,&quot;parse-names&quot;:false,&quot;dropping-particle&quot;:&quot;&quot;,&quot;non-dropping-particle&quot;:&quot;&quot;},{&quot;family&quot;:&quot;Micheli&quot;,&quot;given&quot;:&quot;Matteo Levi&quot;,&quot;parse-names&quot;:false,&quot;dropping-particle&quot;:&quot;&quot;,&quot;non-dropping-particle&quot;:&quot;&quot;},{&quot;family&quot;:&quot;Pompignoli&quot;,&quot;given&quot;:&quot;Matilde&quot;,&quot;parse-names&quot;:false,&quot;dropping-particle&quot;:&quot;&quot;,&quot;non-dropping-particle&quot;:&quot;&quot;},{&quot;family&quot;:&quot;Cannataro&quot;,&quot;given&quot;:&quot;Roberto&quot;,&quot;parse-names&quot;:false,&quot;dropping-particle&quot;:&quot;&quot;,&quot;non-dropping-particle&quot;:&quot;&quot;},{&quot;family&quot;:&quot;Gulisano&quot;,&quot;given&quot;:&quot;Massimo&quot;,&quot;parse-names&quot;:false,&quot;dropping-particle&quot;:&quot;&quot;,&quot;non-dropping-particle&quot;:&quot;&quot;},{&quot;family&quot;:&quot;Toselli&quot;,&quot;given&quot;:&quot;Stefania&quot;,&quot;parse-names&quot;:false,&quot;dropping-particle&quot;:&quot;&quot;,&quot;non-dropping-particle&quot;:&quot;&quot;},{&quot;family&quot;:&quot;Greco&quot;,&quot;given&quot;:&quot;Gianpiero&quot;,&quot;parse-names&quot;:false,&quot;dropping-particle&quot;:&quot;&quot;,&quot;non-dropping-particle&quot;:&quot;&quot;},{&quot;family&quot;:&quot;Coratella&quot;,&quot;given&quot;:&quot;Giuseppe&quot;,&quot;parse-names&quot;:false,&quot;dropping-particle&quot;:&quot;&quot;,&quot;non-dropping-particle&quot;:&quot;&quot;}],&quot;container-title&quot;:&quot;International Journal of Sports Physiology and Performance&quot;,&quot;container-title-short&quot;:&quot;Int J Sports Physiol Perform&quot;,&quot;DOI&quot;:&quot;10.1123/ijspp.2021-0135&quot;,&quot;ISSN&quot;:&quot;15550273&quot;,&quot;PMID&quot;:&quot;34404026&quot;,&quot;issued&quot;:{&quot;date-parts&quot;:[[2022]]},&quot;page&quot;:&quot;58-66&quot;,&quot;abstract&quot;:&quot;Purpose: To examine whether menstrual cycle affects body composition and bioimpedance vector analysis (BIVA) patterns, jumping and sprinting ability, and flexibility in elite soccer players. Methods: A total of 20 elite female soccer players (age: 23.8 [3.4] y, height: 1.63 [0.04] m, body mass: 61.4 [5.9] kg, and body mass index: 22.5 [2.4] kg/m2) were monitored during the early follicular and ovulatory phase across 2 consecutive menstrual cycles. Bioimpedance analysis was performed using foot-to-hand technology, and total body water and fat mass were determined by specific equations developed for athletes. Bioelectrical resistance and reactance were adjusted according to the BIVA procedures and plotted as a vector within the resistance-reactance graph. In addition, countermovement jump, 20-m sprint, and sit and reach were assessed. Results: A time effect (P &lt; .05) was found for body mass, total body water, bioelectrical resistance and reactance, and flexibility. Specifically, body mass increased (P = .021) along with a gain in total body water (P = .001) from the ovulatory to the early follicular phase, while it decreased from the early follicular to the ovulatory phase during the second menstrual cycle. The BIVA vector shortened during the early follicular phases (P &lt; .001). No change in jumping and sprinting capacity was observed (P &gt; .05). Flexibility was impaired during the early follicular phases (P &lt; .05). Conclusions: Specific bioelectrical impedance analysis and BIVA procedures are able to detect menstrual cycle-induced changes in body composition in elite soccer players. The early follicular phase resulted in fluid accumulations and BIVA vector shortening. In addition, while menstrual cycle did not affect performance, a fluctuation in flexibility was observed.&quot;,&quot;issue&quot;:&quot;1&quot;,&quot;volume&quot;:&quot;17&quot;},&quot;isTemporary&quot;:false}]},{&quot;citationID&quot;:&quot;MENDELEY_CITATION_b58432ad-138d-49c9-9ec5-b76731236a8c&quot;,&quot;properties&quot;:{&quot;noteIndex&quot;:0},&quot;isEdited&quot;:false,&quot;manualOverride&quot;:{&quot;isManuallyOverridden&quot;:false,&quot;citeprocText&quot;:&quot;(DI VINCENZO et al., 2023; PRIMO et al., 2022; RIBEIRO et al., 2023)&quot;,&quot;manualOverrideText&quot;:&quot;&quot;},&quot;citationTag&quot;:&quot;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eb8550fa-87ee-37aa-bcda-74cba79da0fc&quot;,&quot;itemData&quot;:{&quot;type&quot;:&quot;article-journal&quot;,&quot;id&quot;:&quot;eb8550fa-87ee-37aa-bcda-74cba79da0fc&quot;,&quot;title&quot;:&quot;Effects of resistance training on body recomposition, muscular strength, and phase angle in older women with different fat mass levels&quot;,&quot;author&quot;:[{&quot;family&quot;:&quot;Ribeiro&quot;,&quot;given&quot;:&quot;Alex S.&quot;,&quot;parse-names&quot;:false,&quot;dropping-particle&quot;:&quot;&quot;,&quot;non-dropping-particle&quot;:&quot;&quot;},{&quot;family&quot;:&quot;Oliveira&quot;,&quot;given&quot;:&quot;Anderson&quot;,&quot;parse-names&quot;:false,&quot;dropping-particle&quot;:&quot;V.&quot;,&quot;non-dropping-particle&quot;:&quot;&quot;},{&quot;family&quot;:&quot;Kassiano&quot;,&quot;given&quot;:&quot;Witalo&quot;,&quot;parse-names&quot;:false,&quot;dropping-particle&quot;:&quot;&quot;,&quot;non-dropping-particle&quot;:&quot;&quot;},{&quot;family&quot;:&quot;Nascimento&quot;,&quot;given&quot;:&quot;Matheus A.&quot;,&quot;parse-names&quot;:false,&quot;dropping-particle&quot;:&quot;&quot;,&quot;non-dropping-particle&quot;:&quot;&quot;},{&quot;family&quot;:&quot;Mayhew&quot;,&quot;given&quot;:&quot;Jerry L.&quot;,&quot;parse-names&quot;:false,&quot;dropping-particle&quot;:&quot;&quot;,&quot;non-dropping-particle&quot;:&quot;&quot;},{&quot;family&quot;:&quot;Cyrino&quot;,&quot;given&quot;:&quot;Edilson S.&quot;,&quot;parse-names&quot;:false,&quot;dropping-particle&quot;:&quot;&quot;,&quot;non-dropping-particle&quot;:&quot;&quot;}],&quot;container-title&quot;:&quot;Aging Clinical and Experimental Research&quot;,&quot;container-title-short&quot;:&quot;Aging Clin Exp Res&quot;,&quot;DOI&quot;:&quot;10.1007/s40520-022-02313-7&quot;,&quot;ISBN&quot;:&quot;4052002202&quot;,&quot;ISSN&quot;:&quot;17208319&quot;,&quot;PMID&quot;:&quot;36526940&quot;,&quot;URL&quot;:&quot;https://doi.org/10.1007/s40520-022-02313-7&quot;,&quot;issued&quot;:{&quot;date-parts&quot;:[[2023]]},&quot;page&quot;:&quot;303-310&quot;,&quot;abstract&quot;:&quot;Aims: The concomitant increase in skeletal muscle mass (SMM) and decrease in fat mass has been termed body recomposition. This study aimed to analyze the influence of pre-training levels of fat mass on body recomposition, muscular strength, and (phase angle) PhA after 24 weeks of resistance training (RT) in older women. Methods: Data from 99 older women (68.6 ± 5.7 years, 65.7 ± 8.6 kg, 155.1 ± 5.8 cm, 27.2 ± 3.1 kg/m2) was retrospectively analyzed. Participants were separated into tertiles according to the amount of fat mass at baseline as follows: low fat mass (L-FM, n = 33), moderate fat mass (M-FM, n = 33), and high fat mass (H-FM, n = 33). The participants underwent a RT program consisting of eight exercises, three sets per exercise, with a load between 8 and 15 RM, performed three times per week for 24 weeks. The SMM and fat mass were evaluated by dual-energy X-ray absorptiometry (DXA). Body recomposition was determined by the composite Z-score of changes in SMM and fat mass. One repetition maximum (1RM) tests in chest press, knee extension, and preacher curl were assessed to verify muscular strength. Bioimpedance was used to determine phase angle. Results: Results indicated that after the RT period, a greater positive body recomposition was observed in the L-FM group than in M-FM and H-FM groups. Moreover, all groups increased muscular strength and phase angle with no significant difference among groups (P &gt; 0.05). Conclusion: The present study results suggest that the initial amount of fat mass influences the body recomposition induced by RT in older women, with those with lower pre-training fat mass levels presenting higher levels of body recomposition. However, improvements in muscular strength and phase angle are not dependent on the amount of initial fat mass in older women.&quot;,&quot;publisher&quot;:&quot;Springer International Publishing&quot;,&quot;issue&quot;:&quot;2&quot;,&quot;volume&quot;:&quot;35&quot;},&quot;isTemporary&quot;:false}]},{&quot;citationID&quot;:&quot;MENDELEY_CITATION_ca21a636-09b1-4dc0-9644-ec1858a4ff68&quot;,&quot;properties&quot;:{&quot;noteIndex&quot;:0},&quot;isEdited&quot;:false,&quot;manualOverride&quot;:{&quot;isManuallyOverridden&quot;:false,&quot;citeprocText&quot;:&quot;(LANGER et al., 2019; YAMADA et al., 2022)&quot;,&quot;manualOverrideText&quot;:&quot;&quot;},&quot;citationTag&quot;:&quot;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id&quot;:&quot;b6ebeae7-8977-36a4-8185-ba1d58c191fa&quot;,&quot;itemData&quot;:{&quot;type&quot;:&quot;article-journal&quot;,&quot;id&quot;:&quot;b6ebeae7-8977-36a4-8185-ba1d58c191fa&quot;,&quot;title&quot;:&quot;Physical training over 6 months is associated with improved changes in phase angle, body composition, and blood glucose in healthy young males&quot;,&quot;author&quot;:[{&quot;family&quot;:&quot;Langer&quot;,&quot;given&quot;:&quot;Raquel D.&quot;,&quot;parse-names&quot;:false,&quot;dropping-particle&quot;:&quot;&quot;,&quot;non-dropping-particle&quot;:&quot;&quot;},{&quot;family&quot;:&quot;Silva&quot;,&quot;given&quot;:&quot;Analiza M.&quot;,&quot;parse-names&quot;:false,&quot;dropping-particle&quot;:&quot;&quot;,&quot;non-dropping-particle&quot;:&quot;&quot;},{&quot;family&quot;:&quot;Borges&quot;,&quot;given&quot;:&quot;Juliano H.&quot;,&quot;parse-names&quot;:false,&quot;dropping-particle&quot;:&quot;&quot;,&quot;non-dropping-particle&quot;:&quot;&quot;},{&quot;family&quot;:&quot;Cirolini&quot;,&quot;given&quot;:&quot;Vagner X.&quot;,&quot;parse-names&quot;:false,&quot;dropping-particle&quot;:&quot;&quot;,&quot;non-dropping-particle&quot;:&quot;&quot;},{&quot;family&quot;:&quot;Páscoa&quot;,&quot;given&quot;:&quot;Mauro A.&quot;,&quot;parse-names&quot;:false,&quot;dropping-particle&quot;:&quot;&quot;,&quot;non-dropping-particle&quot;:&quot;&quot;},{&quot;family&quot;:&quot;Guerra-Júnior&quot;,&quot;given&quot;:&quot;Gil&quot;,&quot;parse-names&quot;:false,&quot;dropping-particle&quot;:&quot;&quot;,&quot;non-dropping-particle&quot;:&quot;&quot;},{&quot;family&quot;:&quot;Gonçalves&quot;,&quot;given&quot;:&quot;Ezequiel M.&quot;,&quot;parse-names&quot;:false,&quot;dropping-particle&quot;:&quot;&quot;,&quot;non-dropping-particle&quot;:&quot;&quot;}],&quot;container-title&quot;:&quot;American Journal of Human Biology&quot;,&quot;DOI&quot;:&quot;10.1002/ajhb.23275&quot;,&quot;ISSN&quot;:&quot;15206300&quot;,&quot;PMID&quot;:&quot;31187509&quot;,&quot;issued&quot;:{&quot;date-parts&quot;:[[2019]]},&quot;page&quot;:&quot;1-8&quot;,&quot;abstract&quot;:&quot;Objectives: The aim of this study was to evaluate the association between phase angle, body composition, and blood glucose changes in healthy young males after 6 months of physical training. Methods: Volunteers, 98 healthy males (18.8 ± 0.5 years), had 6 months of progressive physical training (5 days a week, 90 minutes a day). Resistance, reactance, and phase angle were obtained by bioelectrical impedance analysis, body composition (fat mass, bone mineral content [BMC], and lean soft tissue [LST]) by dual-energy X-ray absorptiometry, and blood glucose by reflectance photometry. Measurements were made at rest and in a fasted state, both before and after the training period. Results: Phase angle, reactance, BMC, and LST significantly increased (0.6°, 3.8 Ω, 0.1 kg, and 1.9 kg, respectively; P &lt;.01), whereas resistance and blood glucose decreased (−11.2 Ω and −4.1 mg/dL; P &lt;.01). Changes in resistance and reactance explained those changes observed in LST (R2 =.26 and.16, respectively), but phase angle changes were not related to body composition and blood glucose alterations (P &lt;.05). Conclusions: A 6-month period of physical training was associated with positive changes in phase angle, body composition, and blood glucose in healthy young males, reinforcing the importance of maintaining a physically active lifestyle.&quot;,&quot;issue&quot;:&quot;5&quot;,&quot;volume&quot;:&quot;31&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Pages>
  <Words>35945</Words>
  <Characters>204893</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GSPLM</cp:lastModifiedBy>
  <cp:revision>2</cp:revision>
  <cp:lastPrinted>2025-01-20T15:58:00Z</cp:lastPrinted>
  <dcterms:created xsi:type="dcterms:W3CDTF">2025-01-20T22:33:00Z</dcterms:created>
  <dcterms:modified xsi:type="dcterms:W3CDTF">2025-01-20T22:33:00Z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